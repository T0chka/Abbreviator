
<file path=[Content_Types].xml><?xml version="1.0" encoding="utf-8"?>
<Types xmlns="http://schemas.openxmlformats.org/package/2006/content-types">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56" w:type="dxa"/>
        <w:tblInd w:w="-45"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
      <w:tblGrid>
        <w:gridCol w:w="4678"/>
        <w:gridCol w:w="4678"/>
      </w:tblGrid>
      <w:tr w:rsidR="00C602C5" w:rsidRPr="00707D60" w14:paraId="56E88780" w14:textId="77777777" w:rsidTr="00DB5DFA">
        <w:trPr>
          <w:trHeight w:val="701"/>
        </w:trPr>
        <w:tc>
          <w:tcPr>
            <w:tcW w:w="9356" w:type="dxa"/>
            <w:gridSpan w:val="2"/>
            <w:tcBorders>
              <w:top w:val="thinThickSmallGap" w:sz="24" w:space="0" w:color="auto"/>
              <w:left w:val="thinThickSmallGap" w:sz="24" w:space="0" w:color="auto"/>
              <w:bottom w:val="thinThickSmallGap" w:sz="24" w:space="0" w:color="auto"/>
              <w:right w:val="thickThinSmallGap" w:sz="24" w:space="0" w:color="auto"/>
            </w:tcBorders>
            <w:vAlign w:val="center"/>
            <w:hideMark/>
          </w:tcPr>
          <w:p w14:paraId="05959F66" w14:textId="77777777" w:rsidR="00C602C5" w:rsidRPr="00707D60" w:rsidRDefault="00C602C5" w:rsidP="008670F3">
            <w:pPr>
              <w:jc w:val="center"/>
              <w:rPr>
                <w:b/>
                <w:color w:val="000000" w:themeColor="text1"/>
                <w:sz w:val="28"/>
                <w:szCs w:val="28"/>
              </w:rPr>
            </w:pPr>
          </w:p>
          <w:p w14:paraId="5810C72C" w14:textId="77777777" w:rsidR="00C602C5" w:rsidRPr="00707D60" w:rsidRDefault="00C602C5" w:rsidP="008670F3">
            <w:pPr>
              <w:jc w:val="center"/>
              <w:rPr>
                <w:b/>
                <w:color w:val="000000" w:themeColor="text1"/>
                <w:sz w:val="32"/>
                <w:szCs w:val="28"/>
              </w:rPr>
            </w:pPr>
            <w:r w:rsidRPr="00707D60">
              <w:rPr>
                <w:b/>
                <w:color w:val="000000" w:themeColor="text1"/>
                <w:sz w:val="32"/>
                <w:szCs w:val="28"/>
              </w:rPr>
              <w:t>БРОШЮРА ИССЛЕДОВАТЕЛЯ</w:t>
            </w:r>
          </w:p>
          <w:p w14:paraId="16B5C8E4" w14:textId="77777777" w:rsidR="00C602C5" w:rsidRPr="00707D60" w:rsidRDefault="00C602C5" w:rsidP="008670F3">
            <w:pPr>
              <w:jc w:val="center"/>
              <w:rPr>
                <w:b/>
                <w:color w:val="000000" w:themeColor="text1"/>
                <w:sz w:val="28"/>
                <w:szCs w:val="28"/>
                <w:highlight w:val="yellow"/>
              </w:rPr>
            </w:pPr>
          </w:p>
        </w:tc>
      </w:tr>
      <w:tr w:rsidR="00C602C5" w:rsidRPr="00707D60" w14:paraId="40B3CE5E" w14:textId="77777777" w:rsidTr="008670F3">
        <w:trPr>
          <w:trHeight w:val="305"/>
        </w:trPr>
        <w:tc>
          <w:tcPr>
            <w:tcW w:w="4678" w:type="dxa"/>
            <w:tcBorders>
              <w:top w:val="thinThickSmallGap" w:sz="24" w:space="0" w:color="auto"/>
              <w:left w:val="thinThickSmallGap" w:sz="24" w:space="0" w:color="auto"/>
              <w:bottom w:val="nil"/>
              <w:right w:val="nil"/>
            </w:tcBorders>
          </w:tcPr>
          <w:p w14:paraId="31A32DF1" w14:textId="77777777" w:rsidR="00C602C5" w:rsidRPr="00707D60" w:rsidRDefault="00C602C5" w:rsidP="008670F3">
            <w:pPr>
              <w:rPr>
                <w:b/>
                <w:color w:val="000000" w:themeColor="text1"/>
                <w:sz w:val="14"/>
                <w:highlight w:val="yellow"/>
                <w:lang w:val="en-US"/>
              </w:rPr>
            </w:pPr>
          </w:p>
        </w:tc>
        <w:tc>
          <w:tcPr>
            <w:tcW w:w="4678" w:type="dxa"/>
            <w:tcBorders>
              <w:top w:val="thinThickSmallGap" w:sz="24" w:space="0" w:color="auto"/>
              <w:left w:val="nil"/>
              <w:bottom w:val="nil"/>
              <w:right w:val="thickThinSmallGap" w:sz="24" w:space="0" w:color="auto"/>
            </w:tcBorders>
          </w:tcPr>
          <w:p w14:paraId="5C26345D" w14:textId="77777777" w:rsidR="00C602C5" w:rsidRPr="00707D60" w:rsidRDefault="00C602C5" w:rsidP="008670F3">
            <w:pPr>
              <w:rPr>
                <w:b/>
                <w:color w:val="000000" w:themeColor="text1"/>
                <w:sz w:val="14"/>
                <w:highlight w:val="yellow"/>
                <w:lang w:val="en-US"/>
              </w:rPr>
            </w:pPr>
          </w:p>
        </w:tc>
      </w:tr>
      <w:tr w:rsidR="00C602C5" w:rsidRPr="00707D60" w14:paraId="35798856" w14:textId="77777777" w:rsidTr="008670F3">
        <w:trPr>
          <w:trHeight w:val="288"/>
        </w:trPr>
        <w:tc>
          <w:tcPr>
            <w:tcW w:w="4678" w:type="dxa"/>
            <w:tcBorders>
              <w:top w:val="nil"/>
              <w:left w:val="thinThickSmallGap" w:sz="24" w:space="0" w:color="auto"/>
              <w:bottom w:val="nil"/>
              <w:right w:val="nil"/>
            </w:tcBorders>
          </w:tcPr>
          <w:p w14:paraId="4D00CC48" w14:textId="77777777" w:rsidR="00C602C5" w:rsidRPr="004A3748" w:rsidRDefault="00C602C5" w:rsidP="008670F3">
            <w:pPr>
              <w:rPr>
                <w:color w:val="000000" w:themeColor="text1"/>
              </w:rPr>
            </w:pPr>
            <w:r w:rsidRPr="004A3748">
              <w:rPr>
                <w:b/>
                <w:color w:val="000000" w:themeColor="text1"/>
              </w:rPr>
              <w:t>Код продукта:</w:t>
            </w:r>
          </w:p>
        </w:tc>
        <w:tc>
          <w:tcPr>
            <w:tcW w:w="4678" w:type="dxa"/>
            <w:tcBorders>
              <w:top w:val="nil"/>
              <w:left w:val="nil"/>
              <w:bottom w:val="nil"/>
              <w:right w:val="thickThinSmallGap" w:sz="24" w:space="0" w:color="auto"/>
            </w:tcBorders>
          </w:tcPr>
          <w:p w14:paraId="32A9C1B8" w14:textId="52B3AE66" w:rsidR="00C602C5" w:rsidRPr="00C70D2C" w:rsidRDefault="00C602C5" w:rsidP="008670F3">
            <w:pPr>
              <w:rPr>
                <w:color w:val="000000" w:themeColor="text1"/>
                <w:lang w:val="en-US"/>
              </w:rPr>
            </w:pPr>
            <w:del w:id="0" w:author="Khasanova, Nailya" w:date="2024-09-23T08:28:00Z">
              <w:r w:rsidRPr="00C70D2C" w:rsidDel="00814DBB">
                <w:rPr>
                  <w:color w:val="000000"/>
                </w:rPr>
                <w:delText>DT-AKL</w:delText>
              </w:r>
            </w:del>
            <w:ins w:id="1" w:author="Khasanova, Nailya" w:date="2024-09-23T08:28:00Z">
              <w:r w:rsidR="00814DBB">
                <w:rPr>
                  <w:color w:val="000000"/>
                </w:rPr>
                <w:t>PT-AKL</w:t>
              </w:r>
            </w:ins>
            <w:r w:rsidRPr="00C70D2C">
              <w:rPr>
                <w:color w:val="000000" w:themeColor="text1"/>
                <w:lang w:val="en-US"/>
              </w:rPr>
              <w:t xml:space="preserve"> (</w:t>
            </w:r>
            <w:r w:rsidRPr="00C70D2C">
              <w:rPr>
                <w:color w:val="000000"/>
              </w:rPr>
              <w:t>L011158</w:t>
            </w:r>
            <w:r w:rsidRPr="00C70D2C">
              <w:rPr>
                <w:lang w:val="en-US"/>
              </w:rPr>
              <w:t>)</w:t>
            </w:r>
          </w:p>
        </w:tc>
      </w:tr>
      <w:tr w:rsidR="00C602C5" w:rsidRPr="00707D60" w14:paraId="48FD005E" w14:textId="77777777" w:rsidTr="008670F3">
        <w:trPr>
          <w:trHeight w:val="388"/>
        </w:trPr>
        <w:tc>
          <w:tcPr>
            <w:tcW w:w="4678" w:type="dxa"/>
            <w:tcBorders>
              <w:top w:val="nil"/>
              <w:left w:val="thinThickSmallGap" w:sz="24" w:space="0" w:color="auto"/>
              <w:bottom w:val="nil"/>
              <w:right w:val="nil"/>
            </w:tcBorders>
          </w:tcPr>
          <w:p w14:paraId="12701294" w14:textId="77777777" w:rsidR="00C602C5" w:rsidRPr="004A3748" w:rsidRDefault="00C602C5" w:rsidP="008670F3">
            <w:pPr>
              <w:rPr>
                <w:b/>
                <w:color w:val="000000" w:themeColor="text1"/>
              </w:rPr>
            </w:pPr>
            <w:r w:rsidRPr="004A3748">
              <w:rPr>
                <w:b/>
                <w:color w:val="000000" w:themeColor="text1"/>
              </w:rPr>
              <w:t>МНН:</w:t>
            </w:r>
          </w:p>
        </w:tc>
        <w:tc>
          <w:tcPr>
            <w:tcW w:w="4678" w:type="dxa"/>
            <w:tcBorders>
              <w:top w:val="nil"/>
              <w:left w:val="nil"/>
              <w:bottom w:val="nil"/>
              <w:right w:val="thickThinSmallGap" w:sz="24" w:space="0" w:color="auto"/>
            </w:tcBorders>
          </w:tcPr>
          <w:p w14:paraId="7085683E" w14:textId="77777777" w:rsidR="00C602C5" w:rsidRPr="00C70D2C" w:rsidRDefault="00C602C5" w:rsidP="008670F3">
            <w:pPr>
              <w:rPr>
                <w:bCs/>
                <w:color w:val="000000" w:themeColor="text1"/>
              </w:rPr>
            </w:pPr>
            <w:r>
              <w:rPr>
                <w:iCs/>
              </w:rPr>
              <w:t>Акалабрутиниб</w:t>
            </w:r>
          </w:p>
        </w:tc>
      </w:tr>
      <w:tr w:rsidR="00C602C5" w:rsidRPr="00707D60" w14:paraId="5591FB56" w14:textId="77777777" w:rsidTr="008670F3">
        <w:trPr>
          <w:trHeight w:val="394"/>
        </w:trPr>
        <w:tc>
          <w:tcPr>
            <w:tcW w:w="4678" w:type="dxa"/>
            <w:tcBorders>
              <w:top w:val="nil"/>
              <w:left w:val="thinThickSmallGap" w:sz="24" w:space="0" w:color="auto"/>
              <w:bottom w:val="nil"/>
              <w:right w:val="nil"/>
            </w:tcBorders>
          </w:tcPr>
          <w:p w14:paraId="2D03FB14" w14:textId="77777777" w:rsidR="00C602C5" w:rsidRPr="004A3748" w:rsidRDefault="00C602C5" w:rsidP="008670F3">
            <w:pPr>
              <w:rPr>
                <w:b/>
                <w:color w:val="000000" w:themeColor="text1"/>
              </w:rPr>
            </w:pPr>
            <w:r w:rsidRPr="004A3748">
              <w:rPr>
                <w:b/>
                <w:color w:val="000000" w:themeColor="text1"/>
              </w:rPr>
              <w:t>Торговое название</w:t>
            </w:r>
          </w:p>
        </w:tc>
        <w:tc>
          <w:tcPr>
            <w:tcW w:w="4678" w:type="dxa"/>
            <w:tcBorders>
              <w:top w:val="nil"/>
              <w:left w:val="nil"/>
              <w:bottom w:val="nil"/>
              <w:right w:val="thickThinSmallGap" w:sz="24" w:space="0" w:color="auto"/>
            </w:tcBorders>
          </w:tcPr>
          <w:p w14:paraId="0CC3FB72" w14:textId="77777777" w:rsidR="00C602C5" w:rsidRPr="00C70D2C" w:rsidRDefault="00C602C5" w:rsidP="008670F3">
            <w:pPr>
              <w:rPr>
                <w:rFonts w:eastAsia="Calibri"/>
                <w:color w:val="000000" w:themeColor="text1"/>
              </w:rPr>
            </w:pPr>
            <w:r w:rsidRPr="00C70D2C">
              <w:rPr>
                <w:color w:val="000000"/>
              </w:rPr>
              <w:t>АКАЛАБРУТИНИБ</w:t>
            </w:r>
          </w:p>
        </w:tc>
      </w:tr>
      <w:tr w:rsidR="00C602C5" w:rsidRPr="00707D60" w14:paraId="24539C62" w14:textId="77777777" w:rsidTr="008670F3">
        <w:trPr>
          <w:trHeight w:val="360"/>
        </w:trPr>
        <w:tc>
          <w:tcPr>
            <w:tcW w:w="4678" w:type="dxa"/>
            <w:tcBorders>
              <w:top w:val="nil"/>
              <w:left w:val="thinThickSmallGap" w:sz="24" w:space="0" w:color="auto"/>
              <w:bottom w:val="nil"/>
              <w:right w:val="nil"/>
            </w:tcBorders>
            <w:hideMark/>
          </w:tcPr>
          <w:p w14:paraId="5C63F18D" w14:textId="77777777" w:rsidR="00C602C5" w:rsidRPr="004A3748" w:rsidRDefault="00C602C5" w:rsidP="008670F3">
            <w:pPr>
              <w:rPr>
                <w:b/>
                <w:color w:val="000000" w:themeColor="text1"/>
              </w:rPr>
            </w:pPr>
            <w:r w:rsidRPr="004A3748">
              <w:rPr>
                <w:b/>
                <w:color w:val="000000" w:themeColor="text1"/>
              </w:rPr>
              <w:t>Лекарственная форма:</w:t>
            </w:r>
          </w:p>
        </w:tc>
        <w:tc>
          <w:tcPr>
            <w:tcW w:w="4678" w:type="dxa"/>
            <w:tcBorders>
              <w:top w:val="nil"/>
              <w:left w:val="nil"/>
              <w:bottom w:val="nil"/>
              <w:right w:val="thickThinSmallGap" w:sz="24" w:space="0" w:color="auto"/>
            </w:tcBorders>
            <w:hideMark/>
          </w:tcPr>
          <w:p w14:paraId="013689DD" w14:textId="77777777" w:rsidR="00C602C5" w:rsidRPr="00C70D2C" w:rsidRDefault="00C602C5" w:rsidP="008670F3">
            <w:pPr>
              <w:rPr>
                <w:bCs/>
              </w:rPr>
            </w:pPr>
            <w:r w:rsidRPr="00C70D2C">
              <w:t>Капсулы</w:t>
            </w:r>
          </w:p>
        </w:tc>
      </w:tr>
      <w:tr w:rsidR="00C602C5" w:rsidRPr="00707D60" w14:paraId="161437B2" w14:textId="77777777" w:rsidTr="008670F3">
        <w:trPr>
          <w:trHeight w:val="1994"/>
        </w:trPr>
        <w:tc>
          <w:tcPr>
            <w:tcW w:w="4678" w:type="dxa"/>
            <w:tcBorders>
              <w:top w:val="nil"/>
              <w:left w:val="thinThickSmallGap" w:sz="24" w:space="0" w:color="auto"/>
              <w:bottom w:val="nil"/>
              <w:right w:val="nil"/>
            </w:tcBorders>
          </w:tcPr>
          <w:p w14:paraId="36A31ED0" w14:textId="77777777" w:rsidR="00C602C5" w:rsidRPr="004A3748" w:rsidRDefault="00C602C5" w:rsidP="008670F3">
            <w:pPr>
              <w:rPr>
                <w:b/>
                <w:color w:val="000000" w:themeColor="text1"/>
              </w:rPr>
            </w:pPr>
            <w:r w:rsidRPr="004A3748">
              <w:rPr>
                <w:b/>
                <w:color w:val="000000" w:themeColor="text1"/>
              </w:rPr>
              <w:t>Показание:</w:t>
            </w:r>
          </w:p>
          <w:p w14:paraId="2AE1F448" w14:textId="77777777" w:rsidR="00C602C5" w:rsidRPr="004A3748" w:rsidRDefault="00C602C5" w:rsidP="008670F3">
            <w:pPr>
              <w:rPr>
                <w:color w:val="000000" w:themeColor="text1"/>
              </w:rPr>
            </w:pPr>
          </w:p>
        </w:tc>
        <w:tc>
          <w:tcPr>
            <w:tcW w:w="4678" w:type="dxa"/>
            <w:tcBorders>
              <w:top w:val="nil"/>
              <w:left w:val="nil"/>
              <w:bottom w:val="nil"/>
              <w:right w:val="thickThinSmallGap" w:sz="24" w:space="0" w:color="auto"/>
            </w:tcBorders>
          </w:tcPr>
          <w:p w14:paraId="7C70FFDA" w14:textId="27CD0966" w:rsidR="00C602C5" w:rsidRPr="00C70D2C" w:rsidRDefault="00C602C5" w:rsidP="008670F3">
            <w:bookmarkStart w:id="2" w:name="_Hlk112918913"/>
            <w:r w:rsidRPr="00C70D2C">
              <w:rPr>
                <w:color w:val="333333"/>
              </w:rPr>
              <w:t>Хронический лимфоцитарный лейкоз/мелкоклеточная лимфоцитарная лимфома у взрослых пациентов</w:t>
            </w:r>
            <w:r w:rsidRPr="00C70D2C">
              <w:t xml:space="preserve"> рак; </w:t>
            </w:r>
            <w:r w:rsidRPr="00C70D2C">
              <w:rPr>
                <w:color w:val="333333"/>
              </w:rPr>
              <w:t>мантийноклеточная лимфома у взрослых пациентов, которые получили, по крайней мере, одну линию терапии</w:t>
            </w:r>
            <w:bookmarkEnd w:id="2"/>
          </w:p>
        </w:tc>
      </w:tr>
      <w:tr w:rsidR="00C602C5" w:rsidRPr="00707D60" w14:paraId="20918628" w14:textId="77777777" w:rsidTr="008670F3">
        <w:trPr>
          <w:trHeight w:val="720"/>
        </w:trPr>
        <w:tc>
          <w:tcPr>
            <w:tcW w:w="4678" w:type="dxa"/>
            <w:tcBorders>
              <w:top w:val="nil"/>
              <w:left w:val="thinThickSmallGap" w:sz="24" w:space="0" w:color="auto"/>
              <w:bottom w:val="nil"/>
              <w:right w:val="nil"/>
            </w:tcBorders>
          </w:tcPr>
          <w:p w14:paraId="20A977EA" w14:textId="77777777" w:rsidR="00C602C5" w:rsidRPr="004A3748" w:rsidRDefault="00C602C5" w:rsidP="008670F3">
            <w:pPr>
              <w:rPr>
                <w:rFonts w:eastAsia="Calibri"/>
                <w:b/>
                <w:color w:val="000000" w:themeColor="text1"/>
              </w:rPr>
            </w:pPr>
            <w:r w:rsidRPr="004A3748">
              <w:rPr>
                <w:rFonts w:eastAsia="Calibri"/>
                <w:b/>
                <w:color w:val="000000" w:themeColor="text1"/>
              </w:rPr>
              <w:t>Идентификационный номер протокола клинического исследования:</w:t>
            </w:r>
          </w:p>
        </w:tc>
        <w:tc>
          <w:tcPr>
            <w:tcW w:w="4678" w:type="dxa"/>
            <w:tcBorders>
              <w:top w:val="nil"/>
              <w:left w:val="nil"/>
              <w:bottom w:val="nil"/>
              <w:right w:val="thickThinSmallGap" w:sz="24" w:space="0" w:color="auto"/>
            </w:tcBorders>
            <w:hideMark/>
          </w:tcPr>
          <w:p w14:paraId="206A1417" w14:textId="77777777" w:rsidR="00C602C5" w:rsidRPr="00C70D2C" w:rsidRDefault="00C602C5" w:rsidP="008670F3">
            <w:pPr>
              <w:rPr>
                <w:rFonts w:eastAsia="Calibri"/>
                <w:color w:val="000000" w:themeColor="text1"/>
                <w:lang w:val="en-US"/>
              </w:rPr>
            </w:pPr>
            <w:r w:rsidRPr="00C70D2C">
              <w:rPr>
                <w:color w:val="000000"/>
              </w:rPr>
              <w:t>CL011158260</w:t>
            </w:r>
          </w:p>
        </w:tc>
      </w:tr>
      <w:tr w:rsidR="00C602C5" w:rsidRPr="00707D60" w14:paraId="28F02168" w14:textId="77777777" w:rsidTr="008670F3">
        <w:trPr>
          <w:trHeight w:val="461"/>
        </w:trPr>
        <w:tc>
          <w:tcPr>
            <w:tcW w:w="4678" w:type="dxa"/>
            <w:tcBorders>
              <w:top w:val="nil"/>
              <w:left w:val="thinThickSmallGap" w:sz="24" w:space="0" w:color="auto"/>
              <w:bottom w:val="nil"/>
              <w:right w:val="nil"/>
            </w:tcBorders>
          </w:tcPr>
          <w:p w14:paraId="09D4712B" w14:textId="77777777" w:rsidR="00C602C5" w:rsidRPr="004A3748" w:rsidRDefault="00C602C5" w:rsidP="008670F3">
            <w:pPr>
              <w:rPr>
                <w:b/>
                <w:bCs/>
                <w:iCs/>
                <w:color w:val="000000" w:themeColor="text1"/>
              </w:rPr>
            </w:pPr>
            <w:r w:rsidRPr="004A3748">
              <w:rPr>
                <w:b/>
                <w:color w:val="000000" w:themeColor="text1"/>
              </w:rPr>
              <w:t>Номер версии:</w:t>
            </w:r>
          </w:p>
        </w:tc>
        <w:tc>
          <w:tcPr>
            <w:tcW w:w="4678" w:type="dxa"/>
            <w:tcBorders>
              <w:top w:val="nil"/>
              <w:left w:val="nil"/>
              <w:bottom w:val="nil"/>
              <w:right w:val="thickThinSmallGap" w:sz="24" w:space="0" w:color="auto"/>
            </w:tcBorders>
            <w:hideMark/>
          </w:tcPr>
          <w:p w14:paraId="360640C9" w14:textId="77777777" w:rsidR="00C602C5" w:rsidRPr="004A3748" w:rsidRDefault="00C602C5" w:rsidP="008670F3">
            <w:pPr>
              <w:rPr>
                <w:b/>
                <w:bCs/>
                <w:iCs/>
                <w:color w:val="000000" w:themeColor="text1"/>
              </w:rPr>
            </w:pPr>
            <w:r w:rsidRPr="004A3748">
              <w:rPr>
                <w:color w:val="000000" w:themeColor="text1"/>
              </w:rPr>
              <w:t>1.0</w:t>
            </w:r>
          </w:p>
        </w:tc>
      </w:tr>
      <w:tr w:rsidR="00C602C5" w:rsidRPr="00707D60" w14:paraId="7450286E" w14:textId="77777777" w:rsidTr="008670F3">
        <w:trPr>
          <w:trHeight w:val="425"/>
        </w:trPr>
        <w:tc>
          <w:tcPr>
            <w:tcW w:w="4678" w:type="dxa"/>
            <w:tcBorders>
              <w:top w:val="nil"/>
              <w:left w:val="thinThickSmallGap" w:sz="24" w:space="0" w:color="auto"/>
              <w:bottom w:val="nil"/>
              <w:right w:val="nil"/>
            </w:tcBorders>
            <w:hideMark/>
          </w:tcPr>
          <w:p w14:paraId="3AD19318" w14:textId="77777777" w:rsidR="00C602C5" w:rsidRDefault="00C602C5" w:rsidP="008670F3">
            <w:pPr>
              <w:rPr>
                <w:rFonts w:eastAsia="Calibri"/>
                <w:b/>
                <w:color w:val="000000" w:themeColor="text1"/>
              </w:rPr>
            </w:pPr>
            <w:r w:rsidRPr="00707D60">
              <w:rPr>
                <w:rFonts w:eastAsia="Calibri"/>
                <w:b/>
                <w:color w:val="000000" w:themeColor="text1"/>
              </w:rPr>
              <w:t>Дата версии:</w:t>
            </w:r>
          </w:p>
          <w:p w14:paraId="1F3E6A13" w14:textId="1A07EC15" w:rsidR="00DB5DFA" w:rsidRPr="00707D60" w:rsidRDefault="00DB5DFA" w:rsidP="00DB5DFA">
            <w:pPr>
              <w:spacing w:before="240" w:after="240"/>
              <w:rPr>
                <w:rFonts w:eastAsia="Calibri"/>
                <w:b/>
                <w:color w:val="000000" w:themeColor="text1"/>
              </w:rPr>
            </w:pPr>
            <w:r w:rsidRPr="006F13E9">
              <w:rPr>
                <w:rFonts w:eastAsia="Calibri"/>
                <w:b/>
                <w:color w:val="000000" w:themeColor="text1"/>
              </w:rPr>
              <w:t>Дата окончания сбора данных</w:t>
            </w:r>
            <w:r>
              <w:rPr>
                <w:rFonts w:eastAsia="Calibri"/>
                <w:b/>
                <w:color w:val="000000" w:themeColor="text1"/>
              </w:rPr>
              <w:t>:</w:t>
            </w:r>
          </w:p>
        </w:tc>
        <w:tc>
          <w:tcPr>
            <w:tcW w:w="4678" w:type="dxa"/>
            <w:tcBorders>
              <w:top w:val="nil"/>
              <w:left w:val="nil"/>
              <w:bottom w:val="nil"/>
              <w:right w:val="thickThinSmallGap" w:sz="24" w:space="0" w:color="auto"/>
            </w:tcBorders>
            <w:hideMark/>
          </w:tcPr>
          <w:p w14:paraId="7F6B7285" w14:textId="77777777" w:rsidR="00C602C5" w:rsidRDefault="00C602C5" w:rsidP="00DB5DFA">
            <w:pPr>
              <w:rPr>
                <w:rFonts w:eastAsia="Calibri"/>
                <w:color w:val="000000" w:themeColor="text1"/>
              </w:rPr>
            </w:pPr>
            <w:r w:rsidRPr="00DF0A8E">
              <w:rPr>
                <w:rFonts w:eastAsia="Calibri"/>
                <w:color w:val="000000" w:themeColor="text1"/>
                <w:highlight w:val="yellow"/>
              </w:rPr>
              <w:t xml:space="preserve">XX </w:t>
            </w:r>
            <w:r w:rsidR="00DB5DFA">
              <w:rPr>
                <w:rFonts w:eastAsia="Calibri"/>
                <w:color w:val="000000" w:themeColor="text1"/>
                <w:highlight w:val="yellow"/>
              </w:rPr>
              <w:t xml:space="preserve">августа </w:t>
            </w:r>
            <w:r w:rsidR="00DF0A8E" w:rsidRPr="00DF0A8E">
              <w:rPr>
                <w:rFonts w:eastAsia="Calibri"/>
                <w:color w:val="000000" w:themeColor="text1"/>
                <w:highlight w:val="yellow"/>
              </w:rPr>
              <w:t xml:space="preserve"> </w:t>
            </w:r>
            <w:r w:rsidRPr="00DF0A8E">
              <w:rPr>
                <w:rFonts w:eastAsia="Calibri"/>
                <w:color w:val="000000" w:themeColor="text1"/>
                <w:highlight w:val="yellow"/>
              </w:rPr>
              <w:t>2024 г.</w:t>
            </w:r>
          </w:p>
          <w:p w14:paraId="387825D5" w14:textId="3DCFA3F4" w:rsidR="00DB5DFA" w:rsidRPr="00707D60" w:rsidRDefault="00DB5DFA" w:rsidP="00DB5DFA">
            <w:pPr>
              <w:spacing w:before="240"/>
              <w:rPr>
                <w:rFonts w:eastAsia="Calibri"/>
                <w:color w:val="000000" w:themeColor="text1"/>
              </w:rPr>
            </w:pPr>
            <w:r w:rsidRPr="00DF0A8E">
              <w:rPr>
                <w:rFonts w:eastAsia="Calibri"/>
                <w:color w:val="000000" w:themeColor="text1"/>
                <w:highlight w:val="yellow"/>
              </w:rPr>
              <w:t xml:space="preserve">XX </w:t>
            </w:r>
            <w:r>
              <w:rPr>
                <w:rFonts w:eastAsia="Calibri"/>
                <w:color w:val="000000" w:themeColor="text1"/>
                <w:highlight w:val="yellow"/>
              </w:rPr>
              <w:t xml:space="preserve">августа </w:t>
            </w:r>
            <w:r w:rsidRPr="00DF0A8E">
              <w:rPr>
                <w:rFonts w:eastAsia="Calibri"/>
                <w:color w:val="000000" w:themeColor="text1"/>
                <w:highlight w:val="yellow"/>
              </w:rPr>
              <w:t xml:space="preserve"> 2024 г</w:t>
            </w:r>
            <w:ins w:id="3" w:author="Khasanova, Nailya" w:date="2024-10-17T07:06:00Z">
              <w:r w:rsidR="00502451">
                <w:rPr>
                  <w:rFonts w:eastAsia="Calibri"/>
                  <w:color w:val="000000" w:themeColor="text1"/>
                </w:rPr>
                <w:t>.</w:t>
              </w:r>
            </w:ins>
          </w:p>
        </w:tc>
      </w:tr>
      <w:tr w:rsidR="00C602C5" w:rsidRPr="00707D60" w14:paraId="376E2521" w14:textId="77777777" w:rsidTr="008670F3">
        <w:trPr>
          <w:trHeight w:val="455"/>
        </w:trPr>
        <w:tc>
          <w:tcPr>
            <w:tcW w:w="4678" w:type="dxa"/>
            <w:tcBorders>
              <w:top w:val="nil"/>
              <w:left w:val="thinThickSmallGap" w:sz="24" w:space="0" w:color="auto"/>
              <w:bottom w:val="nil"/>
              <w:right w:val="nil"/>
            </w:tcBorders>
            <w:hideMark/>
          </w:tcPr>
          <w:p w14:paraId="422BEBD0" w14:textId="77777777" w:rsidR="00C602C5" w:rsidRPr="00707D60" w:rsidRDefault="00C602C5" w:rsidP="008670F3">
            <w:pPr>
              <w:rPr>
                <w:b/>
                <w:bCs/>
                <w:iCs/>
                <w:color w:val="000000" w:themeColor="text1"/>
              </w:rPr>
            </w:pPr>
            <w:r w:rsidRPr="00707D60">
              <w:rPr>
                <w:b/>
                <w:color w:val="000000" w:themeColor="text1"/>
              </w:rPr>
              <w:t>Заменяет предыдущую версию номер:</w:t>
            </w:r>
          </w:p>
        </w:tc>
        <w:tc>
          <w:tcPr>
            <w:tcW w:w="4678" w:type="dxa"/>
            <w:tcBorders>
              <w:top w:val="nil"/>
              <w:left w:val="nil"/>
              <w:bottom w:val="nil"/>
              <w:right w:val="thickThinSmallGap" w:sz="24" w:space="0" w:color="auto"/>
            </w:tcBorders>
            <w:hideMark/>
          </w:tcPr>
          <w:p w14:paraId="2A025B1D" w14:textId="77777777" w:rsidR="00C602C5" w:rsidRPr="00707D60" w:rsidRDefault="00C602C5" w:rsidP="008670F3">
            <w:pPr>
              <w:rPr>
                <w:b/>
                <w:bCs/>
                <w:iCs/>
                <w:color w:val="000000" w:themeColor="text1"/>
              </w:rPr>
            </w:pPr>
            <w:r>
              <w:rPr>
                <w:color w:val="000000" w:themeColor="text1"/>
              </w:rPr>
              <w:t>Не применимо</w:t>
            </w:r>
          </w:p>
        </w:tc>
      </w:tr>
      <w:tr w:rsidR="00C602C5" w:rsidRPr="00707D60" w14:paraId="15256609" w14:textId="77777777" w:rsidTr="00DB5DFA">
        <w:trPr>
          <w:trHeight w:val="68"/>
        </w:trPr>
        <w:tc>
          <w:tcPr>
            <w:tcW w:w="4678" w:type="dxa"/>
            <w:tcBorders>
              <w:top w:val="nil"/>
              <w:left w:val="thinThickSmallGap" w:sz="24" w:space="0" w:color="auto"/>
              <w:bottom w:val="nil"/>
              <w:right w:val="nil"/>
            </w:tcBorders>
          </w:tcPr>
          <w:p w14:paraId="1793224E" w14:textId="77777777" w:rsidR="00C602C5" w:rsidRPr="00707D60" w:rsidRDefault="00C602C5" w:rsidP="008670F3">
            <w:pPr>
              <w:rPr>
                <w:b/>
                <w:color w:val="000000" w:themeColor="text1"/>
              </w:rPr>
            </w:pPr>
            <w:r w:rsidRPr="00707D60">
              <w:rPr>
                <w:b/>
                <w:color w:val="000000" w:themeColor="text1"/>
              </w:rPr>
              <w:t>Дата предыдущей версии:</w:t>
            </w:r>
          </w:p>
        </w:tc>
        <w:tc>
          <w:tcPr>
            <w:tcW w:w="4678" w:type="dxa"/>
            <w:tcBorders>
              <w:top w:val="nil"/>
              <w:left w:val="nil"/>
              <w:bottom w:val="nil"/>
              <w:right w:val="thickThinSmallGap" w:sz="24" w:space="0" w:color="auto"/>
            </w:tcBorders>
          </w:tcPr>
          <w:p w14:paraId="0297D079" w14:textId="77777777" w:rsidR="00C602C5" w:rsidRPr="00707D60" w:rsidRDefault="00C602C5" w:rsidP="008670F3">
            <w:pPr>
              <w:rPr>
                <w:color w:val="000000" w:themeColor="text1"/>
                <w:lang w:val="en-US"/>
              </w:rPr>
            </w:pPr>
            <w:r w:rsidRPr="00707D60">
              <w:rPr>
                <w:color w:val="000000" w:themeColor="text1"/>
              </w:rPr>
              <w:t>Не применимо</w:t>
            </w:r>
          </w:p>
        </w:tc>
      </w:tr>
      <w:tr w:rsidR="00C602C5" w:rsidRPr="00707D60" w14:paraId="49EE642C" w14:textId="77777777" w:rsidTr="00DB5DFA">
        <w:trPr>
          <w:trHeight w:val="1418"/>
        </w:trPr>
        <w:tc>
          <w:tcPr>
            <w:tcW w:w="4678" w:type="dxa"/>
            <w:tcBorders>
              <w:top w:val="single" w:sz="4" w:space="0" w:color="auto"/>
              <w:left w:val="thinThickSmallGap" w:sz="24" w:space="0" w:color="auto"/>
              <w:bottom w:val="nil"/>
              <w:right w:val="nil"/>
            </w:tcBorders>
            <w:vAlign w:val="center"/>
          </w:tcPr>
          <w:p w14:paraId="56C823F6" w14:textId="77777777" w:rsidR="00C602C5" w:rsidRPr="00814DBB" w:rsidRDefault="00C602C5" w:rsidP="008670F3">
            <w:pPr>
              <w:rPr>
                <w:rFonts w:eastAsia="Calibri"/>
                <w:b/>
                <w:color w:val="000000" w:themeColor="text1"/>
              </w:rPr>
            </w:pPr>
            <w:r w:rsidRPr="00814DBB">
              <w:rPr>
                <w:rFonts w:eastAsia="Calibri"/>
                <w:b/>
                <w:color w:val="000000" w:themeColor="text1"/>
              </w:rPr>
              <w:t>Наименование/имя и адрес спонсора (монитора) клинического исследования:</w:t>
            </w:r>
          </w:p>
          <w:p w14:paraId="57188A27" w14:textId="77777777" w:rsidR="00C602C5" w:rsidRPr="00814DBB" w:rsidRDefault="00C602C5" w:rsidP="008670F3">
            <w:pPr>
              <w:rPr>
                <w:rFonts w:eastAsia="Calibri"/>
                <w:color w:val="000000" w:themeColor="text1"/>
              </w:rPr>
            </w:pPr>
          </w:p>
        </w:tc>
        <w:tc>
          <w:tcPr>
            <w:tcW w:w="4678" w:type="dxa"/>
            <w:tcBorders>
              <w:top w:val="single" w:sz="4" w:space="0" w:color="auto"/>
              <w:left w:val="nil"/>
              <w:bottom w:val="nil"/>
              <w:right w:val="thickThinSmallGap" w:sz="24" w:space="0" w:color="auto"/>
            </w:tcBorders>
            <w:vAlign w:val="center"/>
            <w:hideMark/>
          </w:tcPr>
          <w:p w14:paraId="6378E8AF" w14:textId="77777777" w:rsidR="00C602C5" w:rsidRPr="00814DBB" w:rsidRDefault="00C602C5" w:rsidP="008670F3">
            <w:pPr>
              <w:rPr>
                <w:rFonts w:eastAsia="Calibri"/>
              </w:rPr>
            </w:pPr>
            <w:r w:rsidRPr="00814DBB">
              <w:rPr>
                <w:rFonts w:eastAsia="Calibri"/>
              </w:rPr>
              <w:t xml:space="preserve">АО «Р-Фарм», Россия </w:t>
            </w:r>
          </w:p>
          <w:p w14:paraId="30837EB5" w14:textId="77777777" w:rsidR="00C602C5" w:rsidRPr="00814DBB" w:rsidRDefault="00C602C5" w:rsidP="008670F3">
            <w:pPr>
              <w:rPr>
                <w:rFonts w:eastAsia="Calibri"/>
              </w:rPr>
            </w:pPr>
            <w:r w:rsidRPr="00814DBB">
              <w:rPr>
                <w:rFonts w:eastAsia="Calibri"/>
              </w:rPr>
              <w:t xml:space="preserve">Юридический адрес: </w:t>
            </w:r>
            <w:r w:rsidRPr="00814DBB">
              <w:t>123154, Москва, ул.  Берзарина, д. 19, корп. 1.</w:t>
            </w:r>
          </w:p>
          <w:p w14:paraId="3FA0A644" w14:textId="77777777" w:rsidR="00C602C5" w:rsidRPr="00814DBB" w:rsidRDefault="00C602C5" w:rsidP="008670F3">
            <w:pPr>
              <w:rPr>
                <w:rFonts w:eastAsia="Calibri"/>
              </w:rPr>
            </w:pPr>
            <w:r w:rsidRPr="00814DBB">
              <w:rPr>
                <w:rFonts w:eastAsia="Calibri"/>
              </w:rPr>
              <w:t>Тел.: +7 (495) 956-79-37, факс: +7 (495) 956-79-38.</w:t>
            </w:r>
          </w:p>
          <w:p w14:paraId="1117679B" w14:textId="77777777" w:rsidR="00C602C5" w:rsidRPr="00814DBB" w:rsidRDefault="00C602C5" w:rsidP="008670F3">
            <w:pPr>
              <w:rPr>
                <w:rFonts w:eastAsia="Calibri"/>
                <w:color w:val="000000" w:themeColor="text1"/>
              </w:rPr>
            </w:pPr>
            <w:r w:rsidRPr="00814DBB">
              <w:rPr>
                <w:rFonts w:eastAsia="Calibri"/>
              </w:rPr>
              <w:t xml:space="preserve">Эл. почта: </w:t>
            </w:r>
            <w:r w:rsidRPr="00814DBB">
              <w:rPr>
                <w:lang w:val="en-US"/>
              </w:rPr>
              <w:t>info</w:t>
            </w:r>
            <w:r w:rsidRPr="00814DBB">
              <w:t>@</w:t>
            </w:r>
            <w:r w:rsidRPr="00814DBB">
              <w:rPr>
                <w:lang w:val="en-US"/>
              </w:rPr>
              <w:t>rpharm</w:t>
            </w:r>
            <w:r w:rsidRPr="00814DBB">
              <w:t>.</w:t>
            </w:r>
            <w:r w:rsidRPr="00814DBB">
              <w:rPr>
                <w:lang w:val="en-US"/>
              </w:rPr>
              <w:t>ru</w:t>
            </w:r>
          </w:p>
        </w:tc>
      </w:tr>
      <w:tr w:rsidR="00C602C5" w:rsidRPr="00707D60" w14:paraId="1EB22935" w14:textId="77777777" w:rsidTr="008670F3">
        <w:trPr>
          <w:trHeight w:val="2304"/>
        </w:trPr>
        <w:tc>
          <w:tcPr>
            <w:tcW w:w="4678" w:type="dxa"/>
            <w:tcBorders>
              <w:top w:val="single" w:sz="4" w:space="0" w:color="auto"/>
              <w:left w:val="thinThickSmallGap" w:sz="24" w:space="0" w:color="auto"/>
              <w:bottom w:val="nil"/>
              <w:right w:val="nil"/>
            </w:tcBorders>
            <w:vAlign w:val="center"/>
          </w:tcPr>
          <w:p w14:paraId="5985D508" w14:textId="77777777" w:rsidR="00C602C5" w:rsidRPr="00814DBB" w:rsidRDefault="00C602C5" w:rsidP="008670F3">
            <w:pPr>
              <w:rPr>
                <w:rFonts w:eastAsia="Calibri"/>
                <w:color w:val="000000" w:themeColor="text1"/>
              </w:rPr>
            </w:pPr>
            <w:r w:rsidRPr="00814DBB">
              <w:rPr>
                <w:rFonts w:eastAsia="Calibri"/>
                <w:b/>
                <w:color w:val="000000" w:themeColor="text1"/>
              </w:rPr>
              <w:t>Ф.И.О., должность, адрес и номер телефона назначенного спонсором медицинского эксперта по данному исследованию:</w:t>
            </w:r>
          </w:p>
        </w:tc>
        <w:tc>
          <w:tcPr>
            <w:tcW w:w="4678" w:type="dxa"/>
            <w:tcBorders>
              <w:top w:val="single" w:sz="4" w:space="0" w:color="auto"/>
              <w:left w:val="nil"/>
              <w:bottom w:val="nil"/>
              <w:right w:val="thickThinSmallGap" w:sz="24" w:space="0" w:color="auto"/>
            </w:tcBorders>
            <w:vAlign w:val="center"/>
          </w:tcPr>
          <w:p w14:paraId="6A97A382" w14:textId="77777777" w:rsidR="00DB5DFA" w:rsidRPr="00814DBB" w:rsidRDefault="00DB5DFA" w:rsidP="00DB5DFA">
            <w:pPr>
              <w:rPr>
                <w:b/>
                <w:rPrChange w:id="4" w:author="Khasanova, Nailya" w:date="2024-09-23T08:28:00Z">
                  <w:rPr>
                    <w:b/>
                    <w:highlight w:val="green"/>
                  </w:rPr>
                </w:rPrChange>
              </w:rPr>
            </w:pPr>
            <w:r w:rsidRPr="00814DBB">
              <w:rPr>
                <w:b/>
                <w:rPrChange w:id="5" w:author="Khasanova, Nailya" w:date="2024-09-23T08:28:00Z">
                  <w:rPr>
                    <w:b/>
                    <w:highlight w:val="green"/>
                  </w:rPr>
                </w:rPrChange>
              </w:rPr>
              <w:t>Отпущенникова Мария Викторовна</w:t>
            </w:r>
          </w:p>
          <w:p w14:paraId="56689A27" w14:textId="77777777" w:rsidR="00DB5DFA" w:rsidRPr="00814DBB" w:rsidRDefault="00DB5DFA" w:rsidP="00DB5DFA">
            <w:pPr>
              <w:rPr>
                <w:sz w:val="20"/>
                <w:szCs w:val="20"/>
                <w:rPrChange w:id="6" w:author="Khasanova, Nailya" w:date="2024-09-23T08:28:00Z">
                  <w:rPr>
                    <w:sz w:val="20"/>
                    <w:szCs w:val="20"/>
                    <w:highlight w:val="green"/>
                  </w:rPr>
                </w:rPrChange>
              </w:rPr>
            </w:pPr>
            <w:r w:rsidRPr="00814DBB">
              <w:rPr>
                <w:sz w:val="20"/>
                <w:szCs w:val="20"/>
                <w:rPrChange w:id="7" w:author="Khasanova, Nailya" w:date="2024-09-23T08:28:00Z">
                  <w:rPr>
                    <w:sz w:val="20"/>
                    <w:szCs w:val="20"/>
                    <w:highlight w:val="green"/>
                  </w:rPr>
                </w:rPrChange>
              </w:rPr>
              <w:t>Медицинский монитор Отдела локальных клинических исследований Департамента доклинической и клинической разработки Медицинской дирекции АО «Р-Фарм» (ГК «Р-Фарм»)</w:t>
            </w:r>
          </w:p>
          <w:p w14:paraId="2EB7D6AB" w14:textId="4E3654F6" w:rsidR="00DB5DFA" w:rsidRPr="00814DBB" w:rsidRDefault="00DB5DFA" w:rsidP="00DB5DFA">
            <w:pPr>
              <w:rPr>
                <w:sz w:val="20"/>
                <w:szCs w:val="20"/>
                <w:rPrChange w:id="8" w:author="Khasanova, Nailya" w:date="2024-09-23T08:28:00Z">
                  <w:rPr>
                    <w:sz w:val="20"/>
                    <w:szCs w:val="20"/>
                    <w:highlight w:val="green"/>
                  </w:rPr>
                </w:rPrChange>
              </w:rPr>
            </w:pPr>
            <w:r w:rsidRPr="00814DBB">
              <w:rPr>
                <w:sz w:val="20"/>
                <w:szCs w:val="20"/>
                <w:rPrChange w:id="9" w:author="Khasanova, Nailya" w:date="2024-09-23T08:28:00Z">
                  <w:rPr>
                    <w:sz w:val="20"/>
                    <w:szCs w:val="20"/>
                    <w:highlight w:val="green"/>
                  </w:rPr>
                </w:rPrChange>
              </w:rPr>
              <w:t>Адрес: Россия, 123154, Москва, Ленинский проспект, д.111, к.1.Тел.: +7 (967) 532-86-43.</w:t>
            </w:r>
          </w:p>
          <w:p w14:paraId="6CFC1B59" w14:textId="36F86C98" w:rsidR="00C602C5" w:rsidRPr="00814DBB" w:rsidRDefault="00DB5DFA" w:rsidP="008670F3">
            <w:pPr>
              <w:rPr>
                <w:rFonts w:eastAsia="Calibri"/>
                <w:sz w:val="20"/>
                <w:szCs w:val="20"/>
              </w:rPr>
            </w:pPr>
            <w:r w:rsidRPr="00814DBB">
              <w:rPr>
                <w:sz w:val="20"/>
                <w:szCs w:val="20"/>
                <w:rPrChange w:id="10" w:author="Khasanova, Nailya" w:date="2024-09-23T08:28:00Z">
                  <w:rPr>
                    <w:sz w:val="20"/>
                    <w:szCs w:val="20"/>
                    <w:highlight w:val="green"/>
                  </w:rPr>
                </w:rPrChange>
              </w:rPr>
              <w:t>Эл. почта: mv.</w:t>
            </w:r>
            <w:r w:rsidRPr="00814DBB">
              <w:rPr>
                <w:sz w:val="20"/>
                <w:szCs w:val="20"/>
                <w:lang w:val="en-US"/>
                <w:rPrChange w:id="11" w:author="Khasanova, Nailya" w:date="2024-09-23T08:28:00Z">
                  <w:rPr>
                    <w:sz w:val="20"/>
                    <w:szCs w:val="20"/>
                    <w:highlight w:val="green"/>
                    <w:lang w:val="en-US"/>
                  </w:rPr>
                </w:rPrChange>
              </w:rPr>
              <w:t>otpuschennikova</w:t>
            </w:r>
            <w:r w:rsidRPr="00814DBB">
              <w:rPr>
                <w:sz w:val="20"/>
                <w:szCs w:val="20"/>
                <w:rPrChange w:id="12" w:author="Khasanova, Nailya" w:date="2024-09-23T08:28:00Z">
                  <w:rPr>
                    <w:sz w:val="20"/>
                    <w:szCs w:val="20"/>
                    <w:highlight w:val="green"/>
                  </w:rPr>
                </w:rPrChange>
              </w:rPr>
              <w:t>@rpharm.ru</w:t>
            </w:r>
          </w:p>
        </w:tc>
      </w:tr>
      <w:tr w:rsidR="00C602C5" w:rsidRPr="00707D60" w14:paraId="3F1B6F15" w14:textId="77777777" w:rsidTr="008670F3">
        <w:trPr>
          <w:trHeight w:val="1374"/>
        </w:trPr>
        <w:tc>
          <w:tcPr>
            <w:tcW w:w="9356" w:type="dxa"/>
            <w:gridSpan w:val="2"/>
            <w:tcBorders>
              <w:top w:val="single" w:sz="4" w:space="0" w:color="auto"/>
              <w:left w:val="thinThickSmallGap" w:sz="24" w:space="0" w:color="auto"/>
              <w:bottom w:val="thickThinSmallGap" w:sz="24" w:space="0" w:color="auto"/>
              <w:right w:val="thickThinSmallGap" w:sz="24" w:space="0" w:color="auto"/>
            </w:tcBorders>
            <w:vAlign w:val="center"/>
          </w:tcPr>
          <w:p w14:paraId="33E3A41B" w14:textId="77777777" w:rsidR="00C602C5" w:rsidRPr="00707D60" w:rsidRDefault="00C602C5" w:rsidP="008670F3">
            <w:pPr>
              <w:jc w:val="center"/>
              <w:rPr>
                <w:rFonts w:eastAsia="Calibri"/>
                <w:color w:val="000000" w:themeColor="text1"/>
                <w:sz w:val="20"/>
                <w:szCs w:val="20"/>
              </w:rPr>
            </w:pPr>
            <w:r w:rsidRPr="00707D60">
              <w:rPr>
                <w:rFonts w:eastAsia="Calibri"/>
                <w:color w:val="000000" w:themeColor="text1"/>
                <w:sz w:val="20"/>
                <w:szCs w:val="20"/>
              </w:rPr>
              <w:t>Информация, указанная в данном документе, является конфиденциальной и предназначена для исследователей, членов этических комитетов, а также сотрудников органов здравоохранения. Запрещено передавать данную информацию третьим лицам без предварительного разрешения компании АО «Р-Фарм», кроме тех случаев, когда это необходимо для получения согласия пациентов на участие в исследовании.</w:t>
            </w:r>
          </w:p>
        </w:tc>
      </w:tr>
    </w:tbl>
    <w:p w14:paraId="1A815937" w14:textId="46A1A04A" w:rsidR="00C602C5" w:rsidRDefault="00C602C5" w:rsidP="008670F3">
      <w:pPr>
        <w:pStyle w:val="1"/>
        <w:numPr>
          <w:ilvl w:val="0"/>
          <w:numId w:val="0"/>
        </w:numPr>
        <w:rPr>
          <w:ins w:id="13" w:author="Khasanova, Nailya" w:date="2024-10-17T07:06:00Z"/>
          <w:rFonts w:cs="Times New Roman"/>
          <w:color w:val="000000" w:themeColor="text1"/>
          <w:szCs w:val="24"/>
        </w:rPr>
      </w:pPr>
      <w:bookmarkStart w:id="14" w:name="_Hlk484253716"/>
      <w:bookmarkStart w:id="15" w:name="_Toc115217898"/>
      <w:bookmarkStart w:id="16" w:name="_Toc149154293"/>
      <w:bookmarkStart w:id="17" w:name="_Toc149215580"/>
      <w:bookmarkStart w:id="18" w:name="_Toc159973262"/>
      <w:bookmarkEnd w:id="14"/>
      <w:r w:rsidRPr="00C87266">
        <w:rPr>
          <w:rFonts w:cs="Times New Roman"/>
          <w:color w:val="000000" w:themeColor="text1"/>
          <w:szCs w:val="24"/>
        </w:rPr>
        <w:lastRenderedPageBreak/>
        <w:t>СОДЕРЖАНИЕ</w:t>
      </w:r>
      <w:bookmarkEnd w:id="15"/>
      <w:bookmarkEnd w:id="16"/>
      <w:bookmarkEnd w:id="17"/>
      <w:bookmarkEnd w:id="18"/>
    </w:p>
    <w:p w14:paraId="418F0110" w14:textId="77777777" w:rsidR="00502451" w:rsidRPr="00502451" w:rsidRDefault="00502451">
      <w:pPr>
        <w:rPr>
          <w:rPrChange w:id="19" w:author="Khasanova, Nailya" w:date="2024-10-17T07:06:00Z">
            <w:rPr>
              <w:rFonts w:cs="Times New Roman"/>
              <w:color w:val="000000" w:themeColor="text1"/>
              <w:szCs w:val="24"/>
            </w:rPr>
          </w:rPrChange>
        </w:rPr>
        <w:pPrChange w:id="20" w:author="Khasanova, Nailya" w:date="2024-10-17T07:06:00Z">
          <w:pPr>
            <w:pStyle w:val="1"/>
            <w:numPr>
              <w:numId w:val="0"/>
            </w:numPr>
          </w:pPr>
        </w:pPrChange>
      </w:pPr>
    </w:p>
    <w:sdt>
      <w:sdtPr>
        <w:rPr>
          <w:rFonts w:eastAsia="Times New Roman"/>
          <w:b/>
          <w:bCs/>
        </w:rPr>
        <w:id w:val="-896201357"/>
        <w:docPartObj>
          <w:docPartGallery w:val="Table of Contents"/>
          <w:docPartUnique/>
        </w:docPartObj>
      </w:sdtPr>
      <w:sdtEndPr>
        <w:rPr>
          <w:b w:val="0"/>
          <w:bCs w:val="0"/>
        </w:rPr>
      </w:sdtEndPr>
      <w:sdtContent>
        <w:p w14:paraId="72741A72" w14:textId="527C297E" w:rsidR="00287FE7" w:rsidRDefault="00C602C5">
          <w:pPr>
            <w:pStyle w:val="16"/>
            <w:tabs>
              <w:tab w:val="right" w:leader="dot" w:pos="9346"/>
            </w:tabs>
            <w:rPr>
              <w:rFonts w:asciiTheme="minorHAnsi" w:eastAsiaTheme="minorEastAsia" w:hAnsiTheme="minorHAnsi" w:cstheme="minorBidi"/>
              <w:noProof/>
              <w:sz w:val="22"/>
              <w:lang w:eastAsia="ru-RU"/>
            </w:rPr>
          </w:pPr>
          <w:r w:rsidRPr="001F5E7F">
            <w:rPr>
              <w:rFonts w:asciiTheme="majorHAnsi" w:eastAsiaTheme="majorEastAsia" w:hAnsiTheme="majorHAnsi" w:cstheme="majorBidi"/>
              <w:b/>
              <w:bCs/>
              <w:noProof/>
              <w:color w:val="2E74B5" w:themeColor="accent1" w:themeShade="BF"/>
              <w:sz w:val="32"/>
              <w:szCs w:val="32"/>
            </w:rPr>
            <w:fldChar w:fldCharType="begin"/>
          </w:r>
          <w:r w:rsidRPr="001F5E7F">
            <w:instrText xml:space="preserve"> TOC \o "1-3" \h \z \u </w:instrText>
          </w:r>
          <w:r w:rsidRPr="001F5E7F">
            <w:rPr>
              <w:rFonts w:asciiTheme="majorHAnsi" w:eastAsiaTheme="majorEastAsia" w:hAnsiTheme="majorHAnsi" w:cstheme="majorBidi"/>
              <w:b/>
              <w:bCs/>
              <w:noProof/>
              <w:color w:val="2E74B5" w:themeColor="accent1" w:themeShade="BF"/>
              <w:sz w:val="32"/>
              <w:szCs w:val="32"/>
            </w:rPr>
            <w:fldChar w:fldCharType="separate"/>
          </w:r>
          <w:hyperlink w:anchor="_Toc159973262" w:history="1">
            <w:r w:rsidR="00287FE7" w:rsidRPr="00A5318C">
              <w:rPr>
                <w:rStyle w:val="aff"/>
                <w:noProof/>
              </w:rPr>
              <w:t>СОДЕРЖАНИЕ</w:t>
            </w:r>
            <w:r w:rsidR="00287FE7">
              <w:rPr>
                <w:noProof/>
                <w:webHidden/>
              </w:rPr>
              <w:tab/>
            </w:r>
            <w:r w:rsidR="00287FE7">
              <w:rPr>
                <w:noProof/>
                <w:webHidden/>
              </w:rPr>
              <w:fldChar w:fldCharType="begin"/>
            </w:r>
            <w:r w:rsidR="00287FE7">
              <w:rPr>
                <w:noProof/>
                <w:webHidden/>
              </w:rPr>
              <w:instrText xml:space="preserve"> PAGEREF _Toc159973262 \h </w:instrText>
            </w:r>
            <w:r w:rsidR="00287FE7">
              <w:rPr>
                <w:noProof/>
                <w:webHidden/>
              </w:rPr>
            </w:r>
            <w:r w:rsidR="00287FE7">
              <w:rPr>
                <w:noProof/>
                <w:webHidden/>
              </w:rPr>
              <w:fldChar w:fldCharType="separate"/>
            </w:r>
            <w:r w:rsidR="00287FE7">
              <w:rPr>
                <w:noProof/>
                <w:webHidden/>
              </w:rPr>
              <w:t>2</w:t>
            </w:r>
            <w:r w:rsidR="00287FE7">
              <w:rPr>
                <w:noProof/>
                <w:webHidden/>
              </w:rPr>
              <w:fldChar w:fldCharType="end"/>
            </w:r>
          </w:hyperlink>
        </w:p>
        <w:p w14:paraId="6B278B36" w14:textId="4E0E4138" w:rsidR="00287FE7" w:rsidRDefault="002B1FAF">
          <w:pPr>
            <w:pStyle w:val="16"/>
            <w:tabs>
              <w:tab w:val="right" w:leader="dot" w:pos="9346"/>
            </w:tabs>
            <w:rPr>
              <w:rFonts w:asciiTheme="minorHAnsi" w:eastAsiaTheme="minorEastAsia" w:hAnsiTheme="minorHAnsi" w:cstheme="minorBidi"/>
              <w:noProof/>
              <w:sz w:val="22"/>
              <w:lang w:eastAsia="ru-RU"/>
            </w:rPr>
          </w:pPr>
          <w:hyperlink w:anchor="_Toc159973263" w:history="1">
            <w:r w:rsidR="00287FE7" w:rsidRPr="00287FE7">
              <w:rPr>
                <w:rStyle w:val="aff"/>
                <w:noProof/>
              </w:rPr>
              <w:t>ЛИСТ СОГЛАСОВАНИЯ</w:t>
            </w:r>
            <w:r w:rsidR="00287FE7">
              <w:rPr>
                <w:noProof/>
                <w:webHidden/>
              </w:rPr>
              <w:tab/>
            </w:r>
            <w:r w:rsidR="00287FE7">
              <w:rPr>
                <w:noProof/>
                <w:webHidden/>
              </w:rPr>
              <w:fldChar w:fldCharType="begin"/>
            </w:r>
            <w:r w:rsidR="00287FE7">
              <w:rPr>
                <w:noProof/>
                <w:webHidden/>
              </w:rPr>
              <w:instrText xml:space="preserve"> PAGEREF _Toc159973263 \h </w:instrText>
            </w:r>
            <w:r w:rsidR="00287FE7">
              <w:rPr>
                <w:noProof/>
                <w:webHidden/>
              </w:rPr>
            </w:r>
            <w:r w:rsidR="00287FE7">
              <w:rPr>
                <w:noProof/>
                <w:webHidden/>
              </w:rPr>
              <w:fldChar w:fldCharType="separate"/>
            </w:r>
            <w:r w:rsidR="00287FE7">
              <w:rPr>
                <w:noProof/>
                <w:webHidden/>
              </w:rPr>
              <w:t>4</w:t>
            </w:r>
            <w:r w:rsidR="00287FE7">
              <w:rPr>
                <w:noProof/>
                <w:webHidden/>
              </w:rPr>
              <w:fldChar w:fldCharType="end"/>
            </w:r>
          </w:hyperlink>
        </w:p>
        <w:p w14:paraId="671483EF" w14:textId="718CBEE2" w:rsidR="00287FE7" w:rsidRDefault="002B1FAF">
          <w:pPr>
            <w:pStyle w:val="16"/>
            <w:tabs>
              <w:tab w:val="right" w:leader="dot" w:pos="9346"/>
            </w:tabs>
            <w:rPr>
              <w:rFonts w:asciiTheme="minorHAnsi" w:eastAsiaTheme="minorEastAsia" w:hAnsiTheme="minorHAnsi" w:cstheme="minorBidi"/>
              <w:noProof/>
              <w:sz w:val="22"/>
              <w:lang w:eastAsia="ru-RU"/>
            </w:rPr>
          </w:pPr>
          <w:hyperlink w:anchor="_Toc159973264" w:history="1">
            <w:r w:rsidR="00287FE7" w:rsidRPr="00A5318C">
              <w:rPr>
                <w:rStyle w:val="aff"/>
                <w:noProof/>
              </w:rPr>
              <w:t>СПИСОК СОКРАЩЕНИЙ</w:t>
            </w:r>
            <w:r w:rsidR="00287FE7">
              <w:rPr>
                <w:noProof/>
                <w:webHidden/>
              </w:rPr>
              <w:tab/>
            </w:r>
            <w:r w:rsidR="00287FE7">
              <w:rPr>
                <w:noProof/>
                <w:webHidden/>
              </w:rPr>
              <w:fldChar w:fldCharType="begin"/>
            </w:r>
            <w:r w:rsidR="00287FE7">
              <w:rPr>
                <w:noProof/>
                <w:webHidden/>
              </w:rPr>
              <w:instrText xml:space="preserve"> PAGEREF _Toc159973264 \h </w:instrText>
            </w:r>
            <w:r w:rsidR="00287FE7">
              <w:rPr>
                <w:noProof/>
                <w:webHidden/>
              </w:rPr>
            </w:r>
            <w:r w:rsidR="00287FE7">
              <w:rPr>
                <w:noProof/>
                <w:webHidden/>
              </w:rPr>
              <w:fldChar w:fldCharType="separate"/>
            </w:r>
            <w:r w:rsidR="00287FE7">
              <w:rPr>
                <w:noProof/>
                <w:webHidden/>
              </w:rPr>
              <w:t>5</w:t>
            </w:r>
            <w:r w:rsidR="00287FE7">
              <w:rPr>
                <w:noProof/>
                <w:webHidden/>
              </w:rPr>
              <w:fldChar w:fldCharType="end"/>
            </w:r>
          </w:hyperlink>
        </w:p>
        <w:p w14:paraId="191668A1" w14:textId="680E425F" w:rsidR="00287FE7" w:rsidRDefault="002B1FAF">
          <w:pPr>
            <w:pStyle w:val="16"/>
            <w:tabs>
              <w:tab w:val="right" w:leader="dot" w:pos="9346"/>
            </w:tabs>
            <w:rPr>
              <w:rFonts w:asciiTheme="minorHAnsi" w:eastAsiaTheme="minorEastAsia" w:hAnsiTheme="minorHAnsi" w:cstheme="minorBidi"/>
              <w:noProof/>
              <w:sz w:val="22"/>
              <w:lang w:eastAsia="ru-RU"/>
            </w:rPr>
          </w:pPr>
          <w:hyperlink w:anchor="_Toc159973265" w:history="1">
            <w:r w:rsidR="00287FE7" w:rsidRPr="00A5318C">
              <w:rPr>
                <w:rStyle w:val="aff"/>
                <w:noProof/>
              </w:rPr>
              <w:t>ИСТОРИЯ ДОКУМЕНТА</w:t>
            </w:r>
            <w:r w:rsidR="00287FE7">
              <w:rPr>
                <w:noProof/>
                <w:webHidden/>
              </w:rPr>
              <w:tab/>
            </w:r>
            <w:r w:rsidR="00287FE7">
              <w:rPr>
                <w:noProof/>
                <w:webHidden/>
              </w:rPr>
              <w:fldChar w:fldCharType="begin"/>
            </w:r>
            <w:r w:rsidR="00287FE7">
              <w:rPr>
                <w:noProof/>
                <w:webHidden/>
              </w:rPr>
              <w:instrText xml:space="preserve"> PAGEREF _Toc159973265 \h </w:instrText>
            </w:r>
            <w:r w:rsidR="00287FE7">
              <w:rPr>
                <w:noProof/>
                <w:webHidden/>
              </w:rPr>
            </w:r>
            <w:r w:rsidR="00287FE7">
              <w:rPr>
                <w:noProof/>
                <w:webHidden/>
              </w:rPr>
              <w:fldChar w:fldCharType="separate"/>
            </w:r>
            <w:r w:rsidR="00287FE7">
              <w:rPr>
                <w:noProof/>
                <w:webHidden/>
              </w:rPr>
              <w:t>8</w:t>
            </w:r>
            <w:r w:rsidR="00287FE7">
              <w:rPr>
                <w:noProof/>
                <w:webHidden/>
              </w:rPr>
              <w:fldChar w:fldCharType="end"/>
            </w:r>
          </w:hyperlink>
        </w:p>
        <w:p w14:paraId="0BB8A52F" w14:textId="0C6E31B1" w:rsidR="00287FE7" w:rsidRDefault="002B1FAF">
          <w:pPr>
            <w:pStyle w:val="16"/>
            <w:tabs>
              <w:tab w:val="right" w:leader="dot" w:pos="9346"/>
            </w:tabs>
            <w:rPr>
              <w:rFonts w:asciiTheme="minorHAnsi" w:eastAsiaTheme="minorEastAsia" w:hAnsiTheme="minorHAnsi" w:cstheme="minorBidi"/>
              <w:noProof/>
              <w:sz w:val="22"/>
              <w:lang w:eastAsia="ru-RU"/>
            </w:rPr>
          </w:pPr>
          <w:hyperlink w:anchor="_Toc159973266" w:history="1">
            <w:r w:rsidR="00287FE7" w:rsidRPr="00A5318C">
              <w:rPr>
                <w:rStyle w:val="aff"/>
                <w:noProof/>
              </w:rPr>
              <w:t>РЕЗЮМЕ</w:t>
            </w:r>
            <w:r w:rsidR="00287FE7">
              <w:rPr>
                <w:noProof/>
                <w:webHidden/>
              </w:rPr>
              <w:tab/>
            </w:r>
            <w:r w:rsidR="00287FE7">
              <w:rPr>
                <w:noProof/>
                <w:webHidden/>
              </w:rPr>
              <w:fldChar w:fldCharType="begin"/>
            </w:r>
            <w:r w:rsidR="00287FE7">
              <w:rPr>
                <w:noProof/>
                <w:webHidden/>
              </w:rPr>
              <w:instrText xml:space="preserve"> PAGEREF _Toc159973266 \h </w:instrText>
            </w:r>
            <w:r w:rsidR="00287FE7">
              <w:rPr>
                <w:noProof/>
                <w:webHidden/>
              </w:rPr>
            </w:r>
            <w:r w:rsidR="00287FE7">
              <w:rPr>
                <w:noProof/>
                <w:webHidden/>
              </w:rPr>
              <w:fldChar w:fldCharType="separate"/>
            </w:r>
            <w:r w:rsidR="00287FE7">
              <w:rPr>
                <w:noProof/>
                <w:webHidden/>
              </w:rPr>
              <w:t>9</w:t>
            </w:r>
            <w:r w:rsidR="00287FE7">
              <w:rPr>
                <w:noProof/>
                <w:webHidden/>
              </w:rPr>
              <w:fldChar w:fldCharType="end"/>
            </w:r>
          </w:hyperlink>
        </w:p>
        <w:p w14:paraId="45A5B47F" w14:textId="2DCF66B9" w:rsidR="00287FE7" w:rsidRDefault="002B1FAF">
          <w:pPr>
            <w:pStyle w:val="16"/>
            <w:tabs>
              <w:tab w:val="left" w:pos="1134"/>
              <w:tab w:val="right" w:leader="dot" w:pos="9346"/>
            </w:tabs>
            <w:rPr>
              <w:rFonts w:asciiTheme="minorHAnsi" w:eastAsiaTheme="minorEastAsia" w:hAnsiTheme="minorHAnsi" w:cstheme="minorBidi"/>
              <w:noProof/>
              <w:sz w:val="22"/>
              <w:lang w:eastAsia="ru-RU"/>
            </w:rPr>
          </w:pPr>
          <w:hyperlink w:anchor="_Toc159973267" w:history="1">
            <w:r w:rsidR="00287FE7" w:rsidRPr="00A5318C">
              <w:rPr>
                <w:rStyle w:val="aff"/>
                <w:noProof/>
              </w:rPr>
              <w:t>1.</w:t>
            </w:r>
            <w:r w:rsidR="00287FE7">
              <w:rPr>
                <w:rFonts w:asciiTheme="minorHAnsi" w:eastAsiaTheme="minorEastAsia" w:hAnsiTheme="minorHAnsi" w:cstheme="minorBidi"/>
                <w:noProof/>
                <w:sz w:val="22"/>
                <w:lang w:eastAsia="ru-RU"/>
              </w:rPr>
              <w:tab/>
            </w:r>
            <w:r w:rsidR="00287FE7" w:rsidRPr="00A5318C">
              <w:rPr>
                <w:rStyle w:val="aff"/>
                <w:noProof/>
              </w:rPr>
              <w:t>ВВЕДЕНИЕ</w:t>
            </w:r>
            <w:r w:rsidR="00287FE7">
              <w:rPr>
                <w:noProof/>
                <w:webHidden/>
              </w:rPr>
              <w:tab/>
            </w:r>
            <w:r w:rsidR="00287FE7">
              <w:rPr>
                <w:noProof/>
                <w:webHidden/>
              </w:rPr>
              <w:fldChar w:fldCharType="begin"/>
            </w:r>
            <w:r w:rsidR="00287FE7">
              <w:rPr>
                <w:noProof/>
                <w:webHidden/>
              </w:rPr>
              <w:instrText xml:space="preserve"> PAGEREF _Toc159973267 \h </w:instrText>
            </w:r>
            <w:r w:rsidR="00287FE7">
              <w:rPr>
                <w:noProof/>
                <w:webHidden/>
              </w:rPr>
            </w:r>
            <w:r w:rsidR="00287FE7">
              <w:rPr>
                <w:noProof/>
                <w:webHidden/>
              </w:rPr>
              <w:fldChar w:fldCharType="separate"/>
            </w:r>
            <w:r w:rsidR="00287FE7">
              <w:rPr>
                <w:noProof/>
                <w:webHidden/>
              </w:rPr>
              <w:t>11</w:t>
            </w:r>
            <w:r w:rsidR="00287FE7">
              <w:rPr>
                <w:noProof/>
                <w:webHidden/>
              </w:rPr>
              <w:fldChar w:fldCharType="end"/>
            </w:r>
          </w:hyperlink>
        </w:p>
        <w:p w14:paraId="010A3D5D" w14:textId="2EE795AB" w:rsidR="00287FE7" w:rsidRDefault="002B1FAF">
          <w:pPr>
            <w:pStyle w:val="22"/>
            <w:rPr>
              <w:rFonts w:asciiTheme="minorHAnsi" w:eastAsiaTheme="minorEastAsia" w:hAnsiTheme="minorHAnsi" w:cstheme="minorBidi"/>
              <w:noProof/>
              <w:sz w:val="22"/>
              <w:lang w:eastAsia="ru-RU"/>
            </w:rPr>
          </w:pPr>
          <w:hyperlink w:anchor="_Toc159973268" w:history="1">
            <w:r w:rsidR="00287FE7" w:rsidRPr="00A5318C">
              <w:rPr>
                <w:rStyle w:val="aff"/>
                <w:noProof/>
              </w:rPr>
              <w:t>1.1.</w:t>
            </w:r>
            <w:r w:rsidR="00287FE7">
              <w:rPr>
                <w:rFonts w:asciiTheme="minorHAnsi" w:eastAsiaTheme="minorEastAsia" w:hAnsiTheme="minorHAnsi" w:cstheme="minorBidi"/>
                <w:noProof/>
                <w:sz w:val="22"/>
                <w:lang w:eastAsia="ru-RU"/>
              </w:rPr>
              <w:tab/>
            </w:r>
            <w:r w:rsidR="00287FE7" w:rsidRPr="00A5318C">
              <w:rPr>
                <w:rStyle w:val="aff"/>
                <w:noProof/>
              </w:rPr>
              <w:t>Химическое название</w:t>
            </w:r>
            <w:r w:rsidR="00287FE7">
              <w:rPr>
                <w:noProof/>
                <w:webHidden/>
              </w:rPr>
              <w:tab/>
            </w:r>
            <w:r w:rsidR="00287FE7">
              <w:rPr>
                <w:noProof/>
                <w:webHidden/>
              </w:rPr>
              <w:fldChar w:fldCharType="begin"/>
            </w:r>
            <w:r w:rsidR="00287FE7">
              <w:rPr>
                <w:noProof/>
                <w:webHidden/>
              </w:rPr>
              <w:instrText xml:space="preserve"> PAGEREF _Toc159973268 \h </w:instrText>
            </w:r>
            <w:r w:rsidR="00287FE7">
              <w:rPr>
                <w:noProof/>
                <w:webHidden/>
              </w:rPr>
            </w:r>
            <w:r w:rsidR="00287FE7">
              <w:rPr>
                <w:noProof/>
                <w:webHidden/>
              </w:rPr>
              <w:fldChar w:fldCharType="separate"/>
            </w:r>
            <w:r w:rsidR="00287FE7">
              <w:rPr>
                <w:noProof/>
                <w:webHidden/>
              </w:rPr>
              <w:t>11</w:t>
            </w:r>
            <w:r w:rsidR="00287FE7">
              <w:rPr>
                <w:noProof/>
                <w:webHidden/>
              </w:rPr>
              <w:fldChar w:fldCharType="end"/>
            </w:r>
          </w:hyperlink>
        </w:p>
        <w:p w14:paraId="00E0C85E" w14:textId="6A10F77D" w:rsidR="00287FE7" w:rsidRDefault="002B1FAF">
          <w:pPr>
            <w:pStyle w:val="22"/>
            <w:rPr>
              <w:rFonts w:asciiTheme="minorHAnsi" w:eastAsiaTheme="minorEastAsia" w:hAnsiTheme="minorHAnsi" w:cstheme="minorBidi"/>
              <w:noProof/>
              <w:sz w:val="22"/>
              <w:lang w:eastAsia="ru-RU"/>
            </w:rPr>
          </w:pPr>
          <w:hyperlink w:anchor="_Toc159973269" w:history="1">
            <w:r w:rsidR="00287FE7" w:rsidRPr="00A5318C">
              <w:rPr>
                <w:rStyle w:val="aff"/>
                <w:noProof/>
              </w:rPr>
              <w:t>1.2.</w:t>
            </w:r>
            <w:r w:rsidR="00287FE7">
              <w:rPr>
                <w:rFonts w:asciiTheme="minorHAnsi" w:eastAsiaTheme="minorEastAsia" w:hAnsiTheme="minorHAnsi" w:cstheme="minorBidi"/>
                <w:noProof/>
                <w:sz w:val="22"/>
                <w:lang w:eastAsia="ru-RU"/>
              </w:rPr>
              <w:tab/>
            </w:r>
            <w:r w:rsidR="00287FE7" w:rsidRPr="00A5318C">
              <w:rPr>
                <w:rStyle w:val="aff"/>
                <w:noProof/>
              </w:rPr>
              <w:t>Международное непатентованное название</w:t>
            </w:r>
            <w:r w:rsidR="00287FE7">
              <w:rPr>
                <w:noProof/>
                <w:webHidden/>
              </w:rPr>
              <w:tab/>
            </w:r>
            <w:r w:rsidR="00287FE7">
              <w:rPr>
                <w:noProof/>
                <w:webHidden/>
              </w:rPr>
              <w:fldChar w:fldCharType="begin"/>
            </w:r>
            <w:r w:rsidR="00287FE7">
              <w:rPr>
                <w:noProof/>
                <w:webHidden/>
              </w:rPr>
              <w:instrText xml:space="preserve"> PAGEREF _Toc159973269 \h </w:instrText>
            </w:r>
            <w:r w:rsidR="00287FE7">
              <w:rPr>
                <w:noProof/>
                <w:webHidden/>
              </w:rPr>
            </w:r>
            <w:r w:rsidR="00287FE7">
              <w:rPr>
                <w:noProof/>
                <w:webHidden/>
              </w:rPr>
              <w:fldChar w:fldCharType="separate"/>
            </w:r>
            <w:r w:rsidR="00287FE7">
              <w:rPr>
                <w:noProof/>
                <w:webHidden/>
              </w:rPr>
              <w:t>11</w:t>
            </w:r>
            <w:r w:rsidR="00287FE7">
              <w:rPr>
                <w:noProof/>
                <w:webHidden/>
              </w:rPr>
              <w:fldChar w:fldCharType="end"/>
            </w:r>
          </w:hyperlink>
        </w:p>
        <w:p w14:paraId="4A737EBD" w14:textId="4DC36257" w:rsidR="00287FE7" w:rsidRDefault="002B1FAF">
          <w:pPr>
            <w:pStyle w:val="22"/>
            <w:rPr>
              <w:rFonts w:asciiTheme="minorHAnsi" w:eastAsiaTheme="minorEastAsia" w:hAnsiTheme="minorHAnsi" w:cstheme="minorBidi"/>
              <w:noProof/>
              <w:sz w:val="22"/>
              <w:lang w:eastAsia="ru-RU"/>
            </w:rPr>
          </w:pPr>
          <w:hyperlink w:anchor="_Toc159973270" w:history="1">
            <w:r w:rsidR="00287FE7" w:rsidRPr="00A5318C">
              <w:rPr>
                <w:rStyle w:val="aff"/>
                <w:noProof/>
              </w:rPr>
              <w:t>1.3.</w:t>
            </w:r>
            <w:r w:rsidR="00287FE7">
              <w:rPr>
                <w:rFonts w:asciiTheme="minorHAnsi" w:eastAsiaTheme="minorEastAsia" w:hAnsiTheme="minorHAnsi" w:cstheme="minorBidi"/>
                <w:noProof/>
                <w:sz w:val="22"/>
                <w:lang w:eastAsia="ru-RU"/>
              </w:rPr>
              <w:tab/>
            </w:r>
            <w:r w:rsidR="00287FE7" w:rsidRPr="00A5318C">
              <w:rPr>
                <w:rStyle w:val="aff"/>
                <w:noProof/>
              </w:rPr>
              <w:t>Торговое название</w:t>
            </w:r>
            <w:r w:rsidR="00287FE7">
              <w:rPr>
                <w:noProof/>
                <w:webHidden/>
              </w:rPr>
              <w:tab/>
            </w:r>
            <w:r w:rsidR="00287FE7">
              <w:rPr>
                <w:noProof/>
                <w:webHidden/>
              </w:rPr>
              <w:fldChar w:fldCharType="begin"/>
            </w:r>
            <w:r w:rsidR="00287FE7">
              <w:rPr>
                <w:noProof/>
                <w:webHidden/>
              </w:rPr>
              <w:instrText xml:space="preserve"> PAGEREF _Toc159973270 \h </w:instrText>
            </w:r>
            <w:r w:rsidR="00287FE7">
              <w:rPr>
                <w:noProof/>
                <w:webHidden/>
              </w:rPr>
            </w:r>
            <w:r w:rsidR="00287FE7">
              <w:rPr>
                <w:noProof/>
                <w:webHidden/>
              </w:rPr>
              <w:fldChar w:fldCharType="separate"/>
            </w:r>
            <w:r w:rsidR="00287FE7">
              <w:rPr>
                <w:noProof/>
                <w:webHidden/>
              </w:rPr>
              <w:t>11</w:t>
            </w:r>
            <w:r w:rsidR="00287FE7">
              <w:rPr>
                <w:noProof/>
                <w:webHidden/>
              </w:rPr>
              <w:fldChar w:fldCharType="end"/>
            </w:r>
          </w:hyperlink>
        </w:p>
        <w:p w14:paraId="4BD1EDAA" w14:textId="00CEAA79" w:rsidR="00287FE7" w:rsidRDefault="002B1FAF">
          <w:pPr>
            <w:pStyle w:val="22"/>
            <w:rPr>
              <w:rFonts w:asciiTheme="minorHAnsi" w:eastAsiaTheme="minorEastAsia" w:hAnsiTheme="minorHAnsi" w:cstheme="minorBidi"/>
              <w:noProof/>
              <w:sz w:val="22"/>
              <w:lang w:eastAsia="ru-RU"/>
            </w:rPr>
          </w:pPr>
          <w:hyperlink w:anchor="_Toc159973271" w:history="1">
            <w:r w:rsidR="00287FE7" w:rsidRPr="00A5318C">
              <w:rPr>
                <w:rStyle w:val="aff"/>
                <w:noProof/>
              </w:rPr>
              <w:t>1.4.</w:t>
            </w:r>
            <w:r w:rsidR="00287FE7">
              <w:rPr>
                <w:rFonts w:asciiTheme="minorHAnsi" w:eastAsiaTheme="minorEastAsia" w:hAnsiTheme="minorHAnsi" w:cstheme="minorBidi"/>
                <w:noProof/>
                <w:sz w:val="22"/>
                <w:lang w:eastAsia="ru-RU"/>
              </w:rPr>
              <w:tab/>
            </w:r>
            <w:r w:rsidR="00287FE7" w:rsidRPr="00A5318C">
              <w:rPr>
                <w:rStyle w:val="aff"/>
                <w:noProof/>
              </w:rPr>
              <w:t>Активные ингредиенты</w:t>
            </w:r>
            <w:r w:rsidR="00287FE7">
              <w:rPr>
                <w:noProof/>
                <w:webHidden/>
              </w:rPr>
              <w:tab/>
            </w:r>
            <w:r w:rsidR="00287FE7">
              <w:rPr>
                <w:noProof/>
                <w:webHidden/>
              </w:rPr>
              <w:fldChar w:fldCharType="begin"/>
            </w:r>
            <w:r w:rsidR="00287FE7">
              <w:rPr>
                <w:noProof/>
                <w:webHidden/>
              </w:rPr>
              <w:instrText xml:space="preserve"> PAGEREF _Toc159973271 \h </w:instrText>
            </w:r>
            <w:r w:rsidR="00287FE7">
              <w:rPr>
                <w:noProof/>
                <w:webHidden/>
              </w:rPr>
            </w:r>
            <w:r w:rsidR="00287FE7">
              <w:rPr>
                <w:noProof/>
                <w:webHidden/>
              </w:rPr>
              <w:fldChar w:fldCharType="separate"/>
            </w:r>
            <w:r w:rsidR="00287FE7">
              <w:rPr>
                <w:noProof/>
                <w:webHidden/>
              </w:rPr>
              <w:t>11</w:t>
            </w:r>
            <w:r w:rsidR="00287FE7">
              <w:rPr>
                <w:noProof/>
                <w:webHidden/>
              </w:rPr>
              <w:fldChar w:fldCharType="end"/>
            </w:r>
          </w:hyperlink>
        </w:p>
        <w:p w14:paraId="4F976B8C" w14:textId="0EED9072" w:rsidR="00287FE7" w:rsidRDefault="002B1FAF">
          <w:pPr>
            <w:pStyle w:val="22"/>
            <w:rPr>
              <w:rFonts w:asciiTheme="minorHAnsi" w:eastAsiaTheme="minorEastAsia" w:hAnsiTheme="minorHAnsi" w:cstheme="minorBidi"/>
              <w:noProof/>
              <w:sz w:val="22"/>
              <w:lang w:eastAsia="ru-RU"/>
            </w:rPr>
          </w:pPr>
          <w:hyperlink w:anchor="_Toc159973272" w:history="1">
            <w:r w:rsidR="00287FE7" w:rsidRPr="00A5318C">
              <w:rPr>
                <w:rStyle w:val="aff"/>
                <w:noProof/>
              </w:rPr>
              <w:t>1.5.</w:t>
            </w:r>
            <w:r w:rsidR="00287FE7">
              <w:rPr>
                <w:rFonts w:asciiTheme="minorHAnsi" w:eastAsiaTheme="minorEastAsia" w:hAnsiTheme="minorHAnsi" w:cstheme="minorBidi"/>
                <w:noProof/>
                <w:sz w:val="22"/>
                <w:lang w:eastAsia="ru-RU"/>
              </w:rPr>
              <w:tab/>
            </w:r>
            <w:r w:rsidR="00287FE7" w:rsidRPr="00A5318C">
              <w:rPr>
                <w:rStyle w:val="aff"/>
                <w:noProof/>
              </w:rPr>
              <w:t>Фармакологическая группа</w:t>
            </w:r>
            <w:r w:rsidR="00287FE7">
              <w:rPr>
                <w:noProof/>
                <w:webHidden/>
              </w:rPr>
              <w:tab/>
            </w:r>
            <w:r w:rsidR="00287FE7">
              <w:rPr>
                <w:noProof/>
                <w:webHidden/>
              </w:rPr>
              <w:fldChar w:fldCharType="begin"/>
            </w:r>
            <w:r w:rsidR="00287FE7">
              <w:rPr>
                <w:noProof/>
                <w:webHidden/>
              </w:rPr>
              <w:instrText xml:space="preserve"> PAGEREF _Toc159973272 \h </w:instrText>
            </w:r>
            <w:r w:rsidR="00287FE7">
              <w:rPr>
                <w:noProof/>
                <w:webHidden/>
              </w:rPr>
            </w:r>
            <w:r w:rsidR="00287FE7">
              <w:rPr>
                <w:noProof/>
                <w:webHidden/>
              </w:rPr>
              <w:fldChar w:fldCharType="separate"/>
            </w:r>
            <w:r w:rsidR="00287FE7">
              <w:rPr>
                <w:noProof/>
                <w:webHidden/>
              </w:rPr>
              <w:t>11</w:t>
            </w:r>
            <w:r w:rsidR="00287FE7">
              <w:rPr>
                <w:noProof/>
                <w:webHidden/>
              </w:rPr>
              <w:fldChar w:fldCharType="end"/>
            </w:r>
          </w:hyperlink>
        </w:p>
        <w:p w14:paraId="7F05BD10" w14:textId="27B244BC" w:rsidR="00287FE7" w:rsidRDefault="002B1FAF">
          <w:pPr>
            <w:pStyle w:val="22"/>
            <w:rPr>
              <w:rFonts w:asciiTheme="minorHAnsi" w:eastAsiaTheme="minorEastAsia" w:hAnsiTheme="minorHAnsi" w:cstheme="minorBidi"/>
              <w:noProof/>
              <w:sz w:val="22"/>
              <w:lang w:eastAsia="ru-RU"/>
            </w:rPr>
          </w:pPr>
          <w:hyperlink w:anchor="_Toc159973273" w:history="1">
            <w:r w:rsidR="00287FE7" w:rsidRPr="00A5318C">
              <w:rPr>
                <w:rStyle w:val="aff"/>
                <w:noProof/>
              </w:rPr>
              <w:t>1.6.</w:t>
            </w:r>
            <w:r w:rsidR="00287FE7">
              <w:rPr>
                <w:rFonts w:asciiTheme="minorHAnsi" w:eastAsiaTheme="minorEastAsia" w:hAnsiTheme="minorHAnsi" w:cstheme="minorBidi"/>
                <w:noProof/>
                <w:sz w:val="22"/>
                <w:lang w:eastAsia="ru-RU"/>
              </w:rPr>
              <w:tab/>
            </w:r>
            <w:r w:rsidR="00287FE7" w:rsidRPr="00A5318C">
              <w:rPr>
                <w:rStyle w:val="aff"/>
                <w:noProof/>
              </w:rPr>
              <w:t>Код по АТХ</w:t>
            </w:r>
            <w:r w:rsidR="00287FE7">
              <w:rPr>
                <w:noProof/>
                <w:webHidden/>
              </w:rPr>
              <w:tab/>
            </w:r>
            <w:r w:rsidR="00287FE7">
              <w:rPr>
                <w:noProof/>
                <w:webHidden/>
              </w:rPr>
              <w:fldChar w:fldCharType="begin"/>
            </w:r>
            <w:r w:rsidR="00287FE7">
              <w:rPr>
                <w:noProof/>
                <w:webHidden/>
              </w:rPr>
              <w:instrText xml:space="preserve"> PAGEREF _Toc159973273 \h </w:instrText>
            </w:r>
            <w:r w:rsidR="00287FE7">
              <w:rPr>
                <w:noProof/>
                <w:webHidden/>
              </w:rPr>
            </w:r>
            <w:r w:rsidR="00287FE7">
              <w:rPr>
                <w:noProof/>
                <w:webHidden/>
              </w:rPr>
              <w:fldChar w:fldCharType="separate"/>
            </w:r>
            <w:r w:rsidR="00287FE7">
              <w:rPr>
                <w:noProof/>
                <w:webHidden/>
              </w:rPr>
              <w:t>12</w:t>
            </w:r>
            <w:r w:rsidR="00287FE7">
              <w:rPr>
                <w:noProof/>
                <w:webHidden/>
              </w:rPr>
              <w:fldChar w:fldCharType="end"/>
            </w:r>
          </w:hyperlink>
        </w:p>
        <w:p w14:paraId="1A32FB89" w14:textId="2653450D" w:rsidR="00287FE7" w:rsidRDefault="002B1FAF">
          <w:pPr>
            <w:pStyle w:val="22"/>
            <w:rPr>
              <w:rFonts w:asciiTheme="minorHAnsi" w:eastAsiaTheme="minorEastAsia" w:hAnsiTheme="minorHAnsi" w:cstheme="minorBidi"/>
              <w:noProof/>
              <w:sz w:val="22"/>
              <w:lang w:eastAsia="ru-RU"/>
            </w:rPr>
          </w:pPr>
          <w:hyperlink w:anchor="_Toc159973274" w:history="1">
            <w:r w:rsidR="00287FE7" w:rsidRPr="00A5318C">
              <w:rPr>
                <w:rStyle w:val="aff"/>
                <w:noProof/>
              </w:rPr>
              <w:t>1.7.</w:t>
            </w:r>
            <w:r w:rsidR="00287FE7">
              <w:rPr>
                <w:rFonts w:asciiTheme="minorHAnsi" w:eastAsiaTheme="minorEastAsia" w:hAnsiTheme="minorHAnsi" w:cstheme="minorBidi"/>
                <w:noProof/>
                <w:sz w:val="22"/>
                <w:lang w:eastAsia="ru-RU"/>
              </w:rPr>
              <w:tab/>
            </w:r>
            <w:r w:rsidR="00287FE7" w:rsidRPr="00A5318C">
              <w:rPr>
                <w:rStyle w:val="aff"/>
                <w:noProof/>
              </w:rPr>
              <w:t>Обоснование для изучения исследуемого препарата</w:t>
            </w:r>
            <w:r w:rsidR="00287FE7">
              <w:rPr>
                <w:noProof/>
                <w:webHidden/>
              </w:rPr>
              <w:tab/>
            </w:r>
            <w:r w:rsidR="00287FE7">
              <w:rPr>
                <w:noProof/>
                <w:webHidden/>
              </w:rPr>
              <w:fldChar w:fldCharType="begin"/>
            </w:r>
            <w:r w:rsidR="00287FE7">
              <w:rPr>
                <w:noProof/>
                <w:webHidden/>
              </w:rPr>
              <w:instrText xml:space="preserve"> PAGEREF _Toc159973274 \h </w:instrText>
            </w:r>
            <w:r w:rsidR="00287FE7">
              <w:rPr>
                <w:noProof/>
                <w:webHidden/>
              </w:rPr>
            </w:r>
            <w:r w:rsidR="00287FE7">
              <w:rPr>
                <w:noProof/>
                <w:webHidden/>
              </w:rPr>
              <w:fldChar w:fldCharType="separate"/>
            </w:r>
            <w:r w:rsidR="00287FE7">
              <w:rPr>
                <w:noProof/>
                <w:webHidden/>
              </w:rPr>
              <w:t>12</w:t>
            </w:r>
            <w:r w:rsidR="00287FE7">
              <w:rPr>
                <w:noProof/>
                <w:webHidden/>
              </w:rPr>
              <w:fldChar w:fldCharType="end"/>
            </w:r>
          </w:hyperlink>
        </w:p>
        <w:p w14:paraId="30E87FD3" w14:textId="1B557CC4" w:rsidR="00287FE7" w:rsidRDefault="002B1FAF">
          <w:pPr>
            <w:pStyle w:val="33"/>
            <w:rPr>
              <w:rFonts w:asciiTheme="minorHAnsi" w:eastAsiaTheme="minorEastAsia" w:hAnsiTheme="minorHAnsi" w:cstheme="minorBidi"/>
              <w:noProof/>
              <w:sz w:val="22"/>
              <w:lang w:eastAsia="ru-RU"/>
            </w:rPr>
          </w:pPr>
          <w:hyperlink w:anchor="_Toc159973275" w:history="1">
            <w:r w:rsidR="00287FE7" w:rsidRPr="00A5318C">
              <w:rPr>
                <w:rStyle w:val="aff"/>
                <w:noProof/>
              </w:rPr>
              <w:t>1.7.1.</w:t>
            </w:r>
            <w:r w:rsidR="00287FE7">
              <w:rPr>
                <w:rFonts w:asciiTheme="minorHAnsi" w:eastAsiaTheme="minorEastAsia" w:hAnsiTheme="minorHAnsi" w:cstheme="minorBidi"/>
                <w:noProof/>
                <w:sz w:val="22"/>
                <w:lang w:eastAsia="ru-RU"/>
              </w:rPr>
              <w:tab/>
            </w:r>
            <w:r w:rsidR="00287FE7" w:rsidRPr="00A5318C">
              <w:rPr>
                <w:rStyle w:val="aff"/>
                <w:noProof/>
              </w:rPr>
              <w:t>Общие сведения о заболевании</w:t>
            </w:r>
            <w:r w:rsidR="00287FE7">
              <w:rPr>
                <w:noProof/>
                <w:webHidden/>
              </w:rPr>
              <w:tab/>
            </w:r>
            <w:r w:rsidR="00287FE7">
              <w:rPr>
                <w:noProof/>
                <w:webHidden/>
              </w:rPr>
              <w:fldChar w:fldCharType="begin"/>
            </w:r>
            <w:r w:rsidR="00287FE7">
              <w:rPr>
                <w:noProof/>
                <w:webHidden/>
              </w:rPr>
              <w:instrText xml:space="preserve"> PAGEREF _Toc159973275 \h </w:instrText>
            </w:r>
            <w:r w:rsidR="00287FE7">
              <w:rPr>
                <w:noProof/>
                <w:webHidden/>
              </w:rPr>
            </w:r>
            <w:r w:rsidR="00287FE7">
              <w:rPr>
                <w:noProof/>
                <w:webHidden/>
              </w:rPr>
              <w:fldChar w:fldCharType="separate"/>
            </w:r>
            <w:r w:rsidR="00287FE7">
              <w:rPr>
                <w:noProof/>
                <w:webHidden/>
              </w:rPr>
              <w:t>12</w:t>
            </w:r>
            <w:r w:rsidR="00287FE7">
              <w:rPr>
                <w:noProof/>
                <w:webHidden/>
              </w:rPr>
              <w:fldChar w:fldCharType="end"/>
            </w:r>
          </w:hyperlink>
        </w:p>
        <w:p w14:paraId="627C9F50" w14:textId="2558A649" w:rsidR="00287FE7" w:rsidRDefault="002B1FAF">
          <w:pPr>
            <w:pStyle w:val="33"/>
            <w:rPr>
              <w:rFonts w:asciiTheme="minorHAnsi" w:eastAsiaTheme="minorEastAsia" w:hAnsiTheme="minorHAnsi" w:cstheme="minorBidi"/>
              <w:noProof/>
              <w:sz w:val="22"/>
              <w:lang w:eastAsia="ru-RU"/>
            </w:rPr>
          </w:pPr>
          <w:hyperlink w:anchor="_Toc159973276" w:history="1">
            <w:r w:rsidR="00287FE7" w:rsidRPr="00A5318C">
              <w:rPr>
                <w:rStyle w:val="aff"/>
                <w:noProof/>
              </w:rPr>
              <w:t>1.7.2.</w:t>
            </w:r>
            <w:r w:rsidR="00287FE7">
              <w:rPr>
                <w:rFonts w:asciiTheme="minorHAnsi" w:eastAsiaTheme="minorEastAsia" w:hAnsiTheme="minorHAnsi" w:cstheme="minorBidi"/>
                <w:noProof/>
                <w:sz w:val="22"/>
                <w:lang w:eastAsia="ru-RU"/>
              </w:rPr>
              <w:tab/>
            </w:r>
            <w:r w:rsidR="00287FE7" w:rsidRPr="00A5318C">
              <w:rPr>
                <w:rStyle w:val="aff"/>
                <w:noProof/>
              </w:rPr>
              <w:t>Существующие варианты терапии</w:t>
            </w:r>
            <w:r w:rsidR="00287FE7">
              <w:rPr>
                <w:noProof/>
                <w:webHidden/>
              </w:rPr>
              <w:tab/>
            </w:r>
            <w:r w:rsidR="00287FE7">
              <w:rPr>
                <w:noProof/>
                <w:webHidden/>
              </w:rPr>
              <w:fldChar w:fldCharType="begin"/>
            </w:r>
            <w:r w:rsidR="00287FE7">
              <w:rPr>
                <w:noProof/>
                <w:webHidden/>
              </w:rPr>
              <w:instrText xml:space="preserve"> PAGEREF _Toc159973276 \h </w:instrText>
            </w:r>
            <w:r w:rsidR="00287FE7">
              <w:rPr>
                <w:noProof/>
                <w:webHidden/>
              </w:rPr>
            </w:r>
            <w:r w:rsidR="00287FE7">
              <w:rPr>
                <w:noProof/>
                <w:webHidden/>
              </w:rPr>
              <w:fldChar w:fldCharType="separate"/>
            </w:r>
            <w:r w:rsidR="00287FE7">
              <w:rPr>
                <w:noProof/>
                <w:webHidden/>
              </w:rPr>
              <w:t>12</w:t>
            </w:r>
            <w:r w:rsidR="00287FE7">
              <w:rPr>
                <w:noProof/>
                <w:webHidden/>
              </w:rPr>
              <w:fldChar w:fldCharType="end"/>
            </w:r>
          </w:hyperlink>
        </w:p>
        <w:p w14:paraId="61F89BD9" w14:textId="537EB2B4" w:rsidR="00287FE7" w:rsidRDefault="002B1FAF">
          <w:pPr>
            <w:pStyle w:val="33"/>
            <w:rPr>
              <w:rFonts w:asciiTheme="minorHAnsi" w:eastAsiaTheme="minorEastAsia" w:hAnsiTheme="minorHAnsi" w:cstheme="minorBidi"/>
              <w:noProof/>
              <w:sz w:val="22"/>
              <w:lang w:eastAsia="ru-RU"/>
            </w:rPr>
          </w:pPr>
          <w:hyperlink w:anchor="_Toc159973277" w:history="1">
            <w:r w:rsidR="00287FE7" w:rsidRPr="00A5318C">
              <w:rPr>
                <w:rStyle w:val="aff"/>
                <w:noProof/>
              </w:rPr>
              <w:t>1.7.3.</w:t>
            </w:r>
            <w:r w:rsidR="00287FE7">
              <w:rPr>
                <w:rFonts w:asciiTheme="minorHAnsi" w:eastAsiaTheme="minorEastAsia" w:hAnsiTheme="minorHAnsi" w:cstheme="minorBidi"/>
                <w:noProof/>
                <w:sz w:val="22"/>
                <w:lang w:eastAsia="ru-RU"/>
              </w:rPr>
              <w:tab/>
            </w:r>
            <w:r w:rsidR="00287FE7" w:rsidRPr="00A5318C">
              <w:rPr>
                <w:rStyle w:val="aff"/>
                <w:noProof/>
              </w:rPr>
              <w:t>Вводная информация по исследуемой терапии</w:t>
            </w:r>
            <w:r w:rsidR="00287FE7">
              <w:rPr>
                <w:noProof/>
                <w:webHidden/>
              </w:rPr>
              <w:tab/>
            </w:r>
            <w:r w:rsidR="00287FE7">
              <w:rPr>
                <w:noProof/>
                <w:webHidden/>
              </w:rPr>
              <w:fldChar w:fldCharType="begin"/>
            </w:r>
            <w:r w:rsidR="00287FE7">
              <w:rPr>
                <w:noProof/>
                <w:webHidden/>
              </w:rPr>
              <w:instrText xml:space="preserve"> PAGEREF _Toc159973277 \h </w:instrText>
            </w:r>
            <w:r w:rsidR="00287FE7">
              <w:rPr>
                <w:noProof/>
                <w:webHidden/>
              </w:rPr>
            </w:r>
            <w:r w:rsidR="00287FE7">
              <w:rPr>
                <w:noProof/>
                <w:webHidden/>
              </w:rPr>
              <w:fldChar w:fldCharType="separate"/>
            </w:r>
            <w:r w:rsidR="00287FE7">
              <w:rPr>
                <w:noProof/>
                <w:webHidden/>
              </w:rPr>
              <w:t>15</w:t>
            </w:r>
            <w:r w:rsidR="00287FE7">
              <w:rPr>
                <w:noProof/>
                <w:webHidden/>
              </w:rPr>
              <w:fldChar w:fldCharType="end"/>
            </w:r>
          </w:hyperlink>
        </w:p>
        <w:p w14:paraId="197FC13B" w14:textId="2824D6B5" w:rsidR="00287FE7" w:rsidRDefault="002B1FAF">
          <w:pPr>
            <w:pStyle w:val="22"/>
            <w:rPr>
              <w:rFonts w:asciiTheme="minorHAnsi" w:eastAsiaTheme="minorEastAsia" w:hAnsiTheme="minorHAnsi" w:cstheme="minorBidi"/>
              <w:noProof/>
              <w:sz w:val="22"/>
              <w:lang w:eastAsia="ru-RU"/>
            </w:rPr>
          </w:pPr>
          <w:hyperlink w:anchor="_Toc159973278" w:history="1">
            <w:r w:rsidR="00287FE7" w:rsidRPr="00A5318C">
              <w:rPr>
                <w:rStyle w:val="aff"/>
                <w:noProof/>
              </w:rPr>
              <w:t>Список</w:t>
            </w:r>
            <w:r w:rsidR="00287FE7" w:rsidRPr="00A5318C">
              <w:rPr>
                <w:rStyle w:val="aff"/>
                <w:noProof/>
                <w:lang w:val="en-US"/>
              </w:rPr>
              <w:t xml:space="preserve"> </w:t>
            </w:r>
            <w:r w:rsidR="00287FE7" w:rsidRPr="00A5318C">
              <w:rPr>
                <w:rStyle w:val="aff"/>
                <w:noProof/>
              </w:rPr>
              <w:t>литературы</w:t>
            </w:r>
            <w:r w:rsidR="00287FE7">
              <w:rPr>
                <w:noProof/>
                <w:webHidden/>
              </w:rPr>
              <w:tab/>
            </w:r>
            <w:r w:rsidR="00287FE7">
              <w:rPr>
                <w:noProof/>
                <w:webHidden/>
              </w:rPr>
              <w:fldChar w:fldCharType="begin"/>
            </w:r>
            <w:r w:rsidR="00287FE7">
              <w:rPr>
                <w:noProof/>
                <w:webHidden/>
              </w:rPr>
              <w:instrText xml:space="preserve"> PAGEREF _Toc159973278 \h </w:instrText>
            </w:r>
            <w:r w:rsidR="00287FE7">
              <w:rPr>
                <w:noProof/>
                <w:webHidden/>
              </w:rPr>
            </w:r>
            <w:r w:rsidR="00287FE7">
              <w:rPr>
                <w:noProof/>
                <w:webHidden/>
              </w:rPr>
              <w:fldChar w:fldCharType="separate"/>
            </w:r>
            <w:r w:rsidR="00287FE7">
              <w:rPr>
                <w:noProof/>
                <w:webHidden/>
              </w:rPr>
              <w:t>16</w:t>
            </w:r>
            <w:r w:rsidR="00287FE7">
              <w:rPr>
                <w:noProof/>
                <w:webHidden/>
              </w:rPr>
              <w:fldChar w:fldCharType="end"/>
            </w:r>
          </w:hyperlink>
        </w:p>
        <w:p w14:paraId="5524AF67" w14:textId="372E136A" w:rsidR="00287FE7" w:rsidRDefault="002B1FAF">
          <w:pPr>
            <w:pStyle w:val="16"/>
            <w:tabs>
              <w:tab w:val="left" w:pos="1134"/>
              <w:tab w:val="right" w:leader="dot" w:pos="9346"/>
            </w:tabs>
            <w:rPr>
              <w:rFonts w:asciiTheme="minorHAnsi" w:eastAsiaTheme="minorEastAsia" w:hAnsiTheme="minorHAnsi" w:cstheme="minorBidi"/>
              <w:noProof/>
              <w:sz w:val="22"/>
              <w:lang w:eastAsia="ru-RU"/>
            </w:rPr>
          </w:pPr>
          <w:hyperlink w:anchor="_Toc159973279" w:history="1">
            <w:r w:rsidR="00287FE7" w:rsidRPr="00A5318C">
              <w:rPr>
                <w:rStyle w:val="aff"/>
                <w:noProof/>
              </w:rPr>
              <w:t>2.</w:t>
            </w:r>
            <w:r w:rsidR="00287FE7">
              <w:rPr>
                <w:rFonts w:asciiTheme="minorHAnsi" w:eastAsiaTheme="minorEastAsia" w:hAnsiTheme="minorHAnsi" w:cstheme="minorBidi"/>
                <w:noProof/>
                <w:sz w:val="22"/>
                <w:lang w:eastAsia="ru-RU"/>
              </w:rPr>
              <w:tab/>
            </w:r>
            <w:r w:rsidR="00287FE7" w:rsidRPr="00A5318C">
              <w:rPr>
                <w:rStyle w:val="aff"/>
                <w:noProof/>
              </w:rPr>
              <w:t>ФИЗИЧЕСКИЕ, ХИМИЧЕСКИЕ И ФАРМАЦЕВТИЧЕСКИЕ СВОЙСТВА И ЛЕКАРСТВЕННАЯ ФОРМА</w:t>
            </w:r>
            <w:r w:rsidR="00287FE7">
              <w:rPr>
                <w:noProof/>
                <w:webHidden/>
              </w:rPr>
              <w:tab/>
            </w:r>
            <w:r w:rsidR="00287FE7">
              <w:rPr>
                <w:noProof/>
                <w:webHidden/>
              </w:rPr>
              <w:fldChar w:fldCharType="begin"/>
            </w:r>
            <w:r w:rsidR="00287FE7">
              <w:rPr>
                <w:noProof/>
                <w:webHidden/>
              </w:rPr>
              <w:instrText xml:space="preserve"> PAGEREF _Toc159973279 \h </w:instrText>
            </w:r>
            <w:r w:rsidR="00287FE7">
              <w:rPr>
                <w:noProof/>
                <w:webHidden/>
              </w:rPr>
            </w:r>
            <w:r w:rsidR="00287FE7">
              <w:rPr>
                <w:noProof/>
                <w:webHidden/>
              </w:rPr>
              <w:fldChar w:fldCharType="separate"/>
            </w:r>
            <w:r w:rsidR="00287FE7">
              <w:rPr>
                <w:noProof/>
                <w:webHidden/>
              </w:rPr>
              <w:t>19</w:t>
            </w:r>
            <w:r w:rsidR="00287FE7">
              <w:rPr>
                <w:noProof/>
                <w:webHidden/>
              </w:rPr>
              <w:fldChar w:fldCharType="end"/>
            </w:r>
          </w:hyperlink>
        </w:p>
        <w:p w14:paraId="7B69DA61" w14:textId="1A00A1B3" w:rsidR="00287FE7" w:rsidRDefault="002B1FAF">
          <w:pPr>
            <w:pStyle w:val="22"/>
            <w:rPr>
              <w:rFonts w:asciiTheme="minorHAnsi" w:eastAsiaTheme="minorEastAsia" w:hAnsiTheme="minorHAnsi" w:cstheme="minorBidi"/>
              <w:noProof/>
              <w:sz w:val="22"/>
              <w:lang w:eastAsia="ru-RU"/>
            </w:rPr>
          </w:pPr>
          <w:hyperlink w:anchor="_Toc159973280" w:history="1">
            <w:r w:rsidR="00287FE7" w:rsidRPr="00A5318C">
              <w:rPr>
                <w:rStyle w:val="aff"/>
                <w:noProof/>
              </w:rPr>
              <w:t>2.1.</w:t>
            </w:r>
            <w:r w:rsidR="00287FE7">
              <w:rPr>
                <w:rFonts w:asciiTheme="minorHAnsi" w:eastAsiaTheme="minorEastAsia" w:hAnsiTheme="minorHAnsi" w:cstheme="minorBidi"/>
                <w:noProof/>
                <w:sz w:val="22"/>
                <w:lang w:eastAsia="ru-RU"/>
              </w:rPr>
              <w:tab/>
            </w:r>
            <w:r w:rsidR="00287FE7" w:rsidRPr="00A5318C">
              <w:rPr>
                <w:rStyle w:val="aff"/>
                <w:noProof/>
              </w:rPr>
              <w:t>Описание свойств исследуемого препарата</w:t>
            </w:r>
            <w:r w:rsidR="00287FE7">
              <w:rPr>
                <w:noProof/>
                <w:webHidden/>
              </w:rPr>
              <w:tab/>
            </w:r>
            <w:r w:rsidR="00287FE7">
              <w:rPr>
                <w:noProof/>
                <w:webHidden/>
              </w:rPr>
              <w:fldChar w:fldCharType="begin"/>
            </w:r>
            <w:r w:rsidR="00287FE7">
              <w:rPr>
                <w:noProof/>
                <w:webHidden/>
              </w:rPr>
              <w:instrText xml:space="preserve"> PAGEREF _Toc159973280 \h </w:instrText>
            </w:r>
            <w:r w:rsidR="00287FE7">
              <w:rPr>
                <w:noProof/>
                <w:webHidden/>
              </w:rPr>
            </w:r>
            <w:r w:rsidR="00287FE7">
              <w:rPr>
                <w:noProof/>
                <w:webHidden/>
              </w:rPr>
              <w:fldChar w:fldCharType="separate"/>
            </w:r>
            <w:r w:rsidR="00287FE7">
              <w:rPr>
                <w:noProof/>
                <w:webHidden/>
              </w:rPr>
              <w:t>19</w:t>
            </w:r>
            <w:r w:rsidR="00287FE7">
              <w:rPr>
                <w:noProof/>
                <w:webHidden/>
              </w:rPr>
              <w:fldChar w:fldCharType="end"/>
            </w:r>
          </w:hyperlink>
        </w:p>
        <w:p w14:paraId="26EBC4E2" w14:textId="6D8D064B" w:rsidR="00287FE7" w:rsidRDefault="002B1FAF">
          <w:pPr>
            <w:pStyle w:val="33"/>
            <w:rPr>
              <w:rFonts w:asciiTheme="minorHAnsi" w:eastAsiaTheme="minorEastAsia" w:hAnsiTheme="minorHAnsi" w:cstheme="minorBidi"/>
              <w:noProof/>
              <w:sz w:val="22"/>
              <w:lang w:eastAsia="ru-RU"/>
            </w:rPr>
          </w:pPr>
          <w:hyperlink w:anchor="_Toc159973281" w:history="1">
            <w:r w:rsidR="00287FE7" w:rsidRPr="00A5318C">
              <w:rPr>
                <w:rStyle w:val="aff"/>
                <w:noProof/>
              </w:rPr>
              <w:t>2.1.1.</w:t>
            </w:r>
            <w:r w:rsidR="00287FE7">
              <w:rPr>
                <w:rFonts w:asciiTheme="minorHAnsi" w:eastAsiaTheme="minorEastAsia" w:hAnsiTheme="minorHAnsi" w:cstheme="minorBidi"/>
                <w:noProof/>
                <w:sz w:val="22"/>
                <w:lang w:eastAsia="ru-RU"/>
              </w:rPr>
              <w:tab/>
            </w:r>
            <w:r w:rsidR="00287FE7" w:rsidRPr="00A5318C">
              <w:rPr>
                <w:rStyle w:val="aff"/>
                <w:noProof/>
              </w:rPr>
              <w:t>Химическая формула</w:t>
            </w:r>
            <w:r w:rsidR="00287FE7">
              <w:rPr>
                <w:noProof/>
                <w:webHidden/>
              </w:rPr>
              <w:tab/>
            </w:r>
            <w:r w:rsidR="00287FE7">
              <w:rPr>
                <w:noProof/>
                <w:webHidden/>
              </w:rPr>
              <w:fldChar w:fldCharType="begin"/>
            </w:r>
            <w:r w:rsidR="00287FE7">
              <w:rPr>
                <w:noProof/>
                <w:webHidden/>
              </w:rPr>
              <w:instrText xml:space="preserve"> PAGEREF _Toc159973281 \h </w:instrText>
            </w:r>
            <w:r w:rsidR="00287FE7">
              <w:rPr>
                <w:noProof/>
                <w:webHidden/>
              </w:rPr>
            </w:r>
            <w:r w:rsidR="00287FE7">
              <w:rPr>
                <w:noProof/>
                <w:webHidden/>
              </w:rPr>
              <w:fldChar w:fldCharType="separate"/>
            </w:r>
            <w:r w:rsidR="00287FE7">
              <w:rPr>
                <w:noProof/>
                <w:webHidden/>
              </w:rPr>
              <w:t>19</w:t>
            </w:r>
            <w:r w:rsidR="00287FE7">
              <w:rPr>
                <w:noProof/>
                <w:webHidden/>
              </w:rPr>
              <w:fldChar w:fldCharType="end"/>
            </w:r>
          </w:hyperlink>
        </w:p>
        <w:p w14:paraId="3DECDF81" w14:textId="7A481C1E" w:rsidR="00287FE7" w:rsidRDefault="002B1FAF">
          <w:pPr>
            <w:pStyle w:val="33"/>
            <w:rPr>
              <w:rFonts w:asciiTheme="minorHAnsi" w:eastAsiaTheme="minorEastAsia" w:hAnsiTheme="minorHAnsi" w:cstheme="minorBidi"/>
              <w:noProof/>
              <w:sz w:val="22"/>
              <w:lang w:eastAsia="ru-RU"/>
            </w:rPr>
          </w:pPr>
          <w:hyperlink w:anchor="_Toc159973282" w:history="1">
            <w:r w:rsidR="00287FE7" w:rsidRPr="00A5318C">
              <w:rPr>
                <w:rStyle w:val="aff"/>
                <w:noProof/>
              </w:rPr>
              <w:t>2.1.2.</w:t>
            </w:r>
            <w:r w:rsidR="00287FE7">
              <w:rPr>
                <w:rFonts w:asciiTheme="minorHAnsi" w:eastAsiaTheme="minorEastAsia" w:hAnsiTheme="minorHAnsi" w:cstheme="minorBidi"/>
                <w:noProof/>
                <w:sz w:val="22"/>
                <w:lang w:eastAsia="ru-RU"/>
              </w:rPr>
              <w:tab/>
            </w:r>
            <w:r w:rsidR="00287FE7" w:rsidRPr="00A5318C">
              <w:rPr>
                <w:rStyle w:val="aff"/>
                <w:noProof/>
              </w:rPr>
              <w:t>Структурная формула</w:t>
            </w:r>
            <w:r w:rsidR="00287FE7">
              <w:rPr>
                <w:noProof/>
                <w:webHidden/>
              </w:rPr>
              <w:tab/>
            </w:r>
            <w:r w:rsidR="00287FE7">
              <w:rPr>
                <w:noProof/>
                <w:webHidden/>
              </w:rPr>
              <w:fldChar w:fldCharType="begin"/>
            </w:r>
            <w:r w:rsidR="00287FE7">
              <w:rPr>
                <w:noProof/>
                <w:webHidden/>
              </w:rPr>
              <w:instrText xml:space="preserve"> PAGEREF _Toc159973282 \h </w:instrText>
            </w:r>
            <w:r w:rsidR="00287FE7">
              <w:rPr>
                <w:noProof/>
                <w:webHidden/>
              </w:rPr>
            </w:r>
            <w:r w:rsidR="00287FE7">
              <w:rPr>
                <w:noProof/>
                <w:webHidden/>
              </w:rPr>
              <w:fldChar w:fldCharType="separate"/>
            </w:r>
            <w:r w:rsidR="00287FE7">
              <w:rPr>
                <w:noProof/>
                <w:webHidden/>
              </w:rPr>
              <w:t>19</w:t>
            </w:r>
            <w:r w:rsidR="00287FE7">
              <w:rPr>
                <w:noProof/>
                <w:webHidden/>
              </w:rPr>
              <w:fldChar w:fldCharType="end"/>
            </w:r>
          </w:hyperlink>
        </w:p>
        <w:p w14:paraId="434723B1" w14:textId="49291D61" w:rsidR="00287FE7" w:rsidRDefault="002B1FAF">
          <w:pPr>
            <w:pStyle w:val="33"/>
            <w:rPr>
              <w:rFonts w:asciiTheme="minorHAnsi" w:eastAsiaTheme="minorEastAsia" w:hAnsiTheme="minorHAnsi" w:cstheme="minorBidi"/>
              <w:noProof/>
              <w:sz w:val="22"/>
              <w:lang w:eastAsia="ru-RU"/>
            </w:rPr>
          </w:pPr>
          <w:hyperlink w:anchor="_Toc159973283" w:history="1">
            <w:r w:rsidR="00287FE7" w:rsidRPr="00A5318C">
              <w:rPr>
                <w:rStyle w:val="aff"/>
                <w:noProof/>
              </w:rPr>
              <w:t>2.1.3.</w:t>
            </w:r>
            <w:r w:rsidR="00287FE7">
              <w:rPr>
                <w:rFonts w:asciiTheme="minorHAnsi" w:eastAsiaTheme="minorEastAsia" w:hAnsiTheme="minorHAnsi" w:cstheme="minorBidi"/>
                <w:noProof/>
                <w:sz w:val="22"/>
                <w:lang w:eastAsia="ru-RU"/>
              </w:rPr>
              <w:tab/>
            </w:r>
            <w:r w:rsidR="00287FE7" w:rsidRPr="00A5318C">
              <w:rPr>
                <w:rStyle w:val="aff"/>
                <w:noProof/>
              </w:rPr>
              <w:t>Физико-химические и фармацевтические свойства</w:t>
            </w:r>
            <w:r w:rsidR="00287FE7">
              <w:rPr>
                <w:noProof/>
                <w:webHidden/>
              </w:rPr>
              <w:tab/>
            </w:r>
            <w:r w:rsidR="00287FE7">
              <w:rPr>
                <w:noProof/>
                <w:webHidden/>
              </w:rPr>
              <w:fldChar w:fldCharType="begin"/>
            </w:r>
            <w:r w:rsidR="00287FE7">
              <w:rPr>
                <w:noProof/>
                <w:webHidden/>
              </w:rPr>
              <w:instrText xml:space="preserve"> PAGEREF _Toc159973283 \h </w:instrText>
            </w:r>
            <w:r w:rsidR="00287FE7">
              <w:rPr>
                <w:noProof/>
                <w:webHidden/>
              </w:rPr>
            </w:r>
            <w:r w:rsidR="00287FE7">
              <w:rPr>
                <w:noProof/>
                <w:webHidden/>
              </w:rPr>
              <w:fldChar w:fldCharType="separate"/>
            </w:r>
            <w:r w:rsidR="00287FE7">
              <w:rPr>
                <w:noProof/>
                <w:webHidden/>
              </w:rPr>
              <w:t>19</w:t>
            </w:r>
            <w:r w:rsidR="00287FE7">
              <w:rPr>
                <w:noProof/>
                <w:webHidden/>
              </w:rPr>
              <w:fldChar w:fldCharType="end"/>
            </w:r>
          </w:hyperlink>
        </w:p>
        <w:p w14:paraId="1B311040" w14:textId="4890DB38" w:rsidR="00287FE7" w:rsidRDefault="002B1FAF">
          <w:pPr>
            <w:pStyle w:val="22"/>
            <w:rPr>
              <w:rFonts w:asciiTheme="minorHAnsi" w:eastAsiaTheme="minorEastAsia" w:hAnsiTheme="minorHAnsi" w:cstheme="minorBidi"/>
              <w:noProof/>
              <w:sz w:val="22"/>
              <w:lang w:eastAsia="ru-RU"/>
            </w:rPr>
          </w:pPr>
          <w:hyperlink w:anchor="_Toc159973284" w:history="1">
            <w:r w:rsidR="00287FE7" w:rsidRPr="00A5318C">
              <w:rPr>
                <w:rStyle w:val="aff"/>
                <w:noProof/>
              </w:rPr>
              <w:t>2.2.</w:t>
            </w:r>
            <w:r w:rsidR="00287FE7">
              <w:rPr>
                <w:rFonts w:asciiTheme="minorHAnsi" w:eastAsiaTheme="minorEastAsia" w:hAnsiTheme="minorHAnsi" w:cstheme="minorBidi"/>
                <w:noProof/>
                <w:sz w:val="22"/>
                <w:lang w:eastAsia="ru-RU"/>
              </w:rPr>
              <w:tab/>
            </w:r>
            <w:r w:rsidR="00287FE7" w:rsidRPr="00A5318C">
              <w:rPr>
                <w:rStyle w:val="aff"/>
                <w:noProof/>
              </w:rPr>
              <w:t>Лекарственная форма</w:t>
            </w:r>
            <w:r w:rsidR="00287FE7">
              <w:rPr>
                <w:noProof/>
                <w:webHidden/>
              </w:rPr>
              <w:tab/>
            </w:r>
            <w:r w:rsidR="00287FE7">
              <w:rPr>
                <w:noProof/>
                <w:webHidden/>
              </w:rPr>
              <w:fldChar w:fldCharType="begin"/>
            </w:r>
            <w:r w:rsidR="00287FE7">
              <w:rPr>
                <w:noProof/>
                <w:webHidden/>
              </w:rPr>
              <w:instrText xml:space="preserve"> PAGEREF _Toc159973284 \h </w:instrText>
            </w:r>
            <w:r w:rsidR="00287FE7">
              <w:rPr>
                <w:noProof/>
                <w:webHidden/>
              </w:rPr>
            </w:r>
            <w:r w:rsidR="00287FE7">
              <w:rPr>
                <w:noProof/>
                <w:webHidden/>
              </w:rPr>
              <w:fldChar w:fldCharType="separate"/>
            </w:r>
            <w:r w:rsidR="00287FE7">
              <w:rPr>
                <w:noProof/>
                <w:webHidden/>
              </w:rPr>
              <w:t>19</w:t>
            </w:r>
            <w:r w:rsidR="00287FE7">
              <w:rPr>
                <w:noProof/>
                <w:webHidden/>
              </w:rPr>
              <w:fldChar w:fldCharType="end"/>
            </w:r>
          </w:hyperlink>
        </w:p>
        <w:p w14:paraId="44491DA6" w14:textId="3E7E7B6E" w:rsidR="00287FE7" w:rsidRDefault="002B1FAF">
          <w:pPr>
            <w:pStyle w:val="33"/>
            <w:rPr>
              <w:rFonts w:asciiTheme="minorHAnsi" w:eastAsiaTheme="minorEastAsia" w:hAnsiTheme="minorHAnsi" w:cstheme="minorBidi"/>
              <w:noProof/>
              <w:sz w:val="22"/>
              <w:lang w:eastAsia="ru-RU"/>
            </w:rPr>
          </w:pPr>
          <w:hyperlink w:anchor="_Toc159973285" w:history="1">
            <w:r w:rsidR="00287FE7" w:rsidRPr="00A5318C">
              <w:rPr>
                <w:rStyle w:val="aff"/>
                <w:noProof/>
              </w:rPr>
              <w:t>2.2.1.</w:t>
            </w:r>
            <w:r w:rsidR="00287FE7">
              <w:rPr>
                <w:rFonts w:asciiTheme="minorHAnsi" w:eastAsiaTheme="minorEastAsia" w:hAnsiTheme="minorHAnsi" w:cstheme="minorBidi"/>
                <w:noProof/>
                <w:sz w:val="22"/>
                <w:lang w:eastAsia="ru-RU"/>
              </w:rPr>
              <w:tab/>
            </w:r>
            <w:r w:rsidR="00287FE7" w:rsidRPr="00A5318C">
              <w:rPr>
                <w:rStyle w:val="aff"/>
                <w:noProof/>
              </w:rPr>
              <w:t>Название лекарственной формы</w:t>
            </w:r>
            <w:r w:rsidR="00287FE7">
              <w:rPr>
                <w:noProof/>
                <w:webHidden/>
              </w:rPr>
              <w:tab/>
            </w:r>
            <w:r w:rsidR="00287FE7">
              <w:rPr>
                <w:noProof/>
                <w:webHidden/>
              </w:rPr>
              <w:fldChar w:fldCharType="begin"/>
            </w:r>
            <w:r w:rsidR="00287FE7">
              <w:rPr>
                <w:noProof/>
                <w:webHidden/>
              </w:rPr>
              <w:instrText xml:space="preserve"> PAGEREF _Toc159973285 \h </w:instrText>
            </w:r>
            <w:r w:rsidR="00287FE7">
              <w:rPr>
                <w:noProof/>
                <w:webHidden/>
              </w:rPr>
            </w:r>
            <w:r w:rsidR="00287FE7">
              <w:rPr>
                <w:noProof/>
                <w:webHidden/>
              </w:rPr>
              <w:fldChar w:fldCharType="separate"/>
            </w:r>
            <w:r w:rsidR="00287FE7">
              <w:rPr>
                <w:noProof/>
                <w:webHidden/>
              </w:rPr>
              <w:t>19</w:t>
            </w:r>
            <w:r w:rsidR="00287FE7">
              <w:rPr>
                <w:noProof/>
                <w:webHidden/>
              </w:rPr>
              <w:fldChar w:fldCharType="end"/>
            </w:r>
          </w:hyperlink>
        </w:p>
        <w:p w14:paraId="44033E33" w14:textId="2482F562" w:rsidR="00287FE7" w:rsidRDefault="002B1FAF">
          <w:pPr>
            <w:pStyle w:val="33"/>
            <w:rPr>
              <w:rFonts w:asciiTheme="minorHAnsi" w:eastAsiaTheme="minorEastAsia" w:hAnsiTheme="minorHAnsi" w:cstheme="minorBidi"/>
              <w:noProof/>
              <w:sz w:val="22"/>
              <w:lang w:eastAsia="ru-RU"/>
            </w:rPr>
          </w:pPr>
          <w:hyperlink w:anchor="_Toc159973286" w:history="1">
            <w:r w:rsidR="00287FE7" w:rsidRPr="00A5318C">
              <w:rPr>
                <w:rStyle w:val="aff"/>
                <w:noProof/>
              </w:rPr>
              <w:t>2.2.2.</w:t>
            </w:r>
            <w:r w:rsidR="00287FE7">
              <w:rPr>
                <w:rFonts w:asciiTheme="minorHAnsi" w:eastAsiaTheme="minorEastAsia" w:hAnsiTheme="minorHAnsi" w:cstheme="minorBidi"/>
                <w:noProof/>
                <w:sz w:val="22"/>
                <w:lang w:eastAsia="ru-RU"/>
              </w:rPr>
              <w:tab/>
            </w:r>
            <w:r w:rsidR="00287FE7" w:rsidRPr="00A5318C">
              <w:rPr>
                <w:rStyle w:val="aff"/>
                <w:noProof/>
                <w:highlight w:val="yellow"/>
              </w:rPr>
              <w:t>Описание лекарственной формы</w:t>
            </w:r>
            <w:r w:rsidR="00287FE7">
              <w:rPr>
                <w:noProof/>
                <w:webHidden/>
              </w:rPr>
              <w:tab/>
            </w:r>
            <w:r w:rsidR="00287FE7">
              <w:rPr>
                <w:noProof/>
                <w:webHidden/>
              </w:rPr>
              <w:fldChar w:fldCharType="begin"/>
            </w:r>
            <w:r w:rsidR="00287FE7">
              <w:rPr>
                <w:noProof/>
                <w:webHidden/>
              </w:rPr>
              <w:instrText xml:space="preserve"> PAGEREF _Toc159973286 \h </w:instrText>
            </w:r>
            <w:r w:rsidR="00287FE7">
              <w:rPr>
                <w:noProof/>
                <w:webHidden/>
              </w:rPr>
            </w:r>
            <w:r w:rsidR="00287FE7">
              <w:rPr>
                <w:noProof/>
                <w:webHidden/>
              </w:rPr>
              <w:fldChar w:fldCharType="separate"/>
            </w:r>
            <w:r w:rsidR="00287FE7">
              <w:rPr>
                <w:noProof/>
                <w:webHidden/>
              </w:rPr>
              <w:t>19</w:t>
            </w:r>
            <w:r w:rsidR="00287FE7">
              <w:rPr>
                <w:noProof/>
                <w:webHidden/>
              </w:rPr>
              <w:fldChar w:fldCharType="end"/>
            </w:r>
          </w:hyperlink>
        </w:p>
        <w:p w14:paraId="4B75FCA6" w14:textId="4EBF383A" w:rsidR="00287FE7" w:rsidRDefault="002B1FAF">
          <w:pPr>
            <w:pStyle w:val="33"/>
            <w:rPr>
              <w:rFonts w:asciiTheme="minorHAnsi" w:eastAsiaTheme="minorEastAsia" w:hAnsiTheme="minorHAnsi" w:cstheme="minorBidi"/>
              <w:noProof/>
              <w:sz w:val="22"/>
              <w:lang w:eastAsia="ru-RU"/>
            </w:rPr>
          </w:pPr>
          <w:hyperlink w:anchor="_Toc159973287" w:history="1">
            <w:r w:rsidR="00287FE7" w:rsidRPr="00A5318C">
              <w:rPr>
                <w:rStyle w:val="aff"/>
                <w:noProof/>
              </w:rPr>
              <w:t>2.2.3.</w:t>
            </w:r>
            <w:r w:rsidR="00287FE7">
              <w:rPr>
                <w:rFonts w:asciiTheme="minorHAnsi" w:eastAsiaTheme="minorEastAsia" w:hAnsiTheme="minorHAnsi" w:cstheme="minorBidi"/>
                <w:noProof/>
                <w:sz w:val="22"/>
                <w:lang w:eastAsia="ru-RU"/>
              </w:rPr>
              <w:tab/>
            </w:r>
            <w:r w:rsidR="00287FE7" w:rsidRPr="00A5318C">
              <w:rPr>
                <w:rStyle w:val="aff"/>
                <w:noProof/>
              </w:rPr>
              <w:t>Состав лекарственной формы</w:t>
            </w:r>
            <w:r w:rsidR="00287FE7">
              <w:rPr>
                <w:noProof/>
                <w:webHidden/>
              </w:rPr>
              <w:tab/>
            </w:r>
            <w:r w:rsidR="00287FE7">
              <w:rPr>
                <w:noProof/>
                <w:webHidden/>
              </w:rPr>
              <w:fldChar w:fldCharType="begin"/>
            </w:r>
            <w:r w:rsidR="00287FE7">
              <w:rPr>
                <w:noProof/>
                <w:webHidden/>
              </w:rPr>
              <w:instrText xml:space="preserve"> PAGEREF _Toc159973287 \h </w:instrText>
            </w:r>
            <w:r w:rsidR="00287FE7">
              <w:rPr>
                <w:noProof/>
                <w:webHidden/>
              </w:rPr>
            </w:r>
            <w:r w:rsidR="00287FE7">
              <w:rPr>
                <w:noProof/>
                <w:webHidden/>
              </w:rPr>
              <w:fldChar w:fldCharType="separate"/>
            </w:r>
            <w:r w:rsidR="00287FE7">
              <w:rPr>
                <w:noProof/>
                <w:webHidden/>
              </w:rPr>
              <w:t>19</w:t>
            </w:r>
            <w:r w:rsidR="00287FE7">
              <w:rPr>
                <w:noProof/>
                <w:webHidden/>
              </w:rPr>
              <w:fldChar w:fldCharType="end"/>
            </w:r>
          </w:hyperlink>
        </w:p>
        <w:p w14:paraId="086A4925" w14:textId="3D31EC84" w:rsidR="00287FE7" w:rsidRDefault="002B1FAF">
          <w:pPr>
            <w:pStyle w:val="33"/>
            <w:rPr>
              <w:rFonts w:asciiTheme="minorHAnsi" w:eastAsiaTheme="minorEastAsia" w:hAnsiTheme="minorHAnsi" w:cstheme="minorBidi"/>
              <w:noProof/>
              <w:sz w:val="22"/>
              <w:lang w:eastAsia="ru-RU"/>
            </w:rPr>
          </w:pPr>
          <w:hyperlink w:anchor="_Toc159973288" w:history="1">
            <w:r w:rsidR="00287FE7" w:rsidRPr="00A5318C">
              <w:rPr>
                <w:rStyle w:val="aff"/>
                <w:noProof/>
              </w:rPr>
              <w:t>2.2.4.</w:t>
            </w:r>
            <w:r w:rsidR="00287FE7">
              <w:rPr>
                <w:rFonts w:asciiTheme="minorHAnsi" w:eastAsiaTheme="minorEastAsia" w:hAnsiTheme="minorHAnsi" w:cstheme="minorBidi"/>
                <w:noProof/>
                <w:sz w:val="22"/>
                <w:lang w:eastAsia="ru-RU"/>
              </w:rPr>
              <w:tab/>
            </w:r>
            <w:r w:rsidR="00287FE7" w:rsidRPr="00A5318C">
              <w:rPr>
                <w:rStyle w:val="aff"/>
                <w:noProof/>
                <w:highlight w:val="yellow"/>
              </w:rPr>
              <w:t>Форма выпуска</w:t>
            </w:r>
            <w:r w:rsidR="00287FE7">
              <w:rPr>
                <w:noProof/>
                <w:webHidden/>
              </w:rPr>
              <w:tab/>
            </w:r>
            <w:r w:rsidR="00287FE7">
              <w:rPr>
                <w:noProof/>
                <w:webHidden/>
              </w:rPr>
              <w:fldChar w:fldCharType="begin"/>
            </w:r>
            <w:r w:rsidR="00287FE7">
              <w:rPr>
                <w:noProof/>
                <w:webHidden/>
              </w:rPr>
              <w:instrText xml:space="preserve"> PAGEREF _Toc159973288 \h </w:instrText>
            </w:r>
            <w:r w:rsidR="00287FE7">
              <w:rPr>
                <w:noProof/>
                <w:webHidden/>
              </w:rPr>
            </w:r>
            <w:r w:rsidR="00287FE7">
              <w:rPr>
                <w:noProof/>
                <w:webHidden/>
              </w:rPr>
              <w:fldChar w:fldCharType="separate"/>
            </w:r>
            <w:r w:rsidR="00287FE7">
              <w:rPr>
                <w:noProof/>
                <w:webHidden/>
              </w:rPr>
              <w:t>24</w:t>
            </w:r>
            <w:r w:rsidR="00287FE7">
              <w:rPr>
                <w:noProof/>
                <w:webHidden/>
              </w:rPr>
              <w:fldChar w:fldCharType="end"/>
            </w:r>
          </w:hyperlink>
        </w:p>
        <w:p w14:paraId="7084C5F0" w14:textId="69ACC743" w:rsidR="00287FE7" w:rsidRDefault="002B1FAF">
          <w:pPr>
            <w:pStyle w:val="22"/>
            <w:rPr>
              <w:rFonts w:asciiTheme="minorHAnsi" w:eastAsiaTheme="minorEastAsia" w:hAnsiTheme="minorHAnsi" w:cstheme="minorBidi"/>
              <w:noProof/>
              <w:sz w:val="22"/>
              <w:lang w:eastAsia="ru-RU"/>
            </w:rPr>
          </w:pPr>
          <w:hyperlink w:anchor="_Toc159973289" w:history="1">
            <w:r w:rsidR="00287FE7" w:rsidRPr="00A5318C">
              <w:rPr>
                <w:rStyle w:val="aff"/>
                <w:noProof/>
              </w:rPr>
              <w:t>2.3.</w:t>
            </w:r>
            <w:r w:rsidR="00287FE7">
              <w:rPr>
                <w:rFonts w:asciiTheme="minorHAnsi" w:eastAsiaTheme="minorEastAsia" w:hAnsiTheme="minorHAnsi" w:cstheme="minorBidi"/>
                <w:noProof/>
                <w:sz w:val="22"/>
                <w:lang w:eastAsia="ru-RU"/>
              </w:rPr>
              <w:tab/>
            </w:r>
            <w:r w:rsidR="00287FE7" w:rsidRPr="00A5318C">
              <w:rPr>
                <w:rStyle w:val="aff"/>
                <w:noProof/>
              </w:rPr>
              <w:t>Правила хранения и обращения</w:t>
            </w:r>
            <w:r w:rsidR="00287FE7">
              <w:rPr>
                <w:noProof/>
                <w:webHidden/>
              </w:rPr>
              <w:tab/>
            </w:r>
            <w:r w:rsidR="00287FE7">
              <w:rPr>
                <w:noProof/>
                <w:webHidden/>
              </w:rPr>
              <w:fldChar w:fldCharType="begin"/>
            </w:r>
            <w:r w:rsidR="00287FE7">
              <w:rPr>
                <w:noProof/>
                <w:webHidden/>
              </w:rPr>
              <w:instrText xml:space="preserve"> PAGEREF _Toc159973289 \h </w:instrText>
            </w:r>
            <w:r w:rsidR="00287FE7">
              <w:rPr>
                <w:noProof/>
                <w:webHidden/>
              </w:rPr>
            </w:r>
            <w:r w:rsidR="00287FE7">
              <w:rPr>
                <w:noProof/>
                <w:webHidden/>
              </w:rPr>
              <w:fldChar w:fldCharType="separate"/>
            </w:r>
            <w:r w:rsidR="00287FE7">
              <w:rPr>
                <w:noProof/>
                <w:webHidden/>
              </w:rPr>
              <w:t>24</w:t>
            </w:r>
            <w:r w:rsidR="00287FE7">
              <w:rPr>
                <w:noProof/>
                <w:webHidden/>
              </w:rPr>
              <w:fldChar w:fldCharType="end"/>
            </w:r>
          </w:hyperlink>
        </w:p>
        <w:p w14:paraId="30AA7C8D" w14:textId="728F7A23" w:rsidR="00287FE7" w:rsidRDefault="002B1FAF">
          <w:pPr>
            <w:pStyle w:val="33"/>
            <w:rPr>
              <w:rFonts w:asciiTheme="minorHAnsi" w:eastAsiaTheme="minorEastAsia" w:hAnsiTheme="minorHAnsi" w:cstheme="minorBidi"/>
              <w:noProof/>
              <w:sz w:val="22"/>
              <w:lang w:eastAsia="ru-RU"/>
            </w:rPr>
          </w:pPr>
          <w:hyperlink w:anchor="_Toc159973290" w:history="1">
            <w:r w:rsidR="00287FE7" w:rsidRPr="00A5318C">
              <w:rPr>
                <w:rStyle w:val="aff"/>
                <w:noProof/>
              </w:rPr>
              <w:t>2.3.1.</w:t>
            </w:r>
            <w:r w:rsidR="00287FE7">
              <w:rPr>
                <w:rFonts w:asciiTheme="minorHAnsi" w:eastAsiaTheme="minorEastAsia" w:hAnsiTheme="minorHAnsi" w:cstheme="minorBidi"/>
                <w:noProof/>
                <w:sz w:val="22"/>
                <w:lang w:eastAsia="ru-RU"/>
              </w:rPr>
              <w:tab/>
            </w:r>
            <w:r w:rsidR="00287FE7" w:rsidRPr="00A5318C">
              <w:rPr>
                <w:rStyle w:val="aff"/>
                <w:noProof/>
              </w:rPr>
              <w:t>Условия хранения и транспортировки</w:t>
            </w:r>
            <w:r w:rsidR="00287FE7">
              <w:rPr>
                <w:noProof/>
                <w:webHidden/>
              </w:rPr>
              <w:tab/>
            </w:r>
            <w:r w:rsidR="00287FE7">
              <w:rPr>
                <w:noProof/>
                <w:webHidden/>
              </w:rPr>
              <w:fldChar w:fldCharType="begin"/>
            </w:r>
            <w:r w:rsidR="00287FE7">
              <w:rPr>
                <w:noProof/>
                <w:webHidden/>
              </w:rPr>
              <w:instrText xml:space="preserve"> PAGEREF _Toc159973290 \h </w:instrText>
            </w:r>
            <w:r w:rsidR="00287FE7">
              <w:rPr>
                <w:noProof/>
                <w:webHidden/>
              </w:rPr>
            </w:r>
            <w:r w:rsidR="00287FE7">
              <w:rPr>
                <w:noProof/>
                <w:webHidden/>
              </w:rPr>
              <w:fldChar w:fldCharType="separate"/>
            </w:r>
            <w:r w:rsidR="00287FE7">
              <w:rPr>
                <w:noProof/>
                <w:webHidden/>
              </w:rPr>
              <w:t>24</w:t>
            </w:r>
            <w:r w:rsidR="00287FE7">
              <w:rPr>
                <w:noProof/>
                <w:webHidden/>
              </w:rPr>
              <w:fldChar w:fldCharType="end"/>
            </w:r>
          </w:hyperlink>
        </w:p>
        <w:p w14:paraId="17790A83" w14:textId="0ADBB0DA" w:rsidR="00287FE7" w:rsidRDefault="002B1FAF">
          <w:pPr>
            <w:pStyle w:val="33"/>
            <w:rPr>
              <w:rFonts w:asciiTheme="minorHAnsi" w:eastAsiaTheme="minorEastAsia" w:hAnsiTheme="minorHAnsi" w:cstheme="minorBidi"/>
              <w:noProof/>
              <w:sz w:val="22"/>
              <w:lang w:eastAsia="ru-RU"/>
            </w:rPr>
          </w:pPr>
          <w:hyperlink w:anchor="_Toc159973291" w:history="1">
            <w:r w:rsidR="00287FE7" w:rsidRPr="00A5318C">
              <w:rPr>
                <w:rStyle w:val="aff"/>
                <w:noProof/>
              </w:rPr>
              <w:t>2.3.2.</w:t>
            </w:r>
            <w:r w:rsidR="00287FE7">
              <w:rPr>
                <w:rFonts w:asciiTheme="minorHAnsi" w:eastAsiaTheme="minorEastAsia" w:hAnsiTheme="minorHAnsi" w:cstheme="minorBidi"/>
                <w:noProof/>
                <w:sz w:val="22"/>
                <w:lang w:eastAsia="ru-RU"/>
              </w:rPr>
              <w:tab/>
            </w:r>
            <w:r w:rsidR="00287FE7" w:rsidRPr="00A5318C">
              <w:rPr>
                <w:rStyle w:val="aff"/>
                <w:noProof/>
              </w:rPr>
              <w:t>Срок годности</w:t>
            </w:r>
            <w:r w:rsidR="00287FE7">
              <w:rPr>
                <w:noProof/>
                <w:webHidden/>
              </w:rPr>
              <w:tab/>
            </w:r>
            <w:r w:rsidR="00287FE7">
              <w:rPr>
                <w:noProof/>
                <w:webHidden/>
              </w:rPr>
              <w:fldChar w:fldCharType="begin"/>
            </w:r>
            <w:r w:rsidR="00287FE7">
              <w:rPr>
                <w:noProof/>
                <w:webHidden/>
              </w:rPr>
              <w:instrText xml:space="preserve"> PAGEREF _Toc159973291 \h </w:instrText>
            </w:r>
            <w:r w:rsidR="00287FE7">
              <w:rPr>
                <w:noProof/>
                <w:webHidden/>
              </w:rPr>
            </w:r>
            <w:r w:rsidR="00287FE7">
              <w:rPr>
                <w:noProof/>
                <w:webHidden/>
              </w:rPr>
              <w:fldChar w:fldCharType="separate"/>
            </w:r>
            <w:r w:rsidR="00287FE7">
              <w:rPr>
                <w:noProof/>
                <w:webHidden/>
              </w:rPr>
              <w:t>25</w:t>
            </w:r>
            <w:r w:rsidR="00287FE7">
              <w:rPr>
                <w:noProof/>
                <w:webHidden/>
              </w:rPr>
              <w:fldChar w:fldCharType="end"/>
            </w:r>
          </w:hyperlink>
        </w:p>
        <w:p w14:paraId="1994FC8A" w14:textId="2F21D58D" w:rsidR="00287FE7" w:rsidRDefault="002B1FAF">
          <w:pPr>
            <w:pStyle w:val="33"/>
            <w:rPr>
              <w:rFonts w:asciiTheme="minorHAnsi" w:eastAsiaTheme="minorEastAsia" w:hAnsiTheme="minorHAnsi" w:cstheme="minorBidi"/>
              <w:noProof/>
              <w:sz w:val="22"/>
              <w:lang w:eastAsia="ru-RU"/>
            </w:rPr>
          </w:pPr>
          <w:hyperlink w:anchor="_Toc159973292" w:history="1">
            <w:r w:rsidR="00287FE7" w:rsidRPr="00A5318C">
              <w:rPr>
                <w:rStyle w:val="aff"/>
                <w:noProof/>
              </w:rPr>
              <w:t>2.3.3.</w:t>
            </w:r>
            <w:r w:rsidR="00287FE7">
              <w:rPr>
                <w:rFonts w:asciiTheme="minorHAnsi" w:eastAsiaTheme="minorEastAsia" w:hAnsiTheme="minorHAnsi" w:cstheme="minorBidi"/>
                <w:noProof/>
                <w:sz w:val="22"/>
                <w:lang w:eastAsia="ru-RU"/>
              </w:rPr>
              <w:tab/>
            </w:r>
            <w:r w:rsidR="00287FE7" w:rsidRPr="00A5318C">
              <w:rPr>
                <w:rStyle w:val="aff"/>
                <w:noProof/>
              </w:rPr>
              <w:t>Правила по обращению с препаратом</w:t>
            </w:r>
            <w:r w:rsidR="00287FE7">
              <w:rPr>
                <w:noProof/>
                <w:webHidden/>
              </w:rPr>
              <w:tab/>
            </w:r>
            <w:r w:rsidR="00287FE7">
              <w:rPr>
                <w:noProof/>
                <w:webHidden/>
              </w:rPr>
              <w:fldChar w:fldCharType="begin"/>
            </w:r>
            <w:r w:rsidR="00287FE7">
              <w:rPr>
                <w:noProof/>
                <w:webHidden/>
              </w:rPr>
              <w:instrText xml:space="preserve"> PAGEREF _Toc159973292 \h </w:instrText>
            </w:r>
            <w:r w:rsidR="00287FE7">
              <w:rPr>
                <w:noProof/>
                <w:webHidden/>
              </w:rPr>
            </w:r>
            <w:r w:rsidR="00287FE7">
              <w:rPr>
                <w:noProof/>
                <w:webHidden/>
              </w:rPr>
              <w:fldChar w:fldCharType="separate"/>
            </w:r>
            <w:r w:rsidR="00287FE7">
              <w:rPr>
                <w:noProof/>
                <w:webHidden/>
              </w:rPr>
              <w:t>25</w:t>
            </w:r>
            <w:r w:rsidR="00287FE7">
              <w:rPr>
                <w:noProof/>
                <w:webHidden/>
              </w:rPr>
              <w:fldChar w:fldCharType="end"/>
            </w:r>
          </w:hyperlink>
        </w:p>
        <w:p w14:paraId="03A8EF69" w14:textId="6C58745D" w:rsidR="00287FE7" w:rsidRDefault="002B1FAF">
          <w:pPr>
            <w:pStyle w:val="33"/>
            <w:rPr>
              <w:rFonts w:asciiTheme="minorHAnsi" w:eastAsiaTheme="minorEastAsia" w:hAnsiTheme="minorHAnsi" w:cstheme="minorBidi"/>
              <w:noProof/>
              <w:sz w:val="22"/>
              <w:lang w:eastAsia="ru-RU"/>
            </w:rPr>
          </w:pPr>
          <w:hyperlink w:anchor="_Toc159973293" w:history="1">
            <w:r w:rsidR="00287FE7" w:rsidRPr="00A5318C">
              <w:rPr>
                <w:rStyle w:val="aff"/>
                <w:noProof/>
              </w:rPr>
              <w:t>Список литературы</w:t>
            </w:r>
            <w:r w:rsidR="00287FE7">
              <w:rPr>
                <w:noProof/>
                <w:webHidden/>
              </w:rPr>
              <w:tab/>
            </w:r>
            <w:r w:rsidR="00287FE7">
              <w:rPr>
                <w:noProof/>
                <w:webHidden/>
              </w:rPr>
              <w:fldChar w:fldCharType="begin"/>
            </w:r>
            <w:r w:rsidR="00287FE7">
              <w:rPr>
                <w:noProof/>
                <w:webHidden/>
              </w:rPr>
              <w:instrText xml:space="preserve"> PAGEREF _Toc159973293 \h </w:instrText>
            </w:r>
            <w:r w:rsidR="00287FE7">
              <w:rPr>
                <w:noProof/>
                <w:webHidden/>
              </w:rPr>
            </w:r>
            <w:r w:rsidR="00287FE7">
              <w:rPr>
                <w:noProof/>
                <w:webHidden/>
              </w:rPr>
              <w:fldChar w:fldCharType="separate"/>
            </w:r>
            <w:r w:rsidR="00287FE7">
              <w:rPr>
                <w:noProof/>
                <w:webHidden/>
              </w:rPr>
              <w:t>25</w:t>
            </w:r>
            <w:r w:rsidR="00287FE7">
              <w:rPr>
                <w:noProof/>
                <w:webHidden/>
              </w:rPr>
              <w:fldChar w:fldCharType="end"/>
            </w:r>
          </w:hyperlink>
        </w:p>
        <w:p w14:paraId="02F5483E" w14:textId="617BE715" w:rsidR="00287FE7" w:rsidRDefault="002B1FAF">
          <w:pPr>
            <w:pStyle w:val="16"/>
            <w:tabs>
              <w:tab w:val="left" w:pos="1134"/>
              <w:tab w:val="right" w:leader="dot" w:pos="9346"/>
            </w:tabs>
            <w:rPr>
              <w:rFonts w:asciiTheme="minorHAnsi" w:eastAsiaTheme="minorEastAsia" w:hAnsiTheme="minorHAnsi" w:cstheme="minorBidi"/>
              <w:noProof/>
              <w:sz w:val="22"/>
              <w:lang w:eastAsia="ru-RU"/>
            </w:rPr>
          </w:pPr>
          <w:hyperlink w:anchor="_Toc159973294" w:history="1">
            <w:r w:rsidR="00287FE7" w:rsidRPr="00A5318C">
              <w:rPr>
                <w:rStyle w:val="aff"/>
                <w:noProof/>
              </w:rPr>
              <w:t>3.</w:t>
            </w:r>
            <w:r w:rsidR="00287FE7">
              <w:rPr>
                <w:rFonts w:asciiTheme="minorHAnsi" w:eastAsiaTheme="minorEastAsia" w:hAnsiTheme="minorHAnsi" w:cstheme="minorBidi"/>
                <w:noProof/>
                <w:sz w:val="22"/>
                <w:lang w:eastAsia="ru-RU"/>
              </w:rPr>
              <w:tab/>
            </w:r>
            <w:r w:rsidR="00287FE7" w:rsidRPr="00A5318C">
              <w:rPr>
                <w:rStyle w:val="aff"/>
                <w:noProof/>
              </w:rPr>
              <w:t>РЕЗУЛЬТАТЫ ДОКЛИНИЧЕСКИХ ИССЛЕДОВАНИЙ</w:t>
            </w:r>
            <w:r w:rsidR="00287FE7">
              <w:rPr>
                <w:noProof/>
                <w:webHidden/>
              </w:rPr>
              <w:tab/>
            </w:r>
            <w:r w:rsidR="00287FE7">
              <w:rPr>
                <w:noProof/>
                <w:webHidden/>
              </w:rPr>
              <w:fldChar w:fldCharType="begin"/>
            </w:r>
            <w:r w:rsidR="00287FE7">
              <w:rPr>
                <w:noProof/>
                <w:webHidden/>
              </w:rPr>
              <w:instrText xml:space="preserve"> PAGEREF _Toc159973294 \h </w:instrText>
            </w:r>
            <w:r w:rsidR="00287FE7">
              <w:rPr>
                <w:noProof/>
                <w:webHidden/>
              </w:rPr>
            </w:r>
            <w:r w:rsidR="00287FE7">
              <w:rPr>
                <w:noProof/>
                <w:webHidden/>
              </w:rPr>
              <w:fldChar w:fldCharType="separate"/>
            </w:r>
            <w:r w:rsidR="00287FE7">
              <w:rPr>
                <w:noProof/>
                <w:webHidden/>
              </w:rPr>
              <w:t>26</w:t>
            </w:r>
            <w:r w:rsidR="00287FE7">
              <w:rPr>
                <w:noProof/>
                <w:webHidden/>
              </w:rPr>
              <w:fldChar w:fldCharType="end"/>
            </w:r>
          </w:hyperlink>
        </w:p>
        <w:p w14:paraId="16E135BD" w14:textId="5099F3B2" w:rsidR="00287FE7" w:rsidRDefault="002B1FAF">
          <w:pPr>
            <w:pStyle w:val="22"/>
            <w:rPr>
              <w:rFonts w:asciiTheme="minorHAnsi" w:eastAsiaTheme="minorEastAsia" w:hAnsiTheme="minorHAnsi" w:cstheme="minorBidi"/>
              <w:noProof/>
              <w:sz w:val="22"/>
              <w:lang w:eastAsia="ru-RU"/>
            </w:rPr>
          </w:pPr>
          <w:hyperlink w:anchor="_Toc159973295" w:history="1">
            <w:r w:rsidR="00287FE7" w:rsidRPr="00A5318C">
              <w:rPr>
                <w:rStyle w:val="aff"/>
                <w:noProof/>
              </w:rPr>
              <w:t>Введение и резюме</w:t>
            </w:r>
            <w:r w:rsidR="00287FE7">
              <w:rPr>
                <w:noProof/>
                <w:webHidden/>
              </w:rPr>
              <w:tab/>
            </w:r>
            <w:r w:rsidR="00287FE7">
              <w:rPr>
                <w:noProof/>
                <w:webHidden/>
              </w:rPr>
              <w:fldChar w:fldCharType="begin"/>
            </w:r>
            <w:r w:rsidR="00287FE7">
              <w:rPr>
                <w:noProof/>
                <w:webHidden/>
              </w:rPr>
              <w:instrText xml:space="preserve"> PAGEREF _Toc159973295 \h </w:instrText>
            </w:r>
            <w:r w:rsidR="00287FE7">
              <w:rPr>
                <w:noProof/>
                <w:webHidden/>
              </w:rPr>
            </w:r>
            <w:r w:rsidR="00287FE7">
              <w:rPr>
                <w:noProof/>
                <w:webHidden/>
              </w:rPr>
              <w:fldChar w:fldCharType="separate"/>
            </w:r>
            <w:r w:rsidR="00287FE7">
              <w:rPr>
                <w:noProof/>
                <w:webHidden/>
              </w:rPr>
              <w:t>26</w:t>
            </w:r>
            <w:r w:rsidR="00287FE7">
              <w:rPr>
                <w:noProof/>
                <w:webHidden/>
              </w:rPr>
              <w:fldChar w:fldCharType="end"/>
            </w:r>
          </w:hyperlink>
        </w:p>
        <w:p w14:paraId="58D74484" w14:textId="627A0D34" w:rsidR="00287FE7" w:rsidRDefault="002B1FAF">
          <w:pPr>
            <w:pStyle w:val="22"/>
            <w:rPr>
              <w:rFonts w:asciiTheme="minorHAnsi" w:eastAsiaTheme="minorEastAsia" w:hAnsiTheme="minorHAnsi" w:cstheme="minorBidi"/>
              <w:noProof/>
              <w:sz w:val="22"/>
              <w:lang w:eastAsia="ru-RU"/>
            </w:rPr>
          </w:pPr>
          <w:hyperlink w:anchor="_Toc159973296" w:history="1">
            <w:r w:rsidR="00287FE7" w:rsidRPr="00A5318C">
              <w:rPr>
                <w:rStyle w:val="aff"/>
                <w:noProof/>
              </w:rPr>
              <w:t>3.1.</w:t>
            </w:r>
            <w:r w:rsidR="00287FE7">
              <w:rPr>
                <w:rFonts w:asciiTheme="minorHAnsi" w:eastAsiaTheme="minorEastAsia" w:hAnsiTheme="minorHAnsi" w:cstheme="minorBidi"/>
                <w:noProof/>
                <w:sz w:val="22"/>
                <w:lang w:eastAsia="ru-RU"/>
              </w:rPr>
              <w:tab/>
            </w:r>
            <w:r w:rsidR="00287FE7" w:rsidRPr="00A5318C">
              <w:rPr>
                <w:rStyle w:val="aff"/>
                <w:noProof/>
              </w:rPr>
              <w:t>Доклиническая фармакология</w:t>
            </w:r>
            <w:r w:rsidR="00287FE7">
              <w:rPr>
                <w:noProof/>
                <w:webHidden/>
              </w:rPr>
              <w:tab/>
            </w:r>
            <w:r w:rsidR="00287FE7">
              <w:rPr>
                <w:noProof/>
                <w:webHidden/>
              </w:rPr>
              <w:fldChar w:fldCharType="begin"/>
            </w:r>
            <w:r w:rsidR="00287FE7">
              <w:rPr>
                <w:noProof/>
                <w:webHidden/>
              </w:rPr>
              <w:instrText xml:space="preserve"> PAGEREF _Toc159973296 \h </w:instrText>
            </w:r>
            <w:r w:rsidR="00287FE7">
              <w:rPr>
                <w:noProof/>
                <w:webHidden/>
              </w:rPr>
            </w:r>
            <w:r w:rsidR="00287FE7">
              <w:rPr>
                <w:noProof/>
                <w:webHidden/>
              </w:rPr>
              <w:fldChar w:fldCharType="separate"/>
            </w:r>
            <w:r w:rsidR="00287FE7">
              <w:rPr>
                <w:noProof/>
                <w:webHidden/>
              </w:rPr>
              <w:t>27</w:t>
            </w:r>
            <w:r w:rsidR="00287FE7">
              <w:rPr>
                <w:noProof/>
                <w:webHidden/>
              </w:rPr>
              <w:fldChar w:fldCharType="end"/>
            </w:r>
          </w:hyperlink>
        </w:p>
        <w:p w14:paraId="556C56EA" w14:textId="3C942A4A" w:rsidR="00287FE7" w:rsidRDefault="002B1FAF">
          <w:pPr>
            <w:pStyle w:val="33"/>
            <w:rPr>
              <w:rFonts w:asciiTheme="minorHAnsi" w:eastAsiaTheme="minorEastAsia" w:hAnsiTheme="minorHAnsi" w:cstheme="minorBidi"/>
              <w:noProof/>
              <w:sz w:val="22"/>
              <w:lang w:eastAsia="ru-RU"/>
            </w:rPr>
          </w:pPr>
          <w:hyperlink w:anchor="_Toc159973297" w:history="1">
            <w:r w:rsidR="00287FE7" w:rsidRPr="00A5318C">
              <w:rPr>
                <w:rStyle w:val="aff"/>
                <w:noProof/>
              </w:rPr>
              <w:t>3.1.1.</w:t>
            </w:r>
            <w:r w:rsidR="00287FE7">
              <w:rPr>
                <w:rFonts w:asciiTheme="minorHAnsi" w:eastAsiaTheme="minorEastAsia" w:hAnsiTheme="minorHAnsi" w:cstheme="minorBidi"/>
                <w:noProof/>
                <w:sz w:val="22"/>
                <w:lang w:eastAsia="ru-RU"/>
              </w:rPr>
              <w:tab/>
            </w:r>
            <w:r w:rsidR="00287FE7" w:rsidRPr="00A5318C">
              <w:rPr>
                <w:rStyle w:val="aff"/>
                <w:noProof/>
              </w:rPr>
              <w:t>Механизм действия</w:t>
            </w:r>
            <w:r w:rsidR="00287FE7">
              <w:rPr>
                <w:noProof/>
                <w:webHidden/>
              </w:rPr>
              <w:tab/>
            </w:r>
            <w:r w:rsidR="00287FE7">
              <w:rPr>
                <w:noProof/>
                <w:webHidden/>
              </w:rPr>
              <w:fldChar w:fldCharType="begin"/>
            </w:r>
            <w:r w:rsidR="00287FE7">
              <w:rPr>
                <w:noProof/>
                <w:webHidden/>
              </w:rPr>
              <w:instrText xml:space="preserve"> PAGEREF _Toc159973297 \h </w:instrText>
            </w:r>
            <w:r w:rsidR="00287FE7">
              <w:rPr>
                <w:noProof/>
                <w:webHidden/>
              </w:rPr>
            </w:r>
            <w:r w:rsidR="00287FE7">
              <w:rPr>
                <w:noProof/>
                <w:webHidden/>
              </w:rPr>
              <w:fldChar w:fldCharType="separate"/>
            </w:r>
            <w:r w:rsidR="00287FE7">
              <w:rPr>
                <w:noProof/>
                <w:webHidden/>
              </w:rPr>
              <w:t>27</w:t>
            </w:r>
            <w:r w:rsidR="00287FE7">
              <w:rPr>
                <w:noProof/>
                <w:webHidden/>
              </w:rPr>
              <w:fldChar w:fldCharType="end"/>
            </w:r>
          </w:hyperlink>
        </w:p>
        <w:p w14:paraId="384F3C7B" w14:textId="3DCE31F6" w:rsidR="00287FE7" w:rsidRDefault="002B1FAF">
          <w:pPr>
            <w:pStyle w:val="33"/>
            <w:rPr>
              <w:rFonts w:asciiTheme="minorHAnsi" w:eastAsiaTheme="minorEastAsia" w:hAnsiTheme="minorHAnsi" w:cstheme="minorBidi"/>
              <w:noProof/>
              <w:sz w:val="22"/>
              <w:lang w:eastAsia="ru-RU"/>
            </w:rPr>
          </w:pPr>
          <w:hyperlink w:anchor="_Toc159973298" w:history="1">
            <w:r w:rsidR="00287FE7" w:rsidRPr="00A5318C">
              <w:rPr>
                <w:rStyle w:val="aff"/>
                <w:noProof/>
              </w:rPr>
              <w:t>3.1.2.</w:t>
            </w:r>
            <w:r w:rsidR="00287FE7">
              <w:rPr>
                <w:rFonts w:asciiTheme="minorHAnsi" w:eastAsiaTheme="minorEastAsia" w:hAnsiTheme="minorHAnsi" w:cstheme="minorBidi"/>
                <w:noProof/>
                <w:sz w:val="22"/>
                <w:lang w:eastAsia="ru-RU"/>
              </w:rPr>
              <w:tab/>
            </w:r>
            <w:r w:rsidR="00287FE7" w:rsidRPr="00A5318C">
              <w:rPr>
                <w:rStyle w:val="aff"/>
                <w:noProof/>
              </w:rPr>
              <w:t>Первичная фармакодинамика</w:t>
            </w:r>
            <w:r w:rsidR="00287FE7">
              <w:rPr>
                <w:noProof/>
                <w:webHidden/>
              </w:rPr>
              <w:tab/>
            </w:r>
            <w:r w:rsidR="00287FE7">
              <w:rPr>
                <w:noProof/>
                <w:webHidden/>
              </w:rPr>
              <w:fldChar w:fldCharType="begin"/>
            </w:r>
            <w:r w:rsidR="00287FE7">
              <w:rPr>
                <w:noProof/>
                <w:webHidden/>
              </w:rPr>
              <w:instrText xml:space="preserve"> PAGEREF _Toc159973298 \h </w:instrText>
            </w:r>
            <w:r w:rsidR="00287FE7">
              <w:rPr>
                <w:noProof/>
                <w:webHidden/>
              </w:rPr>
            </w:r>
            <w:r w:rsidR="00287FE7">
              <w:rPr>
                <w:noProof/>
                <w:webHidden/>
              </w:rPr>
              <w:fldChar w:fldCharType="separate"/>
            </w:r>
            <w:r w:rsidR="00287FE7">
              <w:rPr>
                <w:noProof/>
                <w:webHidden/>
              </w:rPr>
              <w:t>27</w:t>
            </w:r>
            <w:r w:rsidR="00287FE7">
              <w:rPr>
                <w:noProof/>
                <w:webHidden/>
              </w:rPr>
              <w:fldChar w:fldCharType="end"/>
            </w:r>
          </w:hyperlink>
        </w:p>
        <w:p w14:paraId="52CFFC9F" w14:textId="2ADC740F" w:rsidR="00287FE7" w:rsidRPr="00287FE7" w:rsidRDefault="002B1FAF">
          <w:pPr>
            <w:pStyle w:val="33"/>
            <w:rPr>
              <w:rFonts w:asciiTheme="minorHAnsi" w:eastAsiaTheme="minorEastAsia" w:hAnsiTheme="minorHAnsi" w:cstheme="minorBidi"/>
              <w:noProof/>
              <w:sz w:val="22"/>
              <w:lang w:eastAsia="ru-RU"/>
            </w:rPr>
          </w:pPr>
          <w:hyperlink w:anchor="_Toc159973299" w:history="1">
            <w:r w:rsidR="00287FE7" w:rsidRPr="00287FE7">
              <w:rPr>
                <w:rStyle w:val="aff"/>
                <w:noProof/>
              </w:rPr>
              <w:t>3.1.3. Вторичная фармакодинамика</w:t>
            </w:r>
            <w:r w:rsidR="00287FE7" w:rsidRPr="00287FE7">
              <w:rPr>
                <w:noProof/>
                <w:webHidden/>
              </w:rPr>
              <w:tab/>
            </w:r>
            <w:r w:rsidR="00287FE7" w:rsidRPr="00287FE7">
              <w:rPr>
                <w:noProof/>
                <w:webHidden/>
              </w:rPr>
              <w:fldChar w:fldCharType="begin"/>
            </w:r>
            <w:r w:rsidR="00287FE7" w:rsidRPr="00287FE7">
              <w:rPr>
                <w:noProof/>
                <w:webHidden/>
              </w:rPr>
              <w:instrText xml:space="preserve"> PAGEREF _Toc159973299 \h </w:instrText>
            </w:r>
            <w:r w:rsidR="00287FE7" w:rsidRPr="00287FE7">
              <w:rPr>
                <w:noProof/>
                <w:webHidden/>
              </w:rPr>
            </w:r>
            <w:r w:rsidR="00287FE7" w:rsidRPr="00287FE7">
              <w:rPr>
                <w:noProof/>
                <w:webHidden/>
              </w:rPr>
              <w:fldChar w:fldCharType="separate"/>
            </w:r>
            <w:r w:rsidR="00287FE7" w:rsidRPr="00287FE7">
              <w:rPr>
                <w:noProof/>
                <w:webHidden/>
              </w:rPr>
              <w:t>40</w:t>
            </w:r>
            <w:r w:rsidR="00287FE7" w:rsidRPr="00287FE7">
              <w:rPr>
                <w:noProof/>
                <w:webHidden/>
              </w:rPr>
              <w:fldChar w:fldCharType="end"/>
            </w:r>
          </w:hyperlink>
        </w:p>
        <w:p w14:paraId="101B339C" w14:textId="0D1C4DFC" w:rsidR="00287FE7" w:rsidRPr="00287FE7" w:rsidRDefault="002B1FAF">
          <w:pPr>
            <w:pStyle w:val="33"/>
            <w:rPr>
              <w:rFonts w:asciiTheme="minorHAnsi" w:eastAsiaTheme="minorEastAsia" w:hAnsiTheme="minorHAnsi" w:cstheme="minorBidi"/>
              <w:noProof/>
              <w:sz w:val="22"/>
              <w:lang w:eastAsia="ru-RU"/>
            </w:rPr>
          </w:pPr>
          <w:hyperlink w:anchor="_Toc159973300" w:history="1">
            <w:r w:rsidR="00287FE7" w:rsidRPr="00287FE7">
              <w:rPr>
                <w:rStyle w:val="aff"/>
                <w:noProof/>
              </w:rPr>
              <w:t>3.1.4. Фармакологическая безопасность</w:t>
            </w:r>
            <w:r w:rsidR="00287FE7" w:rsidRPr="00287FE7">
              <w:rPr>
                <w:noProof/>
                <w:webHidden/>
              </w:rPr>
              <w:tab/>
            </w:r>
            <w:r w:rsidR="00287FE7" w:rsidRPr="00287FE7">
              <w:rPr>
                <w:noProof/>
                <w:webHidden/>
              </w:rPr>
              <w:fldChar w:fldCharType="begin"/>
            </w:r>
            <w:r w:rsidR="00287FE7" w:rsidRPr="00287FE7">
              <w:rPr>
                <w:noProof/>
                <w:webHidden/>
              </w:rPr>
              <w:instrText xml:space="preserve"> PAGEREF _Toc159973300 \h </w:instrText>
            </w:r>
            <w:r w:rsidR="00287FE7" w:rsidRPr="00287FE7">
              <w:rPr>
                <w:noProof/>
                <w:webHidden/>
              </w:rPr>
            </w:r>
            <w:r w:rsidR="00287FE7" w:rsidRPr="00287FE7">
              <w:rPr>
                <w:noProof/>
                <w:webHidden/>
              </w:rPr>
              <w:fldChar w:fldCharType="separate"/>
            </w:r>
            <w:r w:rsidR="00287FE7" w:rsidRPr="00287FE7">
              <w:rPr>
                <w:noProof/>
                <w:webHidden/>
              </w:rPr>
              <w:t>41</w:t>
            </w:r>
            <w:r w:rsidR="00287FE7" w:rsidRPr="00287FE7">
              <w:rPr>
                <w:noProof/>
                <w:webHidden/>
              </w:rPr>
              <w:fldChar w:fldCharType="end"/>
            </w:r>
          </w:hyperlink>
        </w:p>
        <w:p w14:paraId="7E97A4F6" w14:textId="2015CCE0" w:rsidR="00287FE7" w:rsidRPr="00287FE7" w:rsidRDefault="002B1FAF">
          <w:pPr>
            <w:pStyle w:val="33"/>
            <w:rPr>
              <w:rFonts w:asciiTheme="minorHAnsi" w:eastAsiaTheme="minorEastAsia" w:hAnsiTheme="minorHAnsi" w:cstheme="minorBidi"/>
              <w:noProof/>
              <w:sz w:val="22"/>
              <w:lang w:eastAsia="ru-RU"/>
            </w:rPr>
          </w:pPr>
          <w:hyperlink w:anchor="_Toc159973301" w:history="1">
            <w:r w:rsidR="00287FE7" w:rsidRPr="00287FE7">
              <w:rPr>
                <w:rStyle w:val="aff"/>
                <w:noProof/>
              </w:rPr>
              <w:t>3.1.5. Фармакодинамические лекарственные взаимодействия</w:t>
            </w:r>
            <w:r w:rsidR="00287FE7" w:rsidRPr="00287FE7">
              <w:rPr>
                <w:noProof/>
                <w:webHidden/>
              </w:rPr>
              <w:tab/>
            </w:r>
            <w:r w:rsidR="00287FE7" w:rsidRPr="00287FE7">
              <w:rPr>
                <w:noProof/>
                <w:webHidden/>
              </w:rPr>
              <w:fldChar w:fldCharType="begin"/>
            </w:r>
            <w:r w:rsidR="00287FE7" w:rsidRPr="00287FE7">
              <w:rPr>
                <w:noProof/>
                <w:webHidden/>
              </w:rPr>
              <w:instrText xml:space="preserve"> PAGEREF _Toc159973301 \h </w:instrText>
            </w:r>
            <w:r w:rsidR="00287FE7" w:rsidRPr="00287FE7">
              <w:rPr>
                <w:noProof/>
                <w:webHidden/>
              </w:rPr>
            </w:r>
            <w:r w:rsidR="00287FE7" w:rsidRPr="00287FE7">
              <w:rPr>
                <w:noProof/>
                <w:webHidden/>
              </w:rPr>
              <w:fldChar w:fldCharType="separate"/>
            </w:r>
            <w:r w:rsidR="00287FE7" w:rsidRPr="00287FE7">
              <w:rPr>
                <w:noProof/>
                <w:webHidden/>
              </w:rPr>
              <w:t>42</w:t>
            </w:r>
            <w:r w:rsidR="00287FE7" w:rsidRPr="00287FE7">
              <w:rPr>
                <w:noProof/>
                <w:webHidden/>
              </w:rPr>
              <w:fldChar w:fldCharType="end"/>
            </w:r>
          </w:hyperlink>
        </w:p>
        <w:p w14:paraId="1AA0618A" w14:textId="1B4FF27C" w:rsidR="00287FE7" w:rsidRPr="00287FE7" w:rsidRDefault="002B1FAF">
          <w:pPr>
            <w:pStyle w:val="22"/>
            <w:rPr>
              <w:rFonts w:asciiTheme="minorHAnsi" w:eastAsiaTheme="minorEastAsia" w:hAnsiTheme="minorHAnsi" w:cstheme="minorBidi"/>
              <w:noProof/>
              <w:sz w:val="22"/>
              <w:lang w:eastAsia="ru-RU"/>
            </w:rPr>
          </w:pPr>
          <w:hyperlink w:anchor="_Toc159973302" w:history="1">
            <w:r w:rsidR="00287FE7" w:rsidRPr="00287FE7">
              <w:rPr>
                <w:rStyle w:val="aff"/>
                <w:noProof/>
              </w:rPr>
              <w:t>3.2.</w:t>
            </w:r>
            <w:r w:rsidR="00287FE7" w:rsidRPr="00287FE7">
              <w:rPr>
                <w:rFonts w:asciiTheme="minorHAnsi" w:eastAsiaTheme="minorEastAsia" w:hAnsiTheme="minorHAnsi" w:cstheme="minorBidi"/>
                <w:noProof/>
                <w:sz w:val="22"/>
                <w:lang w:eastAsia="ru-RU"/>
              </w:rPr>
              <w:tab/>
            </w:r>
            <w:r w:rsidR="00287FE7" w:rsidRPr="00287FE7">
              <w:rPr>
                <w:rStyle w:val="aff"/>
                <w:noProof/>
              </w:rPr>
              <w:t>Доклиническая фармакокинетика</w:t>
            </w:r>
            <w:r w:rsidR="00287FE7" w:rsidRPr="00287FE7">
              <w:rPr>
                <w:noProof/>
                <w:webHidden/>
              </w:rPr>
              <w:tab/>
            </w:r>
            <w:r w:rsidR="00287FE7" w:rsidRPr="00287FE7">
              <w:rPr>
                <w:noProof/>
                <w:webHidden/>
              </w:rPr>
              <w:fldChar w:fldCharType="begin"/>
            </w:r>
            <w:r w:rsidR="00287FE7" w:rsidRPr="00287FE7">
              <w:rPr>
                <w:noProof/>
                <w:webHidden/>
              </w:rPr>
              <w:instrText xml:space="preserve"> PAGEREF _Toc159973302 \h </w:instrText>
            </w:r>
            <w:r w:rsidR="00287FE7" w:rsidRPr="00287FE7">
              <w:rPr>
                <w:noProof/>
                <w:webHidden/>
              </w:rPr>
            </w:r>
            <w:r w:rsidR="00287FE7" w:rsidRPr="00287FE7">
              <w:rPr>
                <w:noProof/>
                <w:webHidden/>
              </w:rPr>
              <w:fldChar w:fldCharType="separate"/>
            </w:r>
            <w:r w:rsidR="00287FE7" w:rsidRPr="00287FE7">
              <w:rPr>
                <w:noProof/>
                <w:webHidden/>
              </w:rPr>
              <w:t>42</w:t>
            </w:r>
            <w:r w:rsidR="00287FE7" w:rsidRPr="00287FE7">
              <w:rPr>
                <w:noProof/>
                <w:webHidden/>
              </w:rPr>
              <w:fldChar w:fldCharType="end"/>
            </w:r>
          </w:hyperlink>
        </w:p>
        <w:p w14:paraId="15CA9B77" w14:textId="3B26B0AF" w:rsidR="00287FE7" w:rsidRPr="00287FE7" w:rsidRDefault="002B1FAF">
          <w:pPr>
            <w:pStyle w:val="33"/>
            <w:rPr>
              <w:rFonts w:asciiTheme="minorHAnsi" w:eastAsiaTheme="minorEastAsia" w:hAnsiTheme="minorHAnsi" w:cstheme="minorBidi"/>
              <w:noProof/>
              <w:sz w:val="22"/>
              <w:lang w:eastAsia="ru-RU"/>
            </w:rPr>
          </w:pPr>
          <w:hyperlink w:anchor="_Toc159973303" w:history="1">
            <w:r w:rsidR="00287FE7" w:rsidRPr="00287FE7">
              <w:rPr>
                <w:rStyle w:val="aff"/>
                <w:noProof/>
              </w:rPr>
              <w:t xml:space="preserve">3.2.1. </w:t>
            </w:r>
            <w:r w:rsidR="00287FE7" w:rsidRPr="00287FE7">
              <w:rPr>
                <w:rStyle w:val="aff"/>
                <w:bCs/>
                <w:iCs/>
                <w:noProof/>
              </w:rPr>
              <w:t>Всасывание</w:t>
            </w:r>
            <w:r w:rsidR="00287FE7" w:rsidRPr="00287FE7">
              <w:rPr>
                <w:noProof/>
                <w:webHidden/>
              </w:rPr>
              <w:tab/>
            </w:r>
            <w:r w:rsidR="00287FE7" w:rsidRPr="00287FE7">
              <w:rPr>
                <w:noProof/>
                <w:webHidden/>
              </w:rPr>
              <w:fldChar w:fldCharType="begin"/>
            </w:r>
            <w:r w:rsidR="00287FE7" w:rsidRPr="00287FE7">
              <w:rPr>
                <w:noProof/>
                <w:webHidden/>
              </w:rPr>
              <w:instrText xml:space="preserve"> PAGEREF _Toc159973303 \h </w:instrText>
            </w:r>
            <w:r w:rsidR="00287FE7" w:rsidRPr="00287FE7">
              <w:rPr>
                <w:noProof/>
                <w:webHidden/>
              </w:rPr>
            </w:r>
            <w:r w:rsidR="00287FE7" w:rsidRPr="00287FE7">
              <w:rPr>
                <w:noProof/>
                <w:webHidden/>
              </w:rPr>
              <w:fldChar w:fldCharType="separate"/>
            </w:r>
            <w:r w:rsidR="00287FE7" w:rsidRPr="00287FE7">
              <w:rPr>
                <w:noProof/>
                <w:webHidden/>
              </w:rPr>
              <w:t>42</w:t>
            </w:r>
            <w:r w:rsidR="00287FE7" w:rsidRPr="00287FE7">
              <w:rPr>
                <w:noProof/>
                <w:webHidden/>
              </w:rPr>
              <w:fldChar w:fldCharType="end"/>
            </w:r>
          </w:hyperlink>
        </w:p>
        <w:p w14:paraId="18BADDC7" w14:textId="551A0F7F" w:rsidR="00287FE7" w:rsidRPr="00287FE7" w:rsidRDefault="002B1FAF">
          <w:pPr>
            <w:pStyle w:val="33"/>
            <w:rPr>
              <w:rFonts w:asciiTheme="minorHAnsi" w:eastAsiaTheme="minorEastAsia" w:hAnsiTheme="minorHAnsi" w:cstheme="minorBidi"/>
              <w:noProof/>
              <w:sz w:val="22"/>
              <w:lang w:eastAsia="ru-RU"/>
            </w:rPr>
          </w:pPr>
          <w:hyperlink w:anchor="_Toc159973304" w:history="1">
            <w:r w:rsidR="00287FE7" w:rsidRPr="00287FE7">
              <w:rPr>
                <w:rStyle w:val="aff"/>
                <w:noProof/>
              </w:rPr>
              <w:t xml:space="preserve">3.2.2. </w:t>
            </w:r>
            <w:r w:rsidR="00287FE7" w:rsidRPr="00287FE7">
              <w:rPr>
                <w:rStyle w:val="aff"/>
                <w:bCs/>
                <w:noProof/>
              </w:rPr>
              <w:t>Распределение</w:t>
            </w:r>
            <w:r w:rsidR="00287FE7" w:rsidRPr="00287FE7">
              <w:rPr>
                <w:noProof/>
                <w:webHidden/>
              </w:rPr>
              <w:tab/>
            </w:r>
            <w:r w:rsidR="00287FE7" w:rsidRPr="00287FE7">
              <w:rPr>
                <w:noProof/>
                <w:webHidden/>
              </w:rPr>
              <w:fldChar w:fldCharType="begin"/>
            </w:r>
            <w:r w:rsidR="00287FE7" w:rsidRPr="00287FE7">
              <w:rPr>
                <w:noProof/>
                <w:webHidden/>
              </w:rPr>
              <w:instrText xml:space="preserve"> PAGEREF _Toc159973304 \h </w:instrText>
            </w:r>
            <w:r w:rsidR="00287FE7" w:rsidRPr="00287FE7">
              <w:rPr>
                <w:noProof/>
                <w:webHidden/>
              </w:rPr>
            </w:r>
            <w:r w:rsidR="00287FE7" w:rsidRPr="00287FE7">
              <w:rPr>
                <w:noProof/>
                <w:webHidden/>
              </w:rPr>
              <w:fldChar w:fldCharType="separate"/>
            </w:r>
            <w:r w:rsidR="00287FE7" w:rsidRPr="00287FE7">
              <w:rPr>
                <w:noProof/>
                <w:webHidden/>
              </w:rPr>
              <w:t>44</w:t>
            </w:r>
            <w:r w:rsidR="00287FE7" w:rsidRPr="00287FE7">
              <w:rPr>
                <w:noProof/>
                <w:webHidden/>
              </w:rPr>
              <w:fldChar w:fldCharType="end"/>
            </w:r>
          </w:hyperlink>
        </w:p>
        <w:p w14:paraId="53DAE1F3" w14:textId="57041639" w:rsidR="00287FE7" w:rsidRPr="00287FE7" w:rsidRDefault="002B1FAF">
          <w:pPr>
            <w:pStyle w:val="33"/>
            <w:rPr>
              <w:rFonts w:asciiTheme="minorHAnsi" w:eastAsiaTheme="minorEastAsia" w:hAnsiTheme="minorHAnsi" w:cstheme="minorBidi"/>
              <w:noProof/>
              <w:sz w:val="22"/>
              <w:lang w:eastAsia="ru-RU"/>
            </w:rPr>
          </w:pPr>
          <w:hyperlink w:anchor="_Toc159973305" w:history="1">
            <w:r w:rsidR="00287FE7" w:rsidRPr="00287FE7">
              <w:rPr>
                <w:rStyle w:val="aff"/>
                <w:noProof/>
              </w:rPr>
              <w:t xml:space="preserve">3.2.3. </w:t>
            </w:r>
            <w:r w:rsidR="00287FE7" w:rsidRPr="00287FE7">
              <w:rPr>
                <w:rStyle w:val="aff"/>
                <w:bCs/>
                <w:noProof/>
              </w:rPr>
              <w:t>Связывание с белками плазмы</w:t>
            </w:r>
            <w:r w:rsidR="00287FE7" w:rsidRPr="00287FE7">
              <w:rPr>
                <w:noProof/>
                <w:webHidden/>
              </w:rPr>
              <w:tab/>
            </w:r>
            <w:r w:rsidR="00287FE7" w:rsidRPr="00287FE7">
              <w:rPr>
                <w:noProof/>
                <w:webHidden/>
              </w:rPr>
              <w:fldChar w:fldCharType="begin"/>
            </w:r>
            <w:r w:rsidR="00287FE7" w:rsidRPr="00287FE7">
              <w:rPr>
                <w:noProof/>
                <w:webHidden/>
              </w:rPr>
              <w:instrText xml:space="preserve"> PAGEREF _Toc159973305 \h </w:instrText>
            </w:r>
            <w:r w:rsidR="00287FE7" w:rsidRPr="00287FE7">
              <w:rPr>
                <w:noProof/>
                <w:webHidden/>
              </w:rPr>
            </w:r>
            <w:r w:rsidR="00287FE7" w:rsidRPr="00287FE7">
              <w:rPr>
                <w:noProof/>
                <w:webHidden/>
              </w:rPr>
              <w:fldChar w:fldCharType="separate"/>
            </w:r>
            <w:r w:rsidR="00287FE7" w:rsidRPr="00287FE7">
              <w:rPr>
                <w:noProof/>
                <w:webHidden/>
              </w:rPr>
              <w:t>45</w:t>
            </w:r>
            <w:r w:rsidR="00287FE7" w:rsidRPr="00287FE7">
              <w:rPr>
                <w:noProof/>
                <w:webHidden/>
              </w:rPr>
              <w:fldChar w:fldCharType="end"/>
            </w:r>
          </w:hyperlink>
        </w:p>
        <w:p w14:paraId="0F1B0C22" w14:textId="58934C94" w:rsidR="00287FE7" w:rsidRPr="00287FE7" w:rsidRDefault="002B1FAF">
          <w:pPr>
            <w:pStyle w:val="33"/>
            <w:rPr>
              <w:rFonts w:asciiTheme="minorHAnsi" w:eastAsiaTheme="minorEastAsia" w:hAnsiTheme="minorHAnsi" w:cstheme="minorBidi"/>
              <w:noProof/>
              <w:sz w:val="22"/>
              <w:lang w:eastAsia="ru-RU"/>
            </w:rPr>
          </w:pPr>
          <w:hyperlink w:anchor="_Toc159973306" w:history="1">
            <w:r w:rsidR="00287FE7" w:rsidRPr="00287FE7">
              <w:rPr>
                <w:rStyle w:val="aff"/>
                <w:noProof/>
              </w:rPr>
              <w:t xml:space="preserve">3.2.4. </w:t>
            </w:r>
            <w:r w:rsidR="00287FE7" w:rsidRPr="00287FE7">
              <w:rPr>
                <w:rStyle w:val="aff"/>
                <w:bCs/>
                <w:noProof/>
              </w:rPr>
              <w:t>Метаболизм</w:t>
            </w:r>
            <w:r w:rsidR="00287FE7" w:rsidRPr="00287FE7">
              <w:rPr>
                <w:noProof/>
                <w:webHidden/>
              </w:rPr>
              <w:tab/>
            </w:r>
            <w:r w:rsidR="00287FE7" w:rsidRPr="00287FE7">
              <w:rPr>
                <w:noProof/>
                <w:webHidden/>
              </w:rPr>
              <w:fldChar w:fldCharType="begin"/>
            </w:r>
            <w:r w:rsidR="00287FE7" w:rsidRPr="00287FE7">
              <w:rPr>
                <w:noProof/>
                <w:webHidden/>
              </w:rPr>
              <w:instrText xml:space="preserve"> PAGEREF _Toc159973306 \h </w:instrText>
            </w:r>
            <w:r w:rsidR="00287FE7" w:rsidRPr="00287FE7">
              <w:rPr>
                <w:noProof/>
                <w:webHidden/>
              </w:rPr>
            </w:r>
            <w:r w:rsidR="00287FE7" w:rsidRPr="00287FE7">
              <w:rPr>
                <w:noProof/>
                <w:webHidden/>
              </w:rPr>
              <w:fldChar w:fldCharType="separate"/>
            </w:r>
            <w:r w:rsidR="00287FE7" w:rsidRPr="00287FE7">
              <w:rPr>
                <w:noProof/>
                <w:webHidden/>
              </w:rPr>
              <w:t>46</w:t>
            </w:r>
            <w:r w:rsidR="00287FE7" w:rsidRPr="00287FE7">
              <w:rPr>
                <w:noProof/>
                <w:webHidden/>
              </w:rPr>
              <w:fldChar w:fldCharType="end"/>
            </w:r>
          </w:hyperlink>
        </w:p>
        <w:p w14:paraId="1BAD3A90" w14:textId="57085EA2" w:rsidR="00287FE7" w:rsidRPr="00287FE7" w:rsidRDefault="002B1FAF">
          <w:pPr>
            <w:pStyle w:val="33"/>
            <w:rPr>
              <w:rFonts w:asciiTheme="minorHAnsi" w:eastAsiaTheme="minorEastAsia" w:hAnsiTheme="minorHAnsi" w:cstheme="minorBidi"/>
              <w:noProof/>
              <w:sz w:val="22"/>
              <w:lang w:eastAsia="ru-RU"/>
            </w:rPr>
          </w:pPr>
          <w:hyperlink w:anchor="_Toc159973307" w:history="1">
            <w:r w:rsidR="00287FE7" w:rsidRPr="00287FE7">
              <w:rPr>
                <w:rStyle w:val="aff"/>
                <w:noProof/>
              </w:rPr>
              <w:t xml:space="preserve">3.2.5. </w:t>
            </w:r>
            <w:r w:rsidR="00287FE7" w:rsidRPr="00287FE7">
              <w:rPr>
                <w:rStyle w:val="aff"/>
                <w:bCs/>
                <w:noProof/>
              </w:rPr>
              <w:t>Выведение</w:t>
            </w:r>
            <w:r w:rsidR="00287FE7" w:rsidRPr="00287FE7">
              <w:rPr>
                <w:noProof/>
                <w:webHidden/>
              </w:rPr>
              <w:tab/>
            </w:r>
            <w:r w:rsidR="00287FE7" w:rsidRPr="00287FE7">
              <w:rPr>
                <w:noProof/>
                <w:webHidden/>
              </w:rPr>
              <w:fldChar w:fldCharType="begin"/>
            </w:r>
            <w:r w:rsidR="00287FE7" w:rsidRPr="00287FE7">
              <w:rPr>
                <w:noProof/>
                <w:webHidden/>
              </w:rPr>
              <w:instrText xml:space="preserve"> PAGEREF _Toc159973307 \h </w:instrText>
            </w:r>
            <w:r w:rsidR="00287FE7" w:rsidRPr="00287FE7">
              <w:rPr>
                <w:noProof/>
                <w:webHidden/>
              </w:rPr>
            </w:r>
            <w:r w:rsidR="00287FE7" w:rsidRPr="00287FE7">
              <w:rPr>
                <w:noProof/>
                <w:webHidden/>
              </w:rPr>
              <w:fldChar w:fldCharType="separate"/>
            </w:r>
            <w:r w:rsidR="00287FE7" w:rsidRPr="00287FE7">
              <w:rPr>
                <w:noProof/>
                <w:webHidden/>
              </w:rPr>
              <w:t>48</w:t>
            </w:r>
            <w:r w:rsidR="00287FE7" w:rsidRPr="00287FE7">
              <w:rPr>
                <w:noProof/>
                <w:webHidden/>
              </w:rPr>
              <w:fldChar w:fldCharType="end"/>
            </w:r>
          </w:hyperlink>
        </w:p>
        <w:p w14:paraId="5FAC615B" w14:textId="295F7A43" w:rsidR="00287FE7" w:rsidRPr="00287FE7" w:rsidRDefault="002B1FAF">
          <w:pPr>
            <w:pStyle w:val="33"/>
            <w:rPr>
              <w:rFonts w:asciiTheme="minorHAnsi" w:eastAsiaTheme="minorEastAsia" w:hAnsiTheme="minorHAnsi" w:cstheme="minorBidi"/>
              <w:noProof/>
              <w:sz w:val="22"/>
              <w:lang w:eastAsia="ru-RU"/>
            </w:rPr>
          </w:pPr>
          <w:hyperlink w:anchor="_Toc159973308" w:history="1">
            <w:r w:rsidR="00287FE7" w:rsidRPr="00287FE7">
              <w:rPr>
                <w:rStyle w:val="aff"/>
                <w:noProof/>
              </w:rPr>
              <w:t xml:space="preserve">3.2.6. </w:t>
            </w:r>
            <w:r w:rsidR="00287FE7" w:rsidRPr="00287FE7">
              <w:rPr>
                <w:rStyle w:val="aff"/>
                <w:bCs/>
                <w:noProof/>
              </w:rPr>
              <w:t>Фармакокинетические лекарственные взаимодействия</w:t>
            </w:r>
            <w:r w:rsidR="00287FE7" w:rsidRPr="00287FE7">
              <w:rPr>
                <w:noProof/>
                <w:webHidden/>
              </w:rPr>
              <w:tab/>
            </w:r>
            <w:r w:rsidR="00287FE7" w:rsidRPr="00287FE7">
              <w:rPr>
                <w:noProof/>
                <w:webHidden/>
              </w:rPr>
              <w:fldChar w:fldCharType="begin"/>
            </w:r>
            <w:r w:rsidR="00287FE7" w:rsidRPr="00287FE7">
              <w:rPr>
                <w:noProof/>
                <w:webHidden/>
              </w:rPr>
              <w:instrText xml:space="preserve"> PAGEREF _Toc159973308 \h </w:instrText>
            </w:r>
            <w:r w:rsidR="00287FE7" w:rsidRPr="00287FE7">
              <w:rPr>
                <w:noProof/>
                <w:webHidden/>
              </w:rPr>
            </w:r>
            <w:r w:rsidR="00287FE7" w:rsidRPr="00287FE7">
              <w:rPr>
                <w:noProof/>
                <w:webHidden/>
              </w:rPr>
              <w:fldChar w:fldCharType="separate"/>
            </w:r>
            <w:r w:rsidR="00287FE7" w:rsidRPr="00287FE7">
              <w:rPr>
                <w:noProof/>
                <w:webHidden/>
              </w:rPr>
              <w:t>48</w:t>
            </w:r>
            <w:r w:rsidR="00287FE7" w:rsidRPr="00287FE7">
              <w:rPr>
                <w:noProof/>
                <w:webHidden/>
              </w:rPr>
              <w:fldChar w:fldCharType="end"/>
            </w:r>
          </w:hyperlink>
        </w:p>
        <w:p w14:paraId="731FBEFD" w14:textId="4A6C0689" w:rsidR="00287FE7" w:rsidRPr="00287FE7" w:rsidRDefault="002B1FAF">
          <w:pPr>
            <w:pStyle w:val="22"/>
            <w:rPr>
              <w:rFonts w:asciiTheme="minorHAnsi" w:eastAsiaTheme="minorEastAsia" w:hAnsiTheme="minorHAnsi" w:cstheme="minorBidi"/>
              <w:noProof/>
              <w:sz w:val="22"/>
              <w:lang w:eastAsia="ru-RU"/>
            </w:rPr>
          </w:pPr>
          <w:hyperlink w:anchor="_Toc159973309" w:history="1">
            <w:r w:rsidR="00287FE7" w:rsidRPr="00287FE7">
              <w:rPr>
                <w:rStyle w:val="aff"/>
                <w:noProof/>
              </w:rPr>
              <w:t>3.3.</w:t>
            </w:r>
            <w:r w:rsidR="00287FE7" w:rsidRPr="00287FE7">
              <w:rPr>
                <w:rFonts w:asciiTheme="minorHAnsi" w:eastAsiaTheme="minorEastAsia" w:hAnsiTheme="minorHAnsi" w:cstheme="minorBidi"/>
                <w:noProof/>
                <w:sz w:val="22"/>
                <w:lang w:eastAsia="ru-RU"/>
              </w:rPr>
              <w:tab/>
            </w:r>
            <w:r w:rsidR="00287FE7" w:rsidRPr="00287FE7">
              <w:rPr>
                <w:rStyle w:val="aff"/>
                <w:noProof/>
              </w:rPr>
              <w:t>Токсикологические исследования</w:t>
            </w:r>
            <w:r w:rsidR="00287FE7" w:rsidRPr="00287FE7">
              <w:rPr>
                <w:noProof/>
                <w:webHidden/>
              </w:rPr>
              <w:tab/>
            </w:r>
            <w:r w:rsidR="00287FE7" w:rsidRPr="00287FE7">
              <w:rPr>
                <w:noProof/>
                <w:webHidden/>
              </w:rPr>
              <w:fldChar w:fldCharType="begin"/>
            </w:r>
            <w:r w:rsidR="00287FE7" w:rsidRPr="00287FE7">
              <w:rPr>
                <w:noProof/>
                <w:webHidden/>
              </w:rPr>
              <w:instrText xml:space="preserve"> PAGEREF _Toc159973309 \h </w:instrText>
            </w:r>
            <w:r w:rsidR="00287FE7" w:rsidRPr="00287FE7">
              <w:rPr>
                <w:noProof/>
                <w:webHidden/>
              </w:rPr>
            </w:r>
            <w:r w:rsidR="00287FE7" w:rsidRPr="00287FE7">
              <w:rPr>
                <w:noProof/>
                <w:webHidden/>
              </w:rPr>
              <w:fldChar w:fldCharType="separate"/>
            </w:r>
            <w:r w:rsidR="00287FE7" w:rsidRPr="00287FE7">
              <w:rPr>
                <w:noProof/>
                <w:webHidden/>
              </w:rPr>
              <w:t>48</w:t>
            </w:r>
            <w:r w:rsidR="00287FE7" w:rsidRPr="00287FE7">
              <w:rPr>
                <w:noProof/>
                <w:webHidden/>
              </w:rPr>
              <w:fldChar w:fldCharType="end"/>
            </w:r>
          </w:hyperlink>
        </w:p>
        <w:p w14:paraId="23EEF56F" w14:textId="2185DFE2" w:rsidR="00287FE7" w:rsidRPr="00287FE7" w:rsidRDefault="002B1FAF">
          <w:pPr>
            <w:pStyle w:val="33"/>
            <w:rPr>
              <w:rFonts w:asciiTheme="minorHAnsi" w:eastAsiaTheme="minorEastAsia" w:hAnsiTheme="minorHAnsi" w:cstheme="minorBidi"/>
              <w:noProof/>
              <w:sz w:val="22"/>
              <w:lang w:eastAsia="ru-RU"/>
            </w:rPr>
          </w:pPr>
          <w:hyperlink w:anchor="_Toc159973310" w:history="1">
            <w:r w:rsidR="00287FE7" w:rsidRPr="00287FE7">
              <w:rPr>
                <w:rStyle w:val="aff"/>
                <w:noProof/>
              </w:rPr>
              <w:t>3.3.1.</w:t>
            </w:r>
            <w:r w:rsidR="00287FE7" w:rsidRPr="00287FE7">
              <w:rPr>
                <w:rFonts w:asciiTheme="minorHAnsi" w:eastAsiaTheme="minorEastAsia" w:hAnsiTheme="minorHAnsi" w:cstheme="minorBidi"/>
                <w:noProof/>
                <w:sz w:val="22"/>
                <w:lang w:eastAsia="ru-RU"/>
              </w:rPr>
              <w:tab/>
            </w:r>
            <w:r w:rsidR="00287FE7" w:rsidRPr="00287FE7">
              <w:rPr>
                <w:rStyle w:val="aff"/>
                <w:noProof/>
              </w:rPr>
              <w:t>Токсичность при однократном введении.</w:t>
            </w:r>
            <w:r w:rsidR="00287FE7" w:rsidRPr="00287FE7">
              <w:rPr>
                <w:noProof/>
                <w:webHidden/>
              </w:rPr>
              <w:tab/>
            </w:r>
            <w:r w:rsidR="00287FE7" w:rsidRPr="00287FE7">
              <w:rPr>
                <w:noProof/>
                <w:webHidden/>
              </w:rPr>
              <w:fldChar w:fldCharType="begin"/>
            </w:r>
            <w:r w:rsidR="00287FE7" w:rsidRPr="00287FE7">
              <w:rPr>
                <w:noProof/>
                <w:webHidden/>
              </w:rPr>
              <w:instrText xml:space="preserve"> PAGEREF _Toc159973310 \h </w:instrText>
            </w:r>
            <w:r w:rsidR="00287FE7" w:rsidRPr="00287FE7">
              <w:rPr>
                <w:noProof/>
                <w:webHidden/>
              </w:rPr>
            </w:r>
            <w:r w:rsidR="00287FE7" w:rsidRPr="00287FE7">
              <w:rPr>
                <w:noProof/>
                <w:webHidden/>
              </w:rPr>
              <w:fldChar w:fldCharType="separate"/>
            </w:r>
            <w:r w:rsidR="00287FE7" w:rsidRPr="00287FE7">
              <w:rPr>
                <w:noProof/>
                <w:webHidden/>
              </w:rPr>
              <w:t>48</w:t>
            </w:r>
            <w:r w:rsidR="00287FE7" w:rsidRPr="00287FE7">
              <w:rPr>
                <w:noProof/>
                <w:webHidden/>
              </w:rPr>
              <w:fldChar w:fldCharType="end"/>
            </w:r>
          </w:hyperlink>
        </w:p>
        <w:p w14:paraId="214A712D" w14:textId="1452D4CE" w:rsidR="00287FE7" w:rsidRPr="00287FE7" w:rsidRDefault="002B1FAF">
          <w:pPr>
            <w:pStyle w:val="33"/>
            <w:rPr>
              <w:rFonts w:asciiTheme="minorHAnsi" w:eastAsiaTheme="minorEastAsia" w:hAnsiTheme="minorHAnsi" w:cstheme="minorBidi"/>
              <w:noProof/>
              <w:sz w:val="22"/>
              <w:lang w:eastAsia="ru-RU"/>
            </w:rPr>
          </w:pPr>
          <w:hyperlink w:anchor="_Toc159973311" w:history="1">
            <w:r w:rsidR="00287FE7" w:rsidRPr="00287FE7">
              <w:rPr>
                <w:rStyle w:val="aff"/>
                <w:noProof/>
              </w:rPr>
              <w:t>3.3.2.</w:t>
            </w:r>
            <w:r w:rsidR="00287FE7" w:rsidRPr="00287FE7">
              <w:rPr>
                <w:rFonts w:asciiTheme="minorHAnsi" w:eastAsiaTheme="minorEastAsia" w:hAnsiTheme="minorHAnsi" w:cstheme="minorBidi"/>
                <w:noProof/>
                <w:sz w:val="22"/>
                <w:lang w:eastAsia="ru-RU"/>
              </w:rPr>
              <w:tab/>
            </w:r>
            <w:r w:rsidR="00287FE7" w:rsidRPr="00287FE7">
              <w:rPr>
                <w:rStyle w:val="aff"/>
                <w:noProof/>
              </w:rPr>
              <w:t>Токсичность при многократном введении</w:t>
            </w:r>
            <w:r w:rsidR="00287FE7" w:rsidRPr="00287FE7">
              <w:rPr>
                <w:noProof/>
                <w:webHidden/>
              </w:rPr>
              <w:tab/>
            </w:r>
            <w:r w:rsidR="00287FE7" w:rsidRPr="00287FE7">
              <w:rPr>
                <w:noProof/>
                <w:webHidden/>
              </w:rPr>
              <w:fldChar w:fldCharType="begin"/>
            </w:r>
            <w:r w:rsidR="00287FE7" w:rsidRPr="00287FE7">
              <w:rPr>
                <w:noProof/>
                <w:webHidden/>
              </w:rPr>
              <w:instrText xml:space="preserve"> PAGEREF _Toc159973311 \h </w:instrText>
            </w:r>
            <w:r w:rsidR="00287FE7" w:rsidRPr="00287FE7">
              <w:rPr>
                <w:noProof/>
                <w:webHidden/>
              </w:rPr>
            </w:r>
            <w:r w:rsidR="00287FE7" w:rsidRPr="00287FE7">
              <w:rPr>
                <w:noProof/>
                <w:webHidden/>
              </w:rPr>
              <w:fldChar w:fldCharType="separate"/>
            </w:r>
            <w:r w:rsidR="00287FE7" w:rsidRPr="00287FE7">
              <w:rPr>
                <w:noProof/>
                <w:webHidden/>
              </w:rPr>
              <w:t>49</w:t>
            </w:r>
            <w:r w:rsidR="00287FE7" w:rsidRPr="00287FE7">
              <w:rPr>
                <w:noProof/>
                <w:webHidden/>
              </w:rPr>
              <w:fldChar w:fldCharType="end"/>
            </w:r>
          </w:hyperlink>
        </w:p>
        <w:p w14:paraId="3FE49A9F" w14:textId="70830E1E" w:rsidR="00287FE7" w:rsidRPr="00287FE7" w:rsidRDefault="002B1FAF">
          <w:pPr>
            <w:pStyle w:val="33"/>
            <w:rPr>
              <w:rFonts w:asciiTheme="minorHAnsi" w:eastAsiaTheme="minorEastAsia" w:hAnsiTheme="minorHAnsi" w:cstheme="minorBidi"/>
              <w:noProof/>
              <w:sz w:val="22"/>
              <w:lang w:eastAsia="ru-RU"/>
            </w:rPr>
          </w:pPr>
          <w:hyperlink w:anchor="_Toc159973312" w:history="1">
            <w:r w:rsidR="00287FE7" w:rsidRPr="00287FE7">
              <w:rPr>
                <w:rStyle w:val="aff"/>
                <w:noProof/>
              </w:rPr>
              <w:t>3.3.3.</w:t>
            </w:r>
            <w:r w:rsidR="00287FE7" w:rsidRPr="00287FE7">
              <w:rPr>
                <w:rFonts w:asciiTheme="minorHAnsi" w:eastAsiaTheme="minorEastAsia" w:hAnsiTheme="minorHAnsi" w:cstheme="minorBidi"/>
                <w:noProof/>
                <w:sz w:val="22"/>
                <w:lang w:eastAsia="ru-RU"/>
              </w:rPr>
              <w:tab/>
            </w:r>
            <w:r w:rsidR="00287FE7" w:rsidRPr="00287FE7">
              <w:rPr>
                <w:rStyle w:val="aff"/>
                <w:noProof/>
                <w:shd w:val="clear" w:color="auto" w:fill="FFFFFF"/>
              </w:rPr>
              <w:t>Генотоксичность</w:t>
            </w:r>
            <w:r w:rsidR="00287FE7" w:rsidRPr="00287FE7">
              <w:rPr>
                <w:noProof/>
                <w:webHidden/>
              </w:rPr>
              <w:tab/>
            </w:r>
            <w:r w:rsidR="00287FE7" w:rsidRPr="00287FE7">
              <w:rPr>
                <w:noProof/>
                <w:webHidden/>
              </w:rPr>
              <w:fldChar w:fldCharType="begin"/>
            </w:r>
            <w:r w:rsidR="00287FE7" w:rsidRPr="00287FE7">
              <w:rPr>
                <w:noProof/>
                <w:webHidden/>
              </w:rPr>
              <w:instrText xml:space="preserve"> PAGEREF _Toc159973312 \h </w:instrText>
            </w:r>
            <w:r w:rsidR="00287FE7" w:rsidRPr="00287FE7">
              <w:rPr>
                <w:noProof/>
                <w:webHidden/>
              </w:rPr>
            </w:r>
            <w:r w:rsidR="00287FE7" w:rsidRPr="00287FE7">
              <w:rPr>
                <w:noProof/>
                <w:webHidden/>
              </w:rPr>
              <w:fldChar w:fldCharType="separate"/>
            </w:r>
            <w:r w:rsidR="00287FE7" w:rsidRPr="00287FE7">
              <w:rPr>
                <w:noProof/>
                <w:webHidden/>
              </w:rPr>
              <w:t>53</w:t>
            </w:r>
            <w:r w:rsidR="00287FE7" w:rsidRPr="00287FE7">
              <w:rPr>
                <w:noProof/>
                <w:webHidden/>
              </w:rPr>
              <w:fldChar w:fldCharType="end"/>
            </w:r>
          </w:hyperlink>
        </w:p>
        <w:p w14:paraId="400CA658" w14:textId="075165F6" w:rsidR="00287FE7" w:rsidRPr="00287FE7" w:rsidRDefault="002B1FAF">
          <w:pPr>
            <w:pStyle w:val="33"/>
            <w:rPr>
              <w:rFonts w:asciiTheme="minorHAnsi" w:eastAsiaTheme="minorEastAsia" w:hAnsiTheme="minorHAnsi" w:cstheme="minorBidi"/>
              <w:noProof/>
              <w:sz w:val="22"/>
              <w:lang w:eastAsia="ru-RU"/>
            </w:rPr>
          </w:pPr>
          <w:hyperlink w:anchor="_Toc159973313" w:history="1">
            <w:r w:rsidR="00287FE7" w:rsidRPr="00287FE7">
              <w:rPr>
                <w:rStyle w:val="aff"/>
                <w:rFonts w:eastAsia="MS Mincho"/>
                <w:noProof/>
              </w:rPr>
              <w:t>3.3.4.</w:t>
            </w:r>
            <w:r w:rsidR="00287FE7" w:rsidRPr="00287FE7">
              <w:rPr>
                <w:rFonts w:asciiTheme="minorHAnsi" w:eastAsiaTheme="minorEastAsia" w:hAnsiTheme="minorHAnsi" w:cstheme="minorBidi"/>
                <w:noProof/>
                <w:sz w:val="22"/>
                <w:lang w:eastAsia="ru-RU"/>
              </w:rPr>
              <w:tab/>
            </w:r>
            <w:r w:rsidR="00287FE7" w:rsidRPr="00287FE7">
              <w:rPr>
                <w:rStyle w:val="aff"/>
                <w:noProof/>
              </w:rPr>
              <w:t>Канцерогенность</w:t>
            </w:r>
            <w:r w:rsidR="00287FE7" w:rsidRPr="00287FE7">
              <w:rPr>
                <w:noProof/>
                <w:webHidden/>
              </w:rPr>
              <w:tab/>
            </w:r>
            <w:r w:rsidR="00287FE7" w:rsidRPr="00287FE7">
              <w:rPr>
                <w:noProof/>
                <w:webHidden/>
              </w:rPr>
              <w:fldChar w:fldCharType="begin"/>
            </w:r>
            <w:r w:rsidR="00287FE7" w:rsidRPr="00287FE7">
              <w:rPr>
                <w:noProof/>
                <w:webHidden/>
              </w:rPr>
              <w:instrText xml:space="preserve"> PAGEREF _Toc159973313 \h </w:instrText>
            </w:r>
            <w:r w:rsidR="00287FE7" w:rsidRPr="00287FE7">
              <w:rPr>
                <w:noProof/>
                <w:webHidden/>
              </w:rPr>
            </w:r>
            <w:r w:rsidR="00287FE7" w:rsidRPr="00287FE7">
              <w:rPr>
                <w:noProof/>
                <w:webHidden/>
              </w:rPr>
              <w:fldChar w:fldCharType="separate"/>
            </w:r>
            <w:r w:rsidR="00287FE7" w:rsidRPr="00287FE7">
              <w:rPr>
                <w:noProof/>
                <w:webHidden/>
              </w:rPr>
              <w:t>55</w:t>
            </w:r>
            <w:r w:rsidR="00287FE7" w:rsidRPr="00287FE7">
              <w:rPr>
                <w:noProof/>
                <w:webHidden/>
              </w:rPr>
              <w:fldChar w:fldCharType="end"/>
            </w:r>
          </w:hyperlink>
        </w:p>
        <w:p w14:paraId="40565CFA" w14:textId="75AFB6FB" w:rsidR="00287FE7" w:rsidRPr="00287FE7" w:rsidRDefault="002B1FAF">
          <w:pPr>
            <w:pStyle w:val="33"/>
            <w:rPr>
              <w:rFonts w:asciiTheme="minorHAnsi" w:eastAsiaTheme="minorEastAsia" w:hAnsiTheme="minorHAnsi" w:cstheme="minorBidi"/>
              <w:noProof/>
              <w:sz w:val="22"/>
              <w:lang w:eastAsia="ru-RU"/>
            </w:rPr>
          </w:pPr>
          <w:hyperlink w:anchor="_Toc159973314" w:history="1">
            <w:r w:rsidR="00287FE7" w:rsidRPr="00287FE7">
              <w:rPr>
                <w:rStyle w:val="aff"/>
                <w:rFonts w:eastAsia="MS Mincho"/>
                <w:noProof/>
              </w:rPr>
              <w:t>3.3.5.</w:t>
            </w:r>
            <w:r w:rsidR="00287FE7" w:rsidRPr="00287FE7">
              <w:rPr>
                <w:rFonts w:asciiTheme="minorHAnsi" w:eastAsiaTheme="minorEastAsia" w:hAnsiTheme="minorHAnsi" w:cstheme="minorBidi"/>
                <w:noProof/>
                <w:sz w:val="22"/>
                <w:lang w:eastAsia="ru-RU"/>
              </w:rPr>
              <w:tab/>
            </w:r>
            <w:r w:rsidR="00287FE7" w:rsidRPr="00287FE7">
              <w:rPr>
                <w:rStyle w:val="aff"/>
                <w:noProof/>
              </w:rPr>
              <w:t>Репродуктивная и онтогенетическая токсичность</w:t>
            </w:r>
            <w:r w:rsidR="00287FE7" w:rsidRPr="00287FE7">
              <w:rPr>
                <w:noProof/>
                <w:webHidden/>
              </w:rPr>
              <w:tab/>
            </w:r>
            <w:r w:rsidR="00287FE7" w:rsidRPr="00287FE7">
              <w:rPr>
                <w:noProof/>
                <w:webHidden/>
              </w:rPr>
              <w:fldChar w:fldCharType="begin"/>
            </w:r>
            <w:r w:rsidR="00287FE7" w:rsidRPr="00287FE7">
              <w:rPr>
                <w:noProof/>
                <w:webHidden/>
              </w:rPr>
              <w:instrText xml:space="preserve"> PAGEREF _Toc159973314 \h </w:instrText>
            </w:r>
            <w:r w:rsidR="00287FE7" w:rsidRPr="00287FE7">
              <w:rPr>
                <w:noProof/>
                <w:webHidden/>
              </w:rPr>
            </w:r>
            <w:r w:rsidR="00287FE7" w:rsidRPr="00287FE7">
              <w:rPr>
                <w:noProof/>
                <w:webHidden/>
              </w:rPr>
              <w:fldChar w:fldCharType="separate"/>
            </w:r>
            <w:r w:rsidR="00287FE7" w:rsidRPr="00287FE7">
              <w:rPr>
                <w:noProof/>
                <w:webHidden/>
              </w:rPr>
              <w:t>55</w:t>
            </w:r>
            <w:r w:rsidR="00287FE7" w:rsidRPr="00287FE7">
              <w:rPr>
                <w:noProof/>
                <w:webHidden/>
              </w:rPr>
              <w:fldChar w:fldCharType="end"/>
            </w:r>
          </w:hyperlink>
        </w:p>
        <w:p w14:paraId="4C39C8F2" w14:textId="78FCAC01" w:rsidR="00287FE7" w:rsidRPr="00287FE7" w:rsidRDefault="002B1FAF">
          <w:pPr>
            <w:pStyle w:val="33"/>
            <w:rPr>
              <w:rFonts w:asciiTheme="minorHAnsi" w:eastAsiaTheme="minorEastAsia" w:hAnsiTheme="minorHAnsi" w:cstheme="minorBidi"/>
              <w:noProof/>
              <w:sz w:val="22"/>
              <w:lang w:eastAsia="ru-RU"/>
            </w:rPr>
          </w:pPr>
          <w:hyperlink w:anchor="_Toc159973315" w:history="1">
            <w:r w:rsidR="00287FE7" w:rsidRPr="00287FE7">
              <w:rPr>
                <w:rStyle w:val="aff"/>
                <w:noProof/>
              </w:rPr>
              <w:t>3.3.6.</w:t>
            </w:r>
            <w:r w:rsidR="00287FE7" w:rsidRPr="00287FE7">
              <w:rPr>
                <w:rFonts w:asciiTheme="minorHAnsi" w:eastAsiaTheme="minorEastAsia" w:hAnsiTheme="minorHAnsi" w:cstheme="minorBidi"/>
                <w:noProof/>
                <w:sz w:val="22"/>
                <w:lang w:eastAsia="ru-RU"/>
              </w:rPr>
              <w:tab/>
            </w:r>
            <w:r w:rsidR="00287FE7" w:rsidRPr="00287FE7">
              <w:rPr>
                <w:rStyle w:val="aff"/>
                <w:noProof/>
              </w:rPr>
              <w:t xml:space="preserve">3 </w:t>
            </w:r>
            <w:r w:rsidR="00287FE7" w:rsidRPr="00287FE7">
              <w:rPr>
                <w:rStyle w:val="aff"/>
                <w:noProof/>
                <w:lang w:val="ru"/>
              </w:rPr>
              <w:t>Местная переносимость</w:t>
            </w:r>
            <w:r w:rsidR="00287FE7" w:rsidRPr="00287FE7">
              <w:rPr>
                <w:noProof/>
                <w:webHidden/>
              </w:rPr>
              <w:tab/>
            </w:r>
            <w:r w:rsidR="00287FE7" w:rsidRPr="00287FE7">
              <w:rPr>
                <w:noProof/>
                <w:webHidden/>
              </w:rPr>
              <w:fldChar w:fldCharType="begin"/>
            </w:r>
            <w:r w:rsidR="00287FE7" w:rsidRPr="00287FE7">
              <w:rPr>
                <w:noProof/>
                <w:webHidden/>
              </w:rPr>
              <w:instrText xml:space="preserve"> PAGEREF _Toc159973315 \h </w:instrText>
            </w:r>
            <w:r w:rsidR="00287FE7" w:rsidRPr="00287FE7">
              <w:rPr>
                <w:noProof/>
                <w:webHidden/>
              </w:rPr>
            </w:r>
            <w:r w:rsidR="00287FE7" w:rsidRPr="00287FE7">
              <w:rPr>
                <w:noProof/>
                <w:webHidden/>
              </w:rPr>
              <w:fldChar w:fldCharType="separate"/>
            </w:r>
            <w:r w:rsidR="00287FE7" w:rsidRPr="00287FE7">
              <w:rPr>
                <w:noProof/>
                <w:webHidden/>
              </w:rPr>
              <w:t>57</w:t>
            </w:r>
            <w:r w:rsidR="00287FE7" w:rsidRPr="00287FE7">
              <w:rPr>
                <w:noProof/>
                <w:webHidden/>
              </w:rPr>
              <w:fldChar w:fldCharType="end"/>
            </w:r>
          </w:hyperlink>
        </w:p>
        <w:p w14:paraId="5FDEDBDB" w14:textId="5ED7E071" w:rsidR="00287FE7" w:rsidRPr="00287FE7" w:rsidRDefault="002B1FAF">
          <w:pPr>
            <w:pStyle w:val="33"/>
            <w:rPr>
              <w:rFonts w:asciiTheme="minorHAnsi" w:eastAsiaTheme="minorEastAsia" w:hAnsiTheme="minorHAnsi" w:cstheme="minorBidi"/>
              <w:noProof/>
              <w:sz w:val="22"/>
              <w:lang w:eastAsia="ru-RU"/>
            </w:rPr>
          </w:pPr>
          <w:hyperlink w:anchor="_Toc159973316" w:history="1">
            <w:r w:rsidR="00287FE7" w:rsidRPr="00287FE7">
              <w:rPr>
                <w:rStyle w:val="aff"/>
                <w:noProof/>
              </w:rPr>
              <w:t>3.3.7.</w:t>
            </w:r>
            <w:r w:rsidR="00287FE7" w:rsidRPr="00287FE7">
              <w:rPr>
                <w:rFonts w:asciiTheme="minorHAnsi" w:eastAsiaTheme="minorEastAsia" w:hAnsiTheme="minorHAnsi" w:cstheme="minorBidi"/>
                <w:noProof/>
                <w:sz w:val="22"/>
                <w:lang w:eastAsia="ru-RU"/>
              </w:rPr>
              <w:tab/>
            </w:r>
            <w:r w:rsidR="00287FE7" w:rsidRPr="00287FE7">
              <w:rPr>
                <w:rStyle w:val="aff"/>
                <w:noProof/>
                <w:lang w:val="ru"/>
              </w:rPr>
              <w:t>Другие исследования токсичности</w:t>
            </w:r>
            <w:r w:rsidR="00287FE7" w:rsidRPr="00287FE7">
              <w:rPr>
                <w:noProof/>
                <w:webHidden/>
              </w:rPr>
              <w:tab/>
            </w:r>
            <w:r w:rsidR="00287FE7" w:rsidRPr="00287FE7">
              <w:rPr>
                <w:noProof/>
                <w:webHidden/>
              </w:rPr>
              <w:fldChar w:fldCharType="begin"/>
            </w:r>
            <w:r w:rsidR="00287FE7" w:rsidRPr="00287FE7">
              <w:rPr>
                <w:noProof/>
                <w:webHidden/>
              </w:rPr>
              <w:instrText xml:space="preserve"> PAGEREF _Toc159973316 \h </w:instrText>
            </w:r>
            <w:r w:rsidR="00287FE7" w:rsidRPr="00287FE7">
              <w:rPr>
                <w:noProof/>
                <w:webHidden/>
              </w:rPr>
            </w:r>
            <w:r w:rsidR="00287FE7" w:rsidRPr="00287FE7">
              <w:rPr>
                <w:noProof/>
                <w:webHidden/>
              </w:rPr>
              <w:fldChar w:fldCharType="separate"/>
            </w:r>
            <w:r w:rsidR="00287FE7" w:rsidRPr="00287FE7">
              <w:rPr>
                <w:noProof/>
                <w:webHidden/>
              </w:rPr>
              <w:t>57</w:t>
            </w:r>
            <w:r w:rsidR="00287FE7" w:rsidRPr="00287FE7">
              <w:rPr>
                <w:noProof/>
                <w:webHidden/>
              </w:rPr>
              <w:fldChar w:fldCharType="end"/>
            </w:r>
          </w:hyperlink>
        </w:p>
        <w:p w14:paraId="03A548A3" w14:textId="0F4CB1E4" w:rsidR="00287FE7" w:rsidRPr="00287FE7" w:rsidRDefault="002B1FAF">
          <w:pPr>
            <w:pStyle w:val="22"/>
            <w:rPr>
              <w:rFonts w:asciiTheme="minorHAnsi" w:eastAsiaTheme="minorEastAsia" w:hAnsiTheme="minorHAnsi" w:cstheme="minorBidi"/>
              <w:noProof/>
              <w:sz w:val="22"/>
              <w:lang w:eastAsia="ru-RU"/>
            </w:rPr>
          </w:pPr>
          <w:hyperlink w:anchor="_Toc159973317" w:history="1">
            <w:r w:rsidR="00287FE7" w:rsidRPr="00287FE7">
              <w:rPr>
                <w:rStyle w:val="aff"/>
                <w:noProof/>
              </w:rPr>
              <w:t>Список</w:t>
            </w:r>
            <w:r w:rsidR="00287FE7" w:rsidRPr="00287FE7">
              <w:rPr>
                <w:rStyle w:val="aff"/>
                <w:noProof/>
                <w:lang w:val="en-US"/>
              </w:rPr>
              <w:t xml:space="preserve"> </w:t>
            </w:r>
            <w:r w:rsidR="00287FE7" w:rsidRPr="00287FE7">
              <w:rPr>
                <w:rStyle w:val="aff"/>
                <w:noProof/>
              </w:rPr>
              <w:t>литературы</w:t>
            </w:r>
            <w:r w:rsidR="00287FE7" w:rsidRPr="00287FE7">
              <w:rPr>
                <w:noProof/>
                <w:webHidden/>
              </w:rPr>
              <w:tab/>
            </w:r>
            <w:r w:rsidR="00287FE7" w:rsidRPr="00287FE7">
              <w:rPr>
                <w:noProof/>
                <w:webHidden/>
              </w:rPr>
              <w:fldChar w:fldCharType="begin"/>
            </w:r>
            <w:r w:rsidR="00287FE7" w:rsidRPr="00287FE7">
              <w:rPr>
                <w:noProof/>
                <w:webHidden/>
              </w:rPr>
              <w:instrText xml:space="preserve"> PAGEREF _Toc159973317 \h </w:instrText>
            </w:r>
            <w:r w:rsidR="00287FE7" w:rsidRPr="00287FE7">
              <w:rPr>
                <w:noProof/>
                <w:webHidden/>
              </w:rPr>
            </w:r>
            <w:r w:rsidR="00287FE7" w:rsidRPr="00287FE7">
              <w:rPr>
                <w:noProof/>
                <w:webHidden/>
              </w:rPr>
              <w:fldChar w:fldCharType="separate"/>
            </w:r>
            <w:r w:rsidR="00287FE7" w:rsidRPr="00287FE7">
              <w:rPr>
                <w:noProof/>
                <w:webHidden/>
              </w:rPr>
              <w:t>60</w:t>
            </w:r>
            <w:r w:rsidR="00287FE7" w:rsidRPr="00287FE7">
              <w:rPr>
                <w:noProof/>
                <w:webHidden/>
              </w:rPr>
              <w:fldChar w:fldCharType="end"/>
            </w:r>
          </w:hyperlink>
        </w:p>
        <w:p w14:paraId="76E05427" w14:textId="5D094833" w:rsidR="00287FE7" w:rsidRPr="00287FE7" w:rsidRDefault="002B1FAF">
          <w:pPr>
            <w:pStyle w:val="16"/>
            <w:tabs>
              <w:tab w:val="left" w:pos="1134"/>
              <w:tab w:val="right" w:leader="dot" w:pos="9346"/>
            </w:tabs>
            <w:rPr>
              <w:rFonts w:asciiTheme="minorHAnsi" w:eastAsiaTheme="minorEastAsia" w:hAnsiTheme="minorHAnsi" w:cstheme="minorBidi"/>
              <w:noProof/>
              <w:sz w:val="22"/>
              <w:lang w:eastAsia="ru-RU"/>
            </w:rPr>
          </w:pPr>
          <w:hyperlink w:anchor="_Toc159973318" w:history="1">
            <w:r w:rsidR="00287FE7" w:rsidRPr="00287FE7">
              <w:rPr>
                <w:rStyle w:val="aff"/>
                <w:noProof/>
              </w:rPr>
              <w:t>4.</w:t>
            </w:r>
            <w:r w:rsidR="00287FE7" w:rsidRPr="00287FE7">
              <w:rPr>
                <w:rFonts w:asciiTheme="minorHAnsi" w:eastAsiaTheme="minorEastAsia" w:hAnsiTheme="minorHAnsi" w:cstheme="minorBidi"/>
                <w:noProof/>
                <w:sz w:val="22"/>
                <w:lang w:eastAsia="ru-RU"/>
              </w:rPr>
              <w:tab/>
            </w:r>
            <w:r w:rsidR="00287FE7" w:rsidRPr="00287FE7">
              <w:rPr>
                <w:rStyle w:val="aff"/>
                <w:noProof/>
              </w:rPr>
              <w:t>ДЕЙСТВИЕ У ЧЕЛОВЕКА</w:t>
            </w:r>
            <w:r w:rsidR="00287FE7" w:rsidRPr="00287FE7">
              <w:rPr>
                <w:noProof/>
                <w:webHidden/>
              </w:rPr>
              <w:tab/>
            </w:r>
            <w:r w:rsidR="00287FE7" w:rsidRPr="00287FE7">
              <w:rPr>
                <w:noProof/>
                <w:webHidden/>
              </w:rPr>
              <w:fldChar w:fldCharType="begin"/>
            </w:r>
            <w:r w:rsidR="00287FE7" w:rsidRPr="00287FE7">
              <w:rPr>
                <w:noProof/>
                <w:webHidden/>
              </w:rPr>
              <w:instrText xml:space="preserve"> PAGEREF _Toc159973318 \h </w:instrText>
            </w:r>
            <w:r w:rsidR="00287FE7" w:rsidRPr="00287FE7">
              <w:rPr>
                <w:noProof/>
                <w:webHidden/>
              </w:rPr>
            </w:r>
            <w:r w:rsidR="00287FE7" w:rsidRPr="00287FE7">
              <w:rPr>
                <w:noProof/>
                <w:webHidden/>
              </w:rPr>
              <w:fldChar w:fldCharType="separate"/>
            </w:r>
            <w:r w:rsidR="00287FE7" w:rsidRPr="00287FE7">
              <w:rPr>
                <w:noProof/>
                <w:webHidden/>
              </w:rPr>
              <w:t>61</w:t>
            </w:r>
            <w:r w:rsidR="00287FE7" w:rsidRPr="00287FE7">
              <w:rPr>
                <w:noProof/>
                <w:webHidden/>
              </w:rPr>
              <w:fldChar w:fldCharType="end"/>
            </w:r>
          </w:hyperlink>
        </w:p>
        <w:p w14:paraId="17094C30" w14:textId="78FB6E12" w:rsidR="00287FE7" w:rsidRPr="00287FE7" w:rsidRDefault="002B1FAF">
          <w:pPr>
            <w:pStyle w:val="22"/>
            <w:rPr>
              <w:rFonts w:asciiTheme="minorHAnsi" w:eastAsiaTheme="minorEastAsia" w:hAnsiTheme="minorHAnsi" w:cstheme="minorBidi"/>
              <w:noProof/>
              <w:sz w:val="22"/>
              <w:lang w:eastAsia="ru-RU"/>
            </w:rPr>
          </w:pPr>
          <w:hyperlink w:anchor="_Toc159973319" w:history="1">
            <w:r w:rsidR="00287FE7" w:rsidRPr="00287FE7">
              <w:rPr>
                <w:rStyle w:val="aff"/>
                <w:noProof/>
              </w:rPr>
              <w:t>Введение и резюме</w:t>
            </w:r>
            <w:r w:rsidR="00287FE7" w:rsidRPr="00287FE7">
              <w:rPr>
                <w:noProof/>
                <w:webHidden/>
              </w:rPr>
              <w:tab/>
            </w:r>
            <w:r w:rsidR="00287FE7" w:rsidRPr="00287FE7">
              <w:rPr>
                <w:noProof/>
                <w:webHidden/>
              </w:rPr>
              <w:fldChar w:fldCharType="begin"/>
            </w:r>
            <w:r w:rsidR="00287FE7" w:rsidRPr="00287FE7">
              <w:rPr>
                <w:noProof/>
                <w:webHidden/>
              </w:rPr>
              <w:instrText xml:space="preserve"> PAGEREF _Toc159973319 \h </w:instrText>
            </w:r>
            <w:r w:rsidR="00287FE7" w:rsidRPr="00287FE7">
              <w:rPr>
                <w:noProof/>
                <w:webHidden/>
              </w:rPr>
            </w:r>
            <w:r w:rsidR="00287FE7" w:rsidRPr="00287FE7">
              <w:rPr>
                <w:noProof/>
                <w:webHidden/>
              </w:rPr>
              <w:fldChar w:fldCharType="separate"/>
            </w:r>
            <w:r w:rsidR="00287FE7" w:rsidRPr="00287FE7">
              <w:rPr>
                <w:noProof/>
                <w:webHidden/>
              </w:rPr>
              <w:t>61</w:t>
            </w:r>
            <w:r w:rsidR="00287FE7" w:rsidRPr="00287FE7">
              <w:rPr>
                <w:noProof/>
                <w:webHidden/>
              </w:rPr>
              <w:fldChar w:fldCharType="end"/>
            </w:r>
          </w:hyperlink>
        </w:p>
        <w:p w14:paraId="5ABC9631" w14:textId="7A90B0BD" w:rsidR="00287FE7" w:rsidRPr="00287FE7" w:rsidRDefault="002B1FAF">
          <w:pPr>
            <w:pStyle w:val="22"/>
            <w:rPr>
              <w:rFonts w:asciiTheme="minorHAnsi" w:eastAsiaTheme="minorEastAsia" w:hAnsiTheme="minorHAnsi" w:cstheme="minorBidi"/>
              <w:noProof/>
              <w:sz w:val="22"/>
              <w:lang w:eastAsia="ru-RU"/>
            </w:rPr>
          </w:pPr>
          <w:hyperlink w:anchor="_Toc159973320" w:history="1">
            <w:r w:rsidR="00287FE7" w:rsidRPr="00287FE7">
              <w:rPr>
                <w:rStyle w:val="aff"/>
                <w:noProof/>
              </w:rPr>
              <w:t>4.1.</w:t>
            </w:r>
            <w:r w:rsidR="00287FE7" w:rsidRPr="00287FE7">
              <w:rPr>
                <w:rFonts w:asciiTheme="minorHAnsi" w:eastAsiaTheme="minorEastAsia" w:hAnsiTheme="minorHAnsi" w:cstheme="minorBidi"/>
                <w:noProof/>
                <w:sz w:val="22"/>
                <w:lang w:eastAsia="ru-RU"/>
              </w:rPr>
              <w:tab/>
            </w:r>
            <w:r w:rsidR="00287FE7" w:rsidRPr="00287FE7">
              <w:rPr>
                <w:rStyle w:val="aff"/>
                <w:noProof/>
              </w:rPr>
              <w:t>Фармакокинетика и фармакодинамика у человека</w:t>
            </w:r>
            <w:r w:rsidR="00287FE7" w:rsidRPr="00287FE7">
              <w:rPr>
                <w:noProof/>
                <w:webHidden/>
              </w:rPr>
              <w:tab/>
            </w:r>
            <w:r w:rsidR="00287FE7" w:rsidRPr="00287FE7">
              <w:rPr>
                <w:noProof/>
                <w:webHidden/>
              </w:rPr>
              <w:fldChar w:fldCharType="begin"/>
            </w:r>
            <w:r w:rsidR="00287FE7" w:rsidRPr="00287FE7">
              <w:rPr>
                <w:noProof/>
                <w:webHidden/>
              </w:rPr>
              <w:instrText xml:space="preserve"> PAGEREF _Toc159973320 \h </w:instrText>
            </w:r>
            <w:r w:rsidR="00287FE7" w:rsidRPr="00287FE7">
              <w:rPr>
                <w:noProof/>
                <w:webHidden/>
              </w:rPr>
            </w:r>
            <w:r w:rsidR="00287FE7" w:rsidRPr="00287FE7">
              <w:rPr>
                <w:noProof/>
                <w:webHidden/>
              </w:rPr>
              <w:fldChar w:fldCharType="separate"/>
            </w:r>
            <w:r w:rsidR="00287FE7" w:rsidRPr="00287FE7">
              <w:rPr>
                <w:noProof/>
                <w:webHidden/>
              </w:rPr>
              <w:t>64</w:t>
            </w:r>
            <w:r w:rsidR="00287FE7" w:rsidRPr="00287FE7">
              <w:rPr>
                <w:noProof/>
                <w:webHidden/>
              </w:rPr>
              <w:fldChar w:fldCharType="end"/>
            </w:r>
          </w:hyperlink>
        </w:p>
        <w:p w14:paraId="0FDABDF4" w14:textId="6AAA85C7" w:rsidR="00287FE7" w:rsidRPr="00287FE7" w:rsidRDefault="002B1FAF">
          <w:pPr>
            <w:pStyle w:val="33"/>
            <w:rPr>
              <w:rFonts w:asciiTheme="minorHAnsi" w:eastAsiaTheme="minorEastAsia" w:hAnsiTheme="minorHAnsi" w:cstheme="minorBidi"/>
              <w:noProof/>
              <w:sz w:val="22"/>
              <w:lang w:eastAsia="ru-RU"/>
            </w:rPr>
          </w:pPr>
          <w:hyperlink w:anchor="_Toc159973321" w:history="1">
            <w:r w:rsidR="00287FE7" w:rsidRPr="00287FE7">
              <w:rPr>
                <w:rStyle w:val="aff"/>
                <w:noProof/>
              </w:rPr>
              <w:t>4.1.1. Фармакокинетика</w:t>
            </w:r>
            <w:r w:rsidR="00287FE7" w:rsidRPr="00287FE7">
              <w:rPr>
                <w:noProof/>
                <w:webHidden/>
              </w:rPr>
              <w:tab/>
            </w:r>
            <w:r w:rsidR="00287FE7" w:rsidRPr="00287FE7">
              <w:rPr>
                <w:noProof/>
                <w:webHidden/>
              </w:rPr>
              <w:fldChar w:fldCharType="begin"/>
            </w:r>
            <w:r w:rsidR="00287FE7" w:rsidRPr="00287FE7">
              <w:rPr>
                <w:noProof/>
                <w:webHidden/>
              </w:rPr>
              <w:instrText xml:space="preserve"> PAGEREF _Toc159973321 \h </w:instrText>
            </w:r>
            <w:r w:rsidR="00287FE7" w:rsidRPr="00287FE7">
              <w:rPr>
                <w:noProof/>
                <w:webHidden/>
              </w:rPr>
            </w:r>
            <w:r w:rsidR="00287FE7" w:rsidRPr="00287FE7">
              <w:rPr>
                <w:noProof/>
                <w:webHidden/>
              </w:rPr>
              <w:fldChar w:fldCharType="separate"/>
            </w:r>
            <w:r w:rsidR="00287FE7" w:rsidRPr="00287FE7">
              <w:rPr>
                <w:noProof/>
                <w:webHidden/>
              </w:rPr>
              <w:t>64</w:t>
            </w:r>
            <w:r w:rsidR="00287FE7" w:rsidRPr="00287FE7">
              <w:rPr>
                <w:noProof/>
                <w:webHidden/>
              </w:rPr>
              <w:fldChar w:fldCharType="end"/>
            </w:r>
          </w:hyperlink>
        </w:p>
        <w:p w14:paraId="55B5FF8C" w14:textId="5651F038" w:rsidR="00287FE7" w:rsidRPr="00287FE7" w:rsidRDefault="002B1FAF">
          <w:pPr>
            <w:pStyle w:val="33"/>
            <w:rPr>
              <w:rFonts w:asciiTheme="minorHAnsi" w:eastAsiaTheme="minorEastAsia" w:hAnsiTheme="minorHAnsi" w:cstheme="minorBidi"/>
              <w:noProof/>
              <w:sz w:val="22"/>
              <w:lang w:eastAsia="ru-RU"/>
            </w:rPr>
          </w:pPr>
          <w:hyperlink w:anchor="_Toc159973322" w:history="1">
            <w:r w:rsidR="00287FE7" w:rsidRPr="00287FE7">
              <w:rPr>
                <w:rStyle w:val="aff"/>
                <w:noProof/>
              </w:rPr>
              <w:t>4.1.2. Фармакодинамика у человека</w:t>
            </w:r>
            <w:r w:rsidR="00287FE7" w:rsidRPr="00287FE7">
              <w:rPr>
                <w:noProof/>
                <w:webHidden/>
              </w:rPr>
              <w:tab/>
            </w:r>
            <w:r w:rsidR="00287FE7" w:rsidRPr="00287FE7">
              <w:rPr>
                <w:noProof/>
                <w:webHidden/>
              </w:rPr>
              <w:fldChar w:fldCharType="begin"/>
            </w:r>
            <w:r w:rsidR="00287FE7" w:rsidRPr="00287FE7">
              <w:rPr>
                <w:noProof/>
                <w:webHidden/>
              </w:rPr>
              <w:instrText xml:space="preserve"> PAGEREF _Toc159973322 \h </w:instrText>
            </w:r>
            <w:r w:rsidR="00287FE7" w:rsidRPr="00287FE7">
              <w:rPr>
                <w:noProof/>
                <w:webHidden/>
              </w:rPr>
            </w:r>
            <w:r w:rsidR="00287FE7" w:rsidRPr="00287FE7">
              <w:rPr>
                <w:noProof/>
                <w:webHidden/>
              </w:rPr>
              <w:fldChar w:fldCharType="separate"/>
            </w:r>
            <w:r w:rsidR="00287FE7" w:rsidRPr="00287FE7">
              <w:rPr>
                <w:noProof/>
                <w:webHidden/>
              </w:rPr>
              <w:t>77</w:t>
            </w:r>
            <w:r w:rsidR="00287FE7" w:rsidRPr="00287FE7">
              <w:rPr>
                <w:noProof/>
                <w:webHidden/>
              </w:rPr>
              <w:fldChar w:fldCharType="end"/>
            </w:r>
          </w:hyperlink>
        </w:p>
        <w:p w14:paraId="421989C2" w14:textId="6AC88AD6" w:rsidR="00287FE7" w:rsidRPr="00287FE7" w:rsidRDefault="002B1FAF">
          <w:pPr>
            <w:pStyle w:val="22"/>
            <w:rPr>
              <w:rFonts w:asciiTheme="minorHAnsi" w:eastAsiaTheme="minorEastAsia" w:hAnsiTheme="minorHAnsi" w:cstheme="minorBidi"/>
              <w:noProof/>
              <w:sz w:val="22"/>
              <w:lang w:eastAsia="ru-RU"/>
            </w:rPr>
          </w:pPr>
          <w:hyperlink w:anchor="_Toc159973323" w:history="1">
            <w:r w:rsidR="00287FE7" w:rsidRPr="00287FE7">
              <w:rPr>
                <w:rStyle w:val="aff"/>
                <w:noProof/>
              </w:rPr>
              <w:t>4.2.</w:t>
            </w:r>
            <w:r w:rsidR="00287FE7" w:rsidRPr="00287FE7">
              <w:rPr>
                <w:rFonts w:asciiTheme="minorHAnsi" w:eastAsiaTheme="minorEastAsia" w:hAnsiTheme="minorHAnsi" w:cstheme="minorBidi"/>
                <w:noProof/>
                <w:sz w:val="22"/>
                <w:lang w:eastAsia="ru-RU"/>
              </w:rPr>
              <w:tab/>
            </w:r>
            <w:r w:rsidR="00287FE7" w:rsidRPr="00287FE7">
              <w:rPr>
                <w:rStyle w:val="aff"/>
                <w:noProof/>
              </w:rPr>
              <w:t>Безопасность и эффективность</w:t>
            </w:r>
            <w:r w:rsidR="00287FE7" w:rsidRPr="00287FE7">
              <w:rPr>
                <w:noProof/>
                <w:webHidden/>
              </w:rPr>
              <w:tab/>
            </w:r>
            <w:r w:rsidR="00287FE7" w:rsidRPr="00287FE7">
              <w:rPr>
                <w:noProof/>
                <w:webHidden/>
              </w:rPr>
              <w:fldChar w:fldCharType="begin"/>
            </w:r>
            <w:r w:rsidR="00287FE7" w:rsidRPr="00287FE7">
              <w:rPr>
                <w:noProof/>
                <w:webHidden/>
              </w:rPr>
              <w:instrText xml:space="preserve"> PAGEREF _Toc159973323 \h </w:instrText>
            </w:r>
            <w:r w:rsidR="00287FE7" w:rsidRPr="00287FE7">
              <w:rPr>
                <w:noProof/>
                <w:webHidden/>
              </w:rPr>
            </w:r>
            <w:r w:rsidR="00287FE7" w:rsidRPr="00287FE7">
              <w:rPr>
                <w:noProof/>
                <w:webHidden/>
              </w:rPr>
              <w:fldChar w:fldCharType="separate"/>
            </w:r>
            <w:r w:rsidR="00287FE7" w:rsidRPr="00287FE7">
              <w:rPr>
                <w:noProof/>
                <w:webHidden/>
              </w:rPr>
              <w:t>78</w:t>
            </w:r>
            <w:r w:rsidR="00287FE7" w:rsidRPr="00287FE7">
              <w:rPr>
                <w:noProof/>
                <w:webHidden/>
              </w:rPr>
              <w:fldChar w:fldCharType="end"/>
            </w:r>
          </w:hyperlink>
        </w:p>
        <w:p w14:paraId="68C6A088" w14:textId="329F792C" w:rsidR="00287FE7" w:rsidRPr="00287FE7" w:rsidRDefault="002B1FAF">
          <w:pPr>
            <w:pStyle w:val="33"/>
            <w:rPr>
              <w:rFonts w:asciiTheme="minorHAnsi" w:eastAsiaTheme="minorEastAsia" w:hAnsiTheme="minorHAnsi" w:cstheme="minorBidi"/>
              <w:noProof/>
              <w:sz w:val="22"/>
              <w:lang w:eastAsia="ru-RU"/>
            </w:rPr>
          </w:pPr>
          <w:hyperlink w:anchor="_Toc159973324" w:history="1">
            <w:r w:rsidR="00287FE7" w:rsidRPr="00287FE7">
              <w:rPr>
                <w:rStyle w:val="aff"/>
                <w:noProof/>
              </w:rPr>
              <w:t>4.2.1.</w:t>
            </w:r>
            <w:r w:rsidR="00287FE7" w:rsidRPr="00287FE7">
              <w:rPr>
                <w:rFonts w:asciiTheme="minorHAnsi" w:eastAsiaTheme="minorEastAsia" w:hAnsiTheme="minorHAnsi" w:cstheme="minorBidi"/>
                <w:noProof/>
                <w:sz w:val="22"/>
                <w:lang w:eastAsia="ru-RU"/>
              </w:rPr>
              <w:tab/>
            </w:r>
            <w:r w:rsidR="00287FE7" w:rsidRPr="00287FE7">
              <w:rPr>
                <w:rStyle w:val="aff"/>
                <w:noProof/>
              </w:rPr>
              <w:t>Клиническая эффективность</w:t>
            </w:r>
            <w:r w:rsidR="00287FE7" w:rsidRPr="00287FE7">
              <w:rPr>
                <w:noProof/>
                <w:webHidden/>
              </w:rPr>
              <w:tab/>
            </w:r>
            <w:r w:rsidR="00287FE7" w:rsidRPr="00287FE7">
              <w:rPr>
                <w:noProof/>
                <w:webHidden/>
              </w:rPr>
              <w:fldChar w:fldCharType="begin"/>
            </w:r>
            <w:r w:rsidR="00287FE7" w:rsidRPr="00287FE7">
              <w:rPr>
                <w:noProof/>
                <w:webHidden/>
              </w:rPr>
              <w:instrText xml:space="preserve"> PAGEREF _Toc159973324 \h </w:instrText>
            </w:r>
            <w:r w:rsidR="00287FE7" w:rsidRPr="00287FE7">
              <w:rPr>
                <w:noProof/>
                <w:webHidden/>
              </w:rPr>
            </w:r>
            <w:r w:rsidR="00287FE7" w:rsidRPr="00287FE7">
              <w:rPr>
                <w:noProof/>
                <w:webHidden/>
              </w:rPr>
              <w:fldChar w:fldCharType="separate"/>
            </w:r>
            <w:r w:rsidR="00287FE7" w:rsidRPr="00287FE7">
              <w:rPr>
                <w:noProof/>
                <w:webHidden/>
              </w:rPr>
              <w:t>78</w:t>
            </w:r>
            <w:r w:rsidR="00287FE7" w:rsidRPr="00287FE7">
              <w:rPr>
                <w:noProof/>
                <w:webHidden/>
              </w:rPr>
              <w:fldChar w:fldCharType="end"/>
            </w:r>
          </w:hyperlink>
        </w:p>
        <w:p w14:paraId="27095F12" w14:textId="59429B85" w:rsidR="00287FE7" w:rsidRPr="00287FE7" w:rsidRDefault="002B1FAF">
          <w:pPr>
            <w:pStyle w:val="33"/>
            <w:rPr>
              <w:rFonts w:asciiTheme="minorHAnsi" w:eastAsiaTheme="minorEastAsia" w:hAnsiTheme="minorHAnsi" w:cstheme="minorBidi"/>
              <w:noProof/>
              <w:sz w:val="22"/>
              <w:lang w:eastAsia="ru-RU"/>
            </w:rPr>
          </w:pPr>
          <w:hyperlink w:anchor="_Toc159973325" w:history="1">
            <w:r w:rsidR="00287FE7" w:rsidRPr="00287FE7">
              <w:rPr>
                <w:rStyle w:val="aff"/>
                <w:bCs/>
                <w:iCs/>
                <w:noProof/>
              </w:rPr>
              <w:t>4.2.2. Клиническая безопасность</w:t>
            </w:r>
            <w:r w:rsidR="00287FE7" w:rsidRPr="00287FE7">
              <w:rPr>
                <w:noProof/>
                <w:webHidden/>
              </w:rPr>
              <w:tab/>
            </w:r>
            <w:r w:rsidR="00287FE7" w:rsidRPr="00287FE7">
              <w:rPr>
                <w:noProof/>
                <w:webHidden/>
              </w:rPr>
              <w:fldChar w:fldCharType="begin"/>
            </w:r>
            <w:r w:rsidR="00287FE7" w:rsidRPr="00287FE7">
              <w:rPr>
                <w:noProof/>
                <w:webHidden/>
              </w:rPr>
              <w:instrText xml:space="preserve"> PAGEREF _Toc159973325 \h </w:instrText>
            </w:r>
            <w:r w:rsidR="00287FE7" w:rsidRPr="00287FE7">
              <w:rPr>
                <w:noProof/>
                <w:webHidden/>
              </w:rPr>
            </w:r>
            <w:r w:rsidR="00287FE7" w:rsidRPr="00287FE7">
              <w:rPr>
                <w:noProof/>
                <w:webHidden/>
              </w:rPr>
              <w:fldChar w:fldCharType="separate"/>
            </w:r>
            <w:r w:rsidR="00287FE7" w:rsidRPr="00287FE7">
              <w:rPr>
                <w:noProof/>
                <w:webHidden/>
              </w:rPr>
              <w:t>86</w:t>
            </w:r>
            <w:r w:rsidR="00287FE7" w:rsidRPr="00287FE7">
              <w:rPr>
                <w:noProof/>
                <w:webHidden/>
              </w:rPr>
              <w:fldChar w:fldCharType="end"/>
            </w:r>
          </w:hyperlink>
        </w:p>
        <w:p w14:paraId="2D90EAF7" w14:textId="364F2686" w:rsidR="00287FE7" w:rsidRDefault="002B1FAF">
          <w:pPr>
            <w:pStyle w:val="22"/>
            <w:rPr>
              <w:rFonts w:asciiTheme="minorHAnsi" w:eastAsiaTheme="minorEastAsia" w:hAnsiTheme="minorHAnsi" w:cstheme="minorBidi"/>
              <w:noProof/>
              <w:sz w:val="22"/>
              <w:lang w:eastAsia="ru-RU"/>
            </w:rPr>
          </w:pPr>
          <w:hyperlink w:anchor="_Toc159973326" w:history="1">
            <w:r w:rsidR="00287FE7" w:rsidRPr="00A5318C">
              <w:rPr>
                <w:rStyle w:val="aff"/>
                <w:noProof/>
              </w:rPr>
              <w:t>4.3.</w:t>
            </w:r>
            <w:r w:rsidR="00287FE7">
              <w:rPr>
                <w:rFonts w:asciiTheme="minorHAnsi" w:eastAsiaTheme="minorEastAsia" w:hAnsiTheme="minorHAnsi" w:cstheme="minorBidi"/>
                <w:noProof/>
                <w:sz w:val="22"/>
                <w:lang w:eastAsia="ru-RU"/>
              </w:rPr>
              <w:tab/>
            </w:r>
            <w:r w:rsidR="00287FE7" w:rsidRPr="00A5318C">
              <w:rPr>
                <w:rStyle w:val="aff"/>
                <w:noProof/>
              </w:rPr>
              <w:t>Список литературы</w:t>
            </w:r>
            <w:r w:rsidR="00287FE7">
              <w:rPr>
                <w:noProof/>
                <w:webHidden/>
              </w:rPr>
              <w:tab/>
            </w:r>
            <w:r w:rsidR="00287FE7">
              <w:rPr>
                <w:noProof/>
                <w:webHidden/>
              </w:rPr>
              <w:fldChar w:fldCharType="begin"/>
            </w:r>
            <w:r w:rsidR="00287FE7">
              <w:rPr>
                <w:noProof/>
                <w:webHidden/>
              </w:rPr>
              <w:instrText xml:space="preserve"> PAGEREF _Toc159973326 \h </w:instrText>
            </w:r>
            <w:r w:rsidR="00287FE7">
              <w:rPr>
                <w:noProof/>
                <w:webHidden/>
              </w:rPr>
            </w:r>
            <w:r w:rsidR="00287FE7">
              <w:rPr>
                <w:noProof/>
                <w:webHidden/>
              </w:rPr>
              <w:fldChar w:fldCharType="separate"/>
            </w:r>
            <w:r w:rsidR="00287FE7">
              <w:rPr>
                <w:noProof/>
                <w:webHidden/>
              </w:rPr>
              <w:t>94</w:t>
            </w:r>
            <w:r w:rsidR="00287FE7">
              <w:rPr>
                <w:noProof/>
                <w:webHidden/>
              </w:rPr>
              <w:fldChar w:fldCharType="end"/>
            </w:r>
          </w:hyperlink>
        </w:p>
        <w:p w14:paraId="2B92CCC4" w14:textId="38763F27" w:rsidR="00287FE7" w:rsidRDefault="002B1FAF">
          <w:pPr>
            <w:pStyle w:val="16"/>
            <w:tabs>
              <w:tab w:val="left" w:pos="1134"/>
              <w:tab w:val="right" w:leader="dot" w:pos="9346"/>
            </w:tabs>
            <w:rPr>
              <w:rFonts w:asciiTheme="minorHAnsi" w:eastAsiaTheme="minorEastAsia" w:hAnsiTheme="minorHAnsi" w:cstheme="minorBidi"/>
              <w:noProof/>
              <w:sz w:val="22"/>
              <w:lang w:eastAsia="ru-RU"/>
            </w:rPr>
          </w:pPr>
          <w:hyperlink w:anchor="_Toc159973327" w:history="1">
            <w:r w:rsidR="00287FE7" w:rsidRPr="00A5318C">
              <w:rPr>
                <w:rStyle w:val="aff"/>
                <w:noProof/>
              </w:rPr>
              <w:t>5.</w:t>
            </w:r>
            <w:r w:rsidR="00287FE7">
              <w:rPr>
                <w:rFonts w:asciiTheme="minorHAnsi" w:eastAsiaTheme="minorEastAsia" w:hAnsiTheme="minorHAnsi" w:cstheme="minorBidi"/>
                <w:noProof/>
                <w:sz w:val="22"/>
                <w:lang w:eastAsia="ru-RU"/>
              </w:rPr>
              <w:tab/>
            </w:r>
            <w:r w:rsidR="00287FE7" w:rsidRPr="00A5318C">
              <w:rPr>
                <w:rStyle w:val="aff"/>
                <w:noProof/>
              </w:rPr>
              <w:t>ОБСУЖДЕНИЕ ДАННЫХ И ИНСТРУКЦИИ ДЛЯ ИССЛЕДОВАТЕЛЯ</w:t>
            </w:r>
            <w:r w:rsidR="00287FE7">
              <w:rPr>
                <w:noProof/>
                <w:webHidden/>
              </w:rPr>
              <w:tab/>
            </w:r>
            <w:r w:rsidR="00287FE7">
              <w:rPr>
                <w:noProof/>
                <w:webHidden/>
              </w:rPr>
              <w:fldChar w:fldCharType="begin"/>
            </w:r>
            <w:r w:rsidR="00287FE7">
              <w:rPr>
                <w:noProof/>
                <w:webHidden/>
              </w:rPr>
              <w:instrText xml:space="preserve"> PAGEREF _Toc159973327 \h </w:instrText>
            </w:r>
            <w:r w:rsidR="00287FE7">
              <w:rPr>
                <w:noProof/>
                <w:webHidden/>
              </w:rPr>
            </w:r>
            <w:r w:rsidR="00287FE7">
              <w:rPr>
                <w:noProof/>
                <w:webHidden/>
              </w:rPr>
              <w:fldChar w:fldCharType="separate"/>
            </w:r>
            <w:r w:rsidR="00287FE7">
              <w:rPr>
                <w:noProof/>
                <w:webHidden/>
              </w:rPr>
              <w:t>96</w:t>
            </w:r>
            <w:r w:rsidR="00287FE7">
              <w:rPr>
                <w:noProof/>
                <w:webHidden/>
              </w:rPr>
              <w:fldChar w:fldCharType="end"/>
            </w:r>
          </w:hyperlink>
        </w:p>
        <w:p w14:paraId="39C6362C" w14:textId="7EF0255C" w:rsidR="00287FE7" w:rsidRDefault="002B1FAF">
          <w:pPr>
            <w:pStyle w:val="22"/>
            <w:rPr>
              <w:rFonts w:asciiTheme="minorHAnsi" w:eastAsiaTheme="minorEastAsia" w:hAnsiTheme="minorHAnsi" w:cstheme="minorBidi"/>
              <w:noProof/>
              <w:sz w:val="22"/>
              <w:lang w:eastAsia="ru-RU"/>
            </w:rPr>
          </w:pPr>
          <w:hyperlink w:anchor="_Toc159973328" w:history="1">
            <w:r w:rsidR="00287FE7" w:rsidRPr="00A5318C">
              <w:rPr>
                <w:rStyle w:val="aff"/>
                <w:noProof/>
              </w:rPr>
              <w:t>5.1.</w:t>
            </w:r>
            <w:r w:rsidR="00287FE7">
              <w:rPr>
                <w:rFonts w:asciiTheme="minorHAnsi" w:eastAsiaTheme="minorEastAsia" w:hAnsiTheme="minorHAnsi" w:cstheme="minorBidi"/>
                <w:noProof/>
                <w:sz w:val="22"/>
                <w:lang w:eastAsia="ru-RU"/>
              </w:rPr>
              <w:tab/>
            </w:r>
            <w:r w:rsidR="00287FE7" w:rsidRPr="00A5318C">
              <w:rPr>
                <w:rStyle w:val="aff"/>
                <w:noProof/>
              </w:rPr>
              <w:t>Обсуждение данных доклинических исследований</w:t>
            </w:r>
            <w:r w:rsidR="00287FE7">
              <w:rPr>
                <w:noProof/>
                <w:webHidden/>
              </w:rPr>
              <w:tab/>
            </w:r>
            <w:r w:rsidR="00287FE7">
              <w:rPr>
                <w:noProof/>
                <w:webHidden/>
              </w:rPr>
              <w:fldChar w:fldCharType="begin"/>
            </w:r>
            <w:r w:rsidR="00287FE7">
              <w:rPr>
                <w:noProof/>
                <w:webHidden/>
              </w:rPr>
              <w:instrText xml:space="preserve"> PAGEREF _Toc159973328 \h </w:instrText>
            </w:r>
            <w:r w:rsidR="00287FE7">
              <w:rPr>
                <w:noProof/>
                <w:webHidden/>
              </w:rPr>
            </w:r>
            <w:r w:rsidR="00287FE7">
              <w:rPr>
                <w:noProof/>
                <w:webHidden/>
              </w:rPr>
              <w:fldChar w:fldCharType="separate"/>
            </w:r>
            <w:r w:rsidR="00287FE7">
              <w:rPr>
                <w:noProof/>
                <w:webHidden/>
              </w:rPr>
              <w:t>96</w:t>
            </w:r>
            <w:r w:rsidR="00287FE7">
              <w:rPr>
                <w:noProof/>
                <w:webHidden/>
              </w:rPr>
              <w:fldChar w:fldCharType="end"/>
            </w:r>
          </w:hyperlink>
        </w:p>
        <w:p w14:paraId="04190DF4" w14:textId="4325927A" w:rsidR="00287FE7" w:rsidRDefault="002B1FAF">
          <w:pPr>
            <w:pStyle w:val="22"/>
            <w:rPr>
              <w:rFonts w:asciiTheme="minorHAnsi" w:eastAsiaTheme="minorEastAsia" w:hAnsiTheme="minorHAnsi" w:cstheme="minorBidi"/>
              <w:noProof/>
              <w:sz w:val="22"/>
              <w:lang w:eastAsia="ru-RU"/>
            </w:rPr>
          </w:pPr>
          <w:hyperlink w:anchor="_Toc159973329" w:history="1">
            <w:r w:rsidR="00287FE7" w:rsidRPr="00A5318C">
              <w:rPr>
                <w:rStyle w:val="aff"/>
                <w:noProof/>
              </w:rPr>
              <w:t>5.2.</w:t>
            </w:r>
            <w:r w:rsidR="00287FE7">
              <w:rPr>
                <w:rFonts w:asciiTheme="minorHAnsi" w:eastAsiaTheme="minorEastAsia" w:hAnsiTheme="minorHAnsi" w:cstheme="minorBidi"/>
                <w:noProof/>
                <w:sz w:val="22"/>
                <w:lang w:eastAsia="ru-RU"/>
              </w:rPr>
              <w:tab/>
            </w:r>
            <w:r w:rsidR="00287FE7" w:rsidRPr="00A5318C">
              <w:rPr>
                <w:rStyle w:val="aff"/>
                <w:noProof/>
              </w:rPr>
              <w:t>Обсуждение данных клинических исследований</w:t>
            </w:r>
            <w:r w:rsidR="00287FE7">
              <w:rPr>
                <w:noProof/>
                <w:webHidden/>
              </w:rPr>
              <w:tab/>
            </w:r>
            <w:r w:rsidR="00287FE7">
              <w:rPr>
                <w:noProof/>
                <w:webHidden/>
              </w:rPr>
              <w:fldChar w:fldCharType="begin"/>
            </w:r>
            <w:r w:rsidR="00287FE7">
              <w:rPr>
                <w:noProof/>
                <w:webHidden/>
              </w:rPr>
              <w:instrText xml:space="preserve"> PAGEREF _Toc159973329 \h </w:instrText>
            </w:r>
            <w:r w:rsidR="00287FE7">
              <w:rPr>
                <w:noProof/>
                <w:webHidden/>
              </w:rPr>
            </w:r>
            <w:r w:rsidR="00287FE7">
              <w:rPr>
                <w:noProof/>
                <w:webHidden/>
              </w:rPr>
              <w:fldChar w:fldCharType="separate"/>
            </w:r>
            <w:r w:rsidR="00287FE7">
              <w:rPr>
                <w:noProof/>
                <w:webHidden/>
              </w:rPr>
              <w:t>99</w:t>
            </w:r>
            <w:r w:rsidR="00287FE7">
              <w:rPr>
                <w:noProof/>
                <w:webHidden/>
              </w:rPr>
              <w:fldChar w:fldCharType="end"/>
            </w:r>
          </w:hyperlink>
        </w:p>
        <w:p w14:paraId="5039068F" w14:textId="63BD658B" w:rsidR="00287FE7" w:rsidRDefault="002B1FAF">
          <w:pPr>
            <w:pStyle w:val="22"/>
            <w:rPr>
              <w:rFonts w:asciiTheme="minorHAnsi" w:eastAsiaTheme="minorEastAsia" w:hAnsiTheme="minorHAnsi" w:cstheme="minorBidi"/>
              <w:noProof/>
              <w:sz w:val="22"/>
              <w:lang w:eastAsia="ru-RU"/>
            </w:rPr>
          </w:pPr>
          <w:hyperlink w:anchor="_Toc159973330" w:history="1">
            <w:r w:rsidR="00287FE7" w:rsidRPr="00A5318C">
              <w:rPr>
                <w:rStyle w:val="aff"/>
                <w:noProof/>
              </w:rPr>
              <w:t>5.3.</w:t>
            </w:r>
            <w:r w:rsidR="00287FE7">
              <w:rPr>
                <w:rFonts w:asciiTheme="minorHAnsi" w:eastAsiaTheme="minorEastAsia" w:hAnsiTheme="minorHAnsi" w:cstheme="minorBidi"/>
                <w:noProof/>
                <w:sz w:val="22"/>
                <w:lang w:eastAsia="ru-RU"/>
              </w:rPr>
              <w:tab/>
            </w:r>
            <w:r w:rsidR="00287FE7" w:rsidRPr="00A5318C">
              <w:rPr>
                <w:rStyle w:val="aff"/>
                <w:noProof/>
              </w:rPr>
              <w:t>Инструкции для исследователя</w:t>
            </w:r>
            <w:r w:rsidR="00287FE7">
              <w:rPr>
                <w:noProof/>
                <w:webHidden/>
              </w:rPr>
              <w:tab/>
            </w:r>
            <w:r w:rsidR="00287FE7">
              <w:rPr>
                <w:noProof/>
                <w:webHidden/>
              </w:rPr>
              <w:fldChar w:fldCharType="begin"/>
            </w:r>
            <w:r w:rsidR="00287FE7">
              <w:rPr>
                <w:noProof/>
                <w:webHidden/>
              </w:rPr>
              <w:instrText xml:space="preserve"> PAGEREF _Toc159973330 \h </w:instrText>
            </w:r>
            <w:r w:rsidR="00287FE7">
              <w:rPr>
                <w:noProof/>
                <w:webHidden/>
              </w:rPr>
            </w:r>
            <w:r w:rsidR="00287FE7">
              <w:rPr>
                <w:noProof/>
                <w:webHidden/>
              </w:rPr>
              <w:fldChar w:fldCharType="separate"/>
            </w:r>
            <w:r w:rsidR="00287FE7">
              <w:rPr>
                <w:noProof/>
                <w:webHidden/>
              </w:rPr>
              <w:t>105</w:t>
            </w:r>
            <w:r w:rsidR="00287FE7">
              <w:rPr>
                <w:noProof/>
                <w:webHidden/>
              </w:rPr>
              <w:fldChar w:fldCharType="end"/>
            </w:r>
          </w:hyperlink>
        </w:p>
        <w:p w14:paraId="36BD6947" w14:textId="1D2450C1" w:rsidR="00287FE7" w:rsidRDefault="002B1FAF">
          <w:pPr>
            <w:pStyle w:val="33"/>
            <w:rPr>
              <w:rFonts w:asciiTheme="minorHAnsi" w:eastAsiaTheme="minorEastAsia" w:hAnsiTheme="minorHAnsi" w:cstheme="minorBidi"/>
              <w:noProof/>
              <w:sz w:val="22"/>
              <w:lang w:eastAsia="ru-RU"/>
            </w:rPr>
          </w:pPr>
          <w:hyperlink w:anchor="_Toc159973331" w:history="1">
            <w:r w:rsidR="00287FE7" w:rsidRPr="00A5318C">
              <w:rPr>
                <w:rStyle w:val="aff"/>
                <w:noProof/>
              </w:rPr>
              <w:t>5.3.1.</w:t>
            </w:r>
            <w:r w:rsidR="00287FE7">
              <w:rPr>
                <w:rFonts w:asciiTheme="minorHAnsi" w:eastAsiaTheme="minorEastAsia" w:hAnsiTheme="minorHAnsi" w:cstheme="minorBidi"/>
                <w:noProof/>
                <w:sz w:val="22"/>
                <w:lang w:eastAsia="ru-RU"/>
              </w:rPr>
              <w:tab/>
            </w:r>
            <w:r w:rsidR="00287FE7" w:rsidRPr="00A5318C">
              <w:rPr>
                <w:rStyle w:val="aff"/>
                <w:noProof/>
              </w:rPr>
              <w:t>Показания к применению</w:t>
            </w:r>
            <w:r w:rsidR="00287FE7">
              <w:rPr>
                <w:noProof/>
                <w:webHidden/>
              </w:rPr>
              <w:tab/>
            </w:r>
            <w:r w:rsidR="00287FE7">
              <w:rPr>
                <w:noProof/>
                <w:webHidden/>
              </w:rPr>
              <w:fldChar w:fldCharType="begin"/>
            </w:r>
            <w:r w:rsidR="00287FE7">
              <w:rPr>
                <w:noProof/>
                <w:webHidden/>
              </w:rPr>
              <w:instrText xml:space="preserve"> PAGEREF _Toc159973331 \h </w:instrText>
            </w:r>
            <w:r w:rsidR="00287FE7">
              <w:rPr>
                <w:noProof/>
                <w:webHidden/>
              </w:rPr>
            </w:r>
            <w:r w:rsidR="00287FE7">
              <w:rPr>
                <w:noProof/>
                <w:webHidden/>
              </w:rPr>
              <w:fldChar w:fldCharType="separate"/>
            </w:r>
            <w:r w:rsidR="00287FE7">
              <w:rPr>
                <w:noProof/>
                <w:webHidden/>
              </w:rPr>
              <w:t>105</w:t>
            </w:r>
            <w:r w:rsidR="00287FE7">
              <w:rPr>
                <w:noProof/>
                <w:webHidden/>
              </w:rPr>
              <w:fldChar w:fldCharType="end"/>
            </w:r>
          </w:hyperlink>
        </w:p>
        <w:p w14:paraId="1B7C8DA8" w14:textId="65666FB0" w:rsidR="00287FE7" w:rsidRDefault="002B1FAF">
          <w:pPr>
            <w:pStyle w:val="33"/>
            <w:rPr>
              <w:rFonts w:asciiTheme="minorHAnsi" w:eastAsiaTheme="minorEastAsia" w:hAnsiTheme="minorHAnsi" w:cstheme="minorBidi"/>
              <w:noProof/>
              <w:sz w:val="22"/>
              <w:lang w:eastAsia="ru-RU"/>
            </w:rPr>
          </w:pPr>
          <w:hyperlink w:anchor="_Toc159973332" w:history="1">
            <w:r w:rsidR="00287FE7" w:rsidRPr="00A5318C">
              <w:rPr>
                <w:rStyle w:val="aff"/>
                <w:noProof/>
              </w:rPr>
              <w:t>5.3.2.</w:t>
            </w:r>
            <w:r w:rsidR="00287FE7">
              <w:rPr>
                <w:rFonts w:asciiTheme="minorHAnsi" w:eastAsiaTheme="minorEastAsia" w:hAnsiTheme="minorHAnsi" w:cstheme="minorBidi"/>
                <w:noProof/>
                <w:sz w:val="22"/>
                <w:lang w:eastAsia="ru-RU"/>
              </w:rPr>
              <w:tab/>
            </w:r>
            <w:r w:rsidR="00287FE7" w:rsidRPr="00A5318C">
              <w:rPr>
                <w:rStyle w:val="aff"/>
                <w:noProof/>
              </w:rPr>
              <w:t>Противопоказания</w:t>
            </w:r>
            <w:r w:rsidR="00287FE7">
              <w:rPr>
                <w:noProof/>
                <w:webHidden/>
              </w:rPr>
              <w:tab/>
            </w:r>
            <w:r w:rsidR="00287FE7">
              <w:rPr>
                <w:noProof/>
                <w:webHidden/>
              </w:rPr>
              <w:fldChar w:fldCharType="begin"/>
            </w:r>
            <w:r w:rsidR="00287FE7">
              <w:rPr>
                <w:noProof/>
                <w:webHidden/>
              </w:rPr>
              <w:instrText xml:space="preserve"> PAGEREF _Toc159973332 \h </w:instrText>
            </w:r>
            <w:r w:rsidR="00287FE7">
              <w:rPr>
                <w:noProof/>
                <w:webHidden/>
              </w:rPr>
            </w:r>
            <w:r w:rsidR="00287FE7">
              <w:rPr>
                <w:noProof/>
                <w:webHidden/>
              </w:rPr>
              <w:fldChar w:fldCharType="separate"/>
            </w:r>
            <w:r w:rsidR="00287FE7">
              <w:rPr>
                <w:noProof/>
                <w:webHidden/>
              </w:rPr>
              <w:t>105</w:t>
            </w:r>
            <w:r w:rsidR="00287FE7">
              <w:rPr>
                <w:noProof/>
                <w:webHidden/>
              </w:rPr>
              <w:fldChar w:fldCharType="end"/>
            </w:r>
          </w:hyperlink>
        </w:p>
        <w:p w14:paraId="145316BD" w14:textId="5C17CA07" w:rsidR="00287FE7" w:rsidRDefault="002B1FAF">
          <w:pPr>
            <w:pStyle w:val="33"/>
            <w:rPr>
              <w:rFonts w:asciiTheme="minorHAnsi" w:eastAsiaTheme="minorEastAsia" w:hAnsiTheme="minorHAnsi" w:cstheme="minorBidi"/>
              <w:noProof/>
              <w:sz w:val="22"/>
              <w:lang w:eastAsia="ru-RU"/>
            </w:rPr>
          </w:pPr>
          <w:hyperlink w:anchor="_Toc159973333" w:history="1">
            <w:r w:rsidR="00287FE7" w:rsidRPr="00A5318C">
              <w:rPr>
                <w:rStyle w:val="aff"/>
                <w:noProof/>
              </w:rPr>
              <w:t>5.3.3.</w:t>
            </w:r>
            <w:r w:rsidR="00287FE7">
              <w:rPr>
                <w:rFonts w:asciiTheme="minorHAnsi" w:eastAsiaTheme="minorEastAsia" w:hAnsiTheme="minorHAnsi" w:cstheme="minorBidi"/>
                <w:noProof/>
                <w:sz w:val="22"/>
                <w:lang w:eastAsia="ru-RU"/>
              </w:rPr>
              <w:tab/>
            </w:r>
            <w:r w:rsidR="00287FE7" w:rsidRPr="00A5318C">
              <w:rPr>
                <w:rStyle w:val="aff"/>
                <w:noProof/>
              </w:rPr>
              <w:t>Применение при беременности и в период грудного вскармливания</w:t>
            </w:r>
            <w:r w:rsidR="00287FE7">
              <w:rPr>
                <w:noProof/>
                <w:webHidden/>
              </w:rPr>
              <w:tab/>
            </w:r>
            <w:r w:rsidR="00287FE7">
              <w:rPr>
                <w:noProof/>
                <w:webHidden/>
              </w:rPr>
              <w:fldChar w:fldCharType="begin"/>
            </w:r>
            <w:r w:rsidR="00287FE7">
              <w:rPr>
                <w:noProof/>
                <w:webHidden/>
              </w:rPr>
              <w:instrText xml:space="preserve"> PAGEREF _Toc159973333 \h </w:instrText>
            </w:r>
            <w:r w:rsidR="00287FE7">
              <w:rPr>
                <w:noProof/>
                <w:webHidden/>
              </w:rPr>
            </w:r>
            <w:r w:rsidR="00287FE7">
              <w:rPr>
                <w:noProof/>
                <w:webHidden/>
              </w:rPr>
              <w:fldChar w:fldCharType="separate"/>
            </w:r>
            <w:r w:rsidR="00287FE7">
              <w:rPr>
                <w:noProof/>
                <w:webHidden/>
              </w:rPr>
              <w:t>106</w:t>
            </w:r>
            <w:r w:rsidR="00287FE7">
              <w:rPr>
                <w:noProof/>
                <w:webHidden/>
              </w:rPr>
              <w:fldChar w:fldCharType="end"/>
            </w:r>
          </w:hyperlink>
        </w:p>
        <w:p w14:paraId="529C06AF" w14:textId="41E86406" w:rsidR="00287FE7" w:rsidRDefault="002B1FAF">
          <w:pPr>
            <w:pStyle w:val="33"/>
            <w:rPr>
              <w:rFonts w:asciiTheme="minorHAnsi" w:eastAsiaTheme="minorEastAsia" w:hAnsiTheme="minorHAnsi" w:cstheme="minorBidi"/>
              <w:noProof/>
              <w:sz w:val="22"/>
              <w:lang w:eastAsia="ru-RU"/>
            </w:rPr>
          </w:pPr>
          <w:hyperlink w:anchor="_Toc159973334" w:history="1">
            <w:r w:rsidR="00287FE7" w:rsidRPr="00A5318C">
              <w:rPr>
                <w:rStyle w:val="aff"/>
                <w:noProof/>
              </w:rPr>
              <w:t>5.3.4.</w:t>
            </w:r>
            <w:r w:rsidR="00287FE7">
              <w:rPr>
                <w:rFonts w:asciiTheme="minorHAnsi" w:eastAsiaTheme="minorEastAsia" w:hAnsiTheme="minorHAnsi" w:cstheme="minorBidi"/>
                <w:noProof/>
                <w:sz w:val="22"/>
                <w:lang w:eastAsia="ru-RU"/>
              </w:rPr>
              <w:tab/>
            </w:r>
            <w:r w:rsidR="00287FE7" w:rsidRPr="00A5318C">
              <w:rPr>
                <w:rStyle w:val="aff"/>
                <w:noProof/>
              </w:rPr>
              <w:t>Особые указания</w:t>
            </w:r>
            <w:r w:rsidR="00287FE7">
              <w:rPr>
                <w:noProof/>
                <w:webHidden/>
              </w:rPr>
              <w:tab/>
            </w:r>
            <w:r w:rsidR="00287FE7">
              <w:rPr>
                <w:noProof/>
                <w:webHidden/>
              </w:rPr>
              <w:fldChar w:fldCharType="begin"/>
            </w:r>
            <w:r w:rsidR="00287FE7">
              <w:rPr>
                <w:noProof/>
                <w:webHidden/>
              </w:rPr>
              <w:instrText xml:space="preserve"> PAGEREF _Toc159973334 \h </w:instrText>
            </w:r>
            <w:r w:rsidR="00287FE7">
              <w:rPr>
                <w:noProof/>
                <w:webHidden/>
              </w:rPr>
            </w:r>
            <w:r w:rsidR="00287FE7">
              <w:rPr>
                <w:noProof/>
                <w:webHidden/>
              </w:rPr>
              <w:fldChar w:fldCharType="separate"/>
            </w:r>
            <w:r w:rsidR="00287FE7">
              <w:rPr>
                <w:noProof/>
                <w:webHidden/>
              </w:rPr>
              <w:t>106</w:t>
            </w:r>
            <w:r w:rsidR="00287FE7">
              <w:rPr>
                <w:noProof/>
                <w:webHidden/>
              </w:rPr>
              <w:fldChar w:fldCharType="end"/>
            </w:r>
          </w:hyperlink>
        </w:p>
        <w:p w14:paraId="46B93FFD" w14:textId="294F81A5" w:rsidR="00287FE7" w:rsidRDefault="002B1FAF">
          <w:pPr>
            <w:pStyle w:val="33"/>
            <w:rPr>
              <w:rFonts w:asciiTheme="minorHAnsi" w:eastAsiaTheme="minorEastAsia" w:hAnsiTheme="minorHAnsi" w:cstheme="minorBidi"/>
              <w:noProof/>
              <w:sz w:val="22"/>
              <w:lang w:eastAsia="ru-RU"/>
            </w:rPr>
          </w:pPr>
          <w:hyperlink w:anchor="_Toc159973335" w:history="1">
            <w:r w:rsidR="00287FE7" w:rsidRPr="00A5318C">
              <w:rPr>
                <w:rStyle w:val="aff"/>
                <w:noProof/>
              </w:rPr>
              <w:t>5.3.5.</w:t>
            </w:r>
            <w:r w:rsidR="00287FE7">
              <w:rPr>
                <w:rFonts w:asciiTheme="minorHAnsi" w:eastAsiaTheme="minorEastAsia" w:hAnsiTheme="minorHAnsi" w:cstheme="minorBidi"/>
                <w:noProof/>
                <w:sz w:val="22"/>
                <w:lang w:eastAsia="ru-RU"/>
              </w:rPr>
              <w:tab/>
            </w:r>
            <w:r w:rsidR="00287FE7" w:rsidRPr="00A5318C">
              <w:rPr>
                <w:rStyle w:val="aff"/>
                <w:noProof/>
              </w:rPr>
              <w:t>Способ применения и дозы</w:t>
            </w:r>
            <w:r w:rsidR="00287FE7">
              <w:rPr>
                <w:noProof/>
                <w:webHidden/>
              </w:rPr>
              <w:tab/>
            </w:r>
            <w:r w:rsidR="00287FE7">
              <w:rPr>
                <w:noProof/>
                <w:webHidden/>
              </w:rPr>
              <w:fldChar w:fldCharType="begin"/>
            </w:r>
            <w:r w:rsidR="00287FE7">
              <w:rPr>
                <w:noProof/>
                <w:webHidden/>
              </w:rPr>
              <w:instrText xml:space="preserve"> PAGEREF _Toc159973335 \h </w:instrText>
            </w:r>
            <w:r w:rsidR="00287FE7">
              <w:rPr>
                <w:noProof/>
                <w:webHidden/>
              </w:rPr>
            </w:r>
            <w:r w:rsidR="00287FE7">
              <w:rPr>
                <w:noProof/>
                <w:webHidden/>
              </w:rPr>
              <w:fldChar w:fldCharType="separate"/>
            </w:r>
            <w:r w:rsidR="00287FE7">
              <w:rPr>
                <w:noProof/>
                <w:webHidden/>
              </w:rPr>
              <w:t>108</w:t>
            </w:r>
            <w:r w:rsidR="00287FE7">
              <w:rPr>
                <w:noProof/>
                <w:webHidden/>
              </w:rPr>
              <w:fldChar w:fldCharType="end"/>
            </w:r>
          </w:hyperlink>
        </w:p>
        <w:p w14:paraId="4BD8B3A3" w14:textId="3816837F" w:rsidR="00287FE7" w:rsidRDefault="002B1FAF">
          <w:pPr>
            <w:pStyle w:val="33"/>
            <w:rPr>
              <w:rFonts w:asciiTheme="minorHAnsi" w:eastAsiaTheme="minorEastAsia" w:hAnsiTheme="minorHAnsi" w:cstheme="minorBidi"/>
              <w:noProof/>
              <w:sz w:val="22"/>
              <w:lang w:eastAsia="ru-RU"/>
            </w:rPr>
          </w:pPr>
          <w:hyperlink w:anchor="_Toc159973336" w:history="1">
            <w:r w:rsidR="00287FE7" w:rsidRPr="00A5318C">
              <w:rPr>
                <w:rStyle w:val="aff"/>
                <w:noProof/>
              </w:rPr>
              <w:t>5.3.6.</w:t>
            </w:r>
            <w:r w:rsidR="00287FE7">
              <w:rPr>
                <w:rFonts w:asciiTheme="minorHAnsi" w:eastAsiaTheme="minorEastAsia" w:hAnsiTheme="minorHAnsi" w:cstheme="minorBidi"/>
                <w:noProof/>
                <w:sz w:val="22"/>
                <w:lang w:eastAsia="ru-RU"/>
              </w:rPr>
              <w:tab/>
            </w:r>
            <w:r w:rsidR="00287FE7" w:rsidRPr="00A5318C">
              <w:rPr>
                <w:rStyle w:val="aff"/>
                <w:noProof/>
              </w:rPr>
              <w:t>Побочное действие</w:t>
            </w:r>
            <w:r w:rsidR="00287FE7">
              <w:rPr>
                <w:noProof/>
                <w:webHidden/>
              </w:rPr>
              <w:tab/>
            </w:r>
            <w:r w:rsidR="00287FE7">
              <w:rPr>
                <w:noProof/>
                <w:webHidden/>
              </w:rPr>
              <w:fldChar w:fldCharType="begin"/>
            </w:r>
            <w:r w:rsidR="00287FE7">
              <w:rPr>
                <w:noProof/>
                <w:webHidden/>
              </w:rPr>
              <w:instrText xml:space="preserve"> PAGEREF _Toc159973336 \h </w:instrText>
            </w:r>
            <w:r w:rsidR="00287FE7">
              <w:rPr>
                <w:noProof/>
                <w:webHidden/>
              </w:rPr>
            </w:r>
            <w:r w:rsidR="00287FE7">
              <w:rPr>
                <w:noProof/>
                <w:webHidden/>
              </w:rPr>
              <w:fldChar w:fldCharType="separate"/>
            </w:r>
            <w:r w:rsidR="00287FE7">
              <w:rPr>
                <w:noProof/>
                <w:webHidden/>
              </w:rPr>
              <w:t>109</w:t>
            </w:r>
            <w:r w:rsidR="00287FE7">
              <w:rPr>
                <w:noProof/>
                <w:webHidden/>
              </w:rPr>
              <w:fldChar w:fldCharType="end"/>
            </w:r>
          </w:hyperlink>
        </w:p>
        <w:p w14:paraId="53704F2D" w14:textId="501129EE" w:rsidR="00287FE7" w:rsidRDefault="002B1FAF">
          <w:pPr>
            <w:pStyle w:val="33"/>
            <w:rPr>
              <w:rFonts w:asciiTheme="minorHAnsi" w:eastAsiaTheme="minorEastAsia" w:hAnsiTheme="minorHAnsi" w:cstheme="minorBidi"/>
              <w:noProof/>
              <w:sz w:val="22"/>
              <w:lang w:eastAsia="ru-RU"/>
            </w:rPr>
          </w:pPr>
          <w:hyperlink w:anchor="_Toc159973337" w:history="1">
            <w:r w:rsidR="00287FE7" w:rsidRPr="00A5318C">
              <w:rPr>
                <w:rStyle w:val="aff"/>
                <w:noProof/>
              </w:rPr>
              <w:t>5.3.7.</w:t>
            </w:r>
            <w:r w:rsidR="00287FE7">
              <w:rPr>
                <w:rFonts w:asciiTheme="minorHAnsi" w:eastAsiaTheme="minorEastAsia" w:hAnsiTheme="minorHAnsi" w:cstheme="minorBidi"/>
                <w:noProof/>
                <w:sz w:val="22"/>
                <w:lang w:eastAsia="ru-RU"/>
              </w:rPr>
              <w:tab/>
            </w:r>
            <w:r w:rsidR="00287FE7" w:rsidRPr="00A5318C">
              <w:rPr>
                <w:rStyle w:val="aff"/>
                <w:noProof/>
              </w:rPr>
              <w:t>Передозировка</w:t>
            </w:r>
            <w:r w:rsidR="00287FE7">
              <w:rPr>
                <w:noProof/>
                <w:webHidden/>
              </w:rPr>
              <w:tab/>
            </w:r>
            <w:r w:rsidR="00287FE7">
              <w:rPr>
                <w:noProof/>
                <w:webHidden/>
              </w:rPr>
              <w:fldChar w:fldCharType="begin"/>
            </w:r>
            <w:r w:rsidR="00287FE7">
              <w:rPr>
                <w:noProof/>
                <w:webHidden/>
              </w:rPr>
              <w:instrText xml:space="preserve"> PAGEREF _Toc159973337 \h </w:instrText>
            </w:r>
            <w:r w:rsidR="00287FE7">
              <w:rPr>
                <w:noProof/>
                <w:webHidden/>
              </w:rPr>
            </w:r>
            <w:r w:rsidR="00287FE7">
              <w:rPr>
                <w:noProof/>
                <w:webHidden/>
              </w:rPr>
              <w:fldChar w:fldCharType="separate"/>
            </w:r>
            <w:r w:rsidR="00287FE7">
              <w:rPr>
                <w:noProof/>
                <w:webHidden/>
              </w:rPr>
              <w:t>112</w:t>
            </w:r>
            <w:r w:rsidR="00287FE7">
              <w:rPr>
                <w:noProof/>
                <w:webHidden/>
              </w:rPr>
              <w:fldChar w:fldCharType="end"/>
            </w:r>
          </w:hyperlink>
        </w:p>
        <w:p w14:paraId="169A5ED2" w14:textId="1AB94FA7" w:rsidR="00287FE7" w:rsidRDefault="002B1FAF">
          <w:pPr>
            <w:pStyle w:val="33"/>
            <w:rPr>
              <w:rFonts w:asciiTheme="minorHAnsi" w:eastAsiaTheme="minorEastAsia" w:hAnsiTheme="minorHAnsi" w:cstheme="minorBidi"/>
              <w:noProof/>
              <w:sz w:val="22"/>
              <w:lang w:eastAsia="ru-RU"/>
            </w:rPr>
          </w:pPr>
          <w:hyperlink w:anchor="_Toc159973338" w:history="1">
            <w:r w:rsidR="00287FE7" w:rsidRPr="00A5318C">
              <w:rPr>
                <w:rStyle w:val="aff"/>
                <w:noProof/>
              </w:rPr>
              <w:t>5.3.8.</w:t>
            </w:r>
            <w:r w:rsidR="00287FE7">
              <w:rPr>
                <w:rFonts w:asciiTheme="minorHAnsi" w:eastAsiaTheme="minorEastAsia" w:hAnsiTheme="minorHAnsi" w:cstheme="minorBidi"/>
                <w:noProof/>
                <w:sz w:val="22"/>
                <w:lang w:eastAsia="ru-RU"/>
              </w:rPr>
              <w:tab/>
            </w:r>
            <w:r w:rsidR="00287FE7" w:rsidRPr="00A5318C">
              <w:rPr>
                <w:rStyle w:val="aff"/>
                <w:rFonts w:eastAsia="Courier New"/>
                <w:noProof/>
                <w:lang w:bidi="ru-RU"/>
              </w:rPr>
              <w:t>Взаимодействие с другими лекарственными средствами</w:t>
            </w:r>
            <w:r w:rsidR="00287FE7">
              <w:rPr>
                <w:noProof/>
                <w:webHidden/>
              </w:rPr>
              <w:tab/>
            </w:r>
            <w:r w:rsidR="00287FE7">
              <w:rPr>
                <w:noProof/>
                <w:webHidden/>
              </w:rPr>
              <w:fldChar w:fldCharType="begin"/>
            </w:r>
            <w:r w:rsidR="00287FE7">
              <w:rPr>
                <w:noProof/>
                <w:webHidden/>
              </w:rPr>
              <w:instrText xml:space="preserve"> PAGEREF _Toc159973338 \h </w:instrText>
            </w:r>
            <w:r w:rsidR="00287FE7">
              <w:rPr>
                <w:noProof/>
                <w:webHidden/>
              </w:rPr>
            </w:r>
            <w:r w:rsidR="00287FE7">
              <w:rPr>
                <w:noProof/>
                <w:webHidden/>
              </w:rPr>
              <w:fldChar w:fldCharType="separate"/>
            </w:r>
            <w:r w:rsidR="00287FE7">
              <w:rPr>
                <w:noProof/>
                <w:webHidden/>
              </w:rPr>
              <w:t>112</w:t>
            </w:r>
            <w:r w:rsidR="00287FE7">
              <w:rPr>
                <w:noProof/>
                <w:webHidden/>
              </w:rPr>
              <w:fldChar w:fldCharType="end"/>
            </w:r>
          </w:hyperlink>
        </w:p>
        <w:p w14:paraId="3B34603A" w14:textId="79322184" w:rsidR="00287FE7" w:rsidRDefault="002B1FAF">
          <w:pPr>
            <w:pStyle w:val="16"/>
            <w:tabs>
              <w:tab w:val="left" w:pos="1134"/>
              <w:tab w:val="right" w:leader="dot" w:pos="9346"/>
            </w:tabs>
            <w:rPr>
              <w:rFonts w:asciiTheme="minorHAnsi" w:eastAsiaTheme="minorEastAsia" w:hAnsiTheme="minorHAnsi" w:cstheme="minorBidi"/>
              <w:noProof/>
              <w:sz w:val="22"/>
              <w:lang w:eastAsia="ru-RU"/>
            </w:rPr>
          </w:pPr>
          <w:hyperlink w:anchor="_Toc159973339" w:history="1">
            <w:r w:rsidR="00287FE7" w:rsidRPr="00A5318C">
              <w:rPr>
                <w:rStyle w:val="aff"/>
                <w:noProof/>
              </w:rPr>
              <w:t>6.</w:t>
            </w:r>
            <w:r w:rsidR="00287FE7">
              <w:rPr>
                <w:rFonts w:asciiTheme="minorHAnsi" w:eastAsiaTheme="minorEastAsia" w:hAnsiTheme="minorHAnsi" w:cstheme="minorBidi"/>
                <w:noProof/>
                <w:sz w:val="22"/>
                <w:lang w:eastAsia="ru-RU"/>
              </w:rPr>
              <w:tab/>
            </w:r>
            <w:r w:rsidR="00287FE7" w:rsidRPr="00A5318C">
              <w:rPr>
                <w:rStyle w:val="aff"/>
                <w:noProof/>
              </w:rPr>
              <w:t>ЗАКЛЮЧЕНИЕ</w:t>
            </w:r>
            <w:r w:rsidR="00287FE7">
              <w:rPr>
                <w:noProof/>
                <w:webHidden/>
              </w:rPr>
              <w:tab/>
            </w:r>
            <w:r w:rsidR="00287FE7">
              <w:rPr>
                <w:noProof/>
                <w:webHidden/>
              </w:rPr>
              <w:fldChar w:fldCharType="begin"/>
            </w:r>
            <w:r w:rsidR="00287FE7">
              <w:rPr>
                <w:noProof/>
                <w:webHidden/>
              </w:rPr>
              <w:instrText xml:space="preserve"> PAGEREF _Toc159973339 \h </w:instrText>
            </w:r>
            <w:r w:rsidR="00287FE7">
              <w:rPr>
                <w:noProof/>
                <w:webHidden/>
              </w:rPr>
            </w:r>
            <w:r w:rsidR="00287FE7">
              <w:rPr>
                <w:noProof/>
                <w:webHidden/>
              </w:rPr>
              <w:fldChar w:fldCharType="separate"/>
            </w:r>
            <w:r w:rsidR="00287FE7">
              <w:rPr>
                <w:noProof/>
                <w:webHidden/>
              </w:rPr>
              <w:t>115</w:t>
            </w:r>
            <w:r w:rsidR="00287FE7">
              <w:rPr>
                <w:noProof/>
                <w:webHidden/>
              </w:rPr>
              <w:fldChar w:fldCharType="end"/>
            </w:r>
          </w:hyperlink>
        </w:p>
        <w:p w14:paraId="635C64EA" w14:textId="62527B35" w:rsidR="00287FE7" w:rsidRDefault="002B1FAF">
          <w:pPr>
            <w:pStyle w:val="16"/>
            <w:tabs>
              <w:tab w:val="right" w:leader="dot" w:pos="9346"/>
            </w:tabs>
            <w:rPr>
              <w:rFonts w:asciiTheme="minorHAnsi" w:eastAsiaTheme="minorEastAsia" w:hAnsiTheme="minorHAnsi" w:cstheme="minorBidi"/>
              <w:noProof/>
              <w:sz w:val="22"/>
              <w:lang w:eastAsia="ru-RU"/>
            </w:rPr>
          </w:pPr>
          <w:hyperlink w:anchor="_Toc159973340" w:history="1">
            <w:r w:rsidR="00287FE7" w:rsidRPr="00287FE7">
              <w:rPr>
                <w:rStyle w:val="aff"/>
                <w:bCs/>
                <w:noProof/>
                <w:kern w:val="32"/>
              </w:rPr>
              <w:t>ПРИЛОЖЕНИЯ</w:t>
            </w:r>
            <w:r w:rsidR="00287FE7">
              <w:rPr>
                <w:noProof/>
                <w:webHidden/>
              </w:rPr>
              <w:tab/>
            </w:r>
            <w:r w:rsidR="00287FE7">
              <w:rPr>
                <w:noProof/>
                <w:webHidden/>
              </w:rPr>
              <w:fldChar w:fldCharType="begin"/>
            </w:r>
            <w:r w:rsidR="00287FE7">
              <w:rPr>
                <w:noProof/>
                <w:webHidden/>
              </w:rPr>
              <w:instrText xml:space="preserve"> PAGEREF _Toc159973340 \h </w:instrText>
            </w:r>
            <w:r w:rsidR="00287FE7">
              <w:rPr>
                <w:noProof/>
                <w:webHidden/>
              </w:rPr>
            </w:r>
            <w:r w:rsidR="00287FE7">
              <w:rPr>
                <w:noProof/>
                <w:webHidden/>
              </w:rPr>
              <w:fldChar w:fldCharType="separate"/>
            </w:r>
            <w:r w:rsidR="00287FE7">
              <w:rPr>
                <w:noProof/>
                <w:webHidden/>
              </w:rPr>
              <w:t>117</w:t>
            </w:r>
            <w:r w:rsidR="00287FE7">
              <w:rPr>
                <w:noProof/>
                <w:webHidden/>
              </w:rPr>
              <w:fldChar w:fldCharType="end"/>
            </w:r>
          </w:hyperlink>
        </w:p>
        <w:p w14:paraId="4FF3CE22" w14:textId="3BA9EACB" w:rsidR="00C602C5" w:rsidRPr="001F5E7F" w:rsidRDefault="00C602C5" w:rsidP="00C602C5">
          <w:r w:rsidRPr="001F5E7F">
            <w:fldChar w:fldCharType="end"/>
          </w:r>
        </w:p>
      </w:sdtContent>
    </w:sdt>
    <w:p w14:paraId="5737C2CB" w14:textId="69700D25" w:rsidR="00C602C5" w:rsidRDefault="00287FE7" w:rsidP="00C602C5">
      <w:pPr>
        <w:rPr>
          <w:b/>
        </w:rPr>
      </w:pPr>
      <w:r w:rsidRPr="00287FE7">
        <w:rPr>
          <w:b/>
        </w:rPr>
        <w:t>Список таблиц</w:t>
      </w:r>
    </w:p>
    <w:p w14:paraId="0AB52387" w14:textId="77777777" w:rsidR="00D300D5" w:rsidRPr="00287FE7" w:rsidRDefault="00D300D5" w:rsidP="00C602C5">
      <w:pPr>
        <w:rPr>
          <w:b/>
        </w:rPr>
      </w:pPr>
    </w:p>
    <w:p w14:paraId="3CC17BDC" w14:textId="7165DA51" w:rsidR="00287FE7" w:rsidRDefault="00287FE7">
      <w:pPr>
        <w:pStyle w:val="afffa"/>
        <w:tabs>
          <w:tab w:val="right" w:leader="dot" w:pos="9346"/>
        </w:tabs>
        <w:rPr>
          <w:rFonts w:asciiTheme="minorHAnsi" w:eastAsiaTheme="minorEastAsia" w:hAnsiTheme="minorHAnsi" w:cstheme="minorBidi"/>
          <w:noProof/>
          <w:sz w:val="22"/>
          <w:lang w:eastAsia="ru-RU"/>
        </w:rPr>
      </w:pPr>
      <w:r>
        <w:fldChar w:fldCharType="begin"/>
      </w:r>
      <w:r>
        <w:instrText xml:space="preserve"> TOC \h \z \c "Таблица" </w:instrText>
      </w:r>
      <w:r>
        <w:fldChar w:fldCharType="separate"/>
      </w:r>
      <w:r w:rsidR="00814DBB">
        <w:fldChar w:fldCharType="begin"/>
      </w:r>
      <w:r w:rsidR="00814DBB">
        <w:instrText xml:space="preserve"> HYPERLINK \l "_Toc159973341" </w:instrText>
      </w:r>
      <w:r w:rsidR="00814DBB">
        <w:fldChar w:fldCharType="separate"/>
      </w:r>
      <w:r w:rsidRPr="0047343F">
        <w:rPr>
          <w:rStyle w:val="aff"/>
          <w:noProof/>
        </w:rPr>
        <w:t>Таблица 2</w:t>
      </w:r>
      <w:r w:rsidRPr="0047343F">
        <w:rPr>
          <w:rStyle w:val="aff"/>
          <w:noProof/>
        </w:rPr>
        <w:noBreakHyphen/>
        <w:t xml:space="preserve">1. Состав готовой лекарственной формы препарата </w:t>
      </w:r>
      <w:del w:id="21" w:author="Khasanova, Nailya" w:date="2024-09-23T08:28:00Z">
        <w:r w:rsidRPr="0047343F" w:rsidDel="00814DBB">
          <w:rPr>
            <w:rStyle w:val="aff"/>
            <w:rFonts w:eastAsiaTheme="minorHAnsi"/>
            <w:noProof/>
          </w:rPr>
          <w:delText>DT-AKL</w:delText>
        </w:r>
      </w:del>
      <w:ins w:id="22" w:author="Khasanova, Nailya" w:date="2024-09-23T08:28:00Z">
        <w:r w:rsidR="00814DBB">
          <w:rPr>
            <w:rStyle w:val="aff"/>
            <w:rFonts w:eastAsiaTheme="minorHAnsi"/>
            <w:noProof/>
          </w:rPr>
          <w:t>PT-AKL</w:t>
        </w:r>
      </w:ins>
      <w:r w:rsidRPr="0047343F">
        <w:rPr>
          <w:rStyle w:val="aff"/>
          <w:rFonts w:eastAsiaTheme="minorHAnsi"/>
          <w:noProof/>
        </w:rPr>
        <w:t xml:space="preserve"> </w:t>
      </w:r>
      <w:r w:rsidRPr="0047343F">
        <w:rPr>
          <w:rStyle w:val="aff"/>
          <w:rFonts w:eastAsiaTheme="minorHAnsi"/>
          <w:noProof/>
          <w:highlight w:val="yellow"/>
        </w:rPr>
        <w:t>во всех дозировках</w:t>
      </w:r>
      <w:r w:rsidRPr="0047343F">
        <w:rPr>
          <w:rStyle w:val="aff"/>
          <w:rFonts w:eastAsiaTheme="minorHAnsi"/>
          <w:noProof/>
        </w:rPr>
        <w:t>.</w:t>
      </w:r>
      <w:r>
        <w:rPr>
          <w:noProof/>
          <w:webHidden/>
        </w:rPr>
        <w:tab/>
      </w:r>
      <w:r>
        <w:rPr>
          <w:noProof/>
          <w:webHidden/>
        </w:rPr>
        <w:fldChar w:fldCharType="begin"/>
      </w:r>
      <w:r>
        <w:rPr>
          <w:noProof/>
          <w:webHidden/>
        </w:rPr>
        <w:instrText xml:space="preserve"> PAGEREF _Toc159973341 \h </w:instrText>
      </w:r>
      <w:r>
        <w:rPr>
          <w:noProof/>
          <w:webHidden/>
        </w:rPr>
      </w:r>
      <w:r>
        <w:rPr>
          <w:noProof/>
          <w:webHidden/>
        </w:rPr>
        <w:fldChar w:fldCharType="separate"/>
      </w:r>
      <w:r>
        <w:rPr>
          <w:noProof/>
          <w:webHidden/>
        </w:rPr>
        <w:t>21</w:t>
      </w:r>
      <w:r>
        <w:rPr>
          <w:noProof/>
          <w:webHidden/>
        </w:rPr>
        <w:fldChar w:fldCharType="end"/>
      </w:r>
      <w:r w:rsidR="00814DBB">
        <w:rPr>
          <w:noProof/>
        </w:rPr>
        <w:fldChar w:fldCharType="end"/>
      </w:r>
    </w:p>
    <w:p w14:paraId="65B98D6C" w14:textId="68A8E2A4" w:rsidR="00287FE7" w:rsidRDefault="00814DBB">
      <w:pPr>
        <w:pStyle w:val="afffa"/>
        <w:tabs>
          <w:tab w:val="right" w:leader="dot" w:pos="9346"/>
        </w:tabs>
        <w:rPr>
          <w:rFonts w:asciiTheme="minorHAnsi" w:eastAsiaTheme="minorEastAsia" w:hAnsiTheme="minorHAnsi" w:cstheme="minorBidi"/>
          <w:noProof/>
          <w:sz w:val="22"/>
          <w:lang w:eastAsia="ru-RU"/>
        </w:rPr>
      </w:pPr>
      <w:r>
        <w:fldChar w:fldCharType="begin"/>
      </w:r>
      <w:r>
        <w:instrText xml:space="preserve"> HYPERLINK \l "_Toc159973342" </w:instrText>
      </w:r>
      <w:r>
        <w:fldChar w:fldCharType="separate"/>
      </w:r>
      <w:r w:rsidR="00287FE7" w:rsidRPr="0047343F">
        <w:rPr>
          <w:rStyle w:val="aff"/>
          <w:noProof/>
        </w:rPr>
        <w:t>Таблица 2</w:t>
      </w:r>
      <w:r w:rsidR="00287FE7" w:rsidRPr="0047343F">
        <w:rPr>
          <w:rStyle w:val="aff"/>
          <w:noProof/>
        </w:rPr>
        <w:noBreakHyphen/>
        <w:t xml:space="preserve">2. Сопоставление составов препарата </w:t>
      </w:r>
      <w:del w:id="23" w:author="Khasanova, Nailya" w:date="2024-09-23T08:28:00Z">
        <w:r w:rsidR="00287FE7" w:rsidRPr="0047343F" w:rsidDel="00814DBB">
          <w:rPr>
            <w:rStyle w:val="aff"/>
            <w:rFonts w:eastAsiaTheme="minorHAnsi"/>
            <w:noProof/>
          </w:rPr>
          <w:delText>DT-AKL</w:delText>
        </w:r>
      </w:del>
      <w:ins w:id="24" w:author="Khasanova, Nailya" w:date="2024-09-23T08:28:00Z">
        <w:r>
          <w:rPr>
            <w:rStyle w:val="aff"/>
            <w:rFonts w:eastAsiaTheme="minorHAnsi"/>
            <w:noProof/>
          </w:rPr>
          <w:t>PT-AKL</w:t>
        </w:r>
      </w:ins>
      <w:r w:rsidR="00287FE7" w:rsidRPr="0047343F">
        <w:rPr>
          <w:rStyle w:val="aff"/>
          <w:rFonts w:eastAsiaTheme="minorHAnsi"/>
          <w:noProof/>
        </w:rPr>
        <w:t xml:space="preserve"> (АО «Р-Фарм», Россия) и референтного препарата </w:t>
      </w:r>
      <w:r w:rsidR="00287FE7" w:rsidRPr="0047343F">
        <w:rPr>
          <w:rStyle w:val="aff"/>
          <w:noProof/>
        </w:rPr>
        <w:t>Калквенс</w:t>
      </w:r>
      <w:r w:rsidR="00287FE7" w:rsidRPr="0047343F">
        <w:rPr>
          <w:rStyle w:val="aff"/>
          <w:noProof/>
          <w:vertAlign w:val="superscript"/>
        </w:rPr>
        <w:t>®</w:t>
      </w:r>
      <w:r w:rsidR="00287FE7" w:rsidRPr="0047343F">
        <w:rPr>
          <w:rStyle w:val="aff"/>
          <w:noProof/>
        </w:rPr>
        <w:t xml:space="preserve"> (АстраЗенека АБ, Щвеция) в дозировке 100 мг.</w:t>
      </w:r>
      <w:r w:rsidR="00287FE7">
        <w:rPr>
          <w:noProof/>
          <w:webHidden/>
        </w:rPr>
        <w:tab/>
      </w:r>
      <w:r w:rsidR="00287FE7">
        <w:rPr>
          <w:noProof/>
          <w:webHidden/>
        </w:rPr>
        <w:fldChar w:fldCharType="begin"/>
      </w:r>
      <w:r w:rsidR="00287FE7">
        <w:rPr>
          <w:noProof/>
          <w:webHidden/>
        </w:rPr>
        <w:instrText xml:space="preserve"> PAGEREF _Toc159973342 \h </w:instrText>
      </w:r>
      <w:r w:rsidR="00287FE7">
        <w:rPr>
          <w:noProof/>
          <w:webHidden/>
        </w:rPr>
      </w:r>
      <w:r w:rsidR="00287FE7">
        <w:rPr>
          <w:noProof/>
          <w:webHidden/>
        </w:rPr>
        <w:fldChar w:fldCharType="separate"/>
      </w:r>
      <w:r w:rsidR="00287FE7">
        <w:rPr>
          <w:noProof/>
          <w:webHidden/>
        </w:rPr>
        <w:t>22</w:t>
      </w:r>
      <w:r w:rsidR="00287FE7">
        <w:rPr>
          <w:noProof/>
          <w:webHidden/>
        </w:rPr>
        <w:fldChar w:fldCharType="end"/>
      </w:r>
      <w:r>
        <w:rPr>
          <w:noProof/>
        </w:rPr>
        <w:fldChar w:fldCharType="end"/>
      </w:r>
    </w:p>
    <w:p w14:paraId="1A7354A9" w14:textId="25A2CA55"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43" w:history="1">
        <w:r w:rsidR="00287FE7" w:rsidRPr="0047343F">
          <w:rPr>
            <w:rStyle w:val="aff"/>
            <w:noProof/>
          </w:rPr>
          <w:t>Таблица 3</w:t>
        </w:r>
        <w:r w:rsidR="00287FE7" w:rsidRPr="0047343F">
          <w:rPr>
            <w:rStyle w:val="aff"/>
            <w:noProof/>
          </w:rPr>
          <w:noBreakHyphen/>
          <w:t>1.</w:t>
        </w:r>
        <w:r w:rsidR="00287FE7" w:rsidRPr="0047343F">
          <w:rPr>
            <w:rStyle w:val="aff"/>
            <w:rFonts w:asciiTheme="majorBidi" w:hAnsiTheme="majorBidi" w:cstheme="majorBidi"/>
            <w:noProof/>
            <w:lang w:val="ru"/>
          </w:rPr>
          <w:t xml:space="preserve"> Удельная активность акалабрутиниба, ибрутиниба, ибрутиниба M37 и спебрутиниба в отношении BTK, установленная с помощью платформы для анализа IMAP.</w:t>
        </w:r>
        <w:r w:rsidR="00287FE7">
          <w:rPr>
            <w:noProof/>
            <w:webHidden/>
          </w:rPr>
          <w:tab/>
        </w:r>
        <w:r w:rsidR="00287FE7">
          <w:rPr>
            <w:noProof/>
            <w:webHidden/>
          </w:rPr>
          <w:fldChar w:fldCharType="begin"/>
        </w:r>
        <w:r w:rsidR="00287FE7">
          <w:rPr>
            <w:noProof/>
            <w:webHidden/>
          </w:rPr>
          <w:instrText xml:space="preserve"> PAGEREF _Toc159973343 \h </w:instrText>
        </w:r>
        <w:r w:rsidR="00287FE7">
          <w:rPr>
            <w:noProof/>
            <w:webHidden/>
          </w:rPr>
        </w:r>
        <w:r w:rsidR="00287FE7">
          <w:rPr>
            <w:noProof/>
            <w:webHidden/>
          </w:rPr>
          <w:fldChar w:fldCharType="separate"/>
        </w:r>
        <w:r w:rsidR="00287FE7">
          <w:rPr>
            <w:noProof/>
            <w:webHidden/>
          </w:rPr>
          <w:t>29</w:t>
        </w:r>
        <w:r w:rsidR="00287FE7">
          <w:rPr>
            <w:noProof/>
            <w:webHidden/>
          </w:rPr>
          <w:fldChar w:fldCharType="end"/>
        </w:r>
      </w:hyperlink>
    </w:p>
    <w:p w14:paraId="55838480" w14:textId="609B9CD2"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44" w:history="1">
        <w:r w:rsidR="00287FE7" w:rsidRPr="0047343F">
          <w:rPr>
            <w:rStyle w:val="aff"/>
            <w:noProof/>
          </w:rPr>
          <w:t>Таблица 3</w:t>
        </w:r>
        <w:r w:rsidR="00287FE7" w:rsidRPr="0047343F">
          <w:rPr>
            <w:rStyle w:val="aff"/>
            <w:noProof/>
          </w:rPr>
          <w:noBreakHyphen/>
          <w:t>2.</w:t>
        </w:r>
        <w:r w:rsidR="00287FE7" w:rsidRPr="0047343F">
          <w:rPr>
            <w:rStyle w:val="aff"/>
            <w:rFonts w:asciiTheme="majorBidi" w:hAnsiTheme="majorBidi" w:cstheme="majorBidi"/>
            <w:iCs/>
            <w:noProof/>
            <w:lang w:val="ru"/>
          </w:rPr>
          <w:t xml:space="preserve"> Характеристика механизма ингибирования BTK; анализ IMAP при различном времени предварительной инкубации (0, 30, 60 мин) и концентрации АТФ (5, 25, 100 мкМ).</w:t>
        </w:r>
        <w:r w:rsidR="00287FE7">
          <w:rPr>
            <w:noProof/>
            <w:webHidden/>
          </w:rPr>
          <w:tab/>
        </w:r>
        <w:r w:rsidR="00287FE7">
          <w:rPr>
            <w:noProof/>
            <w:webHidden/>
          </w:rPr>
          <w:fldChar w:fldCharType="begin"/>
        </w:r>
        <w:r w:rsidR="00287FE7">
          <w:rPr>
            <w:noProof/>
            <w:webHidden/>
          </w:rPr>
          <w:instrText xml:space="preserve"> PAGEREF _Toc159973344 \h </w:instrText>
        </w:r>
        <w:r w:rsidR="00287FE7">
          <w:rPr>
            <w:noProof/>
            <w:webHidden/>
          </w:rPr>
        </w:r>
        <w:r w:rsidR="00287FE7">
          <w:rPr>
            <w:noProof/>
            <w:webHidden/>
          </w:rPr>
          <w:fldChar w:fldCharType="separate"/>
        </w:r>
        <w:r w:rsidR="00287FE7">
          <w:rPr>
            <w:noProof/>
            <w:webHidden/>
          </w:rPr>
          <w:t>30</w:t>
        </w:r>
        <w:r w:rsidR="00287FE7">
          <w:rPr>
            <w:noProof/>
            <w:webHidden/>
          </w:rPr>
          <w:fldChar w:fldCharType="end"/>
        </w:r>
      </w:hyperlink>
    </w:p>
    <w:p w14:paraId="317F09AD" w14:textId="6DB3D24F"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45" w:history="1">
        <w:r w:rsidR="00287FE7" w:rsidRPr="0047343F">
          <w:rPr>
            <w:rStyle w:val="aff"/>
            <w:noProof/>
          </w:rPr>
          <w:t>Таблица 3</w:t>
        </w:r>
        <w:r w:rsidR="00287FE7" w:rsidRPr="0047343F">
          <w:rPr>
            <w:rStyle w:val="aff"/>
            <w:noProof/>
          </w:rPr>
          <w:noBreakHyphen/>
          <w:t>3.</w:t>
        </w:r>
        <w:r w:rsidR="00287FE7" w:rsidRPr="0047343F">
          <w:rPr>
            <w:rStyle w:val="aff"/>
            <w:rFonts w:asciiTheme="majorBidi" w:hAnsiTheme="majorBidi" w:cstheme="majorBidi"/>
            <w:iCs/>
            <w:noProof/>
            <w:lang w:val="ru"/>
          </w:rPr>
          <w:t xml:space="preserve"> Селективное ингибирование киназной активности, достигаемое на фоне приема акалабрутиниба, ACP-5862, ибрутиниба, ибрутиниба M37 и спебрутиниба.</w:t>
        </w:r>
        <w:r w:rsidR="00287FE7">
          <w:rPr>
            <w:noProof/>
            <w:webHidden/>
          </w:rPr>
          <w:tab/>
        </w:r>
        <w:r w:rsidR="00287FE7">
          <w:rPr>
            <w:noProof/>
            <w:webHidden/>
          </w:rPr>
          <w:fldChar w:fldCharType="begin"/>
        </w:r>
        <w:r w:rsidR="00287FE7">
          <w:rPr>
            <w:noProof/>
            <w:webHidden/>
          </w:rPr>
          <w:instrText xml:space="preserve"> PAGEREF _Toc159973345 \h </w:instrText>
        </w:r>
        <w:r w:rsidR="00287FE7">
          <w:rPr>
            <w:noProof/>
            <w:webHidden/>
          </w:rPr>
        </w:r>
        <w:r w:rsidR="00287FE7">
          <w:rPr>
            <w:noProof/>
            <w:webHidden/>
          </w:rPr>
          <w:fldChar w:fldCharType="separate"/>
        </w:r>
        <w:r w:rsidR="00287FE7">
          <w:rPr>
            <w:noProof/>
            <w:webHidden/>
          </w:rPr>
          <w:t>30</w:t>
        </w:r>
        <w:r w:rsidR="00287FE7">
          <w:rPr>
            <w:noProof/>
            <w:webHidden/>
          </w:rPr>
          <w:fldChar w:fldCharType="end"/>
        </w:r>
      </w:hyperlink>
    </w:p>
    <w:p w14:paraId="71A31041" w14:textId="7A685294"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46" w:history="1">
        <w:r w:rsidR="00287FE7" w:rsidRPr="0047343F">
          <w:rPr>
            <w:rStyle w:val="aff"/>
            <w:noProof/>
          </w:rPr>
          <w:t>Таблица 3</w:t>
        </w:r>
        <w:r w:rsidR="00287FE7" w:rsidRPr="0047343F">
          <w:rPr>
            <w:rStyle w:val="aff"/>
            <w:noProof/>
          </w:rPr>
          <w:noBreakHyphen/>
          <w:t>4.</w:t>
        </w:r>
        <w:r w:rsidR="00287FE7" w:rsidRPr="0047343F">
          <w:rPr>
            <w:rStyle w:val="aff"/>
            <w:rFonts w:asciiTheme="majorBidi" w:hAnsiTheme="majorBidi" w:cstheme="majorBidi"/>
            <w:noProof/>
            <w:lang w:val="ru"/>
          </w:rPr>
          <w:t xml:space="preserve"> Дозозависимые результаты скрининга 280 киназ, проведенного с помощью набора ThermoFisher.</w:t>
        </w:r>
        <w:r w:rsidR="00287FE7">
          <w:rPr>
            <w:noProof/>
            <w:webHidden/>
          </w:rPr>
          <w:tab/>
        </w:r>
        <w:r w:rsidR="00287FE7">
          <w:rPr>
            <w:noProof/>
            <w:webHidden/>
          </w:rPr>
          <w:fldChar w:fldCharType="begin"/>
        </w:r>
        <w:r w:rsidR="00287FE7">
          <w:rPr>
            <w:noProof/>
            <w:webHidden/>
          </w:rPr>
          <w:instrText xml:space="preserve"> PAGEREF _Toc159973346 \h </w:instrText>
        </w:r>
        <w:r w:rsidR="00287FE7">
          <w:rPr>
            <w:noProof/>
            <w:webHidden/>
          </w:rPr>
        </w:r>
        <w:r w:rsidR="00287FE7">
          <w:rPr>
            <w:noProof/>
            <w:webHidden/>
          </w:rPr>
          <w:fldChar w:fldCharType="separate"/>
        </w:r>
        <w:r w:rsidR="00287FE7">
          <w:rPr>
            <w:noProof/>
            <w:webHidden/>
          </w:rPr>
          <w:t>31</w:t>
        </w:r>
        <w:r w:rsidR="00287FE7">
          <w:rPr>
            <w:noProof/>
            <w:webHidden/>
          </w:rPr>
          <w:fldChar w:fldCharType="end"/>
        </w:r>
      </w:hyperlink>
    </w:p>
    <w:p w14:paraId="17B388B9" w14:textId="5AEC420F"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47" w:history="1">
        <w:r w:rsidR="00287FE7" w:rsidRPr="00287FE7">
          <w:rPr>
            <w:rStyle w:val="aff"/>
            <w:noProof/>
          </w:rPr>
          <w:t>Таблица 3</w:t>
        </w:r>
        <w:r w:rsidR="00287FE7" w:rsidRPr="00287FE7">
          <w:rPr>
            <w:rStyle w:val="aff"/>
            <w:noProof/>
          </w:rPr>
          <w:noBreakHyphen/>
          <w:t>5.</w:t>
        </w:r>
        <w:r w:rsidR="00287FE7" w:rsidRPr="0047343F">
          <w:rPr>
            <w:rStyle w:val="aff"/>
            <w:rFonts w:asciiTheme="majorBidi" w:hAnsiTheme="majorBidi" w:cstheme="majorBidi"/>
            <w:bCs/>
            <w:noProof/>
            <w:lang w:val="ru"/>
          </w:rPr>
          <w:t xml:space="preserve"> Суммарное число ингибируемых киназ в киномном профиле, определявшемся с помощью набора DiscoveRx (скрининговая концентрация 1 мкМ).</w:t>
        </w:r>
        <w:r w:rsidR="00287FE7">
          <w:rPr>
            <w:noProof/>
            <w:webHidden/>
          </w:rPr>
          <w:tab/>
        </w:r>
        <w:r w:rsidR="00287FE7">
          <w:rPr>
            <w:noProof/>
            <w:webHidden/>
          </w:rPr>
          <w:fldChar w:fldCharType="begin"/>
        </w:r>
        <w:r w:rsidR="00287FE7">
          <w:rPr>
            <w:noProof/>
            <w:webHidden/>
          </w:rPr>
          <w:instrText xml:space="preserve"> PAGEREF _Toc159973347 \h </w:instrText>
        </w:r>
        <w:r w:rsidR="00287FE7">
          <w:rPr>
            <w:noProof/>
            <w:webHidden/>
          </w:rPr>
        </w:r>
        <w:r w:rsidR="00287FE7">
          <w:rPr>
            <w:noProof/>
            <w:webHidden/>
          </w:rPr>
          <w:fldChar w:fldCharType="separate"/>
        </w:r>
        <w:r w:rsidR="00287FE7">
          <w:rPr>
            <w:noProof/>
            <w:webHidden/>
          </w:rPr>
          <w:t>31</w:t>
        </w:r>
        <w:r w:rsidR="00287FE7">
          <w:rPr>
            <w:noProof/>
            <w:webHidden/>
          </w:rPr>
          <w:fldChar w:fldCharType="end"/>
        </w:r>
      </w:hyperlink>
    </w:p>
    <w:p w14:paraId="5D90E577" w14:textId="66D18B52"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48" w:history="1">
        <w:r w:rsidR="00287FE7" w:rsidRPr="0047343F">
          <w:rPr>
            <w:rStyle w:val="aff"/>
            <w:noProof/>
          </w:rPr>
          <w:t>Таблица 3</w:t>
        </w:r>
        <w:r w:rsidR="00287FE7" w:rsidRPr="0047343F">
          <w:rPr>
            <w:rStyle w:val="aff"/>
            <w:noProof/>
          </w:rPr>
          <w:noBreakHyphen/>
          <w:t>6.</w:t>
        </w:r>
        <w:r w:rsidR="00287FE7" w:rsidRPr="0047343F">
          <w:rPr>
            <w:rStyle w:val="aff"/>
            <w:rFonts w:asciiTheme="majorBidi" w:hAnsiTheme="majorBidi" w:cstheme="majorBidi"/>
            <w:iCs/>
            <w:noProof/>
            <w:lang w:val="ru"/>
          </w:rPr>
          <w:t xml:space="preserve"> Результаты скрининга KINOMEscan, показывающие положительные результаты с ингибированием &gt; 65% при 1 мкМ.</w:t>
        </w:r>
        <w:r w:rsidR="00287FE7">
          <w:rPr>
            <w:noProof/>
            <w:webHidden/>
          </w:rPr>
          <w:tab/>
        </w:r>
        <w:r w:rsidR="00287FE7">
          <w:rPr>
            <w:noProof/>
            <w:webHidden/>
          </w:rPr>
          <w:fldChar w:fldCharType="begin"/>
        </w:r>
        <w:r w:rsidR="00287FE7">
          <w:rPr>
            <w:noProof/>
            <w:webHidden/>
          </w:rPr>
          <w:instrText xml:space="preserve"> PAGEREF _Toc159973348 \h </w:instrText>
        </w:r>
        <w:r w:rsidR="00287FE7">
          <w:rPr>
            <w:noProof/>
            <w:webHidden/>
          </w:rPr>
        </w:r>
        <w:r w:rsidR="00287FE7">
          <w:rPr>
            <w:noProof/>
            <w:webHidden/>
          </w:rPr>
          <w:fldChar w:fldCharType="separate"/>
        </w:r>
        <w:r w:rsidR="00287FE7">
          <w:rPr>
            <w:noProof/>
            <w:webHidden/>
          </w:rPr>
          <w:t>32</w:t>
        </w:r>
        <w:r w:rsidR="00287FE7">
          <w:rPr>
            <w:noProof/>
            <w:webHidden/>
          </w:rPr>
          <w:fldChar w:fldCharType="end"/>
        </w:r>
      </w:hyperlink>
    </w:p>
    <w:p w14:paraId="1ABFF248" w14:textId="3C029299"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49" w:history="1">
        <w:r w:rsidR="00287FE7" w:rsidRPr="0047343F">
          <w:rPr>
            <w:rStyle w:val="aff"/>
            <w:noProof/>
          </w:rPr>
          <w:t>Таблица 3</w:t>
        </w:r>
        <w:r w:rsidR="00287FE7" w:rsidRPr="0047343F">
          <w:rPr>
            <w:rStyle w:val="aff"/>
            <w:noProof/>
          </w:rPr>
          <w:noBreakHyphen/>
          <w:t>7.</w:t>
        </w:r>
        <w:r w:rsidR="00287FE7" w:rsidRPr="0047343F">
          <w:rPr>
            <w:rStyle w:val="aff"/>
            <w:rFonts w:asciiTheme="majorBidi" w:hAnsiTheme="majorBidi" w:cstheme="majorBidi"/>
            <w:iCs/>
            <w:noProof/>
            <w:lang w:val="ru"/>
          </w:rPr>
          <w:t xml:space="preserve"> Функциональные анализы киназ семейства Src: акалабрутиниб, ибрутиниб, спебрутиниб и метаболит ибрутиниба M37.</w:t>
        </w:r>
        <w:r w:rsidR="00287FE7">
          <w:rPr>
            <w:noProof/>
            <w:webHidden/>
          </w:rPr>
          <w:tab/>
        </w:r>
        <w:r w:rsidR="00287FE7">
          <w:rPr>
            <w:noProof/>
            <w:webHidden/>
          </w:rPr>
          <w:fldChar w:fldCharType="begin"/>
        </w:r>
        <w:r w:rsidR="00287FE7">
          <w:rPr>
            <w:noProof/>
            <w:webHidden/>
          </w:rPr>
          <w:instrText xml:space="preserve"> PAGEREF _Toc159973349 \h </w:instrText>
        </w:r>
        <w:r w:rsidR="00287FE7">
          <w:rPr>
            <w:noProof/>
            <w:webHidden/>
          </w:rPr>
        </w:r>
        <w:r w:rsidR="00287FE7">
          <w:rPr>
            <w:noProof/>
            <w:webHidden/>
          </w:rPr>
          <w:fldChar w:fldCharType="separate"/>
        </w:r>
        <w:r w:rsidR="00287FE7">
          <w:rPr>
            <w:noProof/>
            <w:webHidden/>
          </w:rPr>
          <w:t>33</w:t>
        </w:r>
        <w:r w:rsidR="00287FE7">
          <w:rPr>
            <w:noProof/>
            <w:webHidden/>
          </w:rPr>
          <w:fldChar w:fldCharType="end"/>
        </w:r>
      </w:hyperlink>
    </w:p>
    <w:p w14:paraId="50BE64C9" w14:textId="79778A06"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50" w:history="1">
        <w:r w:rsidR="00287FE7" w:rsidRPr="0047343F">
          <w:rPr>
            <w:rStyle w:val="aff"/>
            <w:noProof/>
          </w:rPr>
          <w:t>Таблица 3</w:t>
        </w:r>
        <w:r w:rsidR="00287FE7" w:rsidRPr="0047343F">
          <w:rPr>
            <w:rStyle w:val="aff"/>
            <w:noProof/>
          </w:rPr>
          <w:noBreakHyphen/>
          <w:t xml:space="preserve">8. Данные исследования </w:t>
        </w:r>
        <w:r w:rsidR="00287FE7" w:rsidRPr="0047343F">
          <w:rPr>
            <w:rStyle w:val="aff"/>
            <w:rFonts w:asciiTheme="majorBidi" w:hAnsiTheme="majorBidi" w:cstheme="majorBidi"/>
            <w:noProof/>
            <w:lang w:val="ru"/>
          </w:rPr>
          <w:t>2013003A.</w:t>
        </w:r>
        <w:r w:rsidR="00287FE7">
          <w:rPr>
            <w:noProof/>
            <w:webHidden/>
          </w:rPr>
          <w:tab/>
        </w:r>
        <w:r w:rsidR="00287FE7">
          <w:rPr>
            <w:noProof/>
            <w:webHidden/>
          </w:rPr>
          <w:fldChar w:fldCharType="begin"/>
        </w:r>
        <w:r w:rsidR="00287FE7">
          <w:rPr>
            <w:noProof/>
            <w:webHidden/>
          </w:rPr>
          <w:instrText xml:space="preserve"> PAGEREF _Toc159973350 \h </w:instrText>
        </w:r>
        <w:r w:rsidR="00287FE7">
          <w:rPr>
            <w:noProof/>
            <w:webHidden/>
          </w:rPr>
        </w:r>
        <w:r w:rsidR="00287FE7">
          <w:rPr>
            <w:noProof/>
            <w:webHidden/>
          </w:rPr>
          <w:fldChar w:fldCharType="separate"/>
        </w:r>
        <w:r w:rsidR="00287FE7">
          <w:rPr>
            <w:noProof/>
            <w:webHidden/>
          </w:rPr>
          <w:t>33</w:t>
        </w:r>
        <w:r w:rsidR="00287FE7">
          <w:rPr>
            <w:noProof/>
            <w:webHidden/>
          </w:rPr>
          <w:fldChar w:fldCharType="end"/>
        </w:r>
      </w:hyperlink>
    </w:p>
    <w:p w14:paraId="332D4870" w14:textId="6881D4A8"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51" w:history="1">
        <w:r w:rsidR="00287FE7" w:rsidRPr="0047343F">
          <w:rPr>
            <w:rStyle w:val="aff"/>
            <w:noProof/>
          </w:rPr>
          <w:t>Таблица 3</w:t>
        </w:r>
        <w:r w:rsidR="00287FE7" w:rsidRPr="0047343F">
          <w:rPr>
            <w:rStyle w:val="aff"/>
            <w:noProof/>
          </w:rPr>
          <w:noBreakHyphen/>
          <w:t>9.</w:t>
        </w:r>
        <w:r w:rsidR="00287FE7" w:rsidRPr="0047343F">
          <w:rPr>
            <w:rStyle w:val="aff"/>
            <w:rFonts w:asciiTheme="majorBidi" w:hAnsiTheme="majorBidi" w:cstheme="majorBidi"/>
            <w:noProof/>
            <w:lang w:val="ru"/>
          </w:rPr>
          <w:t xml:space="preserve"> Определение дифференциальной удельной активности.</w:t>
        </w:r>
        <w:r w:rsidR="00287FE7">
          <w:rPr>
            <w:noProof/>
            <w:webHidden/>
          </w:rPr>
          <w:tab/>
        </w:r>
        <w:r w:rsidR="00287FE7">
          <w:rPr>
            <w:noProof/>
            <w:webHidden/>
          </w:rPr>
          <w:fldChar w:fldCharType="begin"/>
        </w:r>
        <w:r w:rsidR="00287FE7">
          <w:rPr>
            <w:noProof/>
            <w:webHidden/>
          </w:rPr>
          <w:instrText xml:space="preserve"> PAGEREF _Toc159973351 \h </w:instrText>
        </w:r>
        <w:r w:rsidR="00287FE7">
          <w:rPr>
            <w:noProof/>
            <w:webHidden/>
          </w:rPr>
        </w:r>
        <w:r w:rsidR="00287FE7">
          <w:rPr>
            <w:noProof/>
            <w:webHidden/>
          </w:rPr>
          <w:fldChar w:fldCharType="separate"/>
        </w:r>
        <w:r w:rsidR="00287FE7">
          <w:rPr>
            <w:noProof/>
            <w:webHidden/>
          </w:rPr>
          <w:t>34</w:t>
        </w:r>
        <w:r w:rsidR="00287FE7">
          <w:rPr>
            <w:noProof/>
            <w:webHidden/>
          </w:rPr>
          <w:fldChar w:fldCharType="end"/>
        </w:r>
      </w:hyperlink>
    </w:p>
    <w:p w14:paraId="6B40CD39" w14:textId="5C5642B9"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52" w:history="1">
        <w:r w:rsidR="00287FE7" w:rsidRPr="0047343F">
          <w:rPr>
            <w:rStyle w:val="aff"/>
            <w:noProof/>
          </w:rPr>
          <w:t>Таблица 3</w:t>
        </w:r>
        <w:r w:rsidR="00287FE7" w:rsidRPr="0047343F">
          <w:rPr>
            <w:rStyle w:val="aff"/>
            <w:noProof/>
          </w:rPr>
          <w:noBreakHyphen/>
          <w:t>10. Оценка активации Т-лимфоцитов.</w:t>
        </w:r>
        <w:r w:rsidR="00287FE7">
          <w:rPr>
            <w:noProof/>
            <w:webHidden/>
          </w:rPr>
          <w:tab/>
        </w:r>
        <w:r w:rsidR="00287FE7">
          <w:rPr>
            <w:noProof/>
            <w:webHidden/>
          </w:rPr>
          <w:fldChar w:fldCharType="begin"/>
        </w:r>
        <w:r w:rsidR="00287FE7">
          <w:rPr>
            <w:noProof/>
            <w:webHidden/>
          </w:rPr>
          <w:instrText xml:space="preserve"> PAGEREF _Toc159973352 \h </w:instrText>
        </w:r>
        <w:r w:rsidR="00287FE7">
          <w:rPr>
            <w:noProof/>
            <w:webHidden/>
          </w:rPr>
        </w:r>
        <w:r w:rsidR="00287FE7">
          <w:rPr>
            <w:noProof/>
            <w:webHidden/>
          </w:rPr>
          <w:fldChar w:fldCharType="separate"/>
        </w:r>
        <w:r w:rsidR="00287FE7">
          <w:rPr>
            <w:noProof/>
            <w:webHidden/>
          </w:rPr>
          <w:t>35</w:t>
        </w:r>
        <w:r w:rsidR="00287FE7">
          <w:rPr>
            <w:noProof/>
            <w:webHidden/>
          </w:rPr>
          <w:fldChar w:fldCharType="end"/>
        </w:r>
      </w:hyperlink>
    </w:p>
    <w:p w14:paraId="300DEA0F" w14:textId="1EF009DC"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53" w:history="1">
        <w:r w:rsidR="00287FE7" w:rsidRPr="0047343F">
          <w:rPr>
            <w:rStyle w:val="aff"/>
            <w:noProof/>
          </w:rPr>
          <w:t>Таблица 3</w:t>
        </w:r>
        <w:r w:rsidR="00287FE7" w:rsidRPr="0047343F">
          <w:rPr>
            <w:rStyle w:val="aff"/>
            <w:noProof/>
          </w:rPr>
          <w:noBreakHyphen/>
          <w:t>11.</w:t>
        </w:r>
        <w:r w:rsidR="00287FE7" w:rsidRPr="0047343F">
          <w:rPr>
            <w:rStyle w:val="aff"/>
            <w:rFonts w:asciiTheme="majorBidi" w:hAnsiTheme="majorBidi" w:cstheme="majorBidi"/>
            <w:noProof/>
            <w:lang w:val="ru"/>
          </w:rPr>
          <w:t xml:space="preserve"> Потенциальное влияние акалабрутиниба и ибрутиниба на пролиферацию Т-лимфоцитов.</w:t>
        </w:r>
        <w:r w:rsidR="00287FE7">
          <w:rPr>
            <w:noProof/>
            <w:webHidden/>
          </w:rPr>
          <w:tab/>
        </w:r>
        <w:r w:rsidR="00287FE7">
          <w:rPr>
            <w:noProof/>
            <w:webHidden/>
          </w:rPr>
          <w:fldChar w:fldCharType="begin"/>
        </w:r>
        <w:r w:rsidR="00287FE7">
          <w:rPr>
            <w:noProof/>
            <w:webHidden/>
          </w:rPr>
          <w:instrText xml:space="preserve"> PAGEREF _Toc159973353 \h </w:instrText>
        </w:r>
        <w:r w:rsidR="00287FE7">
          <w:rPr>
            <w:noProof/>
            <w:webHidden/>
          </w:rPr>
        </w:r>
        <w:r w:rsidR="00287FE7">
          <w:rPr>
            <w:noProof/>
            <w:webHidden/>
          </w:rPr>
          <w:fldChar w:fldCharType="separate"/>
        </w:r>
        <w:r w:rsidR="00287FE7">
          <w:rPr>
            <w:noProof/>
            <w:webHidden/>
          </w:rPr>
          <w:t>35</w:t>
        </w:r>
        <w:r w:rsidR="00287FE7">
          <w:rPr>
            <w:noProof/>
            <w:webHidden/>
          </w:rPr>
          <w:fldChar w:fldCharType="end"/>
        </w:r>
      </w:hyperlink>
    </w:p>
    <w:p w14:paraId="20D92016" w14:textId="2E7D6C56"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54" w:history="1">
        <w:r w:rsidR="00287FE7" w:rsidRPr="0047343F">
          <w:rPr>
            <w:rStyle w:val="aff"/>
            <w:noProof/>
          </w:rPr>
          <w:t>Таблица 3</w:t>
        </w:r>
        <w:r w:rsidR="00287FE7" w:rsidRPr="0047343F">
          <w:rPr>
            <w:rStyle w:val="aff"/>
            <w:noProof/>
          </w:rPr>
          <w:noBreakHyphen/>
          <w:t>12.</w:t>
        </w:r>
        <w:r w:rsidR="00287FE7" w:rsidRPr="0047343F">
          <w:rPr>
            <w:rStyle w:val="aff"/>
            <w:rFonts w:asciiTheme="majorBidi" w:hAnsiTheme="majorBidi" w:cstheme="majorBidi"/>
            <w:iCs/>
            <w:noProof/>
            <w:lang w:val="ru"/>
          </w:rPr>
          <w:t xml:space="preserve"> Опосредованная трастузумабом АЗКЦ в NK-клетках человека в присутствии акалабрутиниба или ибрутиниба.</w:t>
        </w:r>
        <w:r w:rsidR="00287FE7">
          <w:rPr>
            <w:noProof/>
            <w:webHidden/>
          </w:rPr>
          <w:tab/>
        </w:r>
        <w:r w:rsidR="00287FE7">
          <w:rPr>
            <w:noProof/>
            <w:webHidden/>
          </w:rPr>
          <w:fldChar w:fldCharType="begin"/>
        </w:r>
        <w:r w:rsidR="00287FE7">
          <w:rPr>
            <w:noProof/>
            <w:webHidden/>
          </w:rPr>
          <w:instrText xml:space="preserve"> PAGEREF _Toc159973354 \h </w:instrText>
        </w:r>
        <w:r w:rsidR="00287FE7">
          <w:rPr>
            <w:noProof/>
            <w:webHidden/>
          </w:rPr>
        </w:r>
        <w:r w:rsidR="00287FE7">
          <w:rPr>
            <w:noProof/>
            <w:webHidden/>
          </w:rPr>
          <w:fldChar w:fldCharType="separate"/>
        </w:r>
        <w:r w:rsidR="00287FE7">
          <w:rPr>
            <w:noProof/>
            <w:webHidden/>
          </w:rPr>
          <w:t>35</w:t>
        </w:r>
        <w:r w:rsidR="00287FE7">
          <w:rPr>
            <w:noProof/>
            <w:webHidden/>
          </w:rPr>
          <w:fldChar w:fldCharType="end"/>
        </w:r>
      </w:hyperlink>
    </w:p>
    <w:p w14:paraId="44B0AF47" w14:textId="69F99CD4"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55" w:history="1">
        <w:r w:rsidR="00287FE7" w:rsidRPr="0047343F">
          <w:rPr>
            <w:rStyle w:val="aff"/>
            <w:noProof/>
          </w:rPr>
          <w:t>Таблица 3</w:t>
        </w:r>
        <w:r w:rsidR="00287FE7" w:rsidRPr="0047343F">
          <w:rPr>
            <w:rStyle w:val="aff"/>
            <w:noProof/>
          </w:rPr>
          <w:noBreakHyphen/>
          <w:t>13.</w:t>
        </w:r>
        <w:r w:rsidR="00287FE7" w:rsidRPr="0047343F">
          <w:rPr>
            <w:rStyle w:val="aff"/>
            <w:rFonts w:asciiTheme="majorBidi" w:hAnsiTheme="majorBidi" w:cstheme="majorBidi"/>
            <w:noProof/>
            <w:lang w:val="ru"/>
          </w:rPr>
          <w:t xml:space="preserve"> Сравнение дозозависимых ответов.</w:t>
        </w:r>
        <w:r w:rsidR="00287FE7">
          <w:rPr>
            <w:noProof/>
            <w:webHidden/>
          </w:rPr>
          <w:tab/>
        </w:r>
        <w:r w:rsidR="00287FE7">
          <w:rPr>
            <w:noProof/>
            <w:webHidden/>
          </w:rPr>
          <w:fldChar w:fldCharType="begin"/>
        </w:r>
        <w:r w:rsidR="00287FE7">
          <w:rPr>
            <w:noProof/>
            <w:webHidden/>
          </w:rPr>
          <w:instrText xml:space="preserve"> PAGEREF _Toc159973355 \h </w:instrText>
        </w:r>
        <w:r w:rsidR="00287FE7">
          <w:rPr>
            <w:noProof/>
            <w:webHidden/>
          </w:rPr>
        </w:r>
        <w:r w:rsidR="00287FE7">
          <w:rPr>
            <w:noProof/>
            <w:webHidden/>
          </w:rPr>
          <w:fldChar w:fldCharType="separate"/>
        </w:r>
        <w:r w:rsidR="00287FE7">
          <w:rPr>
            <w:noProof/>
            <w:webHidden/>
          </w:rPr>
          <w:t>37</w:t>
        </w:r>
        <w:r w:rsidR="00287FE7">
          <w:rPr>
            <w:noProof/>
            <w:webHidden/>
          </w:rPr>
          <w:fldChar w:fldCharType="end"/>
        </w:r>
      </w:hyperlink>
    </w:p>
    <w:p w14:paraId="494114FA" w14:textId="4F105FC0"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56" w:history="1">
        <w:r w:rsidR="00287FE7" w:rsidRPr="0047343F">
          <w:rPr>
            <w:rStyle w:val="aff"/>
            <w:noProof/>
          </w:rPr>
          <w:t>Таблица 3</w:t>
        </w:r>
        <w:r w:rsidR="00287FE7" w:rsidRPr="0047343F">
          <w:rPr>
            <w:rStyle w:val="aff"/>
            <w:noProof/>
          </w:rPr>
          <w:noBreakHyphen/>
          <w:t>14. Д</w:t>
        </w:r>
        <w:r w:rsidR="00287FE7" w:rsidRPr="0047343F">
          <w:rPr>
            <w:rStyle w:val="aff"/>
            <w:rFonts w:asciiTheme="majorBidi" w:hAnsiTheme="majorBidi" w:cstheme="majorBidi"/>
            <w:iCs/>
            <w:noProof/>
            <w:lang w:val="ru"/>
          </w:rPr>
          <w:t>инамика ингибирования BCR-опосредованной повышенной регуляции CD86 и CD69 в В-клеточных спленоцитах.</w:t>
        </w:r>
        <w:r w:rsidR="00287FE7">
          <w:rPr>
            <w:noProof/>
            <w:webHidden/>
          </w:rPr>
          <w:tab/>
        </w:r>
        <w:r w:rsidR="00287FE7">
          <w:rPr>
            <w:noProof/>
            <w:webHidden/>
          </w:rPr>
          <w:fldChar w:fldCharType="begin"/>
        </w:r>
        <w:r w:rsidR="00287FE7">
          <w:rPr>
            <w:noProof/>
            <w:webHidden/>
          </w:rPr>
          <w:instrText xml:space="preserve"> PAGEREF _Toc159973356 \h </w:instrText>
        </w:r>
        <w:r w:rsidR="00287FE7">
          <w:rPr>
            <w:noProof/>
            <w:webHidden/>
          </w:rPr>
        </w:r>
        <w:r w:rsidR="00287FE7">
          <w:rPr>
            <w:noProof/>
            <w:webHidden/>
          </w:rPr>
          <w:fldChar w:fldCharType="separate"/>
        </w:r>
        <w:r w:rsidR="00287FE7">
          <w:rPr>
            <w:noProof/>
            <w:webHidden/>
          </w:rPr>
          <w:t>38</w:t>
        </w:r>
        <w:r w:rsidR="00287FE7">
          <w:rPr>
            <w:noProof/>
            <w:webHidden/>
          </w:rPr>
          <w:fldChar w:fldCharType="end"/>
        </w:r>
      </w:hyperlink>
    </w:p>
    <w:p w14:paraId="60CEA105" w14:textId="2A412913"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57" w:history="1">
        <w:r w:rsidR="00287FE7" w:rsidRPr="0047343F">
          <w:rPr>
            <w:rStyle w:val="aff"/>
            <w:noProof/>
          </w:rPr>
          <w:t>Таблица 3</w:t>
        </w:r>
        <w:r w:rsidR="00287FE7" w:rsidRPr="0047343F">
          <w:rPr>
            <w:rStyle w:val="aff"/>
            <w:noProof/>
          </w:rPr>
          <w:noBreakHyphen/>
          <w:t>15.</w:t>
        </w:r>
        <w:r w:rsidR="00287FE7" w:rsidRPr="0047343F">
          <w:rPr>
            <w:rStyle w:val="aff"/>
            <w:rFonts w:asciiTheme="majorBidi" w:hAnsiTheme="majorBidi" w:cstheme="majorBidi"/>
            <w:noProof/>
            <w:lang w:val="ru"/>
          </w:rPr>
          <w:t xml:space="preserve"> Обобщенные средние фармакокинетические показатели для акалабрутиниба у самок мышей лини BALB/c после введения акалабрутиниба внутривенно по 2 мг/кг или перорально по 5 мг/кг.</w:t>
        </w:r>
        <w:r w:rsidR="00287FE7">
          <w:rPr>
            <w:noProof/>
            <w:webHidden/>
          </w:rPr>
          <w:tab/>
        </w:r>
        <w:r w:rsidR="00287FE7">
          <w:rPr>
            <w:noProof/>
            <w:webHidden/>
          </w:rPr>
          <w:fldChar w:fldCharType="begin"/>
        </w:r>
        <w:r w:rsidR="00287FE7">
          <w:rPr>
            <w:noProof/>
            <w:webHidden/>
          </w:rPr>
          <w:instrText xml:space="preserve"> PAGEREF _Toc159973357 \h </w:instrText>
        </w:r>
        <w:r w:rsidR="00287FE7">
          <w:rPr>
            <w:noProof/>
            <w:webHidden/>
          </w:rPr>
        </w:r>
        <w:r w:rsidR="00287FE7">
          <w:rPr>
            <w:noProof/>
            <w:webHidden/>
          </w:rPr>
          <w:fldChar w:fldCharType="separate"/>
        </w:r>
        <w:r w:rsidR="00287FE7">
          <w:rPr>
            <w:noProof/>
            <w:webHidden/>
          </w:rPr>
          <w:t>44</w:t>
        </w:r>
        <w:r w:rsidR="00287FE7">
          <w:rPr>
            <w:noProof/>
            <w:webHidden/>
          </w:rPr>
          <w:fldChar w:fldCharType="end"/>
        </w:r>
      </w:hyperlink>
    </w:p>
    <w:p w14:paraId="720433BA" w14:textId="27A575B4"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58" w:history="1">
        <w:r w:rsidR="00287FE7" w:rsidRPr="0047343F">
          <w:rPr>
            <w:rStyle w:val="aff"/>
            <w:noProof/>
          </w:rPr>
          <w:t>Таблица 3</w:t>
        </w:r>
        <w:r w:rsidR="00287FE7" w:rsidRPr="0047343F">
          <w:rPr>
            <w:rStyle w:val="aff"/>
            <w:noProof/>
          </w:rPr>
          <w:noBreakHyphen/>
          <w:t>16.</w:t>
        </w:r>
        <w:r w:rsidR="00287FE7" w:rsidRPr="0047343F">
          <w:rPr>
            <w:rStyle w:val="aff"/>
            <w:rFonts w:asciiTheme="majorBidi" w:hAnsiTheme="majorBidi" w:cstheme="majorBidi"/>
            <w:noProof/>
            <w:lang w:val="ru"/>
          </w:rPr>
          <w:t xml:space="preserve"> Средние (±СО) фармакокинетические параметры акалабрутиниба после однократной внутривенной инъекции (2 мг/кг) или перорального введения через желудочный зонд (5 мг/кг) самцам крыс (n = 3/группа).</w:t>
        </w:r>
        <w:r w:rsidR="00287FE7">
          <w:rPr>
            <w:noProof/>
            <w:webHidden/>
          </w:rPr>
          <w:tab/>
        </w:r>
        <w:r w:rsidR="00287FE7">
          <w:rPr>
            <w:noProof/>
            <w:webHidden/>
          </w:rPr>
          <w:fldChar w:fldCharType="begin"/>
        </w:r>
        <w:r w:rsidR="00287FE7">
          <w:rPr>
            <w:noProof/>
            <w:webHidden/>
          </w:rPr>
          <w:instrText xml:space="preserve"> PAGEREF _Toc159973358 \h </w:instrText>
        </w:r>
        <w:r w:rsidR="00287FE7">
          <w:rPr>
            <w:noProof/>
            <w:webHidden/>
          </w:rPr>
        </w:r>
        <w:r w:rsidR="00287FE7">
          <w:rPr>
            <w:noProof/>
            <w:webHidden/>
          </w:rPr>
          <w:fldChar w:fldCharType="separate"/>
        </w:r>
        <w:r w:rsidR="00287FE7">
          <w:rPr>
            <w:noProof/>
            <w:webHidden/>
          </w:rPr>
          <w:t>45</w:t>
        </w:r>
        <w:r w:rsidR="00287FE7">
          <w:rPr>
            <w:noProof/>
            <w:webHidden/>
          </w:rPr>
          <w:fldChar w:fldCharType="end"/>
        </w:r>
      </w:hyperlink>
    </w:p>
    <w:p w14:paraId="26414A87" w14:textId="6F3B51DF"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59" w:history="1">
        <w:r w:rsidR="00287FE7" w:rsidRPr="0047343F">
          <w:rPr>
            <w:rStyle w:val="aff"/>
            <w:noProof/>
          </w:rPr>
          <w:t>Таблица 3</w:t>
        </w:r>
        <w:r w:rsidR="00287FE7" w:rsidRPr="0047343F">
          <w:rPr>
            <w:rStyle w:val="aff"/>
            <w:noProof/>
          </w:rPr>
          <w:noBreakHyphen/>
          <w:t>17.</w:t>
        </w:r>
        <w:r w:rsidR="00287FE7" w:rsidRPr="0047343F">
          <w:rPr>
            <w:rStyle w:val="aff"/>
            <w:rFonts w:asciiTheme="majorBidi" w:hAnsiTheme="majorBidi" w:cstheme="majorBidi"/>
            <w:noProof/>
            <w:lang w:val="ru"/>
          </w:rPr>
          <w:t xml:space="preserve"> Средние (±СО) фармакокинетические параметры акалабрутиниба после однократной внутривенной инъекции (1 мг/кг) или перорального введения через желудочный зонд (2,5 мг/кг) кобелям собак (n = 3/группа).</w:t>
        </w:r>
        <w:r w:rsidR="00287FE7">
          <w:rPr>
            <w:noProof/>
            <w:webHidden/>
          </w:rPr>
          <w:tab/>
        </w:r>
        <w:r w:rsidR="00287FE7">
          <w:rPr>
            <w:noProof/>
            <w:webHidden/>
          </w:rPr>
          <w:fldChar w:fldCharType="begin"/>
        </w:r>
        <w:r w:rsidR="00287FE7">
          <w:rPr>
            <w:noProof/>
            <w:webHidden/>
          </w:rPr>
          <w:instrText xml:space="preserve"> PAGEREF _Toc159973359 \h </w:instrText>
        </w:r>
        <w:r w:rsidR="00287FE7">
          <w:rPr>
            <w:noProof/>
            <w:webHidden/>
          </w:rPr>
        </w:r>
        <w:r w:rsidR="00287FE7">
          <w:rPr>
            <w:noProof/>
            <w:webHidden/>
          </w:rPr>
          <w:fldChar w:fldCharType="separate"/>
        </w:r>
        <w:r w:rsidR="00287FE7">
          <w:rPr>
            <w:noProof/>
            <w:webHidden/>
          </w:rPr>
          <w:t>46</w:t>
        </w:r>
        <w:r w:rsidR="00287FE7">
          <w:rPr>
            <w:noProof/>
            <w:webHidden/>
          </w:rPr>
          <w:fldChar w:fldCharType="end"/>
        </w:r>
      </w:hyperlink>
    </w:p>
    <w:p w14:paraId="31D4DC82" w14:textId="19D0F511"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60" w:history="1">
        <w:r w:rsidR="00287FE7" w:rsidRPr="0047343F">
          <w:rPr>
            <w:rStyle w:val="aff"/>
            <w:noProof/>
          </w:rPr>
          <w:t>Таблица 3</w:t>
        </w:r>
        <w:r w:rsidR="00287FE7" w:rsidRPr="0047343F">
          <w:rPr>
            <w:rStyle w:val="aff"/>
            <w:noProof/>
          </w:rPr>
          <w:noBreakHyphen/>
          <w:t xml:space="preserve">18. Данные исследований </w:t>
        </w:r>
        <w:r w:rsidR="00287FE7" w:rsidRPr="0047343F">
          <w:rPr>
            <w:rStyle w:val="aff"/>
            <w:rFonts w:asciiTheme="majorBidi" w:hAnsiTheme="majorBidi" w:cstheme="majorBidi"/>
            <w:noProof/>
            <w:lang w:val="ru"/>
          </w:rPr>
          <w:t>XS-0850, XS-0947 по  распределению акалабрутиниба в клетках крови.</w:t>
        </w:r>
        <w:r w:rsidR="00287FE7">
          <w:rPr>
            <w:noProof/>
            <w:webHidden/>
          </w:rPr>
          <w:tab/>
        </w:r>
        <w:r w:rsidR="00287FE7">
          <w:rPr>
            <w:noProof/>
            <w:webHidden/>
          </w:rPr>
          <w:fldChar w:fldCharType="begin"/>
        </w:r>
        <w:r w:rsidR="00287FE7">
          <w:rPr>
            <w:noProof/>
            <w:webHidden/>
          </w:rPr>
          <w:instrText xml:space="preserve"> PAGEREF _Toc159973360 \h </w:instrText>
        </w:r>
        <w:r w:rsidR="00287FE7">
          <w:rPr>
            <w:noProof/>
            <w:webHidden/>
          </w:rPr>
        </w:r>
        <w:r w:rsidR="00287FE7">
          <w:rPr>
            <w:noProof/>
            <w:webHidden/>
          </w:rPr>
          <w:fldChar w:fldCharType="separate"/>
        </w:r>
        <w:r w:rsidR="00287FE7">
          <w:rPr>
            <w:noProof/>
            <w:webHidden/>
          </w:rPr>
          <w:t>47</w:t>
        </w:r>
        <w:r w:rsidR="00287FE7">
          <w:rPr>
            <w:noProof/>
            <w:webHidden/>
          </w:rPr>
          <w:fldChar w:fldCharType="end"/>
        </w:r>
      </w:hyperlink>
    </w:p>
    <w:p w14:paraId="4E1C3B4C" w14:textId="3B20425B"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61" w:history="1">
        <w:r w:rsidR="00287FE7" w:rsidRPr="0047343F">
          <w:rPr>
            <w:rStyle w:val="aff"/>
            <w:noProof/>
          </w:rPr>
          <w:t>Таблица 3</w:t>
        </w:r>
        <w:r w:rsidR="00287FE7" w:rsidRPr="0047343F">
          <w:rPr>
            <w:rStyle w:val="aff"/>
            <w:noProof/>
          </w:rPr>
          <w:noBreakHyphen/>
          <w:t>19.</w:t>
        </w:r>
        <w:r w:rsidR="00287FE7" w:rsidRPr="0047343F">
          <w:rPr>
            <w:rStyle w:val="aff"/>
            <w:rFonts w:asciiTheme="majorBidi" w:hAnsiTheme="majorBidi" w:cstheme="majorBidi"/>
            <w:noProof/>
            <w:lang w:val="ru"/>
          </w:rPr>
          <w:t xml:space="preserve"> Характеристики связывания акалабрутиниба с белками плазмы крови.</w:t>
        </w:r>
        <w:r w:rsidR="00287FE7">
          <w:rPr>
            <w:noProof/>
            <w:webHidden/>
          </w:rPr>
          <w:tab/>
        </w:r>
        <w:r w:rsidR="00287FE7">
          <w:rPr>
            <w:noProof/>
            <w:webHidden/>
          </w:rPr>
          <w:fldChar w:fldCharType="begin"/>
        </w:r>
        <w:r w:rsidR="00287FE7">
          <w:rPr>
            <w:noProof/>
            <w:webHidden/>
          </w:rPr>
          <w:instrText xml:space="preserve"> PAGEREF _Toc159973361 \h </w:instrText>
        </w:r>
        <w:r w:rsidR="00287FE7">
          <w:rPr>
            <w:noProof/>
            <w:webHidden/>
          </w:rPr>
        </w:r>
        <w:r w:rsidR="00287FE7">
          <w:rPr>
            <w:noProof/>
            <w:webHidden/>
          </w:rPr>
          <w:fldChar w:fldCharType="separate"/>
        </w:r>
        <w:r w:rsidR="00287FE7">
          <w:rPr>
            <w:noProof/>
            <w:webHidden/>
          </w:rPr>
          <w:t>47</w:t>
        </w:r>
        <w:r w:rsidR="00287FE7">
          <w:rPr>
            <w:noProof/>
            <w:webHidden/>
          </w:rPr>
          <w:fldChar w:fldCharType="end"/>
        </w:r>
      </w:hyperlink>
    </w:p>
    <w:p w14:paraId="2C1BA4CF" w14:textId="36E4F631"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62" w:history="1">
        <w:r w:rsidR="00287FE7" w:rsidRPr="0047343F">
          <w:rPr>
            <w:rStyle w:val="aff"/>
            <w:noProof/>
          </w:rPr>
          <w:t>Таблица 3</w:t>
        </w:r>
        <w:r w:rsidR="00287FE7" w:rsidRPr="0047343F">
          <w:rPr>
            <w:rStyle w:val="aff"/>
            <w:noProof/>
          </w:rPr>
          <w:noBreakHyphen/>
          <w:t>20.</w:t>
        </w:r>
        <w:r w:rsidR="00287FE7" w:rsidRPr="0047343F">
          <w:rPr>
            <w:rStyle w:val="aff"/>
            <w:rFonts w:asciiTheme="majorBidi" w:hAnsiTheme="majorBidi" w:cstheme="majorBidi"/>
            <w:iCs/>
            <w:noProof/>
            <w:lang w:val="ru"/>
          </w:rPr>
          <w:t xml:space="preserve"> Количественный радиометрический профиль показателей в плазме крови, фекалиях и мочи здоровых добровольцев после однократного перорального введения дозы 100 мг [</w:t>
        </w:r>
        <w:r w:rsidR="00287FE7" w:rsidRPr="0047343F">
          <w:rPr>
            <w:rStyle w:val="aff"/>
            <w:rFonts w:asciiTheme="majorBidi" w:hAnsiTheme="majorBidi" w:cstheme="majorBidi"/>
            <w:iCs/>
            <w:noProof/>
            <w:vertAlign w:val="superscript"/>
            <w:lang w:val="ru"/>
          </w:rPr>
          <w:t>14</w:t>
        </w:r>
        <w:r w:rsidR="00287FE7" w:rsidRPr="0047343F">
          <w:rPr>
            <w:rStyle w:val="aff"/>
            <w:rFonts w:asciiTheme="majorBidi" w:hAnsiTheme="majorBidi" w:cstheme="majorBidi"/>
            <w:iCs/>
            <w:noProof/>
            <w:lang w:val="ru"/>
          </w:rPr>
          <w:t>C]акалабрутиниба</w:t>
        </w:r>
        <w:r w:rsidR="00287FE7" w:rsidRPr="0047343F">
          <w:rPr>
            <w:rStyle w:val="aff"/>
            <w:rFonts w:asciiTheme="majorBidi" w:hAnsiTheme="majorBidi" w:cstheme="majorBidi"/>
            <w:iCs/>
            <w:noProof/>
          </w:rPr>
          <w:t>.</w:t>
        </w:r>
        <w:r w:rsidR="00287FE7">
          <w:rPr>
            <w:noProof/>
            <w:webHidden/>
          </w:rPr>
          <w:tab/>
        </w:r>
        <w:r w:rsidR="00287FE7">
          <w:rPr>
            <w:noProof/>
            <w:webHidden/>
          </w:rPr>
          <w:fldChar w:fldCharType="begin"/>
        </w:r>
        <w:r w:rsidR="00287FE7">
          <w:rPr>
            <w:noProof/>
            <w:webHidden/>
          </w:rPr>
          <w:instrText xml:space="preserve"> PAGEREF _Toc159973362 \h </w:instrText>
        </w:r>
        <w:r w:rsidR="00287FE7">
          <w:rPr>
            <w:noProof/>
            <w:webHidden/>
          </w:rPr>
        </w:r>
        <w:r w:rsidR="00287FE7">
          <w:rPr>
            <w:noProof/>
            <w:webHidden/>
          </w:rPr>
          <w:fldChar w:fldCharType="separate"/>
        </w:r>
        <w:r w:rsidR="00287FE7">
          <w:rPr>
            <w:noProof/>
            <w:webHidden/>
          </w:rPr>
          <w:t>49</w:t>
        </w:r>
        <w:r w:rsidR="00287FE7">
          <w:rPr>
            <w:noProof/>
            <w:webHidden/>
          </w:rPr>
          <w:fldChar w:fldCharType="end"/>
        </w:r>
      </w:hyperlink>
    </w:p>
    <w:p w14:paraId="3B8E56A4" w14:textId="247119EF"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63" w:history="1">
        <w:r w:rsidR="00287FE7" w:rsidRPr="0047343F">
          <w:rPr>
            <w:rStyle w:val="aff"/>
            <w:noProof/>
          </w:rPr>
          <w:t>Таблица 3</w:t>
        </w:r>
        <w:r w:rsidR="00287FE7" w:rsidRPr="0047343F">
          <w:rPr>
            <w:rStyle w:val="aff"/>
            <w:noProof/>
          </w:rPr>
          <w:noBreakHyphen/>
          <w:t>21.</w:t>
        </w:r>
        <w:r w:rsidR="00287FE7" w:rsidRPr="0047343F">
          <w:rPr>
            <w:rStyle w:val="aff"/>
            <w:rFonts w:asciiTheme="majorBidi" w:hAnsiTheme="majorBidi" w:cstheme="majorBidi"/>
            <w:noProof/>
            <w:lang w:val="ru"/>
          </w:rPr>
          <w:t xml:space="preserve"> Межвидовое сравнение суммарной концентрации акалабрутиниба и основного для человека метаболита ACP-5862 после однократной пероральной дозы.</w:t>
        </w:r>
        <w:r w:rsidR="00287FE7">
          <w:rPr>
            <w:noProof/>
            <w:webHidden/>
          </w:rPr>
          <w:tab/>
        </w:r>
        <w:r w:rsidR="00287FE7">
          <w:rPr>
            <w:noProof/>
            <w:webHidden/>
          </w:rPr>
          <w:fldChar w:fldCharType="begin"/>
        </w:r>
        <w:r w:rsidR="00287FE7">
          <w:rPr>
            <w:noProof/>
            <w:webHidden/>
          </w:rPr>
          <w:instrText xml:space="preserve"> PAGEREF _Toc159973363 \h </w:instrText>
        </w:r>
        <w:r w:rsidR="00287FE7">
          <w:rPr>
            <w:noProof/>
            <w:webHidden/>
          </w:rPr>
        </w:r>
        <w:r w:rsidR="00287FE7">
          <w:rPr>
            <w:noProof/>
            <w:webHidden/>
          </w:rPr>
          <w:fldChar w:fldCharType="separate"/>
        </w:r>
        <w:r w:rsidR="00287FE7">
          <w:rPr>
            <w:noProof/>
            <w:webHidden/>
          </w:rPr>
          <w:t>50</w:t>
        </w:r>
        <w:r w:rsidR="00287FE7">
          <w:rPr>
            <w:noProof/>
            <w:webHidden/>
          </w:rPr>
          <w:fldChar w:fldCharType="end"/>
        </w:r>
      </w:hyperlink>
    </w:p>
    <w:p w14:paraId="5E9EA951" w14:textId="444841F8"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64" w:history="1">
        <w:r w:rsidR="00287FE7" w:rsidRPr="0047343F">
          <w:rPr>
            <w:rStyle w:val="aff"/>
            <w:noProof/>
          </w:rPr>
          <w:t>Таблица 3</w:t>
        </w:r>
        <w:r w:rsidR="00287FE7" w:rsidRPr="0047343F">
          <w:rPr>
            <w:rStyle w:val="aff"/>
            <w:noProof/>
          </w:rPr>
          <w:noBreakHyphen/>
          <w:t>22.</w:t>
        </w:r>
        <w:r w:rsidR="00287FE7" w:rsidRPr="0047343F">
          <w:rPr>
            <w:rStyle w:val="aff"/>
            <w:rFonts w:asciiTheme="majorBidi" w:hAnsiTheme="majorBidi" w:cstheme="majorBidi"/>
            <w:iCs/>
            <w:noProof/>
            <w:lang w:val="ru"/>
          </w:rPr>
          <w:t xml:space="preserve"> Исследования токсичности однократных доз.</w:t>
        </w:r>
        <w:r w:rsidR="00287FE7">
          <w:rPr>
            <w:noProof/>
            <w:webHidden/>
          </w:rPr>
          <w:tab/>
        </w:r>
        <w:r w:rsidR="00287FE7">
          <w:rPr>
            <w:noProof/>
            <w:webHidden/>
          </w:rPr>
          <w:fldChar w:fldCharType="begin"/>
        </w:r>
        <w:r w:rsidR="00287FE7">
          <w:rPr>
            <w:noProof/>
            <w:webHidden/>
          </w:rPr>
          <w:instrText xml:space="preserve"> PAGEREF _Toc159973364 \h </w:instrText>
        </w:r>
        <w:r w:rsidR="00287FE7">
          <w:rPr>
            <w:noProof/>
            <w:webHidden/>
          </w:rPr>
        </w:r>
        <w:r w:rsidR="00287FE7">
          <w:rPr>
            <w:noProof/>
            <w:webHidden/>
          </w:rPr>
          <w:fldChar w:fldCharType="separate"/>
        </w:r>
        <w:r w:rsidR="00287FE7">
          <w:rPr>
            <w:noProof/>
            <w:webHidden/>
          </w:rPr>
          <w:t>51</w:t>
        </w:r>
        <w:r w:rsidR="00287FE7">
          <w:rPr>
            <w:noProof/>
            <w:webHidden/>
          </w:rPr>
          <w:fldChar w:fldCharType="end"/>
        </w:r>
      </w:hyperlink>
    </w:p>
    <w:p w14:paraId="07D27D2B" w14:textId="3D0DFF76"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65" w:history="1">
        <w:r w:rsidR="00287FE7" w:rsidRPr="0047343F">
          <w:rPr>
            <w:rStyle w:val="aff"/>
            <w:noProof/>
          </w:rPr>
          <w:t>Таблица 3</w:t>
        </w:r>
        <w:r w:rsidR="00287FE7" w:rsidRPr="0047343F">
          <w:rPr>
            <w:rStyle w:val="aff"/>
            <w:noProof/>
          </w:rPr>
          <w:noBreakHyphen/>
          <w:t>23.</w:t>
        </w:r>
        <w:r w:rsidR="00287FE7" w:rsidRPr="0047343F">
          <w:rPr>
            <w:rStyle w:val="aff"/>
            <w:rFonts w:asciiTheme="majorBidi" w:hAnsiTheme="majorBidi" w:cstheme="majorBidi"/>
            <w:iCs/>
            <w:noProof/>
            <w:lang w:val="ru"/>
          </w:rPr>
          <w:t xml:space="preserve"> 28-дневное исследование пероральной токсичности на крысах (крысы Wistar Han).</w:t>
        </w:r>
        <w:r w:rsidR="00287FE7">
          <w:rPr>
            <w:noProof/>
            <w:webHidden/>
          </w:rPr>
          <w:tab/>
        </w:r>
        <w:r w:rsidR="00287FE7">
          <w:rPr>
            <w:noProof/>
            <w:webHidden/>
          </w:rPr>
          <w:fldChar w:fldCharType="begin"/>
        </w:r>
        <w:r w:rsidR="00287FE7">
          <w:rPr>
            <w:noProof/>
            <w:webHidden/>
          </w:rPr>
          <w:instrText xml:space="preserve"> PAGEREF _Toc159973365 \h </w:instrText>
        </w:r>
        <w:r w:rsidR="00287FE7">
          <w:rPr>
            <w:noProof/>
            <w:webHidden/>
          </w:rPr>
        </w:r>
        <w:r w:rsidR="00287FE7">
          <w:rPr>
            <w:noProof/>
            <w:webHidden/>
          </w:rPr>
          <w:fldChar w:fldCharType="separate"/>
        </w:r>
        <w:r w:rsidR="00287FE7">
          <w:rPr>
            <w:noProof/>
            <w:webHidden/>
          </w:rPr>
          <w:t>51</w:t>
        </w:r>
        <w:r w:rsidR="00287FE7">
          <w:rPr>
            <w:noProof/>
            <w:webHidden/>
          </w:rPr>
          <w:fldChar w:fldCharType="end"/>
        </w:r>
      </w:hyperlink>
    </w:p>
    <w:p w14:paraId="31188DF3" w14:textId="322F31EF"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66" w:history="1">
        <w:r w:rsidR="00287FE7" w:rsidRPr="0047343F">
          <w:rPr>
            <w:rStyle w:val="aff"/>
            <w:noProof/>
          </w:rPr>
          <w:t>Таблица 3</w:t>
        </w:r>
        <w:r w:rsidR="00287FE7" w:rsidRPr="0047343F">
          <w:rPr>
            <w:rStyle w:val="aff"/>
            <w:noProof/>
          </w:rPr>
          <w:noBreakHyphen/>
          <w:t>24.</w:t>
        </w:r>
        <w:r w:rsidR="00287FE7" w:rsidRPr="0047343F">
          <w:rPr>
            <w:rStyle w:val="aff"/>
            <w:rFonts w:asciiTheme="majorBidi" w:hAnsiTheme="majorBidi" w:cstheme="majorBidi"/>
            <w:iCs/>
            <w:noProof/>
            <w:lang w:val="ru"/>
          </w:rPr>
          <w:t xml:space="preserve"> Сводные данные по ТК на 28-й день.</w:t>
        </w:r>
        <w:r w:rsidR="00287FE7">
          <w:rPr>
            <w:noProof/>
            <w:webHidden/>
          </w:rPr>
          <w:tab/>
        </w:r>
        <w:r w:rsidR="00287FE7">
          <w:rPr>
            <w:noProof/>
            <w:webHidden/>
          </w:rPr>
          <w:fldChar w:fldCharType="begin"/>
        </w:r>
        <w:r w:rsidR="00287FE7">
          <w:rPr>
            <w:noProof/>
            <w:webHidden/>
          </w:rPr>
          <w:instrText xml:space="preserve"> PAGEREF _Toc159973366 \h </w:instrText>
        </w:r>
        <w:r w:rsidR="00287FE7">
          <w:rPr>
            <w:noProof/>
            <w:webHidden/>
          </w:rPr>
        </w:r>
        <w:r w:rsidR="00287FE7">
          <w:rPr>
            <w:noProof/>
            <w:webHidden/>
          </w:rPr>
          <w:fldChar w:fldCharType="separate"/>
        </w:r>
        <w:r w:rsidR="00287FE7">
          <w:rPr>
            <w:noProof/>
            <w:webHidden/>
          </w:rPr>
          <w:t>52</w:t>
        </w:r>
        <w:r w:rsidR="00287FE7">
          <w:rPr>
            <w:noProof/>
            <w:webHidden/>
          </w:rPr>
          <w:fldChar w:fldCharType="end"/>
        </w:r>
      </w:hyperlink>
    </w:p>
    <w:p w14:paraId="160A6704" w14:textId="63A33463"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67" w:history="1">
        <w:r w:rsidR="00287FE7" w:rsidRPr="0047343F">
          <w:rPr>
            <w:rStyle w:val="aff"/>
            <w:noProof/>
          </w:rPr>
          <w:t>Таблица 3</w:t>
        </w:r>
        <w:r w:rsidR="00287FE7" w:rsidRPr="0047343F">
          <w:rPr>
            <w:rStyle w:val="aff"/>
            <w:noProof/>
          </w:rPr>
          <w:noBreakHyphen/>
          <w:t>25.</w:t>
        </w:r>
        <w:r w:rsidR="00287FE7" w:rsidRPr="0047343F">
          <w:rPr>
            <w:rStyle w:val="aff"/>
            <w:rFonts w:asciiTheme="majorBidi" w:hAnsiTheme="majorBidi" w:cstheme="majorBidi"/>
            <w:iCs/>
            <w:noProof/>
            <w:lang w:val="ru"/>
          </w:rPr>
          <w:t xml:space="preserve"> 13-недельное исследование токсичности пероральных доз на крысах.</w:t>
        </w:r>
        <w:r w:rsidR="00287FE7">
          <w:rPr>
            <w:noProof/>
            <w:webHidden/>
          </w:rPr>
          <w:tab/>
        </w:r>
        <w:r w:rsidR="00287FE7">
          <w:rPr>
            <w:noProof/>
            <w:webHidden/>
          </w:rPr>
          <w:fldChar w:fldCharType="begin"/>
        </w:r>
        <w:r w:rsidR="00287FE7">
          <w:rPr>
            <w:noProof/>
            <w:webHidden/>
          </w:rPr>
          <w:instrText xml:space="preserve"> PAGEREF _Toc159973367 \h </w:instrText>
        </w:r>
        <w:r w:rsidR="00287FE7">
          <w:rPr>
            <w:noProof/>
            <w:webHidden/>
          </w:rPr>
        </w:r>
        <w:r w:rsidR="00287FE7">
          <w:rPr>
            <w:noProof/>
            <w:webHidden/>
          </w:rPr>
          <w:fldChar w:fldCharType="separate"/>
        </w:r>
        <w:r w:rsidR="00287FE7">
          <w:rPr>
            <w:noProof/>
            <w:webHidden/>
          </w:rPr>
          <w:t>52</w:t>
        </w:r>
        <w:r w:rsidR="00287FE7">
          <w:rPr>
            <w:noProof/>
            <w:webHidden/>
          </w:rPr>
          <w:fldChar w:fldCharType="end"/>
        </w:r>
      </w:hyperlink>
    </w:p>
    <w:p w14:paraId="281EBFB9" w14:textId="6D101534"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68" w:history="1">
        <w:r w:rsidR="00287FE7" w:rsidRPr="0047343F">
          <w:rPr>
            <w:rStyle w:val="aff"/>
            <w:noProof/>
          </w:rPr>
          <w:t>Таблица 3</w:t>
        </w:r>
        <w:r w:rsidR="00287FE7" w:rsidRPr="0047343F">
          <w:rPr>
            <w:rStyle w:val="aff"/>
            <w:noProof/>
          </w:rPr>
          <w:noBreakHyphen/>
          <w:t>26.</w:t>
        </w:r>
        <w:r w:rsidR="00287FE7" w:rsidRPr="0047343F">
          <w:rPr>
            <w:rStyle w:val="aff"/>
            <w:rFonts w:asciiTheme="majorBidi" w:hAnsiTheme="majorBidi" w:cstheme="majorBidi"/>
            <w:iCs/>
            <w:noProof/>
            <w:lang w:val="ru"/>
          </w:rPr>
          <w:t xml:space="preserve"> Сводные данные по ТК на 90-й день.</w:t>
        </w:r>
        <w:r w:rsidR="00287FE7">
          <w:rPr>
            <w:noProof/>
            <w:webHidden/>
          </w:rPr>
          <w:tab/>
        </w:r>
        <w:r w:rsidR="00287FE7">
          <w:rPr>
            <w:noProof/>
            <w:webHidden/>
          </w:rPr>
          <w:fldChar w:fldCharType="begin"/>
        </w:r>
        <w:r w:rsidR="00287FE7">
          <w:rPr>
            <w:noProof/>
            <w:webHidden/>
          </w:rPr>
          <w:instrText xml:space="preserve"> PAGEREF _Toc159973368 \h </w:instrText>
        </w:r>
        <w:r w:rsidR="00287FE7">
          <w:rPr>
            <w:noProof/>
            <w:webHidden/>
          </w:rPr>
        </w:r>
        <w:r w:rsidR="00287FE7">
          <w:rPr>
            <w:noProof/>
            <w:webHidden/>
          </w:rPr>
          <w:fldChar w:fldCharType="separate"/>
        </w:r>
        <w:r w:rsidR="00287FE7">
          <w:rPr>
            <w:noProof/>
            <w:webHidden/>
          </w:rPr>
          <w:t>52</w:t>
        </w:r>
        <w:r w:rsidR="00287FE7">
          <w:rPr>
            <w:noProof/>
            <w:webHidden/>
          </w:rPr>
          <w:fldChar w:fldCharType="end"/>
        </w:r>
      </w:hyperlink>
    </w:p>
    <w:p w14:paraId="3EADE9AF" w14:textId="75BD84BB"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69" w:history="1">
        <w:r w:rsidR="00287FE7" w:rsidRPr="0047343F">
          <w:rPr>
            <w:rStyle w:val="aff"/>
            <w:noProof/>
          </w:rPr>
          <w:t>Таблица 3</w:t>
        </w:r>
        <w:r w:rsidR="00287FE7" w:rsidRPr="0047343F">
          <w:rPr>
            <w:rStyle w:val="aff"/>
            <w:noProof/>
          </w:rPr>
          <w:noBreakHyphen/>
          <w:t>27.</w:t>
        </w:r>
        <w:r w:rsidR="00287FE7" w:rsidRPr="0047343F">
          <w:rPr>
            <w:rStyle w:val="aff"/>
            <w:rFonts w:asciiTheme="majorBidi" w:hAnsiTheme="majorBidi" w:cstheme="majorBidi"/>
            <w:iCs/>
            <w:noProof/>
            <w:lang w:val="ru"/>
          </w:rPr>
          <w:t xml:space="preserve"> 26-недельное исследование пероральной токсичности на крысах.</w:t>
        </w:r>
        <w:r w:rsidR="00287FE7">
          <w:rPr>
            <w:noProof/>
            <w:webHidden/>
          </w:rPr>
          <w:tab/>
        </w:r>
        <w:r w:rsidR="00287FE7">
          <w:rPr>
            <w:noProof/>
            <w:webHidden/>
          </w:rPr>
          <w:fldChar w:fldCharType="begin"/>
        </w:r>
        <w:r w:rsidR="00287FE7">
          <w:rPr>
            <w:noProof/>
            <w:webHidden/>
          </w:rPr>
          <w:instrText xml:space="preserve"> PAGEREF _Toc159973369 \h </w:instrText>
        </w:r>
        <w:r w:rsidR="00287FE7">
          <w:rPr>
            <w:noProof/>
            <w:webHidden/>
          </w:rPr>
        </w:r>
        <w:r w:rsidR="00287FE7">
          <w:rPr>
            <w:noProof/>
            <w:webHidden/>
          </w:rPr>
          <w:fldChar w:fldCharType="separate"/>
        </w:r>
        <w:r w:rsidR="00287FE7">
          <w:rPr>
            <w:noProof/>
            <w:webHidden/>
          </w:rPr>
          <w:t>54</w:t>
        </w:r>
        <w:r w:rsidR="00287FE7">
          <w:rPr>
            <w:noProof/>
            <w:webHidden/>
          </w:rPr>
          <w:fldChar w:fldCharType="end"/>
        </w:r>
      </w:hyperlink>
    </w:p>
    <w:p w14:paraId="30EAB15F" w14:textId="2B85B7C7"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70" w:history="1">
        <w:r w:rsidR="00287FE7" w:rsidRPr="0047343F">
          <w:rPr>
            <w:rStyle w:val="aff"/>
            <w:noProof/>
          </w:rPr>
          <w:t>Таблица 3</w:t>
        </w:r>
        <w:r w:rsidR="00287FE7" w:rsidRPr="0047343F">
          <w:rPr>
            <w:rStyle w:val="aff"/>
            <w:noProof/>
          </w:rPr>
          <w:noBreakHyphen/>
          <w:t>28.</w:t>
        </w:r>
        <w:r w:rsidR="00287FE7" w:rsidRPr="0047343F">
          <w:rPr>
            <w:rStyle w:val="aff"/>
            <w:rFonts w:asciiTheme="majorBidi" w:hAnsiTheme="majorBidi" w:cstheme="majorBidi"/>
            <w:iCs/>
            <w:noProof/>
            <w:lang w:val="ru"/>
          </w:rPr>
          <w:t xml:space="preserve"> Сводные данные по ТК (182-й день)</w:t>
        </w:r>
        <w:r w:rsidR="00287FE7" w:rsidRPr="0047343F">
          <w:rPr>
            <w:rStyle w:val="aff"/>
            <w:rFonts w:asciiTheme="majorBidi" w:hAnsiTheme="majorBidi" w:cstheme="majorBidi"/>
            <w:iCs/>
            <w:noProof/>
          </w:rPr>
          <w:t>.</w:t>
        </w:r>
        <w:r w:rsidR="00287FE7">
          <w:rPr>
            <w:noProof/>
            <w:webHidden/>
          </w:rPr>
          <w:tab/>
        </w:r>
        <w:r w:rsidR="00287FE7">
          <w:rPr>
            <w:noProof/>
            <w:webHidden/>
          </w:rPr>
          <w:fldChar w:fldCharType="begin"/>
        </w:r>
        <w:r w:rsidR="00287FE7">
          <w:rPr>
            <w:noProof/>
            <w:webHidden/>
          </w:rPr>
          <w:instrText xml:space="preserve"> PAGEREF _Toc159973370 \h </w:instrText>
        </w:r>
        <w:r w:rsidR="00287FE7">
          <w:rPr>
            <w:noProof/>
            <w:webHidden/>
          </w:rPr>
        </w:r>
        <w:r w:rsidR="00287FE7">
          <w:rPr>
            <w:noProof/>
            <w:webHidden/>
          </w:rPr>
          <w:fldChar w:fldCharType="separate"/>
        </w:r>
        <w:r w:rsidR="00287FE7">
          <w:rPr>
            <w:noProof/>
            <w:webHidden/>
          </w:rPr>
          <w:t>55</w:t>
        </w:r>
        <w:r w:rsidR="00287FE7">
          <w:rPr>
            <w:noProof/>
            <w:webHidden/>
          </w:rPr>
          <w:fldChar w:fldCharType="end"/>
        </w:r>
      </w:hyperlink>
    </w:p>
    <w:p w14:paraId="36A35856" w14:textId="72B37D0B"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71" w:history="1">
        <w:r w:rsidR="00287FE7" w:rsidRPr="0047343F">
          <w:rPr>
            <w:rStyle w:val="aff"/>
            <w:noProof/>
          </w:rPr>
          <w:t>Таблица 3</w:t>
        </w:r>
        <w:r w:rsidR="00287FE7" w:rsidRPr="0047343F">
          <w:rPr>
            <w:rStyle w:val="aff"/>
            <w:noProof/>
          </w:rPr>
          <w:noBreakHyphen/>
          <w:t>29.</w:t>
        </w:r>
        <w:r w:rsidR="00287FE7" w:rsidRPr="0047343F">
          <w:rPr>
            <w:rStyle w:val="aff"/>
            <w:rFonts w:asciiTheme="majorBidi" w:hAnsiTheme="majorBidi" w:cstheme="majorBidi"/>
            <w:iCs/>
            <w:noProof/>
            <w:lang w:val="ru"/>
          </w:rPr>
          <w:t xml:space="preserve"> Исследования генотоксичности акалабрутиниба.</w:t>
        </w:r>
        <w:r w:rsidR="00287FE7">
          <w:rPr>
            <w:noProof/>
            <w:webHidden/>
          </w:rPr>
          <w:tab/>
        </w:r>
        <w:r w:rsidR="00287FE7">
          <w:rPr>
            <w:noProof/>
            <w:webHidden/>
          </w:rPr>
          <w:fldChar w:fldCharType="begin"/>
        </w:r>
        <w:r w:rsidR="00287FE7">
          <w:rPr>
            <w:noProof/>
            <w:webHidden/>
          </w:rPr>
          <w:instrText xml:space="preserve"> PAGEREF _Toc159973371 \h </w:instrText>
        </w:r>
        <w:r w:rsidR="00287FE7">
          <w:rPr>
            <w:noProof/>
            <w:webHidden/>
          </w:rPr>
        </w:r>
        <w:r w:rsidR="00287FE7">
          <w:rPr>
            <w:noProof/>
            <w:webHidden/>
          </w:rPr>
          <w:fldChar w:fldCharType="separate"/>
        </w:r>
        <w:r w:rsidR="00287FE7">
          <w:rPr>
            <w:noProof/>
            <w:webHidden/>
          </w:rPr>
          <w:t>55</w:t>
        </w:r>
        <w:r w:rsidR="00287FE7">
          <w:rPr>
            <w:noProof/>
            <w:webHidden/>
          </w:rPr>
          <w:fldChar w:fldCharType="end"/>
        </w:r>
      </w:hyperlink>
    </w:p>
    <w:p w14:paraId="3380B861" w14:textId="2C05A1B4"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72" w:history="1">
        <w:r w:rsidR="00287FE7" w:rsidRPr="0047343F">
          <w:rPr>
            <w:rStyle w:val="aff"/>
            <w:noProof/>
          </w:rPr>
          <w:t>Таблица 3</w:t>
        </w:r>
        <w:r w:rsidR="00287FE7" w:rsidRPr="0047343F">
          <w:rPr>
            <w:rStyle w:val="aff"/>
            <w:noProof/>
          </w:rPr>
          <w:noBreakHyphen/>
          <w:t>30.</w:t>
        </w:r>
        <w:r w:rsidR="00287FE7" w:rsidRPr="0047343F">
          <w:rPr>
            <w:rStyle w:val="aff"/>
            <w:rFonts w:asciiTheme="majorBidi" w:hAnsiTheme="majorBidi" w:cstheme="majorBidi"/>
            <w:iCs/>
            <w:noProof/>
            <w:lang w:val="ru"/>
          </w:rPr>
          <w:t xml:space="preserve"> Обобщенные данные результатов основных исследований.</w:t>
        </w:r>
        <w:r w:rsidR="00287FE7">
          <w:rPr>
            <w:noProof/>
            <w:webHidden/>
          </w:rPr>
          <w:tab/>
        </w:r>
        <w:r w:rsidR="00287FE7">
          <w:rPr>
            <w:noProof/>
            <w:webHidden/>
          </w:rPr>
          <w:fldChar w:fldCharType="begin"/>
        </w:r>
        <w:r w:rsidR="00287FE7">
          <w:rPr>
            <w:noProof/>
            <w:webHidden/>
          </w:rPr>
          <w:instrText xml:space="preserve"> PAGEREF _Toc159973372 \h </w:instrText>
        </w:r>
        <w:r w:rsidR="00287FE7">
          <w:rPr>
            <w:noProof/>
            <w:webHidden/>
          </w:rPr>
        </w:r>
        <w:r w:rsidR="00287FE7">
          <w:rPr>
            <w:noProof/>
            <w:webHidden/>
          </w:rPr>
          <w:fldChar w:fldCharType="separate"/>
        </w:r>
        <w:r w:rsidR="00287FE7">
          <w:rPr>
            <w:noProof/>
            <w:webHidden/>
          </w:rPr>
          <w:t>60</w:t>
        </w:r>
        <w:r w:rsidR="00287FE7">
          <w:rPr>
            <w:noProof/>
            <w:webHidden/>
          </w:rPr>
          <w:fldChar w:fldCharType="end"/>
        </w:r>
      </w:hyperlink>
    </w:p>
    <w:p w14:paraId="6C2E329C" w14:textId="3A8482CF"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73" w:history="1">
        <w:r w:rsidR="00287FE7" w:rsidRPr="0047343F">
          <w:rPr>
            <w:rStyle w:val="aff"/>
            <w:noProof/>
          </w:rPr>
          <w:t>Таблица 4</w:t>
        </w:r>
        <w:r w:rsidR="00287FE7" w:rsidRPr="0047343F">
          <w:rPr>
            <w:rStyle w:val="aff"/>
            <w:noProof/>
          </w:rPr>
          <w:noBreakHyphen/>
          <w:t>1.</w:t>
        </w:r>
        <w:r w:rsidR="00287FE7" w:rsidRPr="0047343F">
          <w:rPr>
            <w:rStyle w:val="aff"/>
            <w:rFonts w:asciiTheme="majorBidi" w:hAnsiTheme="majorBidi" w:cstheme="majorBidi"/>
            <w:iCs/>
            <w:noProof/>
            <w:lang w:val="ru"/>
          </w:rPr>
          <w:t xml:space="preserve"> Популяция участников фармакокинетических исследований (на основе данных, использованных в анализе популяции для оценки ФК) по возрастным группам.</w:t>
        </w:r>
        <w:r w:rsidR="00287FE7">
          <w:rPr>
            <w:noProof/>
            <w:webHidden/>
          </w:rPr>
          <w:tab/>
        </w:r>
        <w:r w:rsidR="00287FE7">
          <w:rPr>
            <w:noProof/>
            <w:webHidden/>
          </w:rPr>
          <w:fldChar w:fldCharType="begin"/>
        </w:r>
        <w:r w:rsidR="00287FE7">
          <w:rPr>
            <w:noProof/>
            <w:webHidden/>
          </w:rPr>
          <w:instrText xml:space="preserve"> PAGEREF _Toc159973373 \h </w:instrText>
        </w:r>
        <w:r w:rsidR="00287FE7">
          <w:rPr>
            <w:noProof/>
            <w:webHidden/>
          </w:rPr>
        </w:r>
        <w:r w:rsidR="00287FE7">
          <w:rPr>
            <w:noProof/>
            <w:webHidden/>
          </w:rPr>
          <w:fldChar w:fldCharType="separate"/>
        </w:r>
        <w:r w:rsidR="00287FE7">
          <w:rPr>
            <w:noProof/>
            <w:webHidden/>
          </w:rPr>
          <w:t>77</w:t>
        </w:r>
        <w:r w:rsidR="00287FE7">
          <w:rPr>
            <w:noProof/>
            <w:webHidden/>
          </w:rPr>
          <w:fldChar w:fldCharType="end"/>
        </w:r>
      </w:hyperlink>
    </w:p>
    <w:p w14:paraId="43586E8D" w14:textId="5FEE582E"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74" w:history="1">
        <w:r w:rsidR="00287FE7" w:rsidRPr="0047343F">
          <w:rPr>
            <w:rStyle w:val="aff"/>
            <w:noProof/>
          </w:rPr>
          <w:t>Таблица 4</w:t>
        </w:r>
        <w:r w:rsidR="00287FE7" w:rsidRPr="0047343F">
          <w:rPr>
            <w:rStyle w:val="aff"/>
            <w:noProof/>
          </w:rPr>
          <w:noBreakHyphen/>
          <w:t>2.</w:t>
        </w:r>
        <w:r w:rsidR="00287FE7" w:rsidRPr="0047343F">
          <w:rPr>
            <w:rStyle w:val="aff"/>
            <w:noProof/>
            <w:lang w:val="ru"/>
          </w:rPr>
          <w:t xml:space="preserve"> Исходные характеристики пациентов (исследование ELEVATE-TN) с ХЛЛ, ранее не получавших лечение.</w:t>
        </w:r>
        <w:r w:rsidR="00287FE7">
          <w:rPr>
            <w:noProof/>
            <w:webHidden/>
          </w:rPr>
          <w:tab/>
        </w:r>
        <w:r w:rsidR="00287FE7">
          <w:rPr>
            <w:noProof/>
            <w:webHidden/>
          </w:rPr>
          <w:fldChar w:fldCharType="begin"/>
        </w:r>
        <w:r w:rsidR="00287FE7">
          <w:rPr>
            <w:noProof/>
            <w:webHidden/>
          </w:rPr>
          <w:instrText xml:space="preserve"> PAGEREF _Toc159973374 \h </w:instrText>
        </w:r>
        <w:r w:rsidR="00287FE7">
          <w:rPr>
            <w:noProof/>
            <w:webHidden/>
          </w:rPr>
        </w:r>
        <w:r w:rsidR="00287FE7">
          <w:rPr>
            <w:noProof/>
            <w:webHidden/>
          </w:rPr>
          <w:fldChar w:fldCharType="separate"/>
        </w:r>
        <w:r w:rsidR="00287FE7">
          <w:rPr>
            <w:noProof/>
            <w:webHidden/>
          </w:rPr>
          <w:t>81</w:t>
        </w:r>
        <w:r w:rsidR="00287FE7">
          <w:rPr>
            <w:noProof/>
            <w:webHidden/>
          </w:rPr>
          <w:fldChar w:fldCharType="end"/>
        </w:r>
      </w:hyperlink>
    </w:p>
    <w:p w14:paraId="3295F602" w14:textId="505FAED6"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75" w:history="1">
        <w:r w:rsidR="00287FE7" w:rsidRPr="0047343F">
          <w:rPr>
            <w:rStyle w:val="aff"/>
            <w:noProof/>
          </w:rPr>
          <w:t>Таблица 4</w:t>
        </w:r>
        <w:r w:rsidR="00287FE7" w:rsidRPr="0047343F">
          <w:rPr>
            <w:rStyle w:val="aff"/>
            <w:noProof/>
          </w:rPr>
          <w:noBreakHyphen/>
          <w:t>3.</w:t>
        </w:r>
        <w:r w:rsidR="00287FE7" w:rsidRPr="0047343F">
          <w:rPr>
            <w:rStyle w:val="aff"/>
            <w:noProof/>
            <w:lang w:val="ru"/>
          </w:rPr>
          <w:t xml:space="preserve"> Результаты оценки эффективности по заключению ННК у пациентов с ХЛЛ (исследование ELEVATE-TN)</w:t>
        </w:r>
        <w:r w:rsidR="00287FE7" w:rsidRPr="0047343F">
          <w:rPr>
            <w:rStyle w:val="aff"/>
            <w:noProof/>
          </w:rPr>
          <w:t>.</w:t>
        </w:r>
        <w:r w:rsidR="00287FE7">
          <w:rPr>
            <w:noProof/>
            <w:webHidden/>
          </w:rPr>
          <w:tab/>
        </w:r>
        <w:r w:rsidR="00287FE7">
          <w:rPr>
            <w:noProof/>
            <w:webHidden/>
          </w:rPr>
          <w:fldChar w:fldCharType="begin"/>
        </w:r>
        <w:r w:rsidR="00287FE7">
          <w:rPr>
            <w:noProof/>
            <w:webHidden/>
          </w:rPr>
          <w:instrText xml:space="preserve"> PAGEREF _Toc159973375 \h </w:instrText>
        </w:r>
        <w:r w:rsidR="00287FE7">
          <w:rPr>
            <w:noProof/>
            <w:webHidden/>
          </w:rPr>
        </w:r>
        <w:r w:rsidR="00287FE7">
          <w:rPr>
            <w:noProof/>
            <w:webHidden/>
          </w:rPr>
          <w:fldChar w:fldCharType="separate"/>
        </w:r>
        <w:r w:rsidR="00287FE7">
          <w:rPr>
            <w:noProof/>
            <w:webHidden/>
          </w:rPr>
          <w:t>81</w:t>
        </w:r>
        <w:r w:rsidR="00287FE7">
          <w:rPr>
            <w:noProof/>
            <w:webHidden/>
          </w:rPr>
          <w:fldChar w:fldCharType="end"/>
        </w:r>
      </w:hyperlink>
    </w:p>
    <w:p w14:paraId="3E0B7BF3" w14:textId="34CF930F"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76" w:history="1">
        <w:r w:rsidR="00287FE7" w:rsidRPr="0047343F">
          <w:rPr>
            <w:rStyle w:val="aff"/>
            <w:noProof/>
          </w:rPr>
          <w:t>Таблица 4</w:t>
        </w:r>
        <w:r w:rsidR="00287FE7" w:rsidRPr="0047343F">
          <w:rPr>
            <w:rStyle w:val="aff"/>
            <w:noProof/>
          </w:rPr>
          <w:noBreakHyphen/>
          <w:t>4.</w:t>
        </w:r>
        <w:r w:rsidR="00287FE7" w:rsidRPr="0047343F">
          <w:rPr>
            <w:rStyle w:val="aff"/>
            <w:noProof/>
            <w:lang w:val="ru"/>
          </w:rPr>
          <w:t xml:space="preserve"> Анализ в подгруппах по показателю ВБП (исследование ELEVATE-TN).</w:t>
        </w:r>
        <w:r w:rsidR="00287FE7">
          <w:rPr>
            <w:noProof/>
            <w:webHidden/>
          </w:rPr>
          <w:tab/>
        </w:r>
        <w:r w:rsidR="00287FE7">
          <w:rPr>
            <w:noProof/>
            <w:webHidden/>
          </w:rPr>
          <w:fldChar w:fldCharType="begin"/>
        </w:r>
        <w:r w:rsidR="00287FE7">
          <w:rPr>
            <w:noProof/>
            <w:webHidden/>
          </w:rPr>
          <w:instrText xml:space="preserve"> PAGEREF _Toc159973376 \h </w:instrText>
        </w:r>
        <w:r w:rsidR="00287FE7">
          <w:rPr>
            <w:noProof/>
            <w:webHidden/>
          </w:rPr>
        </w:r>
        <w:r w:rsidR="00287FE7">
          <w:rPr>
            <w:noProof/>
            <w:webHidden/>
          </w:rPr>
          <w:fldChar w:fldCharType="separate"/>
        </w:r>
        <w:r w:rsidR="00287FE7">
          <w:rPr>
            <w:noProof/>
            <w:webHidden/>
          </w:rPr>
          <w:t>83</w:t>
        </w:r>
        <w:r w:rsidR="00287FE7">
          <w:rPr>
            <w:noProof/>
            <w:webHidden/>
          </w:rPr>
          <w:fldChar w:fldCharType="end"/>
        </w:r>
      </w:hyperlink>
    </w:p>
    <w:p w14:paraId="599EEF38" w14:textId="04EB676D"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77" w:history="1">
        <w:r w:rsidR="00287FE7" w:rsidRPr="0047343F">
          <w:rPr>
            <w:rStyle w:val="aff"/>
            <w:noProof/>
          </w:rPr>
          <w:t>Таблица 4</w:t>
        </w:r>
        <w:r w:rsidR="00287FE7" w:rsidRPr="0047343F">
          <w:rPr>
            <w:rStyle w:val="aff"/>
            <w:noProof/>
          </w:rPr>
          <w:noBreakHyphen/>
          <w:t>5.</w:t>
        </w:r>
        <w:r w:rsidR="00287FE7" w:rsidRPr="0047343F">
          <w:rPr>
            <w:rStyle w:val="aff"/>
            <w:noProof/>
            <w:lang w:val="ru"/>
          </w:rPr>
          <w:t xml:space="preserve"> Исходные характеристики пациентов (исследование ASCEND) с ХЛЛ.</w:t>
        </w:r>
        <w:r w:rsidR="00287FE7">
          <w:rPr>
            <w:noProof/>
            <w:webHidden/>
          </w:rPr>
          <w:tab/>
        </w:r>
        <w:r w:rsidR="00287FE7">
          <w:rPr>
            <w:noProof/>
            <w:webHidden/>
          </w:rPr>
          <w:fldChar w:fldCharType="begin"/>
        </w:r>
        <w:r w:rsidR="00287FE7">
          <w:rPr>
            <w:noProof/>
            <w:webHidden/>
          </w:rPr>
          <w:instrText xml:space="preserve"> PAGEREF _Toc159973377 \h </w:instrText>
        </w:r>
        <w:r w:rsidR="00287FE7">
          <w:rPr>
            <w:noProof/>
            <w:webHidden/>
          </w:rPr>
        </w:r>
        <w:r w:rsidR="00287FE7">
          <w:rPr>
            <w:noProof/>
            <w:webHidden/>
          </w:rPr>
          <w:fldChar w:fldCharType="separate"/>
        </w:r>
        <w:r w:rsidR="00287FE7">
          <w:rPr>
            <w:noProof/>
            <w:webHidden/>
          </w:rPr>
          <w:t>85</w:t>
        </w:r>
        <w:r w:rsidR="00287FE7">
          <w:rPr>
            <w:noProof/>
            <w:webHidden/>
          </w:rPr>
          <w:fldChar w:fldCharType="end"/>
        </w:r>
      </w:hyperlink>
    </w:p>
    <w:p w14:paraId="414C1E4C" w14:textId="7645EC0D"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78" w:history="1">
        <w:r w:rsidR="00287FE7" w:rsidRPr="0047343F">
          <w:rPr>
            <w:rStyle w:val="aff"/>
            <w:noProof/>
          </w:rPr>
          <w:t>Таблица 4</w:t>
        </w:r>
        <w:r w:rsidR="00287FE7" w:rsidRPr="0047343F">
          <w:rPr>
            <w:rStyle w:val="aff"/>
            <w:noProof/>
          </w:rPr>
          <w:noBreakHyphen/>
          <w:t>6.</w:t>
        </w:r>
        <w:r w:rsidR="00287FE7" w:rsidRPr="0047343F">
          <w:rPr>
            <w:rStyle w:val="aff"/>
            <w:noProof/>
            <w:lang w:val="ru"/>
          </w:rPr>
          <w:t xml:space="preserve"> Результаты оценки эффективности по заключению ННК у пациентов с ХЛЛ (исследование ASCEND).</w:t>
        </w:r>
        <w:r w:rsidR="00287FE7">
          <w:rPr>
            <w:noProof/>
            <w:webHidden/>
          </w:rPr>
          <w:tab/>
        </w:r>
        <w:r w:rsidR="00287FE7">
          <w:rPr>
            <w:noProof/>
            <w:webHidden/>
          </w:rPr>
          <w:fldChar w:fldCharType="begin"/>
        </w:r>
        <w:r w:rsidR="00287FE7">
          <w:rPr>
            <w:noProof/>
            <w:webHidden/>
          </w:rPr>
          <w:instrText xml:space="preserve"> PAGEREF _Toc159973378 \h </w:instrText>
        </w:r>
        <w:r w:rsidR="00287FE7">
          <w:rPr>
            <w:noProof/>
            <w:webHidden/>
          </w:rPr>
        </w:r>
        <w:r w:rsidR="00287FE7">
          <w:rPr>
            <w:noProof/>
            <w:webHidden/>
          </w:rPr>
          <w:fldChar w:fldCharType="separate"/>
        </w:r>
        <w:r w:rsidR="00287FE7">
          <w:rPr>
            <w:noProof/>
            <w:webHidden/>
          </w:rPr>
          <w:t>86</w:t>
        </w:r>
        <w:r w:rsidR="00287FE7">
          <w:rPr>
            <w:noProof/>
            <w:webHidden/>
          </w:rPr>
          <w:fldChar w:fldCharType="end"/>
        </w:r>
      </w:hyperlink>
    </w:p>
    <w:p w14:paraId="2033131E" w14:textId="59F0026C"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79" w:history="1">
        <w:r w:rsidR="00287FE7" w:rsidRPr="0047343F">
          <w:rPr>
            <w:rStyle w:val="aff"/>
            <w:noProof/>
          </w:rPr>
          <w:t>Таблица 4</w:t>
        </w:r>
        <w:r w:rsidR="00287FE7" w:rsidRPr="0047343F">
          <w:rPr>
            <w:rStyle w:val="aff"/>
            <w:noProof/>
          </w:rPr>
          <w:noBreakHyphen/>
          <w:t>7.</w:t>
        </w:r>
        <w:r w:rsidR="00287FE7" w:rsidRPr="0047343F">
          <w:rPr>
            <w:rStyle w:val="aff"/>
            <w:noProof/>
            <w:lang w:val="ru"/>
          </w:rPr>
          <w:t xml:space="preserve"> Анализ в подгруппах по показателю ВБП по оценке ННК (исследование ASCEND).</w:t>
        </w:r>
        <w:r w:rsidR="00287FE7">
          <w:rPr>
            <w:noProof/>
            <w:webHidden/>
          </w:rPr>
          <w:tab/>
        </w:r>
        <w:r w:rsidR="00287FE7">
          <w:rPr>
            <w:noProof/>
            <w:webHidden/>
          </w:rPr>
          <w:fldChar w:fldCharType="begin"/>
        </w:r>
        <w:r w:rsidR="00287FE7">
          <w:rPr>
            <w:noProof/>
            <w:webHidden/>
          </w:rPr>
          <w:instrText xml:space="preserve"> PAGEREF _Toc159973379 \h </w:instrText>
        </w:r>
        <w:r w:rsidR="00287FE7">
          <w:rPr>
            <w:noProof/>
            <w:webHidden/>
          </w:rPr>
        </w:r>
        <w:r w:rsidR="00287FE7">
          <w:rPr>
            <w:noProof/>
            <w:webHidden/>
          </w:rPr>
          <w:fldChar w:fldCharType="separate"/>
        </w:r>
        <w:r w:rsidR="00287FE7">
          <w:rPr>
            <w:noProof/>
            <w:webHidden/>
          </w:rPr>
          <w:t>87</w:t>
        </w:r>
        <w:r w:rsidR="00287FE7">
          <w:rPr>
            <w:noProof/>
            <w:webHidden/>
          </w:rPr>
          <w:fldChar w:fldCharType="end"/>
        </w:r>
      </w:hyperlink>
    </w:p>
    <w:p w14:paraId="627120A4" w14:textId="3419DDB6"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80" w:history="1">
        <w:r w:rsidR="00287FE7" w:rsidRPr="0047343F">
          <w:rPr>
            <w:rStyle w:val="aff"/>
            <w:noProof/>
          </w:rPr>
          <w:t>Таблица 4</w:t>
        </w:r>
        <w:r w:rsidR="00287FE7" w:rsidRPr="0047343F">
          <w:rPr>
            <w:rStyle w:val="aff"/>
            <w:noProof/>
          </w:rPr>
          <w:noBreakHyphen/>
          <w:t>8.</w:t>
        </w:r>
        <w:r w:rsidR="00287FE7" w:rsidRPr="0047343F">
          <w:rPr>
            <w:rStyle w:val="aff"/>
            <w:noProof/>
            <w:lang w:val="ru"/>
          </w:rPr>
          <w:t xml:space="preserve"> Нежелательные лекарственные реакции*, зарегистрированные у пациентов со злокачественными заболеваниями системы крови, получавших монотерапию акалабрутинибом (n = 1040).</w:t>
        </w:r>
        <w:r w:rsidR="00287FE7">
          <w:rPr>
            <w:noProof/>
            <w:webHidden/>
          </w:rPr>
          <w:tab/>
        </w:r>
        <w:r w:rsidR="00287FE7">
          <w:rPr>
            <w:noProof/>
            <w:webHidden/>
          </w:rPr>
          <w:fldChar w:fldCharType="begin"/>
        </w:r>
        <w:r w:rsidR="00287FE7">
          <w:rPr>
            <w:noProof/>
            <w:webHidden/>
          </w:rPr>
          <w:instrText xml:space="preserve"> PAGEREF _Toc159973380 \h </w:instrText>
        </w:r>
        <w:r w:rsidR="00287FE7">
          <w:rPr>
            <w:noProof/>
            <w:webHidden/>
          </w:rPr>
        </w:r>
        <w:r w:rsidR="00287FE7">
          <w:rPr>
            <w:noProof/>
            <w:webHidden/>
          </w:rPr>
          <w:fldChar w:fldCharType="separate"/>
        </w:r>
        <w:r w:rsidR="00287FE7">
          <w:rPr>
            <w:noProof/>
            <w:webHidden/>
          </w:rPr>
          <w:t>91</w:t>
        </w:r>
        <w:r w:rsidR="00287FE7">
          <w:rPr>
            <w:noProof/>
            <w:webHidden/>
          </w:rPr>
          <w:fldChar w:fldCharType="end"/>
        </w:r>
      </w:hyperlink>
    </w:p>
    <w:p w14:paraId="28FE1D01" w14:textId="0EB4C5D3"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81" w:history="1">
        <w:r w:rsidR="00287FE7" w:rsidRPr="0047343F">
          <w:rPr>
            <w:rStyle w:val="aff"/>
            <w:noProof/>
          </w:rPr>
          <w:t>Таблица 4</w:t>
        </w:r>
        <w:r w:rsidR="00287FE7" w:rsidRPr="0047343F">
          <w:rPr>
            <w:rStyle w:val="aff"/>
            <w:noProof/>
          </w:rPr>
          <w:noBreakHyphen/>
          <w:t>9.</w:t>
        </w:r>
        <w:r w:rsidR="00287FE7" w:rsidRPr="0047343F">
          <w:rPr>
            <w:rStyle w:val="aff"/>
            <w:noProof/>
            <w:lang w:val="ru"/>
          </w:rPr>
          <w:t xml:space="preserve"> Нежелательные лекарственные реакции* у пациентов с онкогематологическими заболеваниями, получавших комбинированную терапию с акалабрутинибом (n = 223)</w:t>
        </w:r>
        <w:r w:rsidR="00287FE7" w:rsidRPr="0047343F">
          <w:rPr>
            <w:rStyle w:val="aff"/>
            <w:noProof/>
          </w:rPr>
          <w:t>.</w:t>
        </w:r>
        <w:r w:rsidR="00287FE7">
          <w:rPr>
            <w:noProof/>
            <w:webHidden/>
          </w:rPr>
          <w:tab/>
        </w:r>
        <w:r w:rsidR="00287FE7">
          <w:rPr>
            <w:noProof/>
            <w:webHidden/>
          </w:rPr>
          <w:fldChar w:fldCharType="begin"/>
        </w:r>
        <w:r w:rsidR="00287FE7">
          <w:rPr>
            <w:noProof/>
            <w:webHidden/>
          </w:rPr>
          <w:instrText xml:space="preserve"> PAGEREF _Toc159973381 \h </w:instrText>
        </w:r>
        <w:r w:rsidR="00287FE7">
          <w:rPr>
            <w:noProof/>
            <w:webHidden/>
          </w:rPr>
        </w:r>
        <w:r w:rsidR="00287FE7">
          <w:rPr>
            <w:noProof/>
            <w:webHidden/>
          </w:rPr>
          <w:fldChar w:fldCharType="separate"/>
        </w:r>
        <w:r w:rsidR="00287FE7">
          <w:rPr>
            <w:noProof/>
            <w:webHidden/>
          </w:rPr>
          <w:t>93</w:t>
        </w:r>
        <w:r w:rsidR="00287FE7">
          <w:rPr>
            <w:noProof/>
            <w:webHidden/>
          </w:rPr>
          <w:fldChar w:fldCharType="end"/>
        </w:r>
      </w:hyperlink>
    </w:p>
    <w:p w14:paraId="37AB78A5" w14:textId="055E14D5"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82" w:history="1">
        <w:r w:rsidR="00287FE7" w:rsidRPr="0047343F">
          <w:rPr>
            <w:rStyle w:val="aff"/>
            <w:noProof/>
          </w:rPr>
          <w:t>Таблица 5</w:t>
        </w:r>
        <w:r w:rsidR="00287FE7" w:rsidRPr="0047343F">
          <w:rPr>
            <w:rStyle w:val="aff"/>
            <w:noProof/>
          </w:rPr>
          <w:noBreakHyphen/>
          <w:t>1.</w:t>
        </w:r>
        <w:r w:rsidR="00287FE7" w:rsidRPr="0047343F">
          <w:rPr>
            <w:rStyle w:val="aff"/>
            <w:iCs/>
            <w:noProof/>
          </w:rPr>
          <w:t xml:space="preserve"> Рекомендации по коррекции дозы при нежелательных реакциях</w:t>
        </w:r>
        <w:r w:rsidR="00287FE7" w:rsidRPr="0047343F">
          <w:rPr>
            <w:rStyle w:val="aff"/>
            <w:iCs/>
            <w:noProof/>
            <w:vertAlign w:val="superscript"/>
          </w:rPr>
          <w:t>1</w:t>
        </w:r>
        <w:r w:rsidR="00287FE7" w:rsidRPr="0047343F">
          <w:rPr>
            <w:rStyle w:val="aff"/>
            <w:iCs/>
            <w:noProof/>
          </w:rPr>
          <w:t>.</w:t>
        </w:r>
        <w:r w:rsidR="00287FE7">
          <w:rPr>
            <w:noProof/>
            <w:webHidden/>
          </w:rPr>
          <w:tab/>
        </w:r>
        <w:r w:rsidR="00287FE7">
          <w:rPr>
            <w:noProof/>
            <w:webHidden/>
          </w:rPr>
          <w:fldChar w:fldCharType="begin"/>
        </w:r>
        <w:r w:rsidR="00287FE7">
          <w:rPr>
            <w:noProof/>
            <w:webHidden/>
          </w:rPr>
          <w:instrText xml:space="preserve"> PAGEREF _Toc159973382 \h </w:instrText>
        </w:r>
        <w:r w:rsidR="00287FE7">
          <w:rPr>
            <w:noProof/>
            <w:webHidden/>
          </w:rPr>
        </w:r>
        <w:r w:rsidR="00287FE7">
          <w:rPr>
            <w:noProof/>
            <w:webHidden/>
          </w:rPr>
          <w:fldChar w:fldCharType="separate"/>
        </w:r>
        <w:r w:rsidR="00287FE7">
          <w:rPr>
            <w:noProof/>
            <w:webHidden/>
          </w:rPr>
          <w:t>110</w:t>
        </w:r>
        <w:r w:rsidR="00287FE7">
          <w:rPr>
            <w:noProof/>
            <w:webHidden/>
          </w:rPr>
          <w:fldChar w:fldCharType="end"/>
        </w:r>
      </w:hyperlink>
    </w:p>
    <w:p w14:paraId="48401E25" w14:textId="4E08B990"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83" w:history="1">
        <w:r w:rsidR="00287FE7" w:rsidRPr="0047343F">
          <w:rPr>
            <w:rStyle w:val="aff"/>
            <w:noProof/>
          </w:rPr>
          <w:t>Таблица 5</w:t>
        </w:r>
        <w:r w:rsidR="00287FE7" w:rsidRPr="0047343F">
          <w:rPr>
            <w:rStyle w:val="aff"/>
            <w:noProof/>
          </w:rPr>
          <w:noBreakHyphen/>
          <w:t>2.</w:t>
        </w:r>
        <w:r w:rsidR="00287FE7" w:rsidRPr="0047343F">
          <w:rPr>
            <w:rStyle w:val="aff"/>
            <w:iCs/>
            <w:noProof/>
          </w:rPr>
          <w:t xml:space="preserve"> Применение с ингибиторами или индукторами изоферментов цитохрома CYP3A и препаратами, снижающими кислотность желудочного сока.</w:t>
        </w:r>
        <w:r w:rsidR="00287FE7">
          <w:rPr>
            <w:noProof/>
            <w:webHidden/>
          </w:rPr>
          <w:tab/>
        </w:r>
        <w:r w:rsidR="00287FE7">
          <w:rPr>
            <w:noProof/>
            <w:webHidden/>
          </w:rPr>
          <w:fldChar w:fldCharType="begin"/>
        </w:r>
        <w:r w:rsidR="00287FE7">
          <w:rPr>
            <w:noProof/>
            <w:webHidden/>
          </w:rPr>
          <w:instrText xml:space="preserve"> PAGEREF _Toc159973383 \h </w:instrText>
        </w:r>
        <w:r w:rsidR="00287FE7">
          <w:rPr>
            <w:noProof/>
            <w:webHidden/>
          </w:rPr>
        </w:r>
        <w:r w:rsidR="00287FE7">
          <w:rPr>
            <w:noProof/>
            <w:webHidden/>
          </w:rPr>
          <w:fldChar w:fldCharType="separate"/>
        </w:r>
        <w:r w:rsidR="00287FE7">
          <w:rPr>
            <w:noProof/>
            <w:webHidden/>
          </w:rPr>
          <w:t>111</w:t>
        </w:r>
        <w:r w:rsidR="00287FE7">
          <w:rPr>
            <w:noProof/>
            <w:webHidden/>
          </w:rPr>
          <w:fldChar w:fldCharType="end"/>
        </w:r>
      </w:hyperlink>
    </w:p>
    <w:p w14:paraId="5ED140DD" w14:textId="785EB865"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84" w:history="1">
        <w:r w:rsidR="00287FE7" w:rsidRPr="0047343F">
          <w:rPr>
            <w:rStyle w:val="aff"/>
            <w:noProof/>
          </w:rPr>
          <w:t>Таблица 5</w:t>
        </w:r>
        <w:r w:rsidR="00287FE7" w:rsidRPr="0047343F">
          <w:rPr>
            <w:rStyle w:val="aff"/>
            <w:noProof/>
          </w:rPr>
          <w:noBreakHyphen/>
          <w:t>3.</w:t>
        </w:r>
        <w:r w:rsidR="00287FE7" w:rsidRPr="0047343F">
          <w:rPr>
            <w:rStyle w:val="aff"/>
            <w:iCs/>
            <w:noProof/>
          </w:rPr>
          <w:t xml:space="preserve"> Нежелательные лекарственные реакции, отмеченные у пациентов с онкогематологическими заболеваниями при монотерапии акалабрутинибом (n=1040).</w:t>
        </w:r>
        <w:r w:rsidR="00287FE7">
          <w:rPr>
            <w:noProof/>
            <w:webHidden/>
          </w:rPr>
          <w:tab/>
        </w:r>
        <w:r w:rsidR="00287FE7">
          <w:rPr>
            <w:noProof/>
            <w:webHidden/>
          </w:rPr>
          <w:fldChar w:fldCharType="begin"/>
        </w:r>
        <w:r w:rsidR="00287FE7">
          <w:rPr>
            <w:noProof/>
            <w:webHidden/>
          </w:rPr>
          <w:instrText xml:space="preserve"> PAGEREF _Toc159973384 \h </w:instrText>
        </w:r>
        <w:r w:rsidR="00287FE7">
          <w:rPr>
            <w:noProof/>
            <w:webHidden/>
          </w:rPr>
        </w:r>
        <w:r w:rsidR="00287FE7">
          <w:rPr>
            <w:noProof/>
            <w:webHidden/>
          </w:rPr>
          <w:fldChar w:fldCharType="separate"/>
        </w:r>
        <w:r w:rsidR="00287FE7">
          <w:rPr>
            <w:noProof/>
            <w:webHidden/>
          </w:rPr>
          <w:t>112</w:t>
        </w:r>
        <w:r w:rsidR="00287FE7">
          <w:rPr>
            <w:noProof/>
            <w:webHidden/>
          </w:rPr>
          <w:fldChar w:fldCharType="end"/>
        </w:r>
      </w:hyperlink>
    </w:p>
    <w:p w14:paraId="1CB24CCF" w14:textId="2ADA61C4"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385" w:history="1">
        <w:r w:rsidR="00287FE7" w:rsidRPr="0047343F">
          <w:rPr>
            <w:rStyle w:val="aff"/>
            <w:noProof/>
          </w:rPr>
          <w:t>Таблица 5</w:t>
        </w:r>
        <w:r w:rsidR="00287FE7" w:rsidRPr="0047343F">
          <w:rPr>
            <w:rStyle w:val="aff"/>
            <w:noProof/>
          </w:rPr>
          <w:noBreakHyphen/>
          <w:t>4.</w:t>
        </w:r>
        <w:r w:rsidR="00287FE7" w:rsidRPr="0047343F">
          <w:rPr>
            <w:rStyle w:val="aff"/>
            <w:iCs/>
            <w:noProof/>
          </w:rPr>
          <w:t xml:space="preserve"> Отклонения гематологических лабораторных параметров, возникшие при монотерапии акалабрутинибом (n=1040).</w:t>
        </w:r>
        <w:r w:rsidR="00287FE7">
          <w:rPr>
            <w:noProof/>
            <w:webHidden/>
          </w:rPr>
          <w:tab/>
        </w:r>
        <w:r w:rsidR="00287FE7">
          <w:rPr>
            <w:noProof/>
            <w:webHidden/>
          </w:rPr>
          <w:fldChar w:fldCharType="begin"/>
        </w:r>
        <w:r w:rsidR="00287FE7">
          <w:rPr>
            <w:noProof/>
            <w:webHidden/>
          </w:rPr>
          <w:instrText xml:space="preserve"> PAGEREF _Toc159973385 \h </w:instrText>
        </w:r>
        <w:r w:rsidR="00287FE7">
          <w:rPr>
            <w:noProof/>
            <w:webHidden/>
          </w:rPr>
        </w:r>
        <w:r w:rsidR="00287FE7">
          <w:rPr>
            <w:noProof/>
            <w:webHidden/>
          </w:rPr>
          <w:fldChar w:fldCharType="separate"/>
        </w:r>
        <w:r w:rsidR="00287FE7">
          <w:rPr>
            <w:noProof/>
            <w:webHidden/>
          </w:rPr>
          <w:t>113</w:t>
        </w:r>
        <w:r w:rsidR="00287FE7">
          <w:rPr>
            <w:noProof/>
            <w:webHidden/>
          </w:rPr>
          <w:fldChar w:fldCharType="end"/>
        </w:r>
      </w:hyperlink>
    </w:p>
    <w:p w14:paraId="1138DACA" w14:textId="48C519BD" w:rsidR="00C602C5" w:rsidRPr="001F5E7F" w:rsidRDefault="00287FE7" w:rsidP="00C602C5">
      <w:r>
        <w:fldChar w:fldCharType="end"/>
      </w:r>
    </w:p>
    <w:p w14:paraId="4D2E2038" w14:textId="77777777" w:rsidR="00C602C5" w:rsidRPr="005865EB" w:rsidRDefault="00C602C5" w:rsidP="00C602C5"/>
    <w:p w14:paraId="10284C5B" w14:textId="77777777" w:rsidR="00287FE7" w:rsidRPr="00287FE7" w:rsidRDefault="00287FE7" w:rsidP="00C602C5">
      <w:pPr>
        <w:rPr>
          <w:b/>
        </w:rPr>
      </w:pPr>
      <w:r w:rsidRPr="00287FE7">
        <w:rPr>
          <w:b/>
        </w:rPr>
        <w:t>Список иллюстраций</w:t>
      </w:r>
    </w:p>
    <w:p w14:paraId="3CE00B14" w14:textId="4C91CB12" w:rsidR="00287FE7" w:rsidRDefault="00287FE7" w:rsidP="00C602C5">
      <w:pPr>
        <w:rPr>
          <w:noProof/>
        </w:rPr>
      </w:pPr>
      <w:r>
        <w:fldChar w:fldCharType="begin"/>
      </w:r>
      <w:r>
        <w:instrText xml:space="preserve"> TOC \h \z \c "Рисунок" </w:instrText>
      </w:r>
      <w:r>
        <w:fldChar w:fldCharType="separate"/>
      </w:r>
    </w:p>
    <w:p w14:paraId="7A15C872" w14:textId="0E6675F8"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413" w:history="1">
        <w:r w:rsidR="00287FE7" w:rsidRPr="003971C5">
          <w:rPr>
            <w:rStyle w:val="aff"/>
            <w:noProof/>
          </w:rPr>
          <w:t>Рисунок 2</w:t>
        </w:r>
        <w:r w:rsidR="00287FE7" w:rsidRPr="003971C5">
          <w:rPr>
            <w:rStyle w:val="aff"/>
            <w:noProof/>
          </w:rPr>
          <w:noBreakHyphen/>
          <w:t>1. Структурная формула акалабрутиниба.</w:t>
        </w:r>
        <w:r w:rsidR="00287FE7">
          <w:rPr>
            <w:noProof/>
            <w:webHidden/>
          </w:rPr>
          <w:tab/>
        </w:r>
        <w:r w:rsidR="00287FE7">
          <w:rPr>
            <w:noProof/>
            <w:webHidden/>
          </w:rPr>
          <w:fldChar w:fldCharType="begin"/>
        </w:r>
        <w:r w:rsidR="00287FE7">
          <w:rPr>
            <w:noProof/>
            <w:webHidden/>
          </w:rPr>
          <w:instrText xml:space="preserve"> PAGEREF _Toc159973413 \h </w:instrText>
        </w:r>
        <w:r w:rsidR="00287FE7">
          <w:rPr>
            <w:noProof/>
            <w:webHidden/>
          </w:rPr>
        </w:r>
        <w:r w:rsidR="00287FE7">
          <w:rPr>
            <w:noProof/>
            <w:webHidden/>
          </w:rPr>
          <w:fldChar w:fldCharType="separate"/>
        </w:r>
        <w:r w:rsidR="00287FE7">
          <w:rPr>
            <w:noProof/>
            <w:webHidden/>
          </w:rPr>
          <w:t>22</w:t>
        </w:r>
        <w:r w:rsidR="00287FE7">
          <w:rPr>
            <w:noProof/>
            <w:webHidden/>
          </w:rPr>
          <w:fldChar w:fldCharType="end"/>
        </w:r>
      </w:hyperlink>
    </w:p>
    <w:p w14:paraId="30B7A784" w14:textId="1406E568"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414" w:history="1">
        <w:r w:rsidR="00287FE7" w:rsidRPr="003971C5">
          <w:rPr>
            <w:rStyle w:val="aff"/>
            <w:noProof/>
          </w:rPr>
          <w:t>Рисунок 3</w:t>
        </w:r>
        <w:r w:rsidR="00287FE7" w:rsidRPr="003971C5">
          <w:rPr>
            <w:rStyle w:val="aff"/>
            <w:noProof/>
          </w:rPr>
          <w:noBreakHyphen/>
          <w:t xml:space="preserve">1. Исследование на </w:t>
        </w:r>
        <w:r w:rsidR="00287FE7" w:rsidRPr="003971C5">
          <w:rPr>
            <w:rStyle w:val="aff"/>
            <w:rFonts w:asciiTheme="majorBidi" w:hAnsiTheme="majorBidi" w:cstheme="majorBidi"/>
            <w:noProof/>
            <w:lang w:val="ru"/>
          </w:rPr>
          <w:t>клеточной линии Ramos лимфомы Беркитта.</w:t>
        </w:r>
        <w:r w:rsidR="00287FE7">
          <w:rPr>
            <w:noProof/>
            <w:webHidden/>
          </w:rPr>
          <w:tab/>
        </w:r>
        <w:r w:rsidR="00287FE7">
          <w:rPr>
            <w:noProof/>
            <w:webHidden/>
          </w:rPr>
          <w:fldChar w:fldCharType="begin"/>
        </w:r>
        <w:r w:rsidR="00287FE7">
          <w:rPr>
            <w:noProof/>
            <w:webHidden/>
          </w:rPr>
          <w:instrText xml:space="preserve"> PAGEREF _Toc159973414 \h </w:instrText>
        </w:r>
        <w:r w:rsidR="00287FE7">
          <w:rPr>
            <w:noProof/>
            <w:webHidden/>
          </w:rPr>
        </w:r>
        <w:r w:rsidR="00287FE7">
          <w:rPr>
            <w:noProof/>
            <w:webHidden/>
          </w:rPr>
          <w:fldChar w:fldCharType="separate"/>
        </w:r>
        <w:r w:rsidR="00287FE7">
          <w:rPr>
            <w:noProof/>
            <w:webHidden/>
          </w:rPr>
          <w:t>35</w:t>
        </w:r>
        <w:r w:rsidR="00287FE7">
          <w:rPr>
            <w:noProof/>
            <w:webHidden/>
          </w:rPr>
          <w:fldChar w:fldCharType="end"/>
        </w:r>
      </w:hyperlink>
    </w:p>
    <w:p w14:paraId="10A22E3A" w14:textId="23CF47DE"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415" w:history="1">
        <w:r w:rsidR="00287FE7" w:rsidRPr="003971C5">
          <w:rPr>
            <w:rStyle w:val="aff"/>
            <w:noProof/>
          </w:rPr>
          <w:t>Рисунок 3</w:t>
        </w:r>
        <w:r w:rsidR="00287FE7" w:rsidRPr="003971C5">
          <w:rPr>
            <w:rStyle w:val="aff"/>
            <w:noProof/>
          </w:rPr>
          <w:noBreakHyphen/>
          <w:t>2.</w:t>
        </w:r>
        <w:r w:rsidR="00287FE7" w:rsidRPr="003971C5">
          <w:rPr>
            <w:rStyle w:val="aff"/>
            <w:rFonts w:asciiTheme="majorBidi" w:hAnsiTheme="majorBidi" w:cstheme="majorBidi"/>
            <w:iCs/>
            <w:noProof/>
            <w:lang w:val="ru"/>
          </w:rPr>
          <w:t xml:space="preserve"> Исследование естественной цитотоксичности: лизис NK-клетками клеток K562.</w:t>
        </w:r>
        <w:r w:rsidR="00287FE7">
          <w:rPr>
            <w:noProof/>
            <w:webHidden/>
          </w:rPr>
          <w:tab/>
        </w:r>
        <w:r w:rsidR="00287FE7">
          <w:rPr>
            <w:noProof/>
            <w:webHidden/>
          </w:rPr>
          <w:fldChar w:fldCharType="begin"/>
        </w:r>
        <w:r w:rsidR="00287FE7">
          <w:rPr>
            <w:noProof/>
            <w:webHidden/>
          </w:rPr>
          <w:instrText xml:space="preserve"> PAGEREF _Toc159973415 \h </w:instrText>
        </w:r>
        <w:r w:rsidR="00287FE7">
          <w:rPr>
            <w:noProof/>
            <w:webHidden/>
          </w:rPr>
        </w:r>
        <w:r w:rsidR="00287FE7">
          <w:rPr>
            <w:noProof/>
            <w:webHidden/>
          </w:rPr>
          <w:fldChar w:fldCharType="separate"/>
        </w:r>
        <w:r w:rsidR="00287FE7">
          <w:rPr>
            <w:noProof/>
            <w:webHidden/>
          </w:rPr>
          <w:t>37</w:t>
        </w:r>
        <w:r w:rsidR="00287FE7">
          <w:rPr>
            <w:noProof/>
            <w:webHidden/>
          </w:rPr>
          <w:fldChar w:fldCharType="end"/>
        </w:r>
      </w:hyperlink>
    </w:p>
    <w:p w14:paraId="38D40E2F" w14:textId="767034C9"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416" w:history="1">
        <w:r w:rsidR="00287FE7" w:rsidRPr="003971C5">
          <w:rPr>
            <w:rStyle w:val="aff"/>
            <w:noProof/>
          </w:rPr>
          <w:t>Рисунок 3</w:t>
        </w:r>
        <w:r w:rsidR="00287FE7" w:rsidRPr="003971C5">
          <w:rPr>
            <w:rStyle w:val="aff"/>
            <w:noProof/>
          </w:rPr>
          <w:noBreakHyphen/>
          <w:t>3.</w:t>
        </w:r>
        <w:r w:rsidR="00287FE7" w:rsidRPr="003971C5">
          <w:rPr>
            <w:rStyle w:val="aff"/>
            <w:rFonts w:asciiTheme="majorBidi" w:hAnsiTheme="majorBidi" w:cstheme="majorBidi"/>
            <w:noProof/>
            <w:lang w:val="ru"/>
          </w:rPr>
          <w:t xml:space="preserve"> Сравнение дозозависимых ответов.</w:t>
        </w:r>
        <w:r w:rsidR="00287FE7">
          <w:rPr>
            <w:noProof/>
            <w:webHidden/>
          </w:rPr>
          <w:tab/>
        </w:r>
        <w:r w:rsidR="00287FE7">
          <w:rPr>
            <w:noProof/>
            <w:webHidden/>
          </w:rPr>
          <w:fldChar w:fldCharType="begin"/>
        </w:r>
        <w:r w:rsidR="00287FE7">
          <w:rPr>
            <w:noProof/>
            <w:webHidden/>
          </w:rPr>
          <w:instrText xml:space="preserve"> PAGEREF _Toc159973416 \h </w:instrText>
        </w:r>
        <w:r w:rsidR="00287FE7">
          <w:rPr>
            <w:noProof/>
            <w:webHidden/>
          </w:rPr>
        </w:r>
        <w:r w:rsidR="00287FE7">
          <w:rPr>
            <w:noProof/>
            <w:webHidden/>
          </w:rPr>
          <w:fldChar w:fldCharType="separate"/>
        </w:r>
        <w:r w:rsidR="00287FE7">
          <w:rPr>
            <w:noProof/>
            <w:webHidden/>
          </w:rPr>
          <w:t>38</w:t>
        </w:r>
        <w:r w:rsidR="00287FE7">
          <w:rPr>
            <w:noProof/>
            <w:webHidden/>
          </w:rPr>
          <w:fldChar w:fldCharType="end"/>
        </w:r>
      </w:hyperlink>
    </w:p>
    <w:p w14:paraId="3A30F3DF" w14:textId="2DCE7008"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417" w:history="1">
        <w:r w:rsidR="00287FE7" w:rsidRPr="003971C5">
          <w:rPr>
            <w:rStyle w:val="aff"/>
            <w:noProof/>
          </w:rPr>
          <w:t>Рисунок 3</w:t>
        </w:r>
        <w:r w:rsidR="00287FE7" w:rsidRPr="003971C5">
          <w:rPr>
            <w:rStyle w:val="aff"/>
            <w:noProof/>
          </w:rPr>
          <w:noBreakHyphen/>
          <w:t>4.</w:t>
        </w:r>
        <w:r w:rsidR="00287FE7" w:rsidRPr="003971C5">
          <w:rPr>
            <w:rStyle w:val="aff"/>
            <w:rFonts w:asciiTheme="majorBidi" w:hAnsiTheme="majorBidi" w:cstheme="majorBidi"/>
            <w:iCs/>
            <w:noProof/>
            <w:lang w:val="ru"/>
          </w:rPr>
          <w:t xml:space="preserve"> Занятость таргетных рецепторов BTK в динамике в мышиных спленоцитах после однократной дозы акалабрутиниба 25 мг.</w:t>
        </w:r>
        <w:r w:rsidR="00287FE7">
          <w:rPr>
            <w:noProof/>
            <w:webHidden/>
          </w:rPr>
          <w:tab/>
        </w:r>
        <w:r w:rsidR="00287FE7">
          <w:rPr>
            <w:noProof/>
            <w:webHidden/>
          </w:rPr>
          <w:fldChar w:fldCharType="begin"/>
        </w:r>
        <w:r w:rsidR="00287FE7">
          <w:rPr>
            <w:noProof/>
            <w:webHidden/>
          </w:rPr>
          <w:instrText xml:space="preserve"> PAGEREF _Toc159973417 \h </w:instrText>
        </w:r>
        <w:r w:rsidR="00287FE7">
          <w:rPr>
            <w:noProof/>
            <w:webHidden/>
          </w:rPr>
        </w:r>
        <w:r w:rsidR="00287FE7">
          <w:rPr>
            <w:noProof/>
            <w:webHidden/>
          </w:rPr>
          <w:fldChar w:fldCharType="separate"/>
        </w:r>
        <w:r w:rsidR="00287FE7">
          <w:rPr>
            <w:noProof/>
            <w:webHidden/>
          </w:rPr>
          <w:t>38</w:t>
        </w:r>
        <w:r w:rsidR="00287FE7">
          <w:rPr>
            <w:noProof/>
            <w:webHidden/>
          </w:rPr>
          <w:fldChar w:fldCharType="end"/>
        </w:r>
      </w:hyperlink>
    </w:p>
    <w:p w14:paraId="030880D7" w14:textId="4637DED4"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418" w:history="1">
        <w:r w:rsidR="00287FE7" w:rsidRPr="003971C5">
          <w:rPr>
            <w:rStyle w:val="aff"/>
            <w:noProof/>
          </w:rPr>
          <w:t>Рисунок 3</w:t>
        </w:r>
        <w:r w:rsidR="00287FE7" w:rsidRPr="003971C5">
          <w:rPr>
            <w:rStyle w:val="aff"/>
            <w:noProof/>
          </w:rPr>
          <w:noBreakHyphen/>
          <w:t>5.</w:t>
        </w:r>
        <w:r w:rsidR="00287FE7" w:rsidRPr="003971C5">
          <w:rPr>
            <w:rStyle w:val="aff"/>
            <w:rFonts w:asciiTheme="majorBidi" w:hAnsiTheme="majorBidi" w:cstheme="majorBidi"/>
            <w:iCs/>
            <w:noProof/>
            <w:lang w:val="ru"/>
          </w:rPr>
          <w:t xml:space="preserve"> Динамика ингибирования BCR-опосредованной повышенной регуляции CD86 и CD69 в В-клеточных спленоцитах, собранных у мышей, которым вводили ингибиторы BTK.</w:t>
        </w:r>
        <w:r w:rsidR="00287FE7">
          <w:rPr>
            <w:noProof/>
            <w:webHidden/>
          </w:rPr>
          <w:tab/>
        </w:r>
        <w:r w:rsidR="00287FE7">
          <w:rPr>
            <w:noProof/>
            <w:webHidden/>
          </w:rPr>
          <w:fldChar w:fldCharType="begin"/>
        </w:r>
        <w:r w:rsidR="00287FE7">
          <w:rPr>
            <w:noProof/>
            <w:webHidden/>
          </w:rPr>
          <w:instrText xml:space="preserve"> PAGEREF _Toc159973418 \h </w:instrText>
        </w:r>
        <w:r w:rsidR="00287FE7">
          <w:rPr>
            <w:noProof/>
            <w:webHidden/>
          </w:rPr>
        </w:r>
        <w:r w:rsidR="00287FE7">
          <w:rPr>
            <w:noProof/>
            <w:webHidden/>
          </w:rPr>
          <w:fldChar w:fldCharType="separate"/>
        </w:r>
        <w:r w:rsidR="00287FE7">
          <w:rPr>
            <w:noProof/>
            <w:webHidden/>
          </w:rPr>
          <w:t>39</w:t>
        </w:r>
        <w:r w:rsidR="00287FE7">
          <w:rPr>
            <w:noProof/>
            <w:webHidden/>
          </w:rPr>
          <w:fldChar w:fldCharType="end"/>
        </w:r>
      </w:hyperlink>
    </w:p>
    <w:p w14:paraId="78436EE0" w14:textId="42669EFF"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419" w:history="1">
        <w:r w:rsidR="00287FE7" w:rsidRPr="003971C5">
          <w:rPr>
            <w:rStyle w:val="aff"/>
            <w:noProof/>
          </w:rPr>
          <w:t>Рисунок 3</w:t>
        </w:r>
        <w:r w:rsidR="00287FE7" w:rsidRPr="003971C5">
          <w:rPr>
            <w:rStyle w:val="aff"/>
            <w:noProof/>
          </w:rPr>
          <w:noBreakHyphen/>
          <w:t>6.</w:t>
        </w:r>
        <w:r w:rsidR="00287FE7" w:rsidRPr="003971C5">
          <w:rPr>
            <w:rStyle w:val="aff"/>
            <w:rFonts w:asciiTheme="majorBidi" w:hAnsiTheme="majorBidi" w:cstheme="majorBidi"/>
            <w:noProof/>
          </w:rPr>
          <w:t xml:space="preserve"> Исследования </w:t>
        </w:r>
        <w:r w:rsidR="00287FE7" w:rsidRPr="003971C5">
          <w:rPr>
            <w:rStyle w:val="aff"/>
            <w:rFonts w:asciiTheme="majorBidi" w:hAnsiTheme="majorBidi" w:cstheme="majorBidi"/>
            <w:noProof/>
            <w:lang w:val="ru"/>
          </w:rPr>
          <w:t>мышиная модели ксенотрансплантата ХЛЛ человека.</w:t>
        </w:r>
        <w:r w:rsidR="00287FE7">
          <w:rPr>
            <w:noProof/>
            <w:webHidden/>
          </w:rPr>
          <w:tab/>
        </w:r>
        <w:r w:rsidR="00287FE7">
          <w:rPr>
            <w:noProof/>
            <w:webHidden/>
          </w:rPr>
          <w:fldChar w:fldCharType="begin"/>
        </w:r>
        <w:r w:rsidR="00287FE7">
          <w:rPr>
            <w:noProof/>
            <w:webHidden/>
          </w:rPr>
          <w:instrText xml:space="preserve"> PAGEREF _Toc159973419 \h </w:instrText>
        </w:r>
        <w:r w:rsidR="00287FE7">
          <w:rPr>
            <w:noProof/>
            <w:webHidden/>
          </w:rPr>
        </w:r>
        <w:r w:rsidR="00287FE7">
          <w:rPr>
            <w:noProof/>
            <w:webHidden/>
          </w:rPr>
          <w:fldChar w:fldCharType="separate"/>
        </w:r>
        <w:r w:rsidR="00287FE7">
          <w:rPr>
            <w:noProof/>
            <w:webHidden/>
          </w:rPr>
          <w:t>40</w:t>
        </w:r>
        <w:r w:rsidR="00287FE7">
          <w:rPr>
            <w:noProof/>
            <w:webHidden/>
          </w:rPr>
          <w:fldChar w:fldCharType="end"/>
        </w:r>
      </w:hyperlink>
    </w:p>
    <w:p w14:paraId="4E017F1D" w14:textId="7C92A052"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420" w:history="1">
        <w:r w:rsidR="00287FE7" w:rsidRPr="003971C5">
          <w:rPr>
            <w:rStyle w:val="aff"/>
            <w:noProof/>
          </w:rPr>
          <w:t>Рисунок 3</w:t>
        </w:r>
        <w:r w:rsidR="00287FE7" w:rsidRPr="003971C5">
          <w:rPr>
            <w:rStyle w:val="aff"/>
            <w:noProof/>
          </w:rPr>
          <w:noBreakHyphen/>
          <w:t>7.</w:t>
        </w:r>
        <w:r w:rsidR="00287FE7" w:rsidRPr="003971C5">
          <w:rPr>
            <w:rStyle w:val="aff"/>
            <w:rFonts w:asciiTheme="majorBidi" w:hAnsiTheme="majorBidi" w:cstheme="majorBidi"/>
            <w:iCs/>
            <w:noProof/>
            <w:lang w:val="ru"/>
          </w:rPr>
          <w:t xml:space="preserve"> Эффективность таргетного воздействия акалабрутиниба на клетки ХЛЛ на модели ксенотрансплантата, полученного от мышиной модели: pPLCγ2 и pERK l.</w:t>
        </w:r>
        <w:r w:rsidR="00287FE7">
          <w:rPr>
            <w:noProof/>
            <w:webHidden/>
          </w:rPr>
          <w:tab/>
        </w:r>
        <w:r w:rsidR="00287FE7">
          <w:rPr>
            <w:noProof/>
            <w:webHidden/>
          </w:rPr>
          <w:fldChar w:fldCharType="begin"/>
        </w:r>
        <w:r w:rsidR="00287FE7">
          <w:rPr>
            <w:noProof/>
            <w:webHidden/>
          </w:rPr>
          <w:instrText xml:space="preserve"> PAGEREF _Toc159973420 \h </w:instrText>
        </w:r>
        <w:r w:rsidR="00287FE7">
          <w:rPr>
            <w:noProof/>
            <w:webHidden/>
          </w:rPr>
        </w:r>
        <w:r w:rsidR="00287FE7">
          <w:rPr>
            <w:noProof/>
            <w:webHidden/>
          </w:rPr>
          <w:fldChar w:fldCharType="separate"/>
        </w:r>
        <w:r w:rsidR="00287FE7">
          <w:rPr>
            <w:noProof/>
            <w:webHidden/>
          </w:rPr>
          <w:t>40</w:t>
        </w:r>
        <w:r w:rsidR="00287FE7">
          <w:rPr>
            <w:noProof/>
            <w:webHidden/>
          </w:rPr>
          <w:fldChar w:fldCharType="end"/>
        </w:r>
      </w:hyperlink>
    </w:p>
    <w:p w14:paraId="2A765021" w14:textId="2E4CED25"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421" w:history="1">
        <w:r w:rsidR="00287FE7" w:rsidRPr="003971C5">
          <w:rPr>
            <w:rStyle w:val="aff"/>
            <w:noProof/>
          </w:rPr>
          <w:t>Рисунок 3</w:t>
        </w:r>
        <w:r w:rsidR="00287FE7" w:rsidRPr="003971C5">
          <w:rPr>
            <w:rStyle w:val="aff"/>
            <w:noProof/>
          </w:rPr>
          <w:noBreakHyphen/>
          <w:t>8.</w:t>
        </w:r>
        <w:r w:rsidR="00287FE7" w:rsidRPr="003971C5">
          <w:rPr>
            <w:rStyle w:val="aff"/>
            <w:rFonts w:asciiTheme="majorBidi" w:hAnsiTheme="majorBidi" w:cstheme="majorBidi"/>
            <w:noProof/>
            <w:lang w:val="ru"/>
          </w:rPr>
          <w:t xml:space="preserve"> Оценка эффективности акалабрутиниба и ибрутиниба на моделях ксенотрансплантата.</w:t>
        </w:r>
        <w:r w:rsidR="00287FE7">
          <w:rPr>
            <w:noProof/>
            <w:webHidden/>
          </w:rPr>
          <w:tab/>
        </w:r>
        <w:r w:rsidR="00287FE7">
          <w:rPr>
            <w:noProof/>
            <w:webHidden/>
          </w:rPr>
          <w:fldChar w:fldCharType="begin"/>
        </w:r>
        <w:r w:rsidR="00287FE7">
          <w:rPr>
            <w:noProof/>
            <w:webHidden/>
          </w:rPr>
          <w:instrText xml:space="preserve"> PAGEREF _Toc159973421 \h </w:instrText>
        </w:r>
        <w:r w:rsidR="00287FE7">
          <w:rPr>
            <w:noProof/>
            <w:webHidden/>
          </w:rPr>
        </w:r>
        <w:r w:rsidR="00287FE7">
          <w:rPr>
            <w:noProof/>
            <w:webHidden/>
          </w:rPr>
          <w:fldChar w:fldCharType="separate"/>
        </w:r>
        <w:r w:rsidR="00287FE7">
          <w:rPr>
            <w:noProof/>
            <w:webHidden/>
          </w:rPr>
          <w:t>41</w:t>
        </w:r>
        <w:r w:rsidR="00287FE7">
          <w:rPr>
            <w:noProof/>
            <w:webHidden/>
          </w:rPr>
          <w:fldChar w:fldCharType="end"/>
        </w:r>
      </w:hyperlink>
    </w:p>
    <w:p w14:paraId="17ECDE9A" w14:textId="0F0520EF"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422" w:history="1">
        <w:r w:rsidR="00287FE7" w:rsidRPr="003971C5">
          <w:rPr>
            <w:rStyle w:val="aff"/>
            <w:noProof/>
          </w:rPr>
          <w:t>Рисунок 3</w:t>
        </w:r>
        <w:r w:rsidR="00287FE7" w:rsidRPr="003971C5">
          <w:rPr>
            <w:rStyle w:val="aff"/>
            <w:noProof/>
          </w:rPr>
          <w:noBreakHyphen/>
          <w:t>9.</w:t>
        </w:r>
        <w:r w:rsidR="00287FE7" w:rsidRPr="003971C5">
          <w:rPr>
            <w:rStyle w:val="aff"/>
            <w:rFonts w:asciiTheme="majorBidi" w:hAnsiTheme="majorBidi" w:cstheme="majorBidi"/>
            <w:noProof/>
            <w:lang w:val="ru"/>
          </w:rPr>
          <w:t xml:space="preserve"> Влияние акалабрутиниба на рост опухоли на модели клеток МКЛ Jeko-1</w:t>
        </w:r>
        <w:r w:rsidR="00287FE7" w:rsidRPr="003971C5">
          <w:rPr>
            <w:rStyle w:val="aff"/>
            <w:rFonts w:asciiTheme="majorBidi" w:hAnsiTheme="majorBidi" w:cstheme="majorBidi"/>
            <w:noProof/>
          </w:rPr>
          <w:t>.</w:t>
        </w:r>
        <w:r w:rsidR="00287FE7">
          <w:rPr>
            <w:noProof/>
            <w:webHidden/>
          </w:rPr>
          <w:tab/>
        </w:r>
        <w:r w:rsidR="00287FE7">
          <w:rPr>
            <w:noProof/>
            <w:webHidden/>
          </w:rPr>
          <w:fldChar w:fldCharType="begin"/>
        </w:r>
        <w:r w:rsidR="00287FE7">
          <w:rPr>
            <w:noProof/>
            <w:webHidden/>
          </w:rPr>
          <w:instrText xml:space="preserve"> PAGEREF _Toc159973422 \h </w:instrText>
        </w:r>
        <w:r w:rsidR="00287FE7">
          <w:rPr>
            <w:noProof/>
            <w:webHidden/>
          </w:rPr>
        </w:r>
        <w:r w:rsidR="00287FE7">
          <w:rPr>
            <w:noProof/>
            <w:webHidden/>
          </w:rPr>
          <w:fldChar w:fldCharType="separate"/>
        </w:r>
        <w:r w:rsidR="00287FE7">
          <w:rPr>
            <w:noProof/>
            <w:webHidden/>
          </w:rPr>
          <w:t>42</w:t>
        </w:r>
        <w:r w:rsidR="00287FE7">
          <w:rPr>
            <w:noProof/>
            <w:webHidden/>
          </w:rPr>
          <w:fldChar w:fldCharType="end"/>
        </w:r>
      </w:hyperlink>
    </w:p>
    <w:p w14:paraId="752480E6" w14:textId="3E8ADBDD"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423" w:history="1">
        <w:r w:rsidR="00287FE7" w:rsidRPr="003971C5">
          <w:rPr>
            <w:rStyle w:val="aff"/>
            <w:noProof/>
          </w:rPr>
          <w:t>Рисунок 3</w:t>
        </w:r>
        <w:r w:rsidR="00287FE7" w:rsidRPr="003971C5">
          <w:rPr>
            <w:rStyle w:val="aff"/>
            <w:noProof/>
          </w:rPr>
          <w:noBreakHyphen/>
          <w:t xml:space="preserve">10. Исследование влияния </w:t>
        </w:r>
        <w:r w:rsidR="00287FE7" w:rsidRPr="003971C5">
          <w:rPr>
            <w:rStyle w:val="aff"/>
            <w:rFonts w:asciiTheme="majorBidi" w:hAnsiTheme="majorBidi" w:cstheme="majorBidi"/>
            <w:noProof/>
            <w:lang w:val="ru"/>
          </w:rPr>
          <w:t>акалабрутиниба и ибрутиниба на тромбообразование.</w:t>
        </w:r>
        <w:r w:rsidR="00287FE7">
          <w:rPr>
            <w:noProof/>
            <w:webHidden/>
          </w:rPr>
          <w:tab/>
        </w:r>
        <w:r w:rsidR="00287FE7">
          <w:rPr>
            <w:noProof/>
            <w:webHidden/>
          </w:rPr>
          <w:fldChar w:fldCharType="begin"/>
        </w:r>
        <w:r w:rsidR="00287FE7">
          <w:rPr>
            <w:noProof/>
            <w:webHidden/>
          </w:rPr>
          <w:instrText xml:space="preserve"> PAGEREF _Toc159973423 \h </w:instrText>
        </w:r>
        <w:r w:rsidR="00287FE7">
          <w:rPr>
            <w:noProof/>
            <w:webHidden/>
          </w:rPr>
        </w:r>
        <w:r w:rsidR="00287FE7">
          <w:rPr>
            <w:noProof/>
            <w:webHidden/>
          </w:rPr>
          <w:fldChar w:fldCharType="separate"/>
        </w:r>
        <w:r w:rsidR="00287FE7">
          <w:rPr>
            <w:noProof/>
            <w:webHidden/>
          </w:rPr>
          <w:t>43</w:t>
        </w:r>
        <w:r w:rsidR="00287FE7">
          <w:rPr>
            <w:noProof/>
            <w:webHidden/>
          </w:rPr>
          <w:fldChar w:fldCharType="end"/>
        </w:r>
      </w:hyperlink>
    </w:p>
    <w:p w14:paraId="1471F849" w14:textId="03E0848E"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424" w:history="1">
        <w:r w:rsidR="00287FE7" w:rsidRPr="003971C5">
          <w:rPr>
            <w:rStyle w:val="aff"/>
            <w:noProof/>
          </w:rPr>
          <w:t>Рисунок 3</w:t>
        </w:r>
        <w:r w:rsidR="00287FE7" w:rsidRPr="003971C5">
          <w:rPr>
            <w:rStyle w:val="aff"/>
            <w:noProof/>
          </w:rPr>
          <w:noBreakHyphen/>
          <w:t>11.</w:t>
        </w:r>
        <w:r w:rsidR="00287FE7" w:rsidRPr="003971C5">
          <w:rPr>
            <w:rStyle w:val="aff"/>
            <w:rFonts w:asciiTheme="majorBidi" w:hAnsiTheme="majorBidi" w:cstheme="majorBidi"/>
            <w:iCs/>
            <w:noProof/>
            <w:lang w:val="ru"/>
          </w:rPr>
          <w:t xml:space="preserve"> Метаболизм акалабрутиниба: основные пути метаболизма.</w:t>
        </w:r>
        <w:r w:rsidR="00287FE7">
          <w:rPr>
            <w:noProof/>
            <w:webHidden/>
          </w:rPr>
          <w:tab/>
        </w:r>
        <w:r w:rsidR="00287FE7">
          <w:rPr>
            <w:noProof/>
            <w:webHidden/>
          </w:rPr>
          <w:fldChar w:fldCharType="begin"/>
        </w:r>
        <w:r w:rsidR="00287FE7">
          <w:rPr>
            <w:noProof/>
            <w:webHidden/>
          </w:rPr>
          <w:instrText xml:space="preserve"> PAGEREF _Toc159973424 \h </w:instrText>
        </w:r>
        <w:r w:rsidR="00287FE7">
          <w:rPr>
            <w:noProof/>
            <w:webHidden/>
          </w:rPr>
        </w:r>
        <w:r w:rsidR="00287FE7">
          <w:rPr>
            <w:noProof/>
            <w:webHidden/>
          </w:rPr>
          <w:fldChar w:fldCharType="separate"/>
        </w:r>
        <w:r w:rsidR="00287FE7">
          <w:rPr>
            <w:noProof/>
            <w:webHidden/>
          </w:rPr>
          <w:t>49</w:t>
        </w:r>
        <w:r w:rsidR="00287FE7">
          <w:rPr>
            <w:noProof/>
            <w:webHidden/>
          </w:rPr>
          <w:fldChar w:fldCharType="end"/>
        </w:r>
      </w:hyperlink>
    </w:p>
    <w:p w14:paraId="734EBE64" w14:textId="6D0E1831"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425" w:history="1">
        <w:r w:rsidR="00287FE7" w:rsidRPr="003971C5">
          <w:rPr>
            <w:rStyle w:val="aff"/>
            <w:noProof/>
          </w:rPr>
          <w:t>Рисунок 4</w:t>
        </w:r>
        <w:r w:rsidR="00287FE7" w:rsidRPr="003971C5">
          <w:rPr>
            <w:rStyle w:val="aff"/>
            <w:noProof/>
          </w:rPr>
          <w:noBreakHyphen/>
          <w:t>1.</w:t>
        </w:r>
        <w:r w:rsidR="00287FE7" w:rsidRPr="003971C5">
          <w:rPr>
            <w:rStyle w:val="aff"/>
            <w:rFonts w:asciiTheme="majorBidi" w:hAnsiTheme="majorBidi" w:cstheme="majorBidi"/>
            <w:iCs/>
            <w:noProof/>
            <w:lang w:val="ru"/>
          </w:rPr>
          <w:t xml:space="preserve"> Данные зависимости средней концентрации ACP-196 в плазме крови (нг/мл) от времени (часы) после приема 75 мг ACP-196 после еды (О) и натощак (■) по логарифмической шкале.</w:t>
        </w:r>
        <w:r w:rsidR="00287FE7">
          <w:rPr>
            <w:noProof/>
            <w:webHidden/>
          </w:rPr>
          <w:tab/>
        </w:r>
        <w:r w:rsidR="00287FE7">
          <w:rPr>
            <w:noProof/>
            <w:webHidden/>
          </w:rPr>
          <w:fldChar w:fldCharType="begin"/>
        </w:r>
        <w:r w:rsidR="00287FE7">
          <w:rPr>
            <w:noProof/>
            <w:webHidden/>
          </w:rPr>
          <w:instrText xml:space="preserve"> PAGEREF _Toc159973425 \h </w:instrText>
        </w:r>
        <w:r w:rsidR="00287FE7">
          <w:rPr>
            <w:noProof/>
            <w:webHidden/>
          </w:rPr>
        </w:r>
        <w:r w:rsidR="00287FE7">
          <w:rPr>
            <w:noProof/>
            <w:webHidden/>
          </w:rPr>
          <w:fldChar w:fldCharType="separate"/>
        </w:r>
        <w:r w:rsidR="00287FE7">
          <w:rPr>
            <w:noProof/>
            <w:webHidden/>
          </w:rPr>
          <w:t>68</w:t>
        </w:r>
        <w:r w:rsidR="00287FE7">
          <w:rPr>
            <w:noProof/>
            <w:webHidden/>
          </w:rPr>
          <w:fldChar w:fldCharType="end"/>
        </w:r>
      </w:hyperlink>
    </w:p>
    <w:p w14:paraId="2EEAF32C" w14:textId="4959CED0"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426" w:history="1">
        <w:r w:rsidR="00287FE7" w:rsidRPr="003971C5">
          <w:rPr>
            <w:rStyle w:val="aff"/>
            <w:noProof/>
          </w:rPr>
          <w:t>Рисунок 4</w:t>
        </w:r>
        <w:r w:rsidR="00287FE7" w:rsidRPr="003971C5">
          <w:rPr>
            <w:rStyle w:val="aff"/>
            <w:noProof/>
          </w:rPr>
          <w:noBreakHyphen/>
          <w:t>2.</w:t>
        </w:r>
        <w:r w:rsidR="00287FE7" w:rsidRPr="003971C5">
          <w:rPr>
            <w:rStyle w:val="aff"/>
            <w:rFonts w:asciiTheme="majorBidi" w:hAnsiTheme="majorBidi" w:cstheme="majorBidi"/>
            <w:iCs/>
            <w:noProof/>
            <w:lang w:val="ru"/>
          </w:rPr>
          <w:t xml:space="preserve"> Предлагаемая схема метаболизма. Верхняя часть: основной путь метаболизма. Нижняя часть: Предполагаемые полные пути биотрансформации ACP-196 в организме человека.</w:t>
        </w:r>
        <w:r w:rsidR="00287FE7">
          <w:rPr>
            <w:noProof/>
            <w:webHidden/>
          </w:rPr>
          <w:tab/>
        </w:r>
        <w:r w:rsidR="00287FE7">
          <w:rPr>
            <w:noProof/>
            <w:webHidden/>
          </w:rPr>
          <w:fldChar w:fldCharType="begin"/>
        </w:r>
        <w:r w:rsidR="00287FE7">
          <w:rPr>
            <w:noProof/>
            <w:webHidden/>
          </w:rPr>
          <w:instrText xml:space="preserve"> PAGEREF _Toc159973426 \h </w:instrText>
        </w:r>
        <w:r w:rsidR="00287FE7">
          <w:rPr>
            <w:noProof/>
            <w:webHidden/>
          </w:rPr>
        </w:r>
        <w:r w:rsidR="00287FE7">
          <w:rPr>
            <w:noProof/>
            <w:webHidden/>
          </w:rPr>
          <w:fldChar w:fldCharType="separate"/>
        </w:r>
        <w:r w:rsidR="00287FE7">
          <w:rPr>
            <w:noProof/>
            <w:webHidden/>
          </w:rPr>
          <w:t>70</w:t>
        </w:r>
        <w:r w:rsidR="00287FE7">
          <w:rPr>
            <w:noProof/>
            <w:webHidden/>
          </w:rPr>
          <w:fldChar w:fldCharType="end"/>
        </w:r>
      </w:hyperlink>
    </w:p>
    <w:p w14:paraId="067FA7BE" w14:textId="2185F7F5"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427" w:history="1">
        <w:r w:rsidR="00287FE7" w:rsidRPr="003971C5">
          <w:rPr>
            <w:rStyle w:val="aff"/>
            <w:noProof/>
          </w:rPr>
          <w:t>Рисунок 4</w:t>
        </w:r>
        <w:r w:rsidR="00287FE7" w:rsidRPr="003971C5">
          <w:rPr>
            <w:rStyle w:val="aff"/>
            <w:noProof/>
          </w:rPr>
          <w:noBreakHyphen/>
          <w:t>3.</w:t>
        </w:r>
        <w:r w:rsidR="00287FE7" w:rsidRPr="003971C5">
          <w:rPr>
            <w:rStyle w:val="aff"/>
            <w:rFonts w:asciiTheme="majorBidi" w:hAnsiTheme="majorBidi" w:cstheme="majorBidi"/>
            <w:iCs/>
            <w:noProof/>
            <w:lang w:val="ru"/>
          </w:rPr>
          <w:t xml:space="preserve"> Средние профили концентрации акалабрутиниба после перорального приема в плазме крови, суммарного </w:t>
        </w:r>
        <w:r w:rsidR="00287FE7" w:rsidRPr="003971C5">
          <w:rPr>
            <w:rStyle w:val="aff"/>
            <w:rFonts w:asciiTheme="majorBidi" w:hAnsiTheme="majorBidi" w:cstheme="majorBidi"/>
            <w:iCs/>
            <w:noProof/>
            <w:vertAlign w:val="superscript"/>
            <w:lang w:val="ru"/>
          </w:rPr>
          <w:t>14</w:t>
        </w:r>
        <w:r w:rsidR="00287FE7" w:rsidRPr="003971C5">
          <w:rPr>
            <w:rStyle w:val="aff"/>
            <w:rFonts w:asciiTheme="majorBidi" w:hAnsiTheme="majorBidi" w:cstheme="majorBidi"/>
            <w:iCs/>
            <w:noProof/>
            <w:lang w:val="ru"/>
          </w:rPr>
          <w:t>C в плазме крови и цельной крови (n=6; ACE-HV-009).</w:t>
        </w:r>
        <w:r w:rsidR="00287FE7">
          <w:rPr>
            <w:noProof/>
            <w:webHidden/>
          </w:rPr>
          <w:tab/>
        </w:r>
        <w:r w:rsidR="00287FE7">
          <w:rPr>
            <w:noProof/>
            <w:webHidden/>
          </w:rPr>
          <w:fldChar w:fldCharType="begin"/>
        </w:r>
        <w:r w:rsidR="00287FE7">
          <w:rPr>
            <w:noProof/>
            <w:webHidden/>
          </w:rPr>
          <w:instrText xml:space="preserve"> PAGEREF _Toc159973427 \h </w:instrText>
        </w:r>
        <w:r w:rsidR="00287FE7">
          <w:rPr>
            <w:noProof/>
            <w:webHidden/>
          </w:rPr>
        </w:r>
        <w:r w:rsidR="00287FE7">
          <w:rPr>
            <w:noProof/>
            <w:webHidden/>
          </w:rPr>
          <w:fldChar w:fldCharType="separate"/>
        </w:r>
        <w:r w:rsidR="00287FE7">
          <w:rPr>
            <w:noProof/>
            <w:webHidden/>
          </w:rPr>
          <w:t>72</w:t>
        </w:r>
        <w:r w:rsidR="00287FE7">
          <w:rPr>
            <w:noProof/>
            <w:webHidden/>
          </w:rPr>
          <w:fldChar w:fldCharType="end"/>
        </w:r>
      </w:hyperlink>
    </w:p>
    <w:p w14:paraId="6A52E5CF" w14:textId="19722987"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428" w:history="1">
        <w:r w:rsidR="00287FE7" w:rsidRPr="003971C5">
          <w:rPr>
            <w:rStyle w:val="aff"/>
            <w:noProof/>
          </w:rPr>
          <w:t>Рисунок 4</w:t>
        </w:r>
        <w:r w:rsidR="00287FE7" w:rsidRPr="003971C5">
          <w:rPr>
            <w:rStyle w:val="aff"/>
            <w:noProof/>
          </w:rPr>
          <w:noBreakHyphen/>
          <w:t>4.</w:t>
        </w:r>
        <w:r w:rsidR="00287FE7" w:rsidRPr="003971C5">
          <w:rPr>
            <w:rStyle w:val="aff"/>
            <w:rFonts w:asciiTheme="majorBidi" w:hAnsiTheme="majorBidi" w:cstheme="majorBidi"/>
            <w:iCs/>
            <w:noProof/>
            <w:lang w:val="ru"/>
          </w:rPr>
          <w:t xml:space="preserve"> Среднегрупповая концентрация ACP-5862 и акалабрутиниба в плазме крови в зависимости от времени после приема акалабрутиниба (линейно-логарифмическая шкала; ACE-HV-005).</w:t>
        </w:r>
        <w:r w:rsidR="00287FE7">
          <w:rPr>
            <w:noProof/>
            <w:webHidden/>
          </w:rPr>
          <w:tab/>
        </w:r>
        <w:r w:rsidR="00287FE7">
          <w:rPr>
            <w:noProof/>
            <w:webHidden/>
          </w:rPr>
          <w:fldChar w:fldCharType="begin"/>
        </w:r>
        <w:r w:rsidR="00287FE7">
          <w:rPr>
            <w:noProof/>
            <w:webHidden/>
          </w:rPr>
          <w:instrText xml:space="preserve"> PAGEREF _Toc159973428 \h </w:instrText>
        </w:r>
        <w:r w:rsidR="00287FE7">
          <w:rPr>
            <w:noProof/>
            <w:webHidden/>
          </w:rPr>
        </w:r>
        <w:r w:rsidR="00287FE7">
          <w:rPr>
            <w:noProof/>
            <w:webHidden/>
          </w:rPr>
          <w:fldChar w:fldCharType="separate"/>
        </w:r>
        <w:r w:rsidR="00287FE7">
          <w:rPr>
            <w:noProof/>
            <w:webHidden/>
          </w:rPr>
          <w:t>73</w:t>
        </w:r>
        <w:r w:rsidR="00287FE7">
          <w:rPr>
            <w:noProof/>
            <w:webHidden/>
          </w:rPr>
          <w:fldChar w:fldCharType="end"/>
        </w:r>
      </w:hyperlink>
    </w:p>
    <w:p w14:paraId="09472279" w14:textId="6F329F2D"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429" w:history="1">
        <w:r w:rsidR="00287FE7" w:rsidRPr="003971C5">
          <w:rPr>
            <w:rStyle w:val="aff"/>
            <w:noProof/>
          </w:rPr>
          <w:t>Рисунок 4</w:t>
        </w:r>
        <w:r w:rsidR="00287FE7" w:rsidRPr="003971C5">
          <w:rPr>
            <w:rStyle w:val="aff"/>
            <w:noProof/>
          </w:rPr>
          <w:noBreakHyphen/>
          <w:t>5.</w:t>
        </w:r>
        <w:r w:rsidR="00287FE7" w:rsidRPr="003971C5">
          <w:rPr>
            <w:rStyle w:val="aff"/>
            <w:rFonts w:asciiTheme="majorBidi" w:hAnsiTheme="majorBidi" w:cstheme="majorBidi"/>
            <w:iCs/>
            <w:noProof/>
            <w:lang w:val="ru"/>
          </w:rPr>
          <w:t xml:space="preserve"> Среднее арифметическое кумулятивное содержание (%) акалабрутиниба и общего 14С в моче и фекалиях после перорального приема дозы (n=5).</w:t>
        </w:r>
        <w:r w:rsidR="00287FE7">
          <w:rPr>
            <w:noProof/>
            <w:webHidden/>
          </w:rPr>
          <w:tab/>
        </w:r>
        <w:r w:rsidR="00287FE7">
          <w:rPr>
            <w:noProof/>
            <w:webHidden/>
          </w:rPr>
          <w:fldChar w:fldCharType="begin"/>
        </w:r>
        <w:r w:rsidR="00287FE7">
          <w:rPr>
            <w:noProof/>
            <w:webHidden/>
          </w:rPr>
          <w:instrText xml:space="preserve"> PAGEREF _Toc159973429 \h </w:instrText>
        </w:r>
        <w:r w:rsidR="00287FE7">
          <w:rPr>
            <w:noProof/>
            <w:webHidden/>
          </w:rPr>
        </w:r>
        <w:r w:rsidR="00287FE7">
          <w:rPr>
            <w:noProof/>
            <w:webHidden/>
          </w:rPr>
          <w:fldChar w:fldCharType="separate"/>
        </w:r>
        <w:r w:rsidR="00287FE7">
          <w:rPr>
            <w:noProof/>
            <w:webHidden/>
          </w:rPr>
          <w:t>74</w:t>
        </w:r>
        <w:r w:rsidR="00287FE7">
          <w:rPr>
            <w:noProof/>
            <w:webHidden/>
          </w:rPr>
          <w:fldChar w:fldCharType="end"/>
        </w:r>
      </w:hyperlink>
    </w:p>
    <w:p w14:paraId="0902417F" w14:textId="5ADC3932"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430" w:history="1">
        <w:r w:rsidR="00287FE7" w:rsidRPr="003971C5">
          <w:rPr>
            <w:rStyle w:val="aff"/>
            <w:noProof/>
          </w:rPr>
          <w:t>Рисунок 4</w:t>
        </w:r>
        <w:r w:rsidR="00287FE7" w:rsidRPr="003971C5">
          <w:rPr>
            <w:rStyle w:val="aff"/>
            <w:noProof/>
          </w:rPr>
          <w:noBreakHyphen/>
          <w:t>6.</w:t>
        </w:r>
        <w:r w:rsidR="00287FE7" w:rsidRPr="003971C5">
          <w:rPr>
            <w:rStyle w:val="aff"/>
            <w:rFonts w:asciiTheme="majorBidi" w:hAnsiTheme="majorBidi" w:cstheme="majorBidi"/>
            <w:iCs/>
            <w:noProof/>
            <w:lang w:val="ru"/>
          </w:rPr>
          <w:t xml:space="preserve"> AUC</w:t>
        </w:r>
        <w:r w:rsidR="00287FE7" w:rsidRPr="003971C5">
          <w:rPr>
            <w:rStyle w:val="aff"/>
            <w:rFonts w:asciiTheme="majorBidi" w:hAnsiTheme="majorBidi" w:cstheme="majorBidi"/>
            <w:iCs/>
            <w:noProof/>
            <w:vertAlign w:val="subscript"/>
            <w:lang w:val="ru"/>
          </w:rPr>
          <w:t xml:space="preserve">0-last </w:t>
        </w:r>
        <w:r w:rsidR="00287FE7" w:rsidRPr="003971C5">
          <w:rPr>
            <w:rStyle w:val="aff"/>
            <w:rFonts w:asciiTheme="majorBidi" w:hAnsiTheme="majorBidi" w:cstheme="majorBidi"/>
            <w:iCs/>
            <w:noProof/>
            <w:lang w:val="ru"/>
          </w:rPr>
          <w:t>акалабрутиниба в зависимости от дозы у здоровых добровольцев (монотерапия).</w:t>
        </w:r>
        <w:r w:rsidR="00287FE7">
          <w:rPr>
            <w:noProof/>
            <w:webHidden/>
          </w:rPr>
          <w:tab/>
        </w:r>
        <w:r w:rsidR="00287FE7">
          <w:rPr>
            <w:noProof/>
            <w:webHidden/>
          </w:rPr>
          <w:fldChar w:fldCharType="begin"/>
        </w:r>
        <w:r w:rsidR="00287FE7">
          <w:rPr>
            <w:noProof/>
            <w:webHidden/>
          </w:rPr>
          <w:instrText xml:space="preserve"> PAGEREF _Toc159973430 \h </w:instrText>
        </w:r>
        <w:r w:rsidR="00287FE7">
          <w:rPr>
            <w:noProof/>
            <w:webHidden/>
          </w:rPr>
        </w:r>
        <w:r w:rsidR="00287FE7">
          <w:rPr>
            <w:noProof/>
            <w:webHidden/>
          </w:rPr>
          <w:fldChar w:fldCharType="separate"/>
        </w:r>
        <w:r w:rsidR="00287FE7">
          <w:rPr>
            <w:noProof/>
            <w:webHidden/>
          </w:rPr>
          <w:t>75</w:t>
        </w:r>
        <w:r w:rsidR="00287FE7">
          <w:rPr>
            <w:noProof/>
            <w:webHidden/>
          </w:rPr>
          <w:fldChar w:fldCharType="end"/>
        </w:r>
      </w:hyperlink>
    </w:p>
    <w:p w14:paraId="369747D4" w14:textId="2D4DE31D"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431" w:history="1">
        <w:r w:rsidR="00287FE7" w:rsidRPr="003971C5">
          <w:rPr>
            <w:rStyle w:val="aff"/>
            <w:noProof/>
          </w:rPr>
          <w:t>Рисунок 4</w:t>
        </w:r>
        <w:r w:rsidR="00287FE7" w:rsidRPr="003971C5">
          <w:rPr>
            <w:rStyle w:val="aff"/>
            <w:noProof/>
          </w:rPr>
          <w:noBreakHyphen/>
          <w:t>7.</w:t>
        </w:r>
        <w:r w:rsidR="00287FE7" w:rsidRPr="003971C5">
          <w:rPr>
            <w:rStyle w:val="aff"/>
            <w:rFonts w:asciiTheme="majorBidi" w:hAnsiTheme="majorBidi" w:cstheme="majorBidi"/>
            <w:iCs/>
            <w:noProof/>
            <w:lang w:val="ru"/>
          </w:rPr>
          <w:t xml:space="preserve"> Среднее арифметическое значение общей концентрации акалабрутиниба в плазме крови в зависимости от времени у пациентов с тяжелой печеночной недостаточностью и с нормальной функцией печени (полулогарифмическая шкала) (популяция для оценки фармакокинетики).</w:t>
        </w:r>
        <w:r w:rsidR="00287FE7">
          <w:rPr>
            <w:noProof/>
            <w:webHidden/>
          </w:rPr>
          <w:tab/>
        </w:r>
        <w:r w:rsidR="00287FE7">
          <w:rPr>
            <w:noProof/>
            <w:webHidden/>
          </w:rPr>
          <w:fldChar w:fldCharType="begin"/>
        </w:r>
        <w:r w:rsidR="00287FE7">
          <w:rPr>
            <w:noProof/>
            <w:webHidden/>
          </w:rPr>
          <w:instrText xml:space="preserve"> PAGEREF _Toc159973431 \h </w:instrText>
        </w:r>
        <w:r w:rsidR="00287FE7">
          <w:rPr>
            <w:noProof/>
            <w:webHidden/>
          </w:rPr>
        </w:r>
        <w:r w:rsidR="00287FE7">
          <w:rPr>
            <w:noProof/>
            <w:webHidden/>
          </w:rPr>
          <w:fldChar w:fldCharType="separate"/>
        </w:r>
        <w:r w:rsidR="00287FE7">
          <w:rPr>
            <w:noProof/>
            <w:webHidden/>
          </w:rPr>
          <w:t>77</w:t>
        </w:r>
        <w:r w:rsidR="00287FE7">
          <w:rPr>
            <w:noProof/>
            <w:webHidden/>
          </w:rPr>
          <w:fldChar w:fldCharType="end"/>
        </w:r>
      </w:hyperlink>
    </w:p>
    <w:p w14:paraId="64AB6DAD" w14:textId="152CEC58"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432" w:history="1">
        <w:r w:rsidR="00287FE7" w:rsidRPr="003971C5">
          <w:rPr>
            <w:rStyle w:val="aff"/>
            <w:noProof/>
          </w:rPr>
          <w:t>Рисунок 4</w:t>
        </w:r>
        <w:r w:rsidR="00287FE7" w:rsidRPr="003971C5">
          <w:rPr>
            <w:rStyle w:val="aff"/>
            <w:noProof/>
          </w:rPr>
          <w:noBreakHyphen/>
          <w:t>8.</w:t>
        </w:r>
        <w:r w:rsidR="00287FE7" w:rsidRPr="003971C5">
          <w:rPr>
            <w:rStyle w:val="aff"/>
            <w:rFonts w:asciiTheme="majorBidi" w:hAnsiTheme="majorBidi" w:cstheme="majorBidi"/>
            <w:iCs/>
            <w:noProof/>
            <w:lang w:val="ru"/>
          </w:rPr>
          <w:t xml:space="preserve"> Среднее арифметическое значение общей концентрации ACP-5862 в плазме крови в зависимости от времени у пациентов с тяжелой печеночной недостаточностью и с нормальной функцией печени (линейная шкала) (популяция для оценки фармакокинетики).</w:t>
        </w:r>
        <w:r w:rsidR="00287FE7">
          <w:rPr>
            <w:noProof/>
            <w:webHidden/>
          </w:rPr>
          <w:tab/>
        </w:r>
        <w:r w:rsidR="00287FE7">
          <w:rPr>
            <w:noProof/>
            <w:webHidden/>
          </w:rPr>
          <w:fldChar w:fldCharType="begin"/>
        </w:r>
        <w:r w:rsidR="00287FE7">
          <w:rPr>
            <w:noProof/>
            <w:webHidden/>
          </w:rPr>
          <w:instrText xml:space="preserve"> PAGEREF _Toc159973432 \h </w:instrText>
        </w:r>
        <w:r w:rsidR="00287FE7">
          <w:rPr>
            <w:noProof/>
            <w:webHidden/>
          </w:rPr>
        </w:r>
        <w:r w:rsidR="00287FE7">
          <w:rPr>
            <w:noProof/>
            <w:webHidden/>
          </w:rPr>
          <w:fldChar w:fldCharType="separate"/>
        </w:r>
        <w:r w:rsidR="00287FE7">
          <w:rPr>
            <w:noProof/>
            <w:webHidden/>
          </w:rPr>
          <w:t>77</w:t>
        </w:r>
        <w:r w:rsidR="00287FE7">
          <w:rPr>
            <w:noProof/>
            <w:webHidden/>
          </w:rPr>
          <w:fldChar w:fldCharType="end"/>
        </w:r>
      </w:hyperlink>
    </w:p>
    <w:p w14:paraId="1F9B61A3" w14:textId="302E5CF6"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433" w:history="1">
        <w:r w:rsidR="00287FE7" w:rsidRPr="003971C5">
          <w:rPr>
            <w:rStyle w:val="aff"/>
            <w:noProof/>
          </w:rPr>
          <w:t>Рисунок 4</w:t>
        </w:r>
        <w:r w:rsidR="00287FE7" w:rsidRPr="003971C5">
          <w:rPr>
            <w:rStyle w:val="aff"/>
            <w:noProof/>
          </w:rPr>
          <w:noBreakHyphen/>
          <w:t>9.</w:t>
        </w:r>
        <w:r w:rsidR="00287FE7" w:rsidRPr="003971C5">
          <w:rPr>
            <w:rStyle w:val="aff"/>
            <w:rFonts w:asciiTheme="majorBidi" w:hAnsiTheme="majorBidi" w:cstheme="majorBidi"/>
            <w:iCs/>
            <w:noProof/>
            <w:lang w:val="ru"/>
          </w:rPr>
          <w:t xml:space="preserve"> Занятость рецепторов BTK (%) у пациентов с Р/Р ХЛЛ на момент достижения остаточных концентраций препарата (Css,min акалабрутиниба).</w:t>
        </w:r>
        <w:r w:rsidR="00287FE7">
          <w:rPr>
            <w:noProof/>
            <w:webHidden/>
          </w:rPr>
          <w:tab/>
        </w:r>
        <w:r w:rsidR="00287FE7">
          <w:rPr>
            <w:noProof/>
            <w:webHidden/>
          </w:rPr>
          <w:fldChar w:fldCharType="begin"/>
        </w:r>
        <w:r w:rsidR="00287FE7">
          <w:rPr>
            <w:noProof/>
            <w:webHidden/>
          </w:rPr>
          <w:instrText xml:space="preserve"> PAGEREF _Toc159973433 \h </w:instrText>
        </w:r>
        <w:r w:rsidR="00287FE7">
          <w:rPr>
            <w:noProof/>
            <w:webHidden/>
          </w:rPr>
        </w:r>
        <w:r w:rsidR="00287FE7">
          <w:rPr>
            <w:noProof/>
            <w:webHidden/>
          </w:rPr>
          <w:fldChar w:fldCharType="separate"/>
        </w:r>
        <w:r w:rsidR="00287FE7">
          <w:rPr>
            <w:noProof/>
            <w:webHidden/>
          </w:rPr>
          <w:t>80</w:t>
        </w:r>
        <w:r w:rsidR="00287FE7">
          <w:rPr>
            <w:noProof/>
            <w:webHidden/>
          </w:rPr>
          <w:fldChar w:fldCharType="end"/>
        </w:r>
      </w:hyperlink>
    </w:p>
    <w:p w14:paraId="26FD7140" w14:textId="2314CC5E"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434" w:history="1">
        <w:r w:rsidR="00287FE7" w:rsidRPr="003971C5">
          <w:rPr>
            <w:rStyle w:val="aff"/>
            <w:noProof/>
          </w:rPr>
          <w:t>Рисунок 4</w:t>
        </w:r>
        <w:r w:rsidR="00287FE7" w:rsidRPr="003971C5">
          <w:rPr>
            <w:rStyle w:val="aff"/>
            <w:noProof/>
          </w:rPr>
          <w:noBreakHyphen/>
          <w:t>10.</w:t>
        </w:r>
        <w:r w:rsidR="00287FE7" w:rsidRPr="003971C5">
          <w:rPr>
            <w:rStyle w:val="aff"/>
            <w:noProof/>
            <w:lang w:val="ru" w:eastAsia="es-ES" w:bidi="es-ES"/>
          </w:rPr>
          <w:t xml:space="preserve"> Кривая Каплана—Мейера для ВБП по оценке ННК у (исследование ASCEND) пациентов с ХЛЛ (популяция ITT).</w:t>
        </w:r>
        <w:r w:rsidR="00287FE7">
          <w:rPr>
            <w:noProof/>
            <w:webHidden/>
          </w:rPr>
          <w:tab/>
        </w:r>
        <w:r w:rsidR="00287FE7">
          <w:rPr>
            <w:noProof/>
            <w:webHidden/>
          </w:rPr>
          <w:fldChar w:fldCharType="begin"/>
        </w:r>
        <w:r w:rsidR="00287FE7">
          <w:rPr>
            <w:noProof/>
            <w:webHidden/>
          </w:rPr>
          <w:instrText xml:space="preserve"> PAGEREF _Toc159973434 \h </w:instrText>
        </w:r>
        <w:r w:rsidR="00287FE7">
          <w:rPr>
            <w:noProof/>
            <w:webHidden/>
          </w:rPr>
        </w:r>
        <w:r w:rsidR="00287FE7">
          <w:rPr>
            <w:noProof/>
            <w:webHidden/>
          </w:rPr>
          <w:fldChar w:fldCharType="separate"/>
        </w:r>
        <w:r w:rsidR="00287FE7">
          <w:rPr>
            <w:noProof/>
            <w:webHidden/>
          </w:rPr>
          <w:t>83</w:t>
        </w:r>
        <w:r w:rsidR="00287FE7">
          <w:rPr>
            <w:noProof/>
            <w:webHidden/>
          </w:rPr>
          <w:fldChar w:fldCharType="end"/>
        </w:r>
      </w:hyperlink>
    </w:p>
    <w:p w14:paraId="63EE5F37" w14:textId="1004FBA2"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435" w:history="1">
        <w:r w:rsidR="00287FE7" w:rsidRPr="003971C5">
          <w:rPr>
            <w:rStyle w:val="aff"/>
            <w:noProof/>
          </w:rPr>
          <w:t>Рисунок 4</w:t>
        </w:r>
        <w:r w:rsidR="00287FE7" w:rsidRPr="003971C5">
          <w:rPr>
            <w:rStyle w:val="aff"/>
            <w:noProof/>
          </w:rPr>
          <w:noBreakHyphen/>
          <w:t>11.</w:t>
        </w:r>
        <w:r w:rsidR="00287FE7" w:rsidRPr="003971C5">
          <w:rPr>
            <w:rStyle w:val="aff"/>
            <w:noProof/>
            <w:lang w:val="ru" w:eastAsia="es-ES" w:bidi="es-ES"/>
          </w:rPr>
          <w:t xml:space="preserve"> Кривая Каплана—Мейера для ВБП по оценке ННК среди пациентов с ХЛЛ (исследование ASCEND) (популяция ITT).</w:t>
        </w:r>
        <w:r w:rsidR="00287FE7">
          <w:rPr>
            <w:noProof/>
            <w:webHidden/>
          </w:rPr>
          <w:tab/>
        </w:r>
        <w:r w:rsidR="00287FE7">
          <w:rPr>
            <w:noProof/>
            <w:webHidden/>
          </w:rPr>
          <w:fldChar w:fldCharType="begin"/>
        </w:r>
        <w:r w:rsidR="00287FE7">
          <w:rPr>
            <w:noProof/>
            <w:webHidden/>
          </w:rPr>
          <w:instrText xml:space="preserve"> PAGEREF _Toc159973435 \h </w:instrText>
        </w:r>
        <w:r w:rsidR="00287FE7">
          <w:rPr>
            <w:noProof/>
            <w:webHidden/>
          </w:rPr>
        </w:r>
        <w:r w:rsidR="00287FE7">
          <w:rPr>
            <w:noProof/>
            <w:webHidden/>
          </w:rPr>
          <w:fldChar w:fldCharType="separate"/>
        </w:r>
        <w:r w:rsidR="00287FE7">
          <w:rPr>
            <w:noProof/>
            <w:webHidden/>
          </w:rPr>
          <w:t>88</w:t>
        </w:r>
        <w:r w:rsidR="00287FE7">
          <w:rPr>
            <w:noProof/>
            <w:webHidden/>
          </w:rPr>
          <w:fldChar w:fldCharType="end"/>
        </w:r>
      </w:hyperlink>
    </w:p>
    <w:p w14:paraId="4AC7BF4F" w14:textId="0C3E5B23"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436" w:history="1">
        <w:r w:rsidR="00287FE7" w:rsidRPr="003971C5">
          <w:rPr>
            <w:rStyle w:val="aff"/>
            <w:noProof/>
          </w:rPr>
          <w:t>Рисунок 4</w:t>
        </w:r>
        <w:r w:rsidR="00287FE7" w:rsidRPr="003971C5">
          <w:rPr>
            <w:rStyle w:val="aff"/>
            <w:noProof/>
          </w:rPr>
          <w:noBreakHyphen/>
          <w:t>12.</w:t>
        </w:r>
        <w:r w:rsidR="00287FE7" w:rsidRPr="003971C5">
          <w:rPr>
            <w:rStyle w:val="aff"/>
            <w:rFonts w:asciiTheme="majorBidi" w:hAnsiTheme="majorBidi" w:cstheme="majorBidi"/>
            <w:iCs/>
            <w:noProof/>
            <w:lang w:val="ru"/>
          </w:rPr>
          <w:t xml:space="preserve"> Коробчатая диаграмма с показателями AUC</w:t>
        </w:r>
        <w:r w:rsidR="00287FE7" w:rsidRPr="003971C5">
          <w:rPr>
            <w:rStyle w:val="aff"/>
            <w:rFonts w:asciiTheme="majorBidi" w:hAnsiTheme="majorBidi" w:cstheme="majorBidi"/>
            <w:iCs/>
            <w:noProof/>
            <w:vertAlign w:val="subscript"/>
            <w:lang w:val="ru"/>
          </w:rPr>
          <w:t xml:space="preserve">24h,ss </w:t>
        </w:r>
        <w:r w:rsidR="00287FE7" w:rsidRPr="003971C5">
          <w:rPr>
            <w:rStyle w:val="aff"/>
            <w:rFonts w:asciiTheme="majorBidi" w:hAnsiTheme="majorBidi" w:cstheme="majorBidi"/>
            <w:iCs/>
            <w:noProof/>
            <w:lang w:val="ru"/>
          </w:rPr>
          <w:t>акалабрутиниба в зависимости от видов НЯ у пациентов с В-клеточных неоплазиями (общая</w:t>
        </w:r>
        <w:r w:rsidR="00287FE7" w:rsidRPr="003971C5">
          <w:rPr>
            <w:rStyle w:val="aff"/>
            <w:rFonts w:asciiTheme="majorBidi" w:hAnsiTheme="majorBidi" w:cstheme="majorBidi"/>
            <w:noProof/>
          </w:rPr>
          <w:t xml:space="preserve"> </w:t>
        </w:r>
        <w:r w:rsidR="00287FE7" w:rsidRPr="003971C5">
          <w:rPr>
            <w:rStyle w:val="aff"/>
            <w:rFonts w:asciiTheme="majorBidi" w:hAnsiTheme="majorBidi" w:cstheme="majorBidi"/>
            <w:iCs/>
            <w:noProof/>
            <w:lang w:val="ru"/>
          </w:rPr>
          <w:t>популяция).</w:t>
        </w:r>
        <w:r w:rsidR="00287FE7">
          <w:rPr>
            <w:noProof/>
            <w:webHidden/>
          </w:rPr>
          <w:tab/>
        </w:r>
        <w:r w:rsidR="00287FE7">
          <w:rPr>
            <w:noProof/>
            <w:webHidden/>
          </w:rPr>
          <w:fldChar w:fldCharType="begin"/>
        </w:r>
        <w:r w:rsidR="00287FE7">
          <w:rPr>
            <w:noProof/>
            <w:webHidden/>
          </w:rPr>
          <w:instrText xml:space="preserve"> PAGEREF _Toc159973436 \h </w:instrText>
        </w:r>
        <w:r w:rsidR="00287FE7">
          <w:rPr>
            <w:noProof/>
            <w:webHidden/>
          </w:rPr>
        </w:r>
        <w:r w:rsidR="00287FE7">
          <w:rPr>
            <w:noProof/>
            <w:webHidden/>
          </w:rPr>
          <w:fldChar w:fldCharType="separate"/>
        </w:r>
        <w:r w:rsidR="00287FE7">
          <w:rPr>
            <w:noProof/>
            <w:webHidden/>
          </w:rPr>
          <w:t>90</w:t>
        </w:r>
        <w:r w:rsidR="00287FE7">
          <w:rPr>
            <w:noProof/>
            <w:webHidden/>
          </w:rPr>
          <w:fldChar w:fldCharType="end"/>
        </w:r>
      </w:hyperlink>
    </w:p>
    <w:p w14:paraId="6C031CFA" w14:textId="7ADFEB01"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437" w:history="1">
        <w:r w:rsidR="00287FE7" w:rsidRPr="003971C5">
          <w:rPr>
            <w:rStyle w:val="aff"/>
            <w:noProof/>
          </w:rPr>
          <w:t>Рисунок 4</w:t>
        </w:r>
        <w:r w:rsidR="00287FE7" w:rsidRPr="003971C5">
          <w:rPr>
            <w:rStyle w:val="aff"/>
            <w:noProof/>
          </w:rPr>
          <w:noBreakHyphen/>
          <w:t>13.</w:t>
        </w:r>
        <w:r w:rsidR="00287FE7" w:rsidRPr="003971C5">
          <w:rPr>
            <w:rStyle w:val="aff"/>
            <w:rFonts w:asciiTheme="majorBidi" w:hAnsiTheme="majorBidi" w:cstheme="majorBidi"/>
            <w:iCs/>
            <w:noProof/>
            <w:lang w:val="ru"/>
          </w:rPr>
          <w:t xml:space="preserve"> Диаграмма размаха AUC</w:t>
        </w:r>
        <w:r w:rsidR="00287FE7" w:rsidRPr="003971C5">
          <w:rPr>
            <w:rStyle w:val="aff"/>
            <w:rFonts w:asciiTheme="majorBidi" w:hAnsiTheme="majorBidi" w:cstheme="majorBidi"/>
            <w:iCs/>
            <w:noProof/>
            <w:vertAlign w:val="subscript"/>
            <w:lang w:val="ru"/>
          </w:rPr>
          <w:t xml:space="preserve">24h,ss </w:t>
        </w:r>
        <w:r w:rsidR="00287FE7" w:rsidRPr="003971C5">
          <w:rPr>
            <w:rStyle w:val="aff"/>
            <w:rFonts w:asciiTheme="majorBidi" w:hAnsiTheme="majorBidi" w:cstheme="majorBidi"/>
            <w:iCs/>
            <w:noProof/>
            <w:lang w:val="ru"/>
          </w:rPr>
          <w:t>акалабрутиниба, стратифицированная по отдельным НЯ ≥2 степени тяжести, представляющим клинический интерес (общая популяция).</w:t>
        </w:r>
        <w:r w:rsidR="00287FE7">
          <w:rPr>
            <w:noProof/>
            <w:webHidden/>
          </w:rPr>
          <w:tab/>
        </w:r>
        <w:r w:rsidR="00287FE7">
          <w:rPr>
            <w:noProof/>
            <w:webHidden/>
          </w:rPr>
          <w:fldChar w:fldCharType="begin"/>
        </w:r>
        <w:r w:rsidR="00287FE7">
          <w:rPr>
            <w:noProof/>
            <w:webHidden/>
          </w:rPr>
          <w:instrText xml:space="preserve"> PAGEREF _Toc159973437 \h </w:instrText>
        </w:r>
        <w:r w:rsidR="00287FE7">
          <w:rPr>
            <w:noProof/>
            <w:webHidden/>
          </w:rPr>
        </w:r>
        <w:r w:rsidR="00287FE7">
          <w:rPr>
            <w:noProof/>
            <w:webHidden/>
          </w:rPr>
          <w:fldChar w:fldCharType="separate"/>
        </w:r>
        <w:r w:rsidR="00287FE7">
          <w:rPr>
            <w:noProof/>
            <w:webHidden/>
          </w:rPr>
          <w:t>90</w:t>
        </w:r>
        <w:r w:rsidR="00287FE7">
          <w:rPr>
            <w:noProof/>
            <w:webHidden/>
          </w:rPr>
          <w:fldChar w:fldCharType="end"/>
        </w:r>
      </w:hyperlink>
    </w:p>
    <w:p w14:paraId="4E7B9682" w14:textId="479E14F6" w:rsidR="00287FE7" w:rsidRDefault="002B1FAF">
      <w:pPr>
        <w:pStyle w:val="afffa"/>
        <w:tabs>
          <w:tab w:val="right" w:leader="dot" w:pos="9346"/>
        </w:tabs>
        <w:rPr>
          <w:rFonts w:asciiTheme="minorHAnsi" w:eastAsiaTheme="minorEastAsia" w:hAnsiTheme="minorHAnsi" w:cstheme="minorBidi"/>
          <w:noProof/>
          <w:sz w:val="22"/>
          <w:lang w:eastAsia="ru-RU"/>
        </w:rPr>
      </w:pPr>
      <w:hyperlink w:anchor="_Toc159973438" w:history="1">
        <w:r w:rsidR="00287FE7" w:rsidRPr="003971C5">
          <w:rPr>
            <w:rStyle w:val="aff"/>
            <w:noProof/>
          </w:rPr>
          <w:t>Рисунок 4</w:t>
        </w:r>
        <w:r w:rsidR="00287FE7" w:rsidRPr="003971C5">
          <w:rPr>
            <w:rStyle w:val="aff"/>
            <w:noProof/>
          </w:rPr>
          <w:noBreakHyphen/>
          <w:t>14.</w:t>
        </w:r>
        <w:r w:rsidR="00287FE7" w:rsidRPr="003971C5">
          <w:rPr>
            <w:rStyle w:val="aff"/>
            <w:rFonts w:asciiTheme="majorBidi" w:hAnsiTheme="majorBidi" w:cstheme="majorBidi"/>
            <w:iCs/>
            <w:noProof/>
            <w:lang w:val="ru"/>
          </w:rPr>
          <w:t xml:space="preserve"> Частота возникновения отдельных клинически значимых НЯ ≥2 степени тяжести в зависимости от квартиля AUC</w:t>
        </w:r>
        <w:r w:rsidR="00287FE7" w:rsidRPr="003971C5">
          <w:rPr>
            <w:rStyle w:val="aff"/>
            <w:rFonts w:asciiTheme="majorBidi" w:hAnsiTheme="majorBidi" w:cstheme="majorBidi"/>
            <w:iCs/>
            <w:noProof/>
            <w:vertAlign w:val="subscript"/>
            <w:lang w:val="ru"/>
          </w:rPr>
          <w:t xml:space="preserve">24h,ss </w:t>
        </w:r>
        <w:r w:rsidR="00287FE7" w:rsidRPr="003971C5">
          <w:rPr>
            <w:rStyle w:val="aff"/>
            <w:rFonts w:asciiTheme="majorBidi" w:hAnsiTheme="majorBidi" w:cstheme="majorBidi"/>
            <w:iCs/>
            <w:noProof/>
            <w:lang w:val="ru"/>
          </w:rPr>
          <w:t>акалабрутиниба (общая популяция.)</w:t>
        </w:r>
        <w:r w:rsidR="00287FE7">
          <w:rPr>
            <w:noProof/>
            <w:webHidden/>
          </w:rPr>
          <w:tab/>
        </w:r>
        <w:r w:rsidR="00287FE7">
          <w:rPr>
            <w:noProof/>
            <w:webHidden/>
          </w:rPr>
          <w:fldChar w:fldCharType="begin"/>
        </w:r>
        <w:r w:rsidR="00287FE7">
          <w:rPr>
            <w:noProof/>
            <w:webHidden/>
          </w:rPr>
          <w:instrText xml:space="preserve"> PAGEREF _Toc159973438 \h </w:instrText>
        </w:r>
        <w:r w:rsidR="00287FE7">
          <w:rPr>
            <w:noProof/>
            <w:webHidden/>
          </w:rPr>
        </w:r>
        <w:r w:rsidR="00287FE7">
          <w:rPr>
            <w:noProof/>
            <w:webHidden/>
          </w:rPr>
          <w:fldChar w:fldCharType="separate"/>
        </w:r>
        <w:r w:rsidR="00287FE7">
          <w:rPr>
            <w:noProof/>
            <w:webHidden/>
          </w:rPr>
          <w:t>91</w:t>
        </w:r>
        <w:r w:rsidR="00287FE7">
          <w:rPr>
            <w:noProof/>
            <w:webHidden/>
          </w:rPr>
          <w:fldChar w:fldCharType="end"/>
        </w:r>
      </w:hyperlink>
    </w:p>
    <w:p w14:paraId="7D96DDF4" w14:textId="01DAAB08" w:rsidR="00C602C5" w:rsidRPr="005865EB" w:rsidRDefault="00287FE7" w:rsidP="00C602C5">
      <w:r>
        <w:fldChar w:fldCharType="end"/>
      </w:r>
    </w:p>
    <w:p w14:paraId="1FCDE323" w14:textId="77777777" w:rsidR="00C602C5" w:rsidRPr="005865EB" w:rsidRDefault="00C602C5" w:rsidP="00C602C5"/>
    <w:p w14:paraId="388F752E" w14:textId="77777777" w:rsidR="00C602C5" w:rsidRPr="005865EB" w:rsidRDefault="00C602C5" w:rsidP="00C602C5">
      <w:pPr>
        <w:tabs>
          <w:tab w:val="center" w:pos="4678"/>
        </w:tabs>
        <w:sectPr w:rsidR="00C602C5" w:rsidRPr="005865EB" w:rsidSect="008670F3">
          <w:headerReference w:type="default" r:id="rId8"/>
          <w:footerReference w:type="default" r:id="rId9"/>
          <w:headerReference w:type="first" r:id="rId10"/>
          <w:pgSz w:w="11906" w:h="16838"/>
          <w:pgMar w:top="1134" w:right="849" w:bottom="1134" w:left="1701" w:header="708" w:footer="709" w:gutter="0"/>
          <w:cols w:space="708"/>
          <w:docGrid w:linePitch="360"/>
        </w:sectPr>
      </w:pPr>
      <w:r>
        <w:tab/>
      </w:r>
    </w:p>
    <w:p w14:paraId="728F39C7" w14:textId="77777777" w:rsidR="00C602C5" w:rsidRPr="00707D60" w:rsidRDefault="00C602C5" w:rsidP="00C602C5">
      <w:pPr>
        <w:spacing w:after="240"/>
        <w:outlineLvl w:val="0"/>
        <w:rPr>
          <w:b/>
        </w:rPr>
      </w:pPr>
      <w:bookmarkStart w:id="25" w:name="_Toc115217899"/>
      <w:bookmarkStart w:id="26" w:name="_Toc159973263"/>
      <w:r w:rsidRPr="00707D60">
        <w:rPr>
          <w:b/>
        </w:rPr>
        <w:lastRenderedPageBreak/>
        <w:t>ЛИСТ СОГЛАСОВАНИЯ</w:t>
      </w:r>
      <w:bookmarkEnd w:id="25"/>
      <w:bookmarkEnd w:id="26"/>
    </w:p>
    <w:p w14:paraId="7BA87FD9" w14:textId="37314EE0" w:rsidR="00C602C5" w:rsidRPr="00007B98" w:rsidRDefault="00C602C5" w:rsidP="00C602C5">
      <w:pPr>
        <w:pStyle w:val="af3"/>
        <w:jc w:val="both"/>
        <w:rPr>
          <w:rFonts w:ascii="Calibri" w:hAnsi="Calibri" w:cs="Calibri"/>
          <w:color w:val="000000"/>
        </w:rPr>
      </w:pPr>
      <w:r w:rsidRPr="00007B98">
        <w:t xml:space="preserve">к версии № 1.0 от ХХ </w:t>
      </w:r>
      <w:r w:rsidR="00DB5DFA">
        <w:t>августа</w:t>
      </w:r>
      <w:r w:rsidRPr="00007B98">
        <w:t xml:space="preserve"> 2024 г. Брошюры исследователя по препарату </w:t>
      </w:r>
      <w:del w:id="27" w:author="Khasanova, Nailya" w:date="2024-09-23T08:28:00Z">
        <w:r w:rsidRPr="00007B98" w:rsidDel="00814DBB">
          <w:rPr>
            <w:lang w:val="en-US"/>
          </w:rPr>
          <w:delText>DT</w:delText>
        </w:r>
        <w:r w:rsidRPr="00007B98" w:rsidDel="00814DBB">
          <w:delText>-</w:delText>
        </w:r>
        <w:r w:rsidRPr="00007B98" w:rsidDel="00814DBB">
          <w:rPr>
            <w:lang w:val="en-US"/>
          </w:rPr>
          <w:delText>AKL</w:delText>
        </w:r>
      </w:del>
      <w:ins w:id="28" w:author="Khasanova, Nailya" w:date="2024-09-23T08:28:00Z">
        <w:r w:rsidR="00814DBB">
          <w:rPr>
            <w:lang w:val="en-US"/>
          </w:rPr>
          <w:t>PT</w:t>
        </w:r>
        <w:r w:rsidR="00814DBB" w:rsidRPr="00814DBB">
          <w:rPr>
            <w:rPrChange w:id="29" w:author="Khasanova, Nailya" w:date="2024-09-23T08:28:00Z">
              <w:rPr>
                <w:lang w:val="en-US"/>
              </w:rPr>
            </w:rPrChange>
          </w:rPr>
          <w:t>-</w:t>
        </w:r>
        <w:r w:rsidR="00814DBB">
          <w:rPr>
            <w:lang w:val="en-US"/>
          </w:rPr>
          <w:t>AKL</w:t>
        </w:r>
      </w:ins>
      <w:r w:rsidRPr="00007B98">
        <w:t xml:space="preserve"> (МНН: акалабрутиниб), капсулы, 100 </w:t>
      </w:r>
      <w:del w:id="30" w:author="Khasanova, Nailya" w:date="2024-09-03T08:51:00Z">
        <w:r w:rsidRPr="00007B98" w:rsidDel="00530D84">
          <w:delText xml:space="preserve"> </w:delText>
        </w:r>
      </w:del>
      <w:r w:rsidRPr="00007B98">
        <w:t xml:space="preserve">мг (получатель РУ: АО «Р-Фарм», Россия; производитель: </w:t>
      </w:r>
      <w:r w:rsidR="00DB5DFA" w:rsidRPr="00EE1550">
        <w:rPr>
          <w:highlight w:val="yellow"/>
        </w:rPr>
        <w:t>АО «ОРТАТ», Россия</w:t>
      </w:r>
      <w:r w:rsidRPr="00007B98">
        <w:t xml:space="preserve">), являющегося воспроизведенным препаратом по отношению к оригинальному препарату </w:t>
      </w:r>
      <w:r w:rsidRPr="00007B98">
        <w:rPr>
          <w:lang w:val="ru"/>
        </w:rPr>
        <w:t>Калквенс</w:t>
      </w:r>
      <w:r w:rsidRPr="00007B98">
        <w:rPr>
          <w:vertAlign w:val="superscript"/>
        </w:rPr>
        <w:t>®</w:t>
      </w:r>
      <w:r w:rsidRPr="00007B98">
        <w:t xml:space="preserve"> (МНН: акалабрутиниб), капсулы, 100  мг (</w:t>
      </w:r>
      <w:r w:rsidRPr="00007B98">
        <w:rPr>
          <w:rFonts w:eastAsia="Calibri"/>
          <w:bCs/>
        </w:rPr>
        <w:t xml:space="preserve">владелец РУ: </w:t>
      </w:r>
      <w:r w:rsidRPr="00007B98">
        <w:rPr>
          <w:bCs/>
          <w:color w:val="000000"/>
        </w:rPr>
        <w:t>АстраЗенека АБ, Щвеция</w:t>
      </w:r>
      <w:r w:rsidRPr="00007B98">
        <w:rPr>
          <w:rFonts w:eastAsia="Calibri"/>
        </w:rPr>
        <w:t>;</w:t>
      </w:r>
      <w:r w:rsidRPr="00007B98">
        <w:t xml:space="preserve"> производитель: </w:t>
      </w:r>
      <w:r w:rsidRPr="00007B98">
        <w:rPr>
          <w:bCs/>
          <w:color w:val="000000"/>
        </w:rPr>
        <w:t>АстраЗенека АБ, Щвеция</w:t>
      </w:r>
      <w:r w:rsidRPr="00007B98">
        <w:t>).</w:t>
      </w:r>
    </w:p>
    <w:p w14:paraId="0A3DB214" w14:textId="4DB0F3F0" w:rsidR="00C602C5" w:rsidRDefault="00C602C5" w:rsidP="00C602C5">
      <w:pPr>
        <w:jc w:val="both"/>
      </w:pPr>
      <w:r w:rsidRPr="00707D60">
        <w:rPr>
          <w:b/>
        </w:rPr>
        <w:t>Заявляемые показания:</w:t>
      </w:r>
      <w:r w:rsidRPr="00707D60">
        <w:t xml:space="preserve"> </w:t>
      </w:r>
    </w:p>
    <w:p w14:paraId="47845F48" w14:textId="517C057B" w:rsidR="00DB5DFA" w:rsidRPr="00DB5DFA" w:rsidRDefault="00DB5DFA" w:rsidP="00C602C5">
      <w:pPr>
        <w:pStyle w:val="a5"/>
        <w:numPr>
          <w:ilvl w:val="0"/>
          <w:numId w:val="7"/>
        </w:numPr>
        <w:spacing w:before="100" w:beforeAutospacing="1" w:after="100" w:afterAutospacing="1"/>
        <w:rPr>
          <w:color w:val="333333"/>
        </w:rPr>
      </w:pPr>
      <w:commentRangeStart w:id="31"/>
      <w:r>
        <w:t>Хронический лимфоцитарный лейкоз (ХЛЛ)/мелкоклеточная лимфоцитарная лимфома (МЛЛ) у взрослых пациентов старше 18 лет;</w:t>
      </w:r>
    </w:p>
    <w:p w14:paraId="17875E5B" w14:textId="39F8B2D0" w:rsidR="00DB5DFA" w:rsidRDefault="00DB5DFA" w:rsidP="00DB5DFA">
      <w:pPr>
        <w:pStyle w:val="a5"/>
        <w:numPr>
          <w:ilvl w:val="0"/>
          <w:numId w:val="7"/>
        </w:numPr>
        <w:jc w:val="both"/>
      </w:pPr>
      <w:r>
        <w:t>Мантийноклеточная лимфома (МКЛ) у взрослых пациентов старше 18 лет, которые получили, по крайней мере, одну линию терапии</w:t>
      </w:r>
      <w:commentRangeEnd w:id="31"/>
      <w:r>
        <w:rPr>
          <w:rStyle w:val="afb"/>
        </w:rPr>
        <w:commentReference w:id="31"/>
      </w:r>
    </w:p>
    <w:p w14:paraId="14F0AECE" w14:textId="77777777" w:rsidR="00DB5DFA" w:rsidRPr="00707D60" w:rsidRDefault="00DB5DFA" w:rsidP="00DB5DFA">
      <w:pPr>
        <w:pStyle w:val="a5"/>
        <w:jc w:val="both"/>
      </w:pPr>
    </w:p>
    <w:p w14:paraId="484BF0D6" w14:textId="77777777" w:rsidR="00C602C5" w:rsidRPr="00ED68CB" w:rsidRDefault="00C602C5" w:rsidP="00C602C5">
      <w:pPr>
        <w:ind w:left="66" w:firstLine="360"/>
        <w:jc w:val="both"/>
        <w:rPr>
          <w:szCs w:val="20"/>
        </w:rPr>
      </w:pPr>
      <w:r w:rsidRPr="00ED68CB">
        <w:rPr>
          <w:szCs w:val="20"/>
        </w:rPr>
        <w:t xml:space="preserve">Я, нижеподписавшийся, одобряю Брошюру исследователя и гарантирую, что, ознакомившись с ней, Исследователь получит исчерпывающую, объективную и взвешенную информацию о свойствах и характеристиках действующего вещества в составе исследуемого препарата/ препарата сравнения, о результатах основных доклинических и клинических исследований, проведенных в рамках программы регистрации оригинального препарата, а также об актуальных рекомендациях по применению оригинального препарата и связанных рисках. </w:t>
      </w:r>
    </w:p>
    <w:p w14:paraId="246328B2" w14:textId="77777777" w:rsidR="00C602C5" w:rsidRPr="00707D60" w:rsidRDefault="00C602C5" w:rsidP="00C602C5">
      <w:pPr>
        <w:ind w:firstLine="709"/>
        <w:jc w:val="both"/>
        <w:rPr>
          <w:szCs w:val="20"/>
        </w:rPr>
      </w:pPr>
      <w:r w:rsidRPr="00707D60">
        <w:rPr>
          <w:szCs w:val="20"/>
        </w:rPr>
        <w:t>Информация, содержащаяся в данной Брошюре исследователя, соответствует текущей оценке риска и пользы исследуемого(ых) препарата(ов). Брошюра была подвергнута критической проверке и была одобрена уполномоченными сотрудниками компании-Спонсора.</w:t>
      </w:r>
    </w:p>
    <w:p w14:paraId="0B1CFE2C" w14:textId="77777777" w:rsidR="00C602C5" w:rsidRPr="00707D60" w:rsidRDefault="00C602C5" w:rsidP="00C602C5">
      <w:pPr>
        <w:ind w:firstLine="709"/>
        <w:rPr>
          <w:szCs w:val="20"/>
        </w:rPr>
      </w:pPr>
      <w:r w:rsidRPr="00707D60">
        <w:rPr>
          <w:szCs w:val="20"/>
        </w:rPr>
        <w:t xml:space="preserve"> </w:t>
      </w:r>
    </w:p>
    <w:tbl>
      <w:tblPr>
        <w:tblW w:w="9640" w:type="dxa"/>
        <w:tblInd w:w="-142" w:type="dxa"/>
        <w:tblLook w:val="04A0" w:firstRow="1" w:lastRow="0" w:firstColumn="1" w:lastColumn="0" w:noHBand="0" w:noVBand="1"/>
      </w:tblPr>
      <w:tblGrid>
        <w:gridCol w:w="5103"/>
        <w:gridCol w:w="284"/>
        <w:gridCol w:w="4253"/>
      </w:tblGrid>
      <w:tr w:rsidR="00C602C5" w:rsidRPr="00707D60" w:rsidDel="0092595C" w14:paraId="375F02B5" w14:textId="031BBAD3" w:rsidTr="008670F3">
        <w:trPr>
          <w:del w:id="32" w:author="Khasanova, Nailya" w:date="2024-10-14T21:15:00Z"/>
        </w:trPr>
        <w:tc>
          <w:tcPr>
            <w:tcW w:w="5103" w:type="dxa"/>
          </w:tcPr>
          <w:p w14:paraId="724F98BA" w14:textId="45409FC5" w:rsidR="00C602C5" w:rsidDel="0092595C" w:rsidRDefault="00C602C5" w:rsidP="008670F3">
            <w:pPr>
              <w:rPr>
                <w:del w:id="33" w:author="Khasanova, Nailya" w:date="2024-10-14T21:15:00Z"/>
                <w:b/>
              </w:rPr>
            </w:pPr>
            <w:del w:id="34" w:author="Khasanova, Nailya" w:date="2024-10-14T21:15:00Z">
              <w:r w:rsidDel="0092595C">
                <w:rPr>
                  <w:b/>
                </w:rPr>
                <w:delText>Представитель Спонсора:</w:delText>
              </w:r>
            </w:del>
          </w:p>
          <w:p w14:paraId="72A300FE" w14:textId="7878CFEF" w:rsidR="00C602C5" w:rsidDel="0092595C" w:rsidRDefault="00C602C5" w:rsidP="008670F3">
            <w:pPr>
              <w:rPr>
                <w:del w:id="35" w:author="Khasanova, Nailya" w:date="2024-10-14T21:15:00Z"/>
              </w:rPr>
            </w:pPr>
            <w:del w:id="36" w:author="Khasanova, Nailya" w:date="2024-10-14T21:15:00Z">
              <w:r w:rsidDel="0092595C">
                <w:delText>Филон Ольга Владимировна</w:delText>
              </w:r>
            </w:del>
          </w:p>
          <w:p w14:paraId="7269FFFD" w14:textId="788AE425" w:rsidR="00C602C5" w:rsidDel="0092595C" w:rsidRDefault="00C602C5" w:rsidP="008670F3">
            <w:pPr>
              <w:rPr>
                <w:del w:id="37" w:author="Khasanova, Nailya" w:date="2024-10-14T21:15:00Z"/>
              </w:rPr>
            </w:pPr>
            <w:del w:id="38" w:author="Khasanova, Nailya" w:date="2024-10-14T21:15:00Z">
              <w:r w:rsidDel="0092595C">
                <w:rPr>
                  <w:rFonts w:eastAsia="Calibri"/>
                </w:rPr>
                <w:delText xml:space="preserve">Директор Департамента доклинической и клинической разработки Медицинской дирекции </w:delText>
              </w:r>
              <w:r w:rsidDel="0092595C">
                <w:delText>АО «Р-Фарм»</w:delText>
              </w:r>
            </w:del>
          </w:p>
          <w:p w14:paraId="678E8684" w14:textId="035F53A9" w:rsidR="00C602C5" w:rsidRPr="00707D60" w:rsidDel="0092595C" w:rsidRDefault="00C602C5" w:rsidP="008670F3">
            <w:pPr>
              <w:ind w:left="-108"/>
              <w:rPr>
                <w:del w:id="39" w:author="Khasanova, Nailya" w:date="2024-10-14T21:15:00Z"/>
                <w:b/>
                <w:vertAlign w:val="superscript"/>
              </w:rPr>
            </w:pPr>
          </w:p>
        </w:tc>
        <w:tc>
          <w:tcPr>
            <w:tcW w:w="4537" w:type="dxa"/>
            <w:gridSpan w:val="2"/>
          </w:tcPr>
          <w:p w14:paraId="61CB6EA9" w14:textId="7B192361" w:rsidR="00C602C5" w:rsidDel="0092595C" w:rsidRDefault="00C602C5" w:rsidP="008670F3">
            <w:pPr>
              <w:rPr>
                <w:del w:id="40" w:author="Khasanova, Nailya" w:date="2024-10-14T21:15:00Z"/>
              </w:rPr>
            </w:pPr>
          </w:p>
          <w:p w14:paraId="54613B22" w14:textId="0E6F27CB" w:rsidR="00C602C5" w:rsidDel="0092595C" w:rsidRDefault="00C602C5" w:rsidP="008670F3">
            <w:pPr>
              <w:jc w:val="center"/>
              <w:rPr>
                <w:del w:id="41" w:author="Khasanova, Nailya" w:date="2024-10-14T21:15:00Z"/>
              </w:rPr>
            </w:pPr>
          </w:p>
          <w:p w14:paraId="31267D37" w14:textId="5E983C4F" w:rsidR="00C602C5" w:rsidDel="0092595C" w:rsidRDefault="00C602C5" w:rsidP="008670F3">
            <w:pPr>
              <w:jc w:val="center"/>
              <w:rPr>
                <w:del w:id="42" w:author="Khasanova, Nailya" w:date="2024-10-14T21:15:00Z"/>
              </w:rPr>
            </w:pPr>
            <w:del w:id="43" w:author="Khasanova, Nailya" w:date="2024-10-14T21:15:00Z">
              <w:r w:rsidDel="0092595C">
                <w:delText>______________________________</w:delText>
              </w:r>
            </w:del>
          </w:p>
          <w:p w14:paraId="2C9E761B" w14:textId="0C9939F6" w:rsidR="00C602C5" w:rsidDel="0092595C" w:rsidRDefault="00C602C5" w:rsidP="008670F3">
            <w:pPr>
              <w:jc w:val="center"/>
              <w:rPr>
                <w:del w:id="44" w:author="Khasanova, Nailya" w:date="2024-10-14T21:15:00Z"/>
                <w:vertAlign w:val="superscript"/>
              </w:rPr>
            </w:pPr>
            <w:del w:id="45" w:author="Khasanova, Nailya" w:date="2024-10-14T21:15:00Z">
              <w:r w:rsidDel="0092595C">
                <w:rPr>
                  <w:vertAlign w:val="superscript"/>
                </w:rPr>
                <w:delText>Подпись</w:delText>
              </w:r>
            </w:del>
          </w:p>
          <w:p w14:paraId="5625BC74" w14:textId="62E2B647" w:rsidR="00C602C5" w:rsidDel="0092595C" w:rsidRDefault="00C602C5" w:rsidP="008670F3">
            <w:pPr>
              <w:jc w:val="center"/>
              <w:rPr>
                <w:del w:id="46" w:author="Khasanova, Nailya" w:date="2024-10-14T21:15:00Z"/>
              </w:rPr>
            </w:pPr>
            <w:del w:id="47" w:author="Khasanova, Nailya" w:date="2024-10-14T21:15:00Z">
              <w:r w:rsidDel="0092595C">
                <w:delText>______________________________</w:delText>
              </w:r>
            </w:del>
          </w:p>
          <w:p w14:paraId="00BB9565" w14:textId="3D6C6998" w:rsidR="00C602C5" w:rsidRPr="00707D60" w:rsidDel="0092595C" w:rsidRDefault="00C602C5" w:rsidP="008670F3">
            <w:pPr>
              <w:jc w:val="center"/>
              <w:rPr>
                <w:del w:id="48" w:author="Khasanova, Nailya" w:date="2024-10-14T21:15:00Z"/>
                <w:sz w:val="20"/>
                <w:szCs w:val="20"/>
              </w:rPr>
            </w:pPr>
            <w:del w:id="49" w:author="Khasanova, Nailya" w:date="2024-10-14T21:15:00Z">
              <w:r w:rsidDel="0092595C">
                <w:rPr>
                  <w:vertAlign w:val="superscript"/>
                </w:rPr>
                <w:delText>Дата</w:delText>
              </w:r>
            </w:del>
          </w:p>
        </w:tc>
      </w:tr>
      <w:tr w:rsidR="0092595C" w14:paraId="09DE19FD" w14:textId="77777777" w:rsidTr="0092595C">
        <w:trPr>
          <w:ins w:id="50" w:author="Khasanova, Nailya" w:date="2024-10-14T21:15:00Z"/>
        </w:trPr>
        <w:tc>
          <w:tcPr>
            <w:tcW w:w="5387" w:type="dxa"/>
            <w:gridSpan w:val="2"/>
          </w:tcPr>
          <w:p w14:paraId="6FE2D6EA" w14:textId="77777777" w:rsidR="0092595C" w:rsidRDefault="0092595C">
            <w:pPr>
              <w:spacing w:line="276" w:lineRule="auto"/>
              <w:rPr>
                <w:ins w:id="51" w:author="Khasanova, Nailya" w:date="2024-10-14T21:15:00Z"/>
                <w:rFonts w:eastAsia="MS Mincho"/>
                <w:b/>
                <w:szCs w:val="24"/>
                <w:lang w:eastAsia="ru-RU"/>
              </w:rPr>
            </w:pPr>
          </w:p>
          <w:p w14:paraId="6C5BAF23" w14:textId="77777777" w:rsidR="0092595C" w:rsidRDefault="0092595C">
            <w:pPr>
              <w:spacing w:line="276" w:lineRule="auto"/>
              <w:rPr>
                <w:ins w:id="52" w:author="Khasanova, Nailya" w:date="2024-10-14T21:15:00Z"/>
                <w:rFonts w:eastAsia="MS Mincho"/>
                <w:b/>
                <w:szCs w:val="24"/>
                <w:lang w:eastAsia="ru-RU"/>
              </w:rPr>
            </w:pPr>
            <w:ins w:id="53" w:author="Khasanova, Nailya" w:date="2024-10-14T21:15:00Z">
              <w:r>
                <w:rPr>
                  <w:rFonts w:eastAsia="MS Mincho"/>
                  <w:b/>
                  <w:szCs w:val="24"/>
                  <w:lang w:eastAsia="ru-RU"/>
                </w:rPr>
                <w:t>Представитель Спонсора:</w:t>
              </w:r>
            </w:ins>
          </w:p>
          <w:p w14:paraId="145AD3B8" w14:textId="77777777" w:rsidR="0092595C" w:rsidRDefault="0092595C">
            <w:pPr>
              <w:spacing w:line="276" w:lineRule="auto"/>
              <w:rPr>
                <w:ins w:id="54" w:author="Khasanova, Nailya" w:date="2024-10-14T21:15:00Z"/>
                <w:rFonts w:eastAsia="MS Mincho"/>
                <w:szCs w:val="24"/>
                <w:lang w:eastAsia="ru-RU"/>
              </w:rPr>
            </w:pPr>
            <w:ins w:id="55" w:author="Khasanova, Nailya" w:date="2024-10-14T21:15:00Z">
              <w:r>
                <w:rPr>
                  <w:rFonts w:eastAsia="MS Mincho"/>
                  <w:szCs w:val="24"/>
                  <w:lang w:eastAsia="ru-RU"/>
                </w:rPr>
                <w:t>Филон Ольга Владимировна</w:t>
              </w:r>
            </w:ins>
          </w:p>
          <w:p w14:paraId="7B78F303" w14:textId="77777777" w:rsidR="0092595C" w:rsidRDefault="0092595C">
            <w:pPr>
              <w:spacing w:line="276" w:lineRule="auto"/>
              <w:rPr>
                <w:ins w:id="56" w:author="Khasanova, Nailya" w:date="2024-10-14T21:15:00Z"/>
                <w:rFonts w:eastAsia="Calibri"/>
                <w:szCs w:val="24"/>
                <w:lang w:eastAsia="ru-RU"/>
              </w:rPr>
            </w:pPr>
            <w:ins w:id="57" w:author="Khasanova, Nailya" w:date="2024-10-14T21:15:00Z">
              <w:r>
                <w:rPr>
                  <w:rFonts w:eastAsia="Calibri"/>
                  <w:szCs w:val="24"/>
                  <w:lang w:eastAsia="ru-RU"/>
                </w:rPr>
                <w:t>Директор по науке и исследованиям</w:t>
              </w:r>
            </w:ins>
          </w:p>
          <w:p w14:paraId="6A0FAAA1" w14:textId="77777777" w:rsidR="0092595C" w:rsidRDefault="0092595C">
            <w:pPr>
              <w:spacing w:line="276" w:lineRule="auto"/>
              <w:rPr>
                <w:ins w:id="58" w:author="Khasanova, Nailya" w:date="2024-10-14T21:15:00Z"/>
                <w:rFonts w:eastAsia="MS Mincho"/>
                <w:szCs w:val="24"/>
                <w:lang w:eastAsia="ru-RU"/>
              </w:rPr>
            </w:pPr>
            <w:ins w:id="59" w:author="Khasanova, Nailya" w:date="2024-10-14T21:15:00Z">
              <w:r>
                <w:rPr>
                  <w:rFonts w:eastAsia="Calibri"/>
                  <w:szCs w:val="24"/>
                  <w:lang w:eastAsia="ru-RU"/>
                </w:rPr>
                <w:t xml:space="preserve">Медицинской дирекции </w:t>
              </w:r>
              <w:r>
                <w:rPr>
                  <w:rFonts w:eastAsia="MS Mincho"/>
                  <w:szCs w:val="24"/>
                  <w:lang w:eastAsia="ru-RU"/>
                </w:rPr>
                <w:t>АО «Р-Фарм»</w:t>
              </w:r>
            </w:ins>
          </w:p>
          <w:p w14:paraId="7611DC18" w14:textId="77777777" w:rsidR="0092595C" w:rsidRDefault="0092595C">
            <w:pPr>
              <w:spacing w:line="276" w:lineRule="auto"/>
              <w:rPr>
                <w:ins w:id="60" w:author="Khasanova, Nailya" w:date="2024-10-14T21:15:00Z"/>
                <w:rFonts w:eastAsia="MS Mincho"/>
                <w:b/>
                <w:szCs w:val="24"/>
                <w:vertAlign w:val="superscript"/>
                <w:lang w:eastAsia="ru-RU"/>
              </w:rPr>
            </w:pPr>
          </w:p>
        </w:tc>
        <w:tc>
          <w:tcPr>
            <w:tcW w:w="4253" w:type="dxa"/>
          </w:tcPr>
          <w:p w14:paraId="26357D5B" w14:textId="77777777" w:rsidR="0092595C" w:rsidRDefault="0092595C">
            <w:pPr>
              <w:spacing w:line="276" w:lineRule="auto"/>
              <w:rPr>
                <w:ins w:id="61" w:author="Khasanova, Nailya" w:date="2024-10-14T21:15:00Z"/>
                <w:rFonts w:eastAsia="MS Mincho"/>
                <w:szCs w:val="24"/>
                <w:lang w:eastAsia="ru-RU"/>
              </w:rPr>
            </w:pPr>
          </w:p>
          <w:p w14:paraId="6D16D09E" w14:textId="77777777" w:rsidR="0092595C" w:rsidRDefault="0092595C">
            <w:pPr>
              <w:spacing w:line="276" w:lineRule="auto"/>
              <w:jc w:val="center"/>
              <w:rPr>
                <w:ins w:id="62" w:author="Khasanova, Nailya" w:date="2024-10-14T21:15:00Z"/>
                <w:rFonts w:eastAsia="MS Mincho"/>
                <w:szCs w:val="24"/>
                <w:lang w:eastAsia="ru-RU"/>
              </w:rPr>
            </w:pPr>
          </w:p>
          <w:p w14:paraId="1F4E1EF5" w14:textId="77777777" w:rsidR="0092595C" w:rsidRDefault="0092595C">
            <w:pPr>
              <w:spacing w:line="276" w:lineRule="auto"/>
              <w:jc w:val="center"/>
              <w:rPr>
                <w:ins w:id="63" w:author="Khasanova, Nailya" w:date="2024-10-14T21:15:00Z"/>
                <w:rFonts w:eastAsia="MS Mincho"/>
                <w:szCs w:val="24"/>
                <w:lang w:eastAsia="ru-RU"/>
              </w:rPr>
            </w:pPr>
            <w:ins w:id="64" w:author="Khasanova, Nailya" w:date="2024-10-14T21:15:00Z">
              <w:r>
                <w:rPr>
                  <w:rFonts w:eastAsia="MS Mincho"/>
                  <w:szCs w:val="24"/>
                  <w:lang w:eastAsia="ru-RU"/>
                </w:rPr>
                <w:t>______________________________</w:t>
              </w:r>
            </w:ins>
          </w:p>
          <w:p w14:paraId="130663AA" w14:textId="77777777" w:rsidR="0092595C" w:rsidRDefault="0092595C">
            <w:pPr>
              <w:spacing w:line="276" w:lineRule="auto"/>
              <w:jc w:val="center"/>
              <w:rPr>
                <w:ins w:id="65" w:author="Khasanova, Nailya" w:date="2024-10-14T21:15:00Z"/>
                <w:rFonts w:eastAsia="MS Mincho"/>
                <w:szCs w:val="24"/>
                <w:vertAlign w:val="superscript"/>
                <w:lang w:eastAsia="ru-RU"/>
              </w:rPr>
            </w:pPr>
            <w:ins w:id="66" w:author="Khasanova, Nailya" w:date="2024-10-14T21:15:00Z">
              <w:r>
                <w:rPr>
                  <w:rFonts w:eastAsia="MS Mincho"/>
                  <w:szCs w:val="24"/>
                  <w:vertAlign w:val="superscript"/>
                  <w:lang w:eastAsia="ru-RU"/>
                </w:rPr>
                <w:t>Подпись</w:t>
              </w:r>
            </w:ins>
          </w:p>
          <w:p w14:paraId="772A2F3F" w14:textId="77777777" w:rsidR="0092595C" w:rsidRDefault="0092595C">
            <w:pPr>
              <w:spacing w:line="276" w:lineRule="auto"/>
              <w:jc w:val="center"/>
              <w:rPr>
                <w:ins w:id="67" w:author="Khasanova, Nailya" w:date="2024-10-14T21:15:00Z"/>
                <w:rFonts w:eastAsia="MS Mincho"/>
                <w:szCs w:val="24"/>
                <w:lang w:eastAsia="ru-RU"/>
              </w:rPr>
            </w:pPr>
            <w:ins w:id="68" w:author="Khasanova, Nailya" w:date="2024-10-14T21:15:00Z">
              <w:r>
                <w:rPr>
                  <w:rFonts w:eastAsia="MS Mincho"/>
                  <w:szCs w:val="24"/>
                  <w:lang w:eastAsia="ru-RU"/>
                </w:rPr>
                <w:t>______________________________</w:t>
              </w:r>
            </w:ins>
          </w:p>
          <w:p w14:paraId="28637076" w14:textId="77777777" w:rsidR="0092595C" w:rsidRDefault="0092595C">
            <w:pPr>
              <w:spacing w:line="276" w:lineRule="auto"/>
              <w:jc w:val="center"/>
              <w:rPr>
                <w:ins w:id="69" w:author="Khasanova, Nailya" w:date="2024-10-14T21:15:00Z"/>
                <w:rFonts w:eastAsia="MS Mincho"/>
                <w:szCs w:val="24"/>
                <w:lang w:eastAsia="ru-RU"/>
              </w:rPr>
            </w:pPr>
            <w:ins w:id="70" w:author="Khasanova, Nailya" w:date="2024-10-14T21:15:00Z">
              <w:r>
                <w:rPr>
                  <w:rFonts w:eastAsia="MS Mincho"/>
                  <w:szCs w:val="24"/>
                  <w:vertAlign w:val="superscript"/>
                  <w:lang w:eastAsia="ru-RU"/>
                </w:rPr>
                <w:t>Дата</w:t>
              </w:r>
            </w:ins>
          </w:p>
        </w:tc>
      </w:tr>
    </w:tbl>
    <w:p w14:paraId="52F7AA61" w14:textId="77777777" w:rsidR="00C602C5" w:rsidRPr="00707D60" w:rsidRDefault="00C602C5" w:rsidP="00C602C5">
      <w:pPr>
        <w:rPr>
          <w:b/>
          <w:bCs/>
          <w:color w:val="000000" w:themeColor="text1"/>
          <w:kern w:val="32"/>
          <w:szCs w:val="32"/>
        </w:rPr>
      </w:pPr>
      <w:r w:rsidRPr="00707D60">
        <w:rPr>
          <w:color w:val="000000" w:themeColor="text1"/>
        </w:rPr>
        <w:br w:type="page"/>
      </w:r>
    </w:p>
    <w:p w14:paraId="02501B44" w14:textId="60412DB4" w:rsidR="00C602C5" w:rsidRDefault="00C602C5" w:rsidP="008670F3">
      <w:pPr>
        <w:pStyle w:val="1"/>
        <w:numPr>
          <w:ilvl w:val="0"/>
          <w:numId w:val="0"/>
        </w:numPr>
        <w:spacing w:after="240"/>
        <w:rPr>
          <w:rFonts w:cs="Times New Roman"/>
          <w:color w:val="000000" w:themeColor="text1"/>
        </w:rPr>
      </w:pPr>
      <w:bookmarkStart w:id="71" w:name="_Toc115217900"/>
      <w:bookmarkStart w:id="72" w:name="_Toc159973264"/>
      <w:r w:rsidRPr="00155DDD">
        <w:rPr>
          <w:rFonts w:cs="Times New Roman"/>
          <w:color w:val="000000" w:themeColor="text1"/>
        </w:rPr>
        <w:lastRenderedPageBreak/>
        <w:t>СПИСОК СОКРАЩЕНИЙ</w:t>
      </w:r>
      <w:bookmarkEnd w:id="71"/>
      <w:bookmarkEnd w:id="72"/>
    </w:p>
    <w:tbl>
      <w:tblPr>
        <w:tblW w:w="9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7650"/>
      </w:tblGrid>
      <w:tr w:rsidR="008670F3" w:rsidRPr="00E975E7" w14:paraId="4BD7A40A" w14:textId="77777777" w:rsidTr="000E2CF2">
        <w:trPr>
          <w:trHeight w:val="20"/>
        </w:trPr>
        <w:tc>
          <w:tcPr>
            <w:tcW w:w="1696" w:type="dxa"/>
            <w:shd w:val="clear" w:color="auto" w:fill="auto"/>
            <w:noWrap/>
            <w:vAlign w:val="center"/>
            <w:hideMark/>
          </w:tcPr>
          <w:p w14:paraId="2D068989" w14:textId="77777777" w:rsidR="008670F3" w:rsidRPr="00E975E7" w:rsidRDefault="008670F3" w:rsidP="008670F3">
            <w:pPr>
              <w:rPr>
                <w:color w:val="000000"/>
              </w:rPr>
            </w:pPr>
            <w:r w:rsidRPr="00E975E7">
              <w:rPr>
                <w:color w:val="000000"/>
              </w:rPr>
              <w:t>ACALA</w:t>
            </w:r>
          </w:p>
        </w:tc>
        <w:tc>
          <w:tcPr>
            <w:tcW w:w="7650" w:type="dxa"/>
            <w:shd w:val="clear" w:color="auto" w:fill="auto"/>
            <w:noWrap/>
            <w:vAlign w:val="bottom"/>
            <w:hideMark/>
          </w:tcPr>
          <w:p w14:paraId="6ED711ED" w14:textId="77777777" w:rsidR="008670F3" w:rsidRPr="00E975E7" w:rsidRDefault="008670F3" w:rsidP="008670F3">
            <w:pPr>
              <w:rPr>
                <w:color w:val="000000"/>
              </w:rPr>
            </w:pPr>
            <w:r w:rsidRPr="00E975E7">
              <w:rPr>
                <w:color w:val="000000"/>
              </w:rPr>
              <w:t>Акалабрутиниб</w:t>
            </w:r>
          </w:p>
        </w:tc>
      </w:tr>
      <w:tr w:rsidR="008670F3" w:rsidRPr="00E975E7" w14:paraId="272839FF" w14:textId="77777777" w:rsidTr="000E2CF2">
        <w:trPr>
          <w:trHeight w:val="20"/>
        </w:trPr>
        <w:tc>
          <w:tcPr>
            <w:tcW w:w="1696" w:type="dxa"/>
            <w:shd w:val="clear" w:color="auto" w:fill="auto"/>
            <w:noWrap/>
            <w:vAlign w:val="center"/>
            <w:hideMark/>
          </w:tcPr>
          <w:p w14:paraId="2ABCDFB0" w14:textId="77777777" w:rsidR="008670F3" w:rsidRPr="00E975E7" w:rsidRDefault="008670F3" w:rsidP="008670F3">
            <w:pPr>
              <w:rPr>
                <w:color w:val="000000"/>
              </w:rPr>
            </w:pPr>
            <w:r w:rsidRPr="00E975E7">
              <w:rPr>
                <w:color w:val="000000"/>
                <w:lang w:val="en-US"/>
              </w:rPr>
              <w:t>ANOVA</w:t>
            </w:r>
          </w:p>
        </w:tc>
        <w:tc>
          <w:tcPr>
            <w:tcW w:w="7650" w:type="dxa"/>
            <w:shd w:val="clear" w:color="auto" w:fill="auto"/>
            <w:noWrap/>
            <w:vAlign w:val="bottom"/>
            <w:hideMark/>
          </w:tcPr>
          <w:p w14:paraId="2ADE246D" w14:textId="77777777" w:rsidR="008670F3" w:rsidRPr="00E975E7" w:rsidRDefault="008670F3" w:rsidP="008670F3">
            <w:pPr>
              <w:rPr>
                <w:color w:val="000000"/>
              </w:rPr>
            </w:pPr>
            <w:r w:rsidRPr="00E975E7">
              <w:rPr>
                <w:color w:val="333333"/>
                <w:shd w:val="clear" w:color="auto" w:fill="FFFFFF"/>
              </w:rPr>
              <w:t>Дисперсионный анализ</w:t>
            </w:r>
          </w:p>
        </w:tc>
      </w:tr>
      <w:tr w:rsidR="008670F3" w:rsidRPr="00E975E7" w14:paraId="4466933D" w14:textId="77777777" w:rsidTr="000E2CF2">
        <w:trPr>
          <w:trHeight w:val="20"/>
        </w:trPr>
        <w:tc>
          <w:tcPr>
            <w:tcW w:w="1696" w:type="dxa"/>
            <w:shd w:val="clear" w:color="auto" w:fill="auto"/>
            <w:noWrap/>
            <w:vAlign w:val="center"/>
            <w:hideMark/>
          </w:tcPr>
          <w:p w14:paraId="4D45C1A7" w14:textId="77777777" w:rsidR="008670F3" w:rsidRPr="00E975E7" w:rsidRDefault="008670F3" w:rsidP="008670F3">
            <w:pPr>
              <w:rPr>
                <w:color w:val="000000"/>
              </w:rPr>
            </w:pPr>
            <w:r w:rsidRPr="00E975E7">
              <w:rPr>
                <w:color w:val="000000"/>
                <w:lang w:val="en-US"/>
              </w:rPr>
              <w:t>ASCO</w:t>
            </w:r>
          </w:p>
        </w:tc>
        <w:tc>
          <w:tcPr>
            <w:tcW w:w="7650" w:type="dxa"/>
            <w:shd w:val="clear" w:color="auto" w:fill="auto"/>
            <w:noWrap/>
            <w:vAlign w:val="bottom"/>
            <w:hideMark/>
          </w:tcPr>
          <w:p w14:paraId="08231197" w14:textId="77777777" w:rsidR="008670F3" w:rsidRPr="00E975E7" w:rsidRDefault="008670F3" w:rsidP="008670F3">
            <w:pPr>
              <w:rPr>
                <w:color w:val="000000"/>
              </w:rPr>
            </w:pPr>
            <w:r w:rsidRPr="00E975E7">
              <w:rPr>
                <w:shd w:val="clear" w:color="auto" w:fill="FFFFFF"/>
              </w:rPr>
              <w:t>Американское общество клинической онкологии</w:t>
            </w:r>
          </w:p>
        </w:tc>
      </w:tr>
      <w:tr w:rsidR="008670F3" w:rsidRPr="00E975E7" w14:paraId="6A860AB8" w14:textId="77777777" w:rsidTr="000E2CF2">
        <w:trPr>
          <w:trHeight w:val="20"/>
        </w:trPr>
        <w:tc>
          <w:tcPr>
            <w:tcW w:w="1696" w:type="dxa"/>
            <w:shd w:val="clear" w:color="auto" w:fill="auto"/>
            <w:noWrap/>
            <w:vAlign w:val="center"/>
            <w:hideMark/>
          </w:tcPr>
          <w:p w14:paraId="2E2B6CA5" w14:textId="77777777" w:rsidR="008670F3" w:rsidRPr="00E975E7" w:rsidRDefault="008670F3" w:rsidP="008670F3">
            <w:pPr>
              <w:rPr>
                <w:color w:val="000000"/>
              </w:rPr>
            </w:pPr>
            <w:r w:rsidRPr="00E975E7">
              <w:rPr>
                <w:color w:val="000000"/>
                <w:lang w:val="en-US"/>
              </w:rPr>
              <w:t>ASH</w:t>
            </w:r>
          </w:p>
        </w:tc>
        <w:tc>
          <w:tcPr>
            <w:tcW w:w="7650" w:type="dxa"/>
            <w:shd w:val="clear" w:color="auto" w:fill="auto"/>
            <w:noWrap/>
            <w:vAlign w:val="bottom"/>
            <w:hideMark/>
          </w:tcPr>
          <w:p w14:paraId="52F3B57B" w14:textId="77777777" w:rsidR="008670F3" w:rsidRPr="00E975E7" w:rsidRDefault="008670F3" w:rsidP="008670F3">
            <w:pPr>
              <w:rPr>
                <w:color w:val="000000"/>
              </w:rPr>
            </w:pPr>
            <w:r w:rsidRPr="00E975E7">
              <w:rPr>
                <w:lang w:val="en-US"/>
              </w:rPr>
              <w:t>American Society of Hematology</w:t>
            </w:r>
          </w:p>
        </w:tc>
      </w:tr>
      <w:tr w:rsidR="008670F3" w:rsidRPr="00E975E7" w14:paraId="78731E75" w14:textId="77777777" w:rsidTr="000E2CF2">
        <w:trPr>
          <w:trHeight w:val="20"/>
        </w:trPr>
        <w:tc>
          <w:tcPr>
            <w:tcW w:w="1696" w:type="dxa"/>
            <w:shd w:val="clear" w:color="auto" w:fill="auto"/>
            <w:vAlign w:val="center"/>
            <w:hideMark/>
          </w:tcPr>
          <w:p w14:paraId="33562949" w14:textId="77777777" w:rsidR="008670F3" w:rsidRPr="00E975E7" w:rsidRDefault="008670F3" w:rsidP="008670F3">
            <w:pPr>
              <w:rPr>
                <w:color w:val="000000"/>
              </w:rPr>
            </w:pPr>
            <w:r w:rsidRPr="00E975E7">
              <w:rPr>
                <w:color w:val="000000"/>
              </w:rPr>
              <w:t>AUC</w:t>
            </w:r>
          </w:p>
        </w:tc>
        <w:tc>
          <w:tcPr>
            <w:tcW w:w="7650" w:type="dxa"/>
            <w:shd w:val="clear" w:color="auto" w:fill="auto"/>
            <w:vAlign w:val="center"/>
            <w:hideMark/>
          </w:tcPr>
          <w:p w14:paraId="0B7A9357" w14:textId="77777777" w:rsidR="008670F3" w:rsidRPr="00E975E7" w:rsidRDefault="008670F3" w:rsidP="008670F3">
            <w:pPr>
              <w:rPr>
                <w:color w:val="000000"/>
              </w:rPr>
            </w:pPr>
            <w:r w:rsidRPr="00E975E7">
              <w:rPr>
                <w:color w:val="000000"/>
              </w:rPr>
              <w:t>Площадь под кривой зависимости концентрации в плазме от времени</w:t>
            </w:r>
          </w:p>
        </w:tc>
      </w:tr>
      <w:tr w:rsidR="008670F3" w:rsidRPr="00E975E7" w14:paraId="6693B8BF" w14:textId="77777777" w:rsidTr="000E2CF2">
        <w:trPr>
          <w:trHeight w:val="20"/>
        </w:trPr>
        <w:tc>
          <w:tcPr>
            <w:tcW w:w="1696" w:type="dxa"/>
            <w:shd w:val="clear" w:color="auto" w:fill="auto"/>
            <w:vAlign w:val="center"/>
            <w:hideMark/>
          </w:tcPr>
          <w:p w14:paraId="736474FF" w14:textId="77777777" w:rsidR="008670F3" w:rsidRPr="00E975E7" w:rsidRDefault="008670F3" w:rsidP="008670F3">
            <w:pPr>
              <w:rPr>
                <w:color w:val="000000"/>
              </w:rPr>
            </w:pPr>
            <w:r w:rsidRPr="00E975E7">
              <w:rPr>
                <w:color w:val="000000"/>
              </w:rPr>
              <w:t>AUC</w:t>
            </w:r>
            <w:r w:rsidRPr="00E975E7">
              <w:rPr>
                <w:color w:val="000000"/>
                <w:vertAlign w:val="subscript"/>
              </w:rPr>
              <w:t>24h</w:t>
            </w:r>
          </w:p>
        </w:tc>
        <w:tc>
          <w:tcPr>
            <w:tcW w:w="7650" w:type="dxa"/>
            <w:shd w:val="clear" w:color="auto" w:fill="auto"/>
            <w:vAlign w:val="center"/>
            <w:hideMark/>
          </w:tcPr>
          <w:p w14:paraId="6FE95CA2" w14:textId="77777777" w:rsidR="008670F3" w:rsidRPr="00E975E7" w:rsidRDefault="008670F3" w:rsidP="008670F3">
            <w:pPr>
              <w:rPr>
                <w:color w:val="000000"/>
              </w:rPr>
            </w:pPr>
            <w:r w:rsidRPr="00E975E7">
              <w:rPr>
                <w:color w:val="000000"/>
              </w:rPr>
              <w:t>Площадь под кривой зависимости концентрации в плазме от времени с момента времени 0 до 24 часов после введения препарата</w:t>
            </w:r>
          </w:p>
        </w:tc>
      </w:tr>
      <w:tr w:rsidR="008670F3" w:rsidRPr="00E975E7" w14:paraId="606AE42C" w14:textId="77777777" w:rsidTr="000E2CF2">
        <w:trPr>
          <w:trHeight w:val="20"/>
        </w:trPr>
        <w:tc>
          <w:tcPr>
            <w:tcW w:w="1696" w:type="dxa"/>
            <w:shd w:val="clear" w:color="auto" w:fill="auto"/>
            <w:vAlign w:val="center"/>
            <w:hideMark/>
          </w:tcPr>
          <w:p w14:paraId="4C236801" w14:textId="77777777" w:rsidR="008670F3" w:rsidRPr="00E975E7" w:rsidRDefault="008670F3" w:rsidP="008670F3">
            <w:pPr>
              <w:rPr>
                <w:color w:val="000000"/>
              </w:rPr>
            </w:pPr>
            <w:r w:rsidRPr="00E975E7">
              <w:rPr>
                <w:color w:val="000000"/>
              </w:rPr>
              <w:t>AUC</w:t>
            </w:r>
            <w:r w:rsidRPr="00E975E7">
              <w:rPr>
                <w:color w:val="000000"/>
                <w:vertAlign w:val="subscript"/>
              </w:rPr>
              <w:t>inf</w:t>
            </w:r>
          </w:p>
        </w:tc>
        <w:tc>
          <w:tcPr>
            <w:tcW w:w="7650" w:type="dxa"/>
            <w:shd w:val="clear" w:color="auto" w:fill="auto"/>
            <w:vAlign w:val="center"/>
            <w:hideMark/>
          </w:tcPr>
          <w:p w14:paraId="0559C86E" w14:textId="77777777" w:rsidR="008670F3" w:rsidRPr="00E975E7" w:rsidRDefault="008670F3" w:rsidP="008670F3">
            <w:pPr>
              <w:rPr>
                <w:color w:val="000000"/>
              </w:rPr>
            </w:pPr>
            <w:r w:rsidRPr="00E975E7">
              <w:rPr>
                <w:color w:val="000000"/>
              </w:rPr>
              <w:t>Площадь под кривой зависимости концентрации в плазме от времени с момента времени 0 после введения препарата до бесконечности</w:t>
            </w:r>
          </w:p>
        </w:tc>
      </w:tr>
      <w:tr w:rsidR="008670F3" w:rsidRPr="00E975E7" w14:paraId="32903356" w14:textId="77777777" w:rsidTr="000E2CF2">
        <w:trPr>
          <w:trHeight w:val="20"/>
        </w:trPr>
        <w:tc>
          <w:tcPr>
            <w:tcW w:w="1696" w:type="dxa"/>
            <w:shd w:val="clear" w:color="auto" w:fill="auto"/>
            <w:noWrap/>
            <w:vAlign w:val="center"/>
            <w:hideMark/>
          </w:tcPr>
          <w:p w14:paraId="7FC05F5F" w14:textId="77777777" w:rsidR="008670F3" w:rsidRPr="00E975E7" w:rsidRDefault="008670F3" w:rsidP="008670F3">
            <w:pPr>
              <w:rPr>
                <w:color w:val="000000"/>
              </w:rPr>
            </w:pPr>
            <w:r w:rsidRPr="00E975E7">
              <w:rPr>
                <w:color w:val="000000"/>
                <w:lang w:val="en-US"/>
              </w:rPr>
              <w:t>BCR</w:t>
            </w:r>
          </w:p>
        </w:tc>
        <w:tc>
          <w:tcPr>
            <w:tcW w:w="7650" w:type="dxa"/>
            <w:shd w:val="clear" w:color="auto" w:fill="auto"/>
            <w:noWrap/>
            <w:vAlign w:val="bottom"/>
            <w:hideMark/>
          </w:tcPr>
          <w:p w14:paraId="1217B53A" w14:textId="77777777" w:rsidR="008670F3" w:rsidRPr="00E975E7" w:rsidRDefault="008670F3" w:rsidP="008670F3">
            <w:pPr>
              <w:rPr>
                <w:color w:val="000000"/>
              </w:rPr>
            </w:pPr>
            <w:r w:rsidRPr="00E975E7">
              <w:rPr>
                <w:lang w:val="ru"/>
              </w:rPr>
              <w:t>В-лимфоцитарный рецептор</w:t>
            </w:r>
          </w:p>
        </w:tc>
      </w:tr>
      <w:tr w:rsidR="008670F3" w:rsidRPr="00E975E7" w14:paraId="5190FCA5" w14:textId="77777777" w:rsidTr="000E2CF2">
        <w:trPr>
          <w:trHeight w:val="20"/>
        </w:trPr>
        <w:tc>
          <w:tcPr>
            <w:tcW w:w="1696" w:type="dxa"/>
            <w:shd w:val="clear" w:color="auto" w:fill="auto"/>
            <w:vAlign w:val="center"/>
            <w:hideMark/>
          </w:tcPr>
          <w:p w14:paraId="610E25BC" w14:textId="77777777" w:rsidR="008670F3" w:rsidRPr="00E975E7" w:rsidRDefault="008670F3" w:rsidP="008670F3">
            <w:pPr>
              <w:rPr>
                <w:color w:val="000000"/>
              </w:rPr>
            </w:pPr>
            <w:r w:rsidRPr="00E975E7">
              <w:rPr>
                <w:color w:val="000000"/>
              </w:rPr>
              <w:t>BCRP</w:t>
            </w:r>
          </w:p>
        </w:tc>
        <w:tc>
          <w:tcPr>
            <w:tcW w:w="7650" w:type="dxa"/>
            <w:shd w:val="clear" w:color="auto" w:fill="auto"/>
            <w:vAlign w:val="center"/>
            <w:hideMark/>
          </w:tcPr>
          <w:p w14:paraId="76CA7FAD" w14:textId="77777777" w:rsidR="008670F3" w:rsidRPr="00E975E7" w:rsidRDefault="008670F3" w:rsidP="008670F3">
            <w:pPr>
              <w:rPr>
                <w:color w:val="000000"/>
              </w:rPr>
            </w:pPr>
            <w:r w:rsidRPr="00E975E7">
              <w:rPr>
                <w:color w:val="000000"/>
              </w:rPr>
              <w:t>Белок устойчивости рака молочной железы (Breast Cancer Resistance Protein)</w:t>
            </w:r>
          </w:p>
        </w:tc>
      </w:tr>
      <w:tr w:rsidR="008670F3" w:rsidRPr="00E975E7" w14:paraId="430E8F56" w14:textId="77777777" w:rsidTr="000E2CF2">
        <w:trPr>
          <w:trHeight w:val="20"/>
        </w:trPr>
        <w:tc>
          <w:tcPr>
            <w:tcW w:w="1696" w:type="dxa"/>
            <w:shd w:val="clear" w:color="auto" w:fill="auto"/>
            <w:noWrap/>
            <w:vAlign w:val="center"/>
            <w:hideMark/>
          </w:tcPr>
          <w:p w14:paraId="423915E4" w14:textId="77777777" w:rsidR="008670F3" w:rsidRPr="00E975E7" w:rsidRDefault="008670F3" w:rsidP="008670F3">
            <w:pPr>
              <w:rPr>
                <w:color w:val="000000"/>
              </w:rPr>
            </w:pPr>
            <w:r w:rsidRPr="00E975E7">
              <w:rPr>
                <w:color w:val="000000"/>
                <w:lang w:val="en-US"/>
              </w:rPr>
              <w:t>BOV</w:t>
            </w:r>
          </w:p>
        </w:tc>
        <w:tc>
          <w:tcPr>
            <w:tcW w:w="7650" w:type="dxa"/>
            <w:shd w:val="clear" w:color="auto" w:fill="auto"/>
            <w:noWrap/>
            <w:vAlign w:val="bottom"/>
            <w:hideMark/>
          </w:tcPr>
          <w:p w14:paraId="23099E67" w14:textId="77777777" w:rsidR="008670F3" w:rsidRPr="00E975E7" w:rsidRDefault="008670F3" w:rsidP="008670F3">
            <w:pPr>
              <w:rPr>
                <w:color w:val="000000"/>
              </w:rPr>
            </w:pPr>
            <w:r w:rsidRPr="00E975E7">
              <w:rPr>
                <w:lang w:val="ru"/>
              </w:rPr>
              <w:t>Дисперсия между событиями</w:t>
            </w:r>
          </w:p>
        </w:tc>
      </w:tr>
      <w:tr w:rsidR="008670F3" w:rsidRPr="00E975E7" w14:paraId="2CCAC183" w14:textId="77777777" w:rsidTr="000E2CF2">
        <w:trPr>
          <w:trHeight w:val="20"/>
        </w:trPr>
        <w:tc>
          <w:tcPr>
            <w:tcW w:w="1696" w:type="dxa"/>
            <w:shd w:val="clear" w:color="auto" w:fill="auto"/>
            <w:noWrap/>
            <w:vAlign w:val="center"/>
            <w:hideMark/>
          </w:tcPr>
          <w:p w14:paraId="209DBFBE" w14:textId="77777777" w:rsidR="008670F3" w:rsidRPr="00E975E7" w:rsidRDefault="008670F3" w:rsidP="008670F3">
            <w:pPr>
              <w:rPr>
                <w:color w:val="000000"/>
              </w:rPr>
            </w:pPr>
            <w:r w:rsidRPr="00E975E7">
              <w:rPr>
                <w:color w:val="000000"/>
                <w:lang w:val="en-US"/>
              </w:rPr>
              <w:t>BR</w:t>
            </w:r>
          </w:p>
        </w:tc>
        <w:tc>
          <w:tcPr>
            <w:tcW w:w="7650" w:type="dxa"/>
            <w:shd w:val="clear" w:color="auto" w:fill="auto"/>
            <w:noWrap/>
            <w:vAlign w:val="bottom"/>
            <w:hideMark/>
          </w:tcPr>
          <w:p w14:paraId="5ED1AC45" w14:textId="77777777" w:rsidR="008670F3" w:rsidRPr="00E975E7" w:rsidRDefault="008670F3" w:rsidP="008670F3">
            <w:pPr>
              <w:rPr>
                <w:color w:val="000000"/>
              </w:rPr>
            </w:pPr>
            <w:r w:rsidRPr="00E975E7">
              <w:rPr>
                <w:lang w:val="ru"/>
              </w:rPr>
              <w:t>Бендамустин в комбинации с ритуксимабом</w:t>
            </w:r>
          </w:p>
        </w:tc>
      </w:tr>
      <w:tr w:rsidR="008670F3" w:rsidRPr="00E975E7" w14:paraId="7B6A03E4" w14:textId="77777777" w:rsidTr="000E2CF2">
        <w:trPr>
          <w:trHeight w:val="20"/>
        </w:trPr>
        <w:tc>
          <w:tcPr>
            <w:tcW w:w="1696" w:type="dxa"/>
            <w:shd w:val="clear" w:color="auto" w:fill="auto"/>
            <w:noWrap/>
            <w:vAlign w:val="center"/>
            <w:hideMark/>
          </w:tcPr>
          <w:p w14:paraId="796E8E63" w14:textId="77777777" w:rsidR="008670F3" w:rsidRPr="00E975E7" w:rsidRDefault="008670F3" w:rsidP="008670F3">
            <w:pPr>
              <w:rPr>
                <w:color w:val="000000"/>
              </w:rPr>
            </w:pPr>
            <w:r w:rsidRPr="00E975E7">
              <w:rPr>
                <w:color w:val="000000"/>
                <w:lang w:val="en-US"/>
              </w:rPr>
              <w:t>BSV</w:t>
            </w:r>
          </w:p>
        </w:tc>
        <w:tc>
          <w:tcPr>
            <w:tcW w:w="7650" w:type="dxa"/>
            <w:shd w:val="clear" w:color="auto" w:fill="auto"/>
            <w:noWrap/>
            <w:vAlign w:val="bottom"/>
            <w:hideMark/>
          </w:tcPr>
          <w:p w14:paraId="215956F7" w14:textId="77777777" w:rsidR="008670F3" w:rsidRPr="00E975E7" w:rsidRDefault="008670F3" w:rsidP="008670F3">
            <w:pPr>
              <w:rPr>
                <w:color w:val="000000"/>
              </w:rPr>
            </w:pPr>
            <w:r w:rsidRPr="00E975E7">
              <w:rPr>
                <w:lang w:val="ru"/>
              </w:rPr>
              <w:t>Межсубъектная вариабельность</w:t>
            </w:r>
          </w:p>
        </w:tc>
      </w:tr>
      <w:tr w:rsidR="008670F3" w:rsidRPr="00E975E7" w14:paraId="23F2951F" w14:textId="77777777" w:rsidTr="000E2CF2">
        <w:trPr>
          <w:trHeight w:val="20"/>
        </w:trPr>
        <w:tc>
          <w:tcPr>
            <w:tcW w:w="1696" w:type="dxa"/>
            <w:shd w:val="clear" w:color="auto" w:fill="auto"/>
            <w:noWrap/>
            <w:vAlign w:val="center"/>
            <w:hideMark/>
          </w:tcPr>
          <w:p w14:paraId="2D242A94" w14:textId="77777777" w:rsidR="008670F3" w:rsidRPr="00E975E7" w:rsidRDefault="008670F3" w:rsidP="008670F3">
            <w:pPr>
              <w:rPr>
                <w:color w:val="000000"/>
              </w:rPr>
            </w:pPr>
            <w:r w:rsidRPr="00E975E7">
              <w:rPr>
                <w:color w:val="000000"/>
                <w:lang w:val="en-US"/>
              </w:rPr>
              <w:t>BTK</w:t>
            </w:r>
            <w:r w:rsidRPr="00E975E7">
              <w:rPr>
                <w:color w:val="000000"/>
              </w:rPr>
              <w:t>/ТКБ</w:t>
            </w:r>
          </w:p>
        </w:tc>
        <w:tc>
          <w:tcPr>
            <w:tcW w:w="7650" w:type="dxa"/>
            <w:shd w:val="clear" w:color="auto" w:fill="auto"/>
            <w:noWrap/>
            <w:vAlign w:val="bottom"/>
            <w:hideMark/>
          </w:tcPr>
          <w:p w14:paraId="5F824735" w14:textId="77777777" w:rsidR="008670F3" w:rsidRPr="00E975E7" w:rsidRDefault="008670F3" w:rsidP="008670F3">
            <w:pPr>
              <w:rPr>
                <w:color w:val="000000"/>
              </w:rPr>
            </w:pPr>
            <w:r>
              <w:rPr>
                <w:lang w:val="ru"/>
              </w:rPr>
              <w:t>Т</w:t>
            </w:r>
            <w:r w:rsidRPr="00E975E7">
              <w:rPr>
                <w:lang w:val="ru"/>
              </w:rPr>
              <w:t>ирозинкиназ</w:t>
            </w:r>
            <w:r>
              <w:rPr>
                <w:lang w:val="ru"/>
              </w:rPr>
              <w:t>а</w:t>
            </w:r>
            <w:r w:rsidRPr="00E975E7">
              <w:rPr>
                <w:lang w:val="ru"/>
              </w:rPr>
              <w:t xml:space="preserve"> Брутона</w:t>
            </w:r>
          </w:p>
        </w:tc>
      </w:tr>
      <w:tr w:rsidR="008670F3" w:rsidRPr="00E975E7" w14:paraId="3A14D76F" w14:textId="77777777" w:rsidTr="000E2CF2">
        <w:trPr>
          <w:trHeight w:val="20"/>
        </w:trPr>
        <w:tc>
          <w:tcPr>
            <w:tcW w:w="1696" w:type="dxa"/>
            <w:shd w:val="clear" w:color="auto" w:fill="auto"/>
            <w:noWrap/>
            <w:vAlign w:val="center"/>
            <w:hideMark/>
          </w:tcPr>
          <w:p w14:paraId="2C4F8A13" w14:textId="77777777" w:rsidR="008670F3" w:rsidRPr="00E975E7" w:rsidRDefault="008670F3" w:rsidP="008670F3">
            <w:pPr>
              <w:rPr>
                <w:color w:val="000000"/>
              </w:rPr>
            </w:pPr>
            <w:r w:rsidRPr="00E975E7">
              <w:rPr>
                <w:color w:val="000000"/>
                <w:lang w:val="en-US"/>
              </w:rPr>
              <w:t>CHMP</w:t>
            </w:r>
          </w:p>
        </w:tc>
        <w:tc>
          <w:tcPr>
            <w:tcW w:w="7650" w:type="dxa"/>
            <w:shd w:val="clear" w:color="auto" w:fill="auto"/>
            <w:noWrap/>
            <w:vAlign w:val="bottom"/>
            <w:hideMark/>
          </w:tcPr>
          <w:p w14:paraId="0270BD25" w14:textId="77777777" w:rsidR="008670F3" w:rsidRPr="00E975E7" w:rsidRDefault="008670F3" w:rsidP="008670F3">
            <w:pPr>
              <w:rPr>
                <w:color w:val="000000"/>
              </w:rPr>
            </w:pPr>
            <w:r w:rsidRPr="00E975E7">
              <w:rPr>
                <w:lang w:val="ru"/>
              </w:rPr>
              <w:t>Комитет по лекарственным средствам для медицинского применения</w:t>
            </w:r>
          </w:p>
        </w:tc>
      </w:tr>
      <w:tr w:rsidR="008670F3" w:rsidRPr="00E975E7" w14:paraId="2653E6E1" w14:textId="77777777" w:rsidTr="000E2CF2">
        <w:trPr>
          <w:trHeight w:val="20"/>
        </w:trPr>
        <w:tc>
          <w:tcPr>
            <w:tcW w:w="1696" w:type="dxa"/>
            <w:shd w:val="clear" w:color="auto" w:fill="auto"/>
            <w:noWrap/>
            <w:vAlign w:val="center"/>
            <w:hideMark/>
          </w:tcPr>
          <w:p w14:paraId="4C99907F" w14:textId="77777777" w:rsidR="008670F3" w:rsidRPr="00E975E7" w:rsidRDefault="008670F3" w:rsidP="008670F3">
            <w:pPr>
              <w:rPr>
                <w:color w:val="000000"/>
              </w:rPr>
            </w:pPr>
            <w:r w:rsidRPr="00E975E7">
              <w:rPr>
                <w:color w:val="000000"/>
                <w:lang w:val="en-US"/>
              </w:rPr>
              <w:t>CLL</w:t>
            </w:r>
          </w:p>
        </w:tc>
        <w:tc>
          <w:tcPr>
            <w:tcW w:w="7650" w:type="dxa"/>
            <w:shd w:val="clear" w:color="auto" w:fill="auto"/>
            <w:noWrap/>
            <w:vAlign w:val="bottom"/>
            <w:hideMark/>
          </w:tcPr>
          <w:p w14:paraId="3A493A71" w14:textId="77777777" w:rsidR="008670F3" w:rsidRPr="00E975E7" w:rsidRDefault="008670F3" w:rsidP="008670F3">
            <w:pPr>
              <w:rPr>
                <w:color w:val="000000"/>
              </w:rPr>
            </w:pPr>
            <w:r w:rsidRPr="00E975E7">
              <w:rPr>
                <w:lang w:val="en-US"/>
              </w:rPr>
              <w:t>Chronic Lymphocytic Leukemia</w:t>
            </w:r>
          </w:p>
        </w:tc>
      </w:tr>
      <w:tr w:rsidR="008670F3" w:rsidRPr="00E975E7" w14:paraId="4270C292" w14:textId="77777777" w:rsidTr="000E2CF2">
        <w:trPr>
          <w:trHeight w:val="20"/>
        </w:trPr>
        <w:tc>
          <w:tcPr>
            <w:tcW w:w="1696" w:type="dxa"/>
            <w:shd w:val="clear" w:color="auto" w:fill="auto"/>
            <w:vAlign w:val="center"/>
            <w:hideMark/>
          </w:tcPr>
          <w:p w14:paraId="7BCD19CE" w14:textId="77777777" w:rsidR="008670F3" w:rsidRPr="00E975E7" w:rsidRDefault="008670F3" w:rsidP="008670F3">
            <w:pPr>
              <w:rPr>
                <w:color w:val="000000"/>
              </w:rPr>
            </w:pPr>
            <w:r w:rsidRPr="00E975E7">
              <w:rPr>
                <w:color w:val="000000"/>
              </w:rPr>
              <w:t>C</w:t>
            </w:r>
            <w:r w:rsidRPr="00E975E7">
              <w:rPr>
                <w:color w:val="000000"/>
                <w:vertAlign w:val="subscript"/>
              </w:rPr>
              <w:t>max</w:t>
            </w:r>
          </w:p>
        </w:tc>
        <w:tc>
          <w:tcPr>
            <w:tcW w:w="7650" w:type="dxa"/>
            <w:shd w:val="clear" w:color="auto" w:fill="auto"/>
            <w:vAlign w:val="center"/>
            <w:hideMark/>
          </w:tcPr>
          <w:p w14:paraId="0663EC66" w14:textId="77777777" w:rsidR="008670F3" w:rsidRPr="00E975E7" w:rsidRDefault="008670F3" w:rsidP="008670F3">
            <w:pPr>
              <w:rPr>
                <w:color w:val="000000"/>
              </w:rPr>
            </w:pPr>
            <w:r w:rsidRPr="00E975E7">
              <w:rPr>
                <w:color w:val="000000"/>
              </w:rPr>
              <w:t>Максимальная концентрация в плазме</w:t>
            </w:r>
          </w:p>
        </w:tc>
      </w:tr>
      <w:tr w:rsidR="008670F3" w:rsidRPr="00E975E7" w14:paraId="64951180" w14:textId="77777777" w:rsidTr="000E2CF2">
        <w:trPr>
          <w:trHeight w:val="20"/>
        </w:trPr>
        <w:tc>
          <w:tcPr>
            <w:tcW w:w="1696" w:type="dxa"/>
            <w:shd w:val="clear" w:color="auto" w:fill="auto"/>
            <w:vAlign w:val="center"/>
            <w:hideMark/>
          </w:tcPr>
          <w:p w14:paraId="7AE539BF" w14:textId="77777777" w:rsidR="008670F3" w:rsidRPr="00E975E7" w:rsidRDefault="008670F3" w:rsidP="008670F3">
            <w:pPr>
              <w:rPr>
                <w:color w:val="000000"/>
              </w:rPr>
            </w:pPr>
            <w:r w:rsidRPr="00E975E7">
              <w:rPr>
                <w:color w:val="000000"/>
              </w:rPr>
              <w:t>C</w:t>
            </w:r>
            <w:r w:rsidRPr="00E975E7">
              <w:rPr>
                <w:color w:val="000000"/>
                <w:vertAlign w:val="subscript"/>
              </w:rPr>
              <w:t>min</w:t>
            </w:r>
          </w:p>
        </w:tc>
        <w:tc>
          <w:tcPr>
            <w:tcW w:w="7650" w:type="dxa"/>
            <w:shd w:val="clear" w:color="auto" w:fill="auto"/>
            <w:vAlign w:val="center"/>
            <w:hideMark/>
          </w:tcPr>
          <w:p w14:paraId="46E54501" w14:textId="77777777" w:rsidR="008670F3" w:rsidRPr="00E975E7" w:rsidRDefault="008670F3" w:rsidP="008670F3">
            <w:pPr>
              <w:rPr>
                <w:color w:val="000000"/>
              </w:rPr>
            </w:pPr>
            <w:r w:rsidRPr="00E975E7">
              <w:rPr>
                <w:color w:val="000000"/>
              </w:rPr>
              <w:t>Минимальная концентрация в плазме</w:t>
            </w:r>
          </w:p>
        </w:tc>
      </w:tr>
      <w:tr w:rsidR="008670F3" w:rsidRPr="00E975E7" w14:paraId="6D94726D" w14:textId="77777777" w:rsidTr="000E2CF2">
        <w:trPr>
          <w:trHeight w:val="20"/>
        </w:trPr>
        <w:tc>
          <w:tcPr>
            <w:tcW w:w="1696" w:type="dxa"/>
            <w:shd w:val="clear" w:color="auto" w:fill="auto"/>
            <w:noWrap/>
            <w:vAlign w:val="center"/>
            <w:hideMark/>
          </w:tcPr>
          <w:p w14:paraId="45CD490C" w14:textId="77777777" w:rsidR="008670F3" w:rsidRPr="00E975E7" w:rsidRDefault="008670F3" w:rsidP="008670F3">
            <w:pPr>
              <w:rPr>
                <w:color w:val="000000"/>
              </w:rPr>
            </w:pPr>
            <w:r w:rsidRPr="00E975E7">
              <w:rPr>
                <w:color w:val="000000"/>
                <w:lang w:val="en-US"/>
              </w:rPr>
              <w:t>CTCAE</w:t>
            </w:r>
          </w:p>
        </w:tc>
        <w:tc>
          <w:tcPr>
            <w:tcW w:w="7650" w:type="dxa"/>
            <w:shd w:val="clear" w:color="auto" w:fill="auto"/>
            <w:noWrap/>
            <w:vAlign w:val="bottom"/>
            <w:hideMark/>
          </w:tcPr>
          <w:p w14:paraId="6F781A43" w14:textId="77777777" w:rsidR="008670F3" w:rsidRPr="00E975E7" w:rsidRDefault="008670F3" w:rsidP="008670F3">
            <w:pPr>
              <w:rPr>
                <w:color w:val="000000"/>
              </w:rPr>
            </w:pPr>
            <w:r w:rsidRPr="00E975E7">
              <w:rPr>
                <w:lang w:val="ru"/>
              </w:rPr>
              <w:t>Общи</w:t>
            </w:r>
            <w:r w:rsidRPr="00E975E7">
              <w:t>е</w:t>
            </w:r>
            <w:r w:rsidRPr="00E975E7">
              <w:rPr>
                <w:lang w:val="ru"/>
              </w:rPr>
              <w:t xml:space="preserve"> терминологически</w:t>
            </w:r>
            <w:r w:rsidRPr="00E975E7">
              <w:t xml:space="preserve">е </w:t>
            </w:r>
            <w:r w:rsidRPr="00E975E7">
              <w:rPr>
                <w:lang w:val="ru"/>
              </w:rPr>
              <w:t>критерии для нежелательных явлений, разработанные Национальным институтом рака</w:t>
            </w:r>
          </w:p>
        </w:tc>
      </w:tr>
      <w:tr w:rsidR="008670F3" w:rsidRPr="00E975E7" w14:paraId="68B5D6E3" w14:textId="77777777" w:rsidTr="000E2CF2">
        <w:trPr>
          <w:trHeight w:val="20"/>
        </w:trPr>
        <w:tc>
          <w:tcPr>
            <w:tcW w:w="1696" w:type="dxa"/>
            <w:shd w:val="clear" w:color="auto" w:fill="auto"/>
            <w:vAlign w:val="center"/>
            <w:hideMark/>
          </w:tcPr>
          <w:p w14:paraId="72F6A3A0" w14:textId="77777777" w:rsidR="008670F3" w:rsidRPr="00E975E7" w:rsidRDefault="008670F3" w:rsidP="008670F3">
            <w:pPr>
              <w:rPr>
                <w:color w:val="000000"/>
              </w:rPr>
            </w:pPr>
            <w:r w:rsidRPr="00E975E7">
              <w:rPr>
                <w:color w:val="000000"/>
              </w:rPr>
              <w:t>CYP</w:t>
            </w:r>
          </w:p>
        </w:tc>
        <w:tc>
          <w:tcPr>
            <w:tcW w:w="7650" w:type="dxa"/>
            <w:shd w:val="clear" w:color="auto" w:fill="auto"/>
            <w:vAlign w:val="center"/>
            <w:hideMark/>
          </w:tcPr>
          <w:p w14:paraId="7AF01DD8" w14:textId="77777777" w:rsidR="008670F3" w:rsidRPr="00E975E7" w:rsidRDefault="008670F3" w:rsidP="008670F3">
            <w:pPr>
              <w:rPr>
                <w:color w:val="000000"/>
              </w:rPr>
            </w:pPr>
            <w:r w:rsidRPr="00E975E7">
              <w:rPr>
                <w:color w:val="000000"/>
              </w:rPr>
              <w:t>Система цитохрома P450</w:t>
            </w:r>
          </w:p>
        </w:tc>
      </w:tr>
      <w:tr w:rsidR="008670F3" w:rsidRPr="00E975E7" w14:paraId="0CFD5E6F" w14:textId="77777777" w:rsidTr="000E2CF2">
        <w:trPr>
          <w:trHeight w:val="20"/>
        </w:trPr>
        <w:tc>
          <w:tcPr>
            <w:tcW w:w="1696" w:type="dxa"/>
            <w:shd w:val="clear" w:color="auto" w:fill="auto"/>
            <w:vAlign w:val="center"/>
            <w:hideMark/>
          </w:tcPr>
          <w:p w14:paraId="2301A034" w14:textId="77777777" w:rsidR="008670F3" w:rsidRPr="00E975E7" w:rsidRDefault="008670F3" w:rsidP="008670F3">
            <w:pPr>
              <w:rPr>
                <w:color w:val="000000"/>
              </w:rPr>
            </w:pPr>
            <w:r w:rsidRPr="00E975E7">
              <w:rPr>
                <w:color w:val="000000"/>
              </w:rPr>
              <w:t>ECOG</w:t>
            </w:r>
          </w:p>
        </w:tc>
        <w:tc>
          <w:tcPr>
            <w:tcW w:w="7650" w:type="dxa"/>
            <w:shd w:val="clear" w:color="auto" w:fill="auto"/>
            <w:vAlign w:val="center"/>
            <w:hideMark/>
          </w:tcPr>
          <w:p w14:paraId="106BA749" w14:textId="77777777" w:rsidR="008670F3" w:rsidRPr="00E975E7" w:rsidRDefault="008670F3" w:rsidP="008670F3">
            <w:pPr>
              <w:rPr>
                <w:color w:val="000000"/>
              </w:rPr>
            </w:pPr>
            <w:r w:rsidRPr="00E975E7">
              <w:rPr>
                <w:color w:val="000000"/>
              </w:rPr>
              <w:t>Восточная объединенная онкологическая группа США (Eastern Cooperative Oncology Group)</w:t>
            </w:r>
          </w:p>
        </w:tc>
      </w:tr>
      <w:tr w:rsidR="008670F3" w:rsidRPr="00E975E7" w14:paraId="346C886D" w14:textId="77777777" w:rsidTr="000E2CF2">
        <w:trPr>
          <w:trHeight w:val="20"/>
        </w:trPr>
        <w:tc>
          <w:tcPr>
            <w:tcW w:w="1696" w:type="dxa"/>
            <w:shd w:val="clear" w:color="auto" w:fill="auto"/>
            <w:noWrap/>
            <w:vAlign w:val="center"/>
            <w:hideMark/>
          </w:tcPr>
          <w:p w14:paraId="6F1C83AA" w14:textId="77777777" w:rsidR="008670F3" w:rsidRPr="00E975E7" w:rsidRDefault="008670F3" w:rsidP="008670F3">
            <w:pPr>
              <w:rPr>
                <w:color w:val="000000"/>
              </w:rPr>
            </w:pPr>
            <w:r w:rsidRPr="00E975E7">
              <w:rPr>
                <w:color w:val="000000"/>
                <w:lang w:val="en-US"/>
              </w:rPr>
              <w:t>EGFR</w:t>
            </w:r>
          </w:p>
        </w:tc>
        <w:tc>
          <w:tcPr>
            <w:tcW w:w="7650" w:type="dxa"/>
            <w:shd w:val="clear" w:color="auto" w:fill="auto"/>
            <w:noWrap/>
            <w:vAlign w:val="bottom"/>
            <w:hideMark/>
          </w:tcPr>
          <w:p w14:paraId="33F40B91" w14:textId="77777777" w:rsidR="008670F3" w:rsidRPr="00E975E7" w:rsidRDefault="008670F3" w:rsidP="008670F3">
            <w:pPr>
              <w:rPr>
                <w:color w:val="000000"/>
              </w:rPr>
            </w:pPr>
            <w:r w:rsidRPr="00E975E7">
              <w:rPr>
                <w:lang w:val="ru"/>
              </w:rPr>
              <w:t>Рецептор эпидермального фактора роста</w:t>
            </w:r>
          </w:p>
        </w:tc>
      </w:tr>
      <w:tr w:rsidR="008670F3" w:rsidRPr="00E975E7" w14:paraId="0D38DF2C" w14:textId="77777777" w:rsidTr="000E2CF2">
        <w:trPr>
          <w:trHeight w:val="20"/>
        </w:trPr>
        <w:tc>
          <w:tcPr>
            <w:tcW w:w="1696" w:type="dxa"/>
            <w:shd w:val="clear" w:color="auto" w:fill="auto"/>
            <w:noWrap/>
            <w:vAlign w:val="center"/>
            <w:hideMark/>
          </w:tcPr>
          <w:p w14:paraId="42BA93C4" w14:textId="77777777" w:rsidR="008670F3" w:rsidRPr="00E975E7" w:rsidRDefault="008670F3" w:rsidP="008670F3">
            <w:pPr>
              <w:rPr>
                <w:color w:val="000000"/>
              </w:rPr>
            </w:pPr>
            <w:r w:rsidRPr="00E975E7">
              <w:rPr>
                <w:color w:val="000000"/>
                <w:lang w:val="en-US"/>
              </w:rPr>
              <w:t>ESMO</w:t>
            </w:r>
          </w:p>
        </w:tc>
        <w:tc>
          <w:tcPr>
            <w:tcW w:w="7650" w:type="dxa"/>
            <w:shd w:val="clear" w:color="auto" w:fill="auto"/>
            <w:noWrap/>
            <w:vAlign w:val="bottom"/>
            <w:hideMark/>
          </w:tcPr>
          <w:p w14:paraId="0AC39BB3" w14:textId="77777777" w:rsidR="008670F3" w:rsidRPr="00E975E7" w:rsidRDefault="008670F3" w:rsidP="008670F3">
            <w:pPr>
              <w:rPr>
                <w:color w:val="000000"/>
              </w:rPr>
            </w:pPr>
            <w:r w:rsidRPr="00E975E7">
              <w:rPr>
                <w:iCs/>
                <w:lang w:val="ru"/>
              </w:rPr>
              <w:t>Европейско</w:t>
            </w:r>
            <w:r w:rsidRPr="00E975E7">
              <w:rPr>
                <w:iCs/>
              </w:rPr>
              <w:t xml:space="preserve">е </w:t>
            </w:r>
            <w:r w:rsidRPr="00E975E7">
              <w:rPr>
                <w:iCs/>
                <w:lang w:val="ru"/>
              </w:rPr>
              <w:t>общество медицинской онкологии</w:t>
            </w:r>
          </w:p>
        </w:tc>
      </w:tr>
      <w:tr w:rsidR="008670F3" w:rsidRPr="00E975E7" w14:paraId="2DDD9947" w14:textId="77777777" w:rsidTr="000E2CF2">
        <w:trPr>
          <w:trHeight w:val="20"/>
        </w:trPr>
        <w:tc>
          <w:tcPr>
            <w:tcW w:w="1696" w:type="dxa"/>
            <w:shd w:val="clear" w:color="auto" w:fill="auto"/>
            <w:vAlign w:val="center"/>
            <w:hideMark/>
          </w:tcPr>
          <w:p w14:paraId="59D656DA" w14:textId="77777777" w:rsidR="008670F3" w:rsidRPr="00E975E7" w:rsidRDefault="008670F3" w:rsidP="008670F3">
            <w:pPr>
              <w:rPr>
                <w:color w:val="000000"/>
              </w:rPr>
            </w:pPr>
            <w:r w:rsidRPr="00E975E7">
              <w:rPr>
                <w:color w:val="000000"/>
              </w:rPr>
              <w:t>hERG</w:t>
            </w:r>
          </w:p>
        </w:tc>
        <w:tc>
          <w:tcPr>
            <w:tcW w:w="7650" w:type="dxa"/>
            <w:shd w:val="clear" w:color="auto" w:fill="auto"/>
            <w:vAlign w:val="center"/>
            <w:hideMark/>
          </w:tcPr>
          <w:p w14:paraId="0ECEC80F" w14:textId="77777777" w:rsidR="008670F3" w:rsidRPr="00E975E7" w:rsidRDefault="008670F3" w:rsidP="008670F3">
            <w:pPr>
              <w:rPr>
                <w:color w:val="000000"/>
              </w:rPr>
            </w:pPr>
            <w:r w:rsidRPr="00E975E7">
              <w:rPr>
                <w:color w:val="000000"/>
              </w:rPr>
              <w:t>Ген специфических калиевых каналов сердца человека (human ether-à-go-go related gene)</w:t>
            </w:r>
          </w:p>
        </w:tc>
      </w:tr>
      <w:tr w:rsidR="008670F3" w:rsidRPr="00E975E7" w14:paraId="35E2A312" w14:textId="77777777" w:rsidTr="000E2CF2">
        <w:trPr>
          <w:trHeight w:val="20"/>
        </w:trPr>
        <w:tc>
          <w:tcPr>
            <w:tcW w:w="1696" w:type="dxa"/>
            <w:shd w:val="clear" w:color="auto" w:fill="auto"/>
            <w:vAlign w:val="center"/>
          </w:tcPr>
          <w:p w14:paraId="294E0A9E" w14:textId="77777777" w:rsidR="008670F3" w:rsidRPr="00E975E7" w:rsidRDefault="008670F3" w:rsidP="008670F3">
            <w:pPr>
              <w:rPr>
                <w:color w:val="000000"/>
              </w:rPr>
            </w:pPr>
            <w:r w:rsidRPr="00E975E7">
              <w:rPr>
                <w:lang w:val="ru"/>
              </w:rPr>
              <w:t>GLP</w:t>
            </w:r>
          </w:p>
        </w:tc>
        <w:tc>
          <w:tcPr>
            <w:tcW w:w="7650" w:type="dxa"/>
            <w:shd w:val="clear" w:color="auto" w:fill="auto"/>
            <w:vAlign w:val="center"/>
          </w:tcPr>
          <w:p w14:paraId="31FA105D" w14:textId="77777777" w:rsidR="008670F3" w:rsidRPr="00E975E7" w:rsidRDefault="008670F3" w:rsidP="008670F3">
            <w:pPr>
              <w:tabs>
                <w:tab w:val="left" w:pos="567"/>
              </w:tabs>
              <w:jc w:val="both"/>
            </w:pPr>
            <w:r w:rsidRPr="00E975E7">
              <w:rPr>
                <w:lang w:val="ru"/>
              </w:rPr>
              <w:t xml:space="preserve">Правила надлежащей лабораторной практики </w:t>
            </w:r>
          </w:p>
          <w:p w14:paraId="615285C4" w14:textId="77777777" w:rsidR="008670F3" w:rsidRPr="00E975E7" w:rsidRDefault="008670F3" w:rsidP="008670F3">
            <w:pPr>
              <w:rPr>
                <w:color w:val="000000"/>
              </w:rPr>
            </w:pPr>
          </w:p>
        </w:tc>
      </w:tr>
      <w:tr w:rsidR="008670F3" w:rsidRPr="00E975E7" w14:paraId="78142989" w14:textId="77777777" w:rsidTr="000E2CF2">
        <w:trPr>
          <w:trHeight w:val="20"/>
        </w:trPr>
        <w:tc>
          <w:tcPr>
            <w:tcW w:w="1696" w:type="dxa"/>
            <w:shd w:val="clear" w:color="auto" w:fill="auto"/>
            <w:vAlign w:val="center"/>
            <w:hideMark/>
          </w:tcPr>
          <w:p w14:paraId="5296AE79" w14:textId="77777777" w:rsidR="008670F3" w:rsidRPr="00E975E7" w:rsidRDefault="008670F3" w:rsidP="008670F3">
            <w:pPr>
              <w:rPr>
                <w:color w:val="000000"/>
              </w:rPr>
            </w:pPr>
            <w:r w:rsidRPr="00E975E7">
              <w:rPr>
                <w:color w:val="000000"/>
              </w:rPr>
              <w:t>IC</w:t>
            </w:r>
            <w:r w:rsidRPr="00E975E7">
              <w:rPr>
                <w:color w:val="000000"/>
                <w:vertAlign w:val="subscript"/>
              </w:rPr>
              <w:t>50</w:t>
            </w:r>
          </w:p>
        </w:tc>
        <w:tc>
          <w:tcPr>
            <w:tcW w:w="7650" w:type="dxa"/>
            <w:shd w:val="clear" w:color="auto" w:fill="auto"/>
            <w:vAlign w:val="center"/>
            <w:hideMark/>
          </w:tcPr>
          <w:p w14:paraId="79B035FD" w14:textId="77777777" w:rsidR="008670F3" w:rsidRPr="00E975E7" w:rsidRDefault="008670F3" w:rsidP="008670F3">
            <w:pPr>
              <w:rPr>
                <w:color w:val="000000"/>
              </w:rPr>
            </w:pPr>
            <w:r>
              <w:rPr>
                <w:color w:val="000000"/>
              </w:rPr>
              <w:t>К</w:t>
            </w:r>
            <w:r w:rsidRPr="00E975E7">
              <w:rPr>
                <w:color w:val="000000"/>
              </w:rPr>
              <w:t>онцентрация, обеспечивающая половину от максимального ингибирования (полумаксимальная ингибирующая концентрация)</w:t>
            </w:r>
          </w:p>
        </w:tc>
      </w:tr>
      <w:tr w:rsidR="008670F3" w:rsidRPr="00E975E7" w14:paraId="6C74DA8F" w14:textId="77777777" w:rsidTr="000E2CF2">
        <w:trPr>
          <w:trHeight w:val="20"/>
        </w:trPr>
        <w:tc>
          <w:tcPr>
            <w:tcW w:w="1696" w:type="dxa"/>
            <w:shd w:val="clear" w:color="auto" w:fill="auto"/>
            <w:noWrap/>
            <w:vAlign w:val="center"/>
            <w:hideMark/>
          </w:tcPr>
          <w:p w14:paraId="388A6C13" w14:textId="77777777" w:rsidR="008670F3" w:rsidRPr="00E975E7" w:rsidRDefault="008670F3" w:rsidP="008670F3">
            <w:pPr>
              <w:rPr>
                <w:color w:val="000000"/>
              </w:rPr>
            </w:pPr>
            <w:r w:rsidRPr="00E975E7">
              <w:rPr>
                <w:color w:val="000000"/>
                <w:lang w:val="en-US"/>
              </w:rPr>
              <w:t>IMAP</w:t>
            </w:r>
          </w:p>
        </w:tc>
        <w:tc>
          <w:tcPr>
            <w:tcW w:w="7650" w:type="dxa"/>
            <w:shd w:val="clear" w:color="auto" w:fill="auto"/>
            <w:noWrap/>
            <w:vAlign w:val="bottom"/>
            <w:hideMark/>
          </w:tcPr>
          <w:p w14:paraId="3160DFC2" w14:textId="77777777" w:rsidR="008670F3" w:rsidRPr="00E975E7" w:rsidRDefault="008670F3" w:rsidP="008670F3">
            <w:pPr>
              <w:rPr>
                <w:color w:val="000000"/>
              </w:rPr>
            </w:pPr>
            <w:r w:rsidRPr="00E975E7">
              <w:rPr>
                <w:lang w:val="ru"/>
              </w:rPr>
              <w:t>Анализ поляризации флуоресценции на основе сродства ионов</w:t>
            </w:r>
          </w:p>
        </w:tc>
      </w:tr>
      <w:tr w:rsidR="008670F3" w:rsidRPr="00E975E7" w14:paraId="49A047E3" w14:textId="77777777" w:rsidTr="000E2CF2">
        <w:trPr>
          <w:trHeight w:val="20"/>
        </w:trPr>
        <w:tc>
          <w:tcPr>
            <w:tcW w:w="1696" w:type="dxa"/>
            <w:shd w:val="clear" w:color="auto" w:fill="auto"/>
            <w:vAlign w:val="center"/>
            <w:hideMark/>
          </w:tcPr>
          <w:p w14:paraId="59F18BEB" w14:textId="77777777" w:rsidR="008670F3" w:rsidRPr="00E975E7" w:rsidRDefault="008670F3" w:rsidP="008670F3">
            <w:pPr>
              <w:rPr>
                <w:color w:val="000000"/>
              </w:rPr>
            </w:pPr>
            <w:r w:rsidRPr="00E975E7">
              <w:rPr>
                <w:color w:val="000000"/>
              </w:rPr>
              <w:t>ITT</w:t>
            </w:r>
          </w:p>
        </w:tc>
        <w:tc>
          <w:tcPr>
            <w:tcW w:w="7650" w:type="dxa"/>
            <w:shd w:val="clear" w:color="auto" w:fill="auto"/>
            <w:vAlign w:val="center"/>
            <w:hideMark/>
          </w:tcPr>
          <w:p w14:paraId="2291ACD6" w14:textId="77777777" w:rsidR="008670F3" w:rsidRPr="00E975E7" w:rsidRDefault="008670F3" w:rsidP="008670F3">
            <w:pPr>
              <w:rPr>
                <w:color w:val="000000"/>
              </w:rPr>
            </w:pPr>
            <w:r w:rsidRPr="00E975E7">
              <w:rPr>
                <w:color w:val="000000"/>
              </w:rPr>
              <w:t>Выборка «по назначенному лечению» (Intent-To-Treat)</w:t>
            </w:r>
          </w:p>
        </w:tc>
      </w:tr>
      <w:tr w:rsidR="008670F3" w:rsidRPr="00E975E7" w14:paraId="7FF223BD" w14:textId="77777777" w:rsidTr="000E2CF2">
        <w:trPr>
          <w:trHeight w:val="20"/>
        </w:trPr>
        <w:tc>
          <w:tcPr>
            <w:tcW w:w="1696" w:type="dxa"/>
            <w:shd w:val="clear" w:color="auto" w:fill="auto"/>
            <w:noWrap/>
            <w:vAlign w:val="center"/>
            <w:hideMark/>
          </w:tcPr>
          <w:p w14:paraId="24F2A782" w14:textId="77777777" w:rsidR="008670F3" w:rsidRPr="00E975E7" w:rsidRDefault="008670F3" w:rsidP="008670F3">
            <w:pPr>
              <w:rPr>
                <w:color w:val="000000"/>
              </w:rPr>
            </w:pPr>
            <w:r w:rsidRPr="00E975E7">
              <w:rPr>
                <w:color w:val="000000"/>
                <w:lang w:val="en-US"/>
              </w:rPr>
              <w:t>IWCLL</w:t>
            </w:r>
          </w:p>
        </w:tc>
        <w:tc>
          <w:tcPr>
            <w:tcW w:w="7650" w:type="dxa"/>
            <w:shd w:val="clear" w:color="auto" w:fill="auto"/>
            <w:noWrap/>
            <w:vAlign w:val="bottom"/>
            <w:hideMark/>
          </w:tcPr>
          <w:p w14:paraId="0C10EA1D" w14:textId="77777777" w:rsidR="008670F3" w:rsidRPr="00E975E7" w:rsidRDefault="008670F3" w:rsidP="008670F3">
            <w:pPr>
              <w:rPr>
                <w:color w:val="000000"/>
              </w:rPr>
            </w:pPr>
            <w:r w:rsidRPr="00E975E7">
              <w:rPr>
                <w:lang w:val="ru"/>
              </w:rPr>
              <w:t>Критерии Международного семинара по хроническому лимфоцитарному лейкозу</w:t>
            </w:r>
          </w:p>
        </w:tc>
      </w:tr>
      <w:tr w:rsidR="008670F3" w:rsidRPr="00E975E7" w14:paraId="5DC5B476" w14:textId="77777777" w:rsidTr="000E2CF2">
        <w:trPr>
          <w:trHeight w:val="20"/>
        </w:trPr>
        <w:tc>
          <w:tcPr>
            <w:tcW w:w="1696" w:type="dxa"/>
            <w:shd w:val="clear" w:color="auto" w:fill="auto"/>
            <w:vAlign w:val="center"/>
            <w:hideMark/>
          </w:tcPr>
          <w:p w14:paraId="0751F543" w14:textId="77777777" w:rsidR="008670F3" w:rsidRPr="00E975E7" w:rsidRDefault="008670F3" w:rsidP="008670F3">
            <w:pPr>
              <w:rPr>
                <w:color w:val="000000"/>
              </w:rPr>
            </w:pPr>
            <w:r w:rsidRPr="00E975E7">
              <w:rPr>
                <w:color w:val="000000"/>
              </w:rPr>
              <w:t>Ki</w:t>
            </w:r>
          </w:p>
        </w:tc>
        <w:tc>
          <w:tcPr>
            <w:tcW w:w="7650" w:type="dxa"/>
            <w:shd w:val="clear" w:color="auto" w:fill="auto"/>
            <w:vAlign w:val="center"/>
            <w:hideMark/>
          </w:tcPr>
          <w:p w14:paraId="6E3AB885" w14:textId="77777777" w:rsidR="008670F3" w:rsidRPr="00E975E7" w:rsidRDefault="008670F3" w:rsidP="008670F3">
            <w:pPr>
              <w:rPr>
                <w:color w:val="000000"/>
              </w:rPr>
            </w:pPr>
            <w:r w:rsidRPr="00E975E7">
              <w:rPr>
                <w:color w:val="000000"/>
              </w:rPr>
              <w:t>Константа ингибирования</w:t>
            </w:r>
          </w:p>
        </w:tc>
      </w:tr>
      <w:tr w:rsidR="008670F3" w:rsidRPr="00E975E7" w14:paraId="4B76571D" w14:textId="77777777" w:rsidTr="000E2CF2">
        <w:trPr>
          <w:trHeight w:val="20"/>
        </w:trPr>
        <w:tc>
          <w:tcPr>
            <w:tcW w:w="1696" w:type="dxa"/>
            <w:shd w:val="clear" w:color="auto" w:fill="auto"/>
            <w:noWrap/>
            <w:vAlign w:val="center"/>
            <w:hideMark/>
          </w:tcPr>
          <w:p w14:paraId="04A8ED4F" w14:textId="77777777" w:rsidR="008670F3" w:rsidRPr="00E975E7" w:rsidRDefault="008670F3" w:rsidP="008670F3">
            <w:pPr>
              <w:rPr>
                <w:color w:val="000000"/>
              </w:rPr>
            </w:pPr>
            <w:r w:rsidRPr="00E975E7">
              <w:rPr>
                <w:color w:val="000000"/>
                <w:lang w:val="en-US"/>
              </w:rPr>
              <w:t>LOAEL</w:t>
            </w:r>
          </w:p>
        </w:tc>
        <w:tc>
          <w:tcPr>
            <w:tcW w:w="7650" w:type="dxa"/>
            <w:shd w:val="clear" w:color="auto" w:fill="auto"/>
            <w:noWrap/>
            <w:vAlign w:val="bottom"/>
            <w:hideMark/>
          </w:tcPr>
          <w:p w14:paraId="5FA4AC64" w14:textId="77777777" w:rsidR="008670F3" w:rsidRPr="00E975E7" w:rsidRDefault="008670F3" w:rsidP="008670F3">
            <w:pPr>
              <w:rPr>
                <w:color w:val="000000"/>
              </w:rPr>
            </w:pPr>
            <w:r w:rsidRPr="00E975E7">
              <w:rPr>
                <w:lang w:val="ru"/>
              </w:rPr>
              <w:t>Минимальная доза препарата, приводящая к развитию наблюдаемых нежелательных явлений</w:t>
            </w:r>
          </w:p>
        </w:tc>
      </w:tr>
      <w:tr w:rsidR="008670F3" w:rsidRPr="00E975E7" w14:paraId="56CC1BD2" w14:textId="77777777" w:rsidTr="000E2CF2">
        <w:trPr>
          <w:trHeight w:val="20"/>
        </w:trPr>
        <w:tc>
          <w:tcPr>
            <w:tcW w:w="1696" w:type="dxa"/>
            <w:shd w:val="clear" w:color="auto" w:fill="auto"/>
            <w:noWrap/>
            <w:vAlign w:val="center"/>
            <w:hideMark/>
          </w:tcPr>
          <w:p w14:paraId="15F8C4C3" w14:textId="77777777" w:rsidR="008670F3" w:rsidRPr="00E975E7" w:rsidRDefault="008670F3" w:rsidP="008670F3">
            <w:pPr>
              <w:rPr>
                <w:color w:val="000000"/>
              </w:rPr>
            </w:pPr>
            <w:r w:rsidRPr="00E975E7">
              <w:rPr>
                <w:color w:val="000000"/>
                <w:lang w:val="en-US"/>
              </w:rPr>
              <w:t>MDRD</w:t>
            </w:r>
          </w:p>
        </w:tc>
        <w:tc>
          <w:tcPr>
            <w:tcW w:w="7650" w:type="dxa"/>
            <w:shd w:val="clear" w:color="auto" w:fill="auto"/>
            <w:noWrap/>
            <w:vAlign w:val="bottom"/>
            <w:hideMark/>
          </w:tcPr>
          <w:p w14:paraId="03A11C6C" w14:textId="77777777" w:rsidR="008670F3" w:rsidRPr="00E975E7" w:rsidRDefault="008670F3" w:rsidP="008670F3">
            <w:pPr>
              <w:rPr>
                <w:color w:val="000000"/>
              </w:rPr>
            </w:pPr>
            <w:r w:rsidRPr="00E975E7">
              <w:rPr>
                <w:lang w:val="ru"/>
              </w:rPr>
              <w:t>Изменения диеты при заболеваниях почек</w:t>
            </w:r>
          </w:p>
        </w:tc>
      </w:tr>
      <w:tr w:rsidR="008670F3" w:rsidRPr="00E975E7" w14:paraId="608AC4DB" w14:textId="77777777" w:rsidTr="000E2CF2">
        <w:trPr>
          <w:trHeight w:val="20"/>
        </w:trPr>
        <w:tc>
          <w:tcPr>
            <w:tcW w:w="1696" w:type="dxa"/>
            <w:shd w:val="clear" w:color="auto" w:fill="auto"/>
            <w:noWrap/>
            <w:vAlign w:val="center"/>
            <w:hideMark/>
          </w:tcPr>
          <w:p w14:paraId="6F543728" w14:textId="77777777" w:rsidR="008670F3" w:rsidRPr="00E975E7" w:rsidRDefault="008670F3" w:rsidP="008670F3">
            <w:pPr>
              <w:rPr>
                <w:color w:val="000000"/>
              </w:rPr>
            </w:pPr>
            <w:r w:rsidRPr="00E975E7">
              <w:rPr>
                <w:color w:val="000000"/>
                <w:lang w:val="en-US"/>
              </w:rPr>
              <w:t>NOAEL</w:t>
            </w:r>
          </w:p>
        </w:tc>
        <w:tc>
          <w:tcPr>
            <w:tcW w:w="7650" w:type="dxa"/>
            <w:shd w:val="clear" w:color="auto" w:fill="auto"/>
            <w:noWrap/>
            <w:vAlign w:val="bottom"/>
            <w:hideMark/>
          </w:tcPr>
          <w:p w14:paraId="0CD4DAA4" w14:textId="77777777" w:rsidR="008670F3" w:rsidRPr="00E975E7" w:rsidRDefault="008670F3" w:rsidP="008670F3">
            <w:pPr>
              <w:tabs>
                <w:tab w:val="left" w:pos="567"/>
              </w:tabs>
            </w:pPr>
            <w:r w:rsidRPr="00E975E7">
              <w:rPr>
                <w:lang w:val="ru"/>
              </w:rPr>
              <w:t>Доза препарата, не приводящая к развитию наблюдаемых нежелательных явлений.</w:t>
            </w:r>
          </w:p>
          <w:p w14:paraId="5CD488A3" w14:textId="77777777" w:rsidR="008670F3" w:rsidRPr="00E975E7" w:rsidRDefault="008670F3" w:rsidP="008670F3">
            <w:pPr>
              <w:rPr>
                <w:color w:val="000000"/>
              </w:rPr>
            </w:pPr>
          </w:p>
        </w:tc>
      </w:tr>
      <w:tr w:rsidR="008670F3" w:rsidRPr="00E975E7" w14:paraId="41EEC1E1" w14:textId="77777777" w:rsidTr="000E2CF2">
        <w:trPr>
          <w:trHeight w:val="20"/>
        </w:trPr>
        <w:tc>
          <w:tcPr>
            <w:tcW w:w="1696" w:type="dxa"/>
            <w:shd w:val="clear" w:color="auto" w:fill="auto"/>
            <w:noWrap/>
            <w:vAlign w:val="center"/>
            <w:hideMark/>
          </w:tcPr>
          <w:p w14:paraId="46AEF820" w14:textId="77777777" w:rsidR="008670F3" w:rsidRPr="00E975E7" w:rsidRDefault="008670F3" w:rsidP="008670F3">
            <w:pPr>
              <w:rPr>
                <w:color w:val="000000"/>
              </w:rPr>
            </w:pPr>
            <w:r w:rsidRPr="00E975E7">
              <w:rPr>
                <w:color w:val="000000"/>
                <w:lang w:val="en-US"/>
              </w:rPr>
              <w:t>NOEC</w:t>
            </w:r>
          </w:p>
        </w:tc>
        <w:tc>
          <w:tcPr>
            <w:tcW w:w="7650" w:type="dxa"/>
            <w:shd w:val="clear" w:color="auto" w:fill="auto"/>
            <w:noWrap/>
            <w:vAlign w:val="bottom"/>
            <w:hideMark/>
          </w:tcPr>
          <w:p w14:paraId="4171B30D" w14:textId="77777777" w:rsidR="008670F3" w:rsidRPr="00E975E7" w:rsidRDefault="008670F3" w:rsidP="008670F3">
            <w:pPr>
              <w:rPr>
                <w:color w:val="000000"/>
              </w:rPr>
            </w:pPr>
            <w:r w:rsidRPr="00E975E7">
              <w:rPr>
                <w:lang w:val="ru" w:bidi="he-IL"/>
              </w:rPr>
              <w:t>Концентрация, не вызывающая видимых отрицательных эффектов</w:t>
            </w:r>
          </w:p>
        </w:tc>
      </w:tr>
      <w:tr w:rsidR="008670F3" w:rsidRPr="00E975E7" w14:paraId="4A75EDA2" w14:textId="77777777" w:rsidTr="000E2CF2">
        <w:trPr>
          <w:trHeight w:val="20"/>
        </w:trPr>
        <w:tc>
          <w:tcPr>
            <w:tcW w:w="1696" w:type="dxa"/>
            <w:shd w:val="clear" w:color="auto" w:fill="auto"/>
            <w:vAlign w:val="center"/>
            <w:hideMark/>
          </w:tcPr>
          <w:p w14:paraId="7F90AB80" w14:textId="77777777" w:rsidR="008670F3" w:rsidRPr="00E975E7" w:rsidRDefault="008670F3" w:rsidP="008670F3">
            <w:pPr>
              <w:rPr>
                <w:color w:val="000000"/>
              </w:rPr>
            </w:pPr>
            <w:r w:rsidRPr="00E975E7">
              <w:rPr>
                <w:color w:val="000000"/>
              </w:rPr>
              <w:lastRenderedPageBreak/>
              <w:t>OAT</w:t>
            </w:r>
          </w:p>
        </w:tc>
        <w:tc>
          <w:tcPr>
            <w:tcW w:w="7650" w:type="dxa"/>
            <w:shd w:val="clear" w:color="auto" w:fill="auto"/>
            <w:vAlign w:val="center"/>
            <w:hideMark/>
          </w:tcPr>
          <w:p w14:paraId="6C105ABD" w14:textId="77777777" w:rsidR="008670F3" w:rsidRPr="00E975E7" w:rsidRDefault="008670F3" w:rsidP="008670F3">
            <w:pPr>
              <w:rPr>
                <w:color w:val="000000"/>
              </w:rPr>
            </w:pPr>
            <w:r w:rsidRPr="00E975E7">
              <w:rPr>
                <w:color w:val="000000"/>
              </w:rPr>
              <w:t>Белок-переносчик органических анионов (Organic Anion Transporter)</w:t>
            </w:r>
          </w:p>
        </w:tc>
      </w:tr>
      <w:tr w:rsidR="008670F3" w:rsidRPr="00E975E7" w14:paraId="4C4C46F3" w14:textId="77777777" w:rsidTr="000E2CF2">
        <w:trPr>
          <w:trHeight w:val="20"/>
        </w:trPr>
        <w:tc>
          <w:tcPr>
            <w:tcW w:w="1696" w:type="dxa"/>
            <w:shd w:val="clear" w:color="auto" w:fill="auto"/>
            <w:vAlign w:val="center"/>
            <w:hideMark/>
          </w:tcPr>
          <w:p w14:paraId="292A4C20" w14:textId="77777777" w:rsidR="008670F3" w:rsidRPr="00E975E7" w:rsidRDefault="008670F3" w:rsidP="008670F3">
            <w:pPr>
              <w:rPr>
                <w:color w:val="000000"/>
              </w:rPr>
            </w:pPr>
            <w:r w:rsidRPr="00E975E7">
              <w:rPr>
                <w:color w:val="000000"/>
              </w:rPr>
              <w:t>OATP</w:t>
            </w:r>
          </w:p>
        </w:tc>
        <w:tc>
          <w:tcPr>
            <w:tcW w:w="7650" w:type="dxa"/>
            <w:shd w:val="clear" w:color="auto" w:fill="auto"/>
            <w:vAlign w:val="center"/>
            <w:hideMark/>
          </w:tcPr>
          <w:p w14:paraId="56B72D28" w14:textId="77777777" w:rsidR="008670F3" w:rsidRPr="00E975E7" w:rsidRDefault="008670F3" w:rsidP="008670F3">
            <w:pPr>
              <w:rPr>
                <w:color w:val="000000"/>
              </w:rPr>
            </w:pPr>
            <w:r w:rsidRPr="00E975E7">
              <w:rPr>
                <w:color w:val="000000"/>
              </w:rPr>
              <w:t>Полипептидный переносчик органических анионов (Organic Anion Transporting Polypeptide)</w:t>
            </w:r>
          </w:p>
        </w:tc>
      </w:tr>
      <w:tr w:rsidR="008670F3" w:rsidRPr="00E975E7" w14:paraId="3563A4DA" w14:textId="77777777" w:rsidTr="000E2CF2">
        <w:trPr>
          <w:trHeight w:val="20"/>
        </w:trPr>
        <w:tc>
          <w:tcPr>
            <w:tcW w:w="1696" w:type="dxa"/>
            <w:shd w:val="clear" w:color="auto" w:fill="auto"/>
            <w:noWrap/>
            <w:vAlign w:val="center"/>
            <w:hideMark/>
          </w:tcPr>
          <w:p w14:paraId="254AB5F1" w14:textId="77777777" w:rsidR="008670F3" w:rsidRPr="00E975E7" w:rsidRDefault="008670F3" w:rsidP="008670F3">
            <w:pPr>
              <w:rPr>
                <w:color w:val="000000"/>
              </w:rPr>
            </w:pPr>
            <w:r w:rsidRPr="00E975E7">
              <w:rPr>
                <w:color w:val="000000"/>
                <w:lang w:val="en-US"/>
              </w:rPr>
              <w:t>PBMC</w:t>
            </w:r>
          </w:p>
        </w:tc>
        <w:tc>
          <w:tcPr>
            <w:tcW w:w="7650" w:type="dxa"/>
            <w:shd w:val="clear" w:color="auto" w:fill="auto"/>
            <w:noWrap/>
            <w:vAlign w:val="bottom"/>
            <w:hideMark/>
          </w:tcPr>
          <w:p w14:paraId="3E3293FA" w14:textId="77777777" w:rsidR="008670F3" w:rsidRPr="00E975E7" w:rsidRDefault="008670F3" w:rsidP="008670F3">
            <w:pPr>
              <w:rPr>
                <w:color w:val="000000"/>
              </w:rPr>
            </w:pPr>
            <w:r w:rsidRPr="00E975E7">
              <w:rPr>
                <w:lang w:val="ru"/>
              </w:rPr>
              <w:t>Мононуклеарные клетки периферической крови человека</w:t>
            </w:r>
          </w:p>
        </w:tc>
      </w:tr>
      <w:tr w:rsidR="008670F3" w:rsidRPr="00E975E7" w14:paraId="59143701" w14:textId="77777777" w:rsidTr="000E2CF2">
        <w:trPr>
          <w:trHeight w:val="20"/>
        </w:trPr>
        <w:tc>
          <w:tcPr>
            <w:tcW w:w="1696" w:type="dxa"/>
            <w:shd w:val="clear" w:color="auto" w:fill="auto"/>
            <w:noWrap/>
            <w:vAlign w:val="center"/>
            <w:hideMark/>
          </w:tcPr>
          <w:p w14:paraId="4AB82087" w14:textId="77777777" w:rsidR="008670F3" w:rsidRPr="00E975E7" w:rsidRDefault="008670F3" w:rsidP="008670F3">
            <w:pPr>
              <w:rPr>
                <w:color w:val="000000"/>
              </w:rPr>
            </w:pPr>
            <w:r w:rsidRPr="00E975E7">
              <w:rPr>
                <w:color w:val="000000"/>
                <w:lang w:val="en-US"/>
              </w:rPr>
              <w:t>PBT</w:t>
            </w:r>
          </w:p>
        </w:tc>
        <w:tc>
          <w:tcPr>
            <w:tcW w:w="7650" w:type="dxa"/>
            <w:shd w:val="clear" w:color="auto" w:fill="auto"/>
            <w:noWrap/>
            <w:vAlign w:val="bottom"/>
            <w:hideMark/>
          </w:tcPr>
          <w:p w14:paraId="14C4B303" w14:textId="77777777" w:rsidR="008670F3" w:rsidRPr="00E975E7" w:rsidRDefault="008670F3" w:rsidP="008670F3">
            <w:pPr>
              <w:rPr>
                <w:color w:val="000000"/>
              </w:rPr>
            </w:pPr>
            <w:r w:rsidRPr="00E975E7">
              <w:rPr>
                <w:lang w:val="ru"/>
              </w:rPr>
              <w:t>Стойкие, биоаккумулятивные токсичные вещества</w:t>
            </w:r>
          </w:p>
        </w:tc>
      </w:tr>
      <w:tr w:rsidR="008670F3" w:rsidRPr="00E975E7" w14:paraId="513DE10E" w14:textId="77777777" w:rsidTr="000E2CF2">
        <w:trPr>
          <w:trHeight w:val="20"/>
        </w:trPr>
        <w:tc>
          <w:tcPr>
            <w:tcW w:w="1696" w:type="dxa"/>
            <w:shd w:val="clear" w:color="auto" w:fill="auto"/>
            <w:vAlign w:val="center"/>
            <w:hideMark/>
          </w:tcPr>
          <w:p w14:paraId="778F150D" w14:textId="77777777" w:rsidR="008670F3" w:rsidRPr="00E975E7" w:rsidRDefault="008670F3" w:rsidP="008670F3">
            <w:pPr>
              <w:rPr>
                <w:color w:val="000000"/>
              </w:rPr>
            </w:pPr>
            <w:r w:rsidRPr="00E975E7">
              <w:rPr>
                <w:color w:val="000000"/>
              </w:rPr>
              <w:t>P-gp</w:t>
            </w:r>
          </w:p>
        </w:tc>
        <w:tc>
          <w:tcPr>
            <w:tcW w:w="7650" w:type="dxa"/>
            <w:shd w:val="clear" w:color="auto" w:fill="auto"/>
            <w:vAlign w:val="center"/>
            <w:hideMark/>
          </w:tcPr>
          <w:p w14:paraId="47277EF2" w14:textId="77777777" w:rsidR="008670F3" w:rsidRPr="00E975E7" w:rsidRDefault="008670F3" w:rsidP="008670F3">
            <w:pPr>
              <w:rPr>
                <w:color w:val="000000"/>
              </w:rPr>
            </w:pPr>
            <w:r w:rsidRPr="00E975E7">
              <w:rPr>
                <w:color w:val="000000"/>
              </w:rPr>
              <w:t>P-гликопротеин</w:t>
            </w:r>
          </w:p>
        </w:tc>
      </w:tr>
      <w:tr w:rsidR="008670F3" w:rsidRPr="00E975E7" w14:paraId="13A92F13" w14:textId="77777777" w:rsidTr="000E2CF2">
        <w:trPr>
          <w:trHeight w:val="20"/>
        </w:trPr>
        <w:tc>
          <w:tcPr>
            <w:tcW w:w="1696" w:type="dxa"/>
            <w:shd w:val="clear" w:color="auto" w:fill="auto"/>
            <w:noWrap/>
            <w:vAlign w:val="center"/>
            <w:hideMark/>
          </w:tcPr>
          <w:p w14:paraId="4DEFB971" w14:textId="77777777" w:rsidR="008670F3" w:rsidRPr="00E975E7" w:rsidRDefault="008670F3" w:rsidP="008670F3">
            <w:pPr>
              <w:rPr>
                <w:color w:val="000000"/>
              </w:rPr>
            </w:pPr>
            <w:r w:rsidRPr="00E975E7">
              <w:rPr>
                <w:color w:val="000000"/>
                <w:lang w:val="en-US"/>
              </w:rPr>
              <w:t>QWBA</w:t>
            </w:r>
          </w:p>
        </w:tc>
        <w:tc>
          <w:tcPr>
            <w:tcW w:w="7650" w:type="dxa"/>
            <w:shd w:val="clear" w:color="auto" w:fill="auto"/>
            <w:noWrap/>
            <w:vAlign w:val="bottom"/>
            <w:hideMark/>
          </w:tcPr>
          <w:p w14:paraId="00A9F859" w14:textId="77777777" w:rsidR="008670F3" w:rsidRPr="00E975E7" w:rsidRDefault="008670F3" w:rsidP="008670F3">
            <w:pPr>
              <w:rPr>
                <w:color w:val="000000"/>
              </w:rPr>
            </w:pPr>
            <w:r w:rsidRPr="00E975E7">
              <w:rPr>
                <w:lang w:val="ru"/>
              </w:rPr>
              <w:t>Количественная авторадиография всего тела</w:t>
            </w:r>
          </w:p>
        </w:tc>
      </w:tr>
      <w:tr w:rsidR="008670F3" w:rsidRPr="00E975E7" w14:paraId="35FE4CA5" w14:textId="77777777" w:rsidTr="000E2CF2">
        <w:trPr>
          <w:trHeight w:val="20"/>
        </w:trPr>
        <w:tc>
          <w:tcPr>
            <w:tcW w:w="1696" w:type="dxa"/>
            <w:shd w:val="clear" w:color="auto" w:fill="auto"/>
            <w:noWrap/>
            <w:vAlign w:val="center"/>
            <w:hideMark/>
          </w:tcPr>
          <w:p w14:paraId="5C7F9CFB" w14:textId="77777777" w:rsidR="008670F3" w:rsidRPr="00E975E7" w:rsidRDefault="008670F3" w:rsidP="008670F3">
            <w:pPr>
              <w:rPr>
                <w:color w:val="000000"/>
              </w:rPr>
            </w:pPr>
            <w:r w:rsidRPr="00E975E7">
              <w:rPr>
                <w:color w:val="000000"/>
                <w:lang w:val="en-US"/>
              </w:rPr>
              <w:t>SCID</w:t>
            </w:r>
          </w:p>
        </w:tc>
        <w:tc>
          <w:tcPr>
            <w:tcW w:w="7650" w:type="dxa"/>
            <w:shd w:val="clear" w:color="auto" w:fill="auto"/>
            <w:noWrap/>
            <w:vAlign w:val="bottom"/>
            <w:hideMark/>
          </w:tcPr>
          <w:p w14:paraId="26B62D8D" w14:textId="77777777" w:rsidR="008670F3" w:rsidRPr="00E975E7" w:rsidRDefault="008670F3" w:rsidP="008670F3">
            <w:pPr>
              <w:rPr>
                <w:color w:val="000000"/>
              </w:rPr>
            </w:pPr>
            <w:r w:rsidRPr="00E975E7">
              <w:rPr>
                <w:lang w:val="ru"/>
              </w:rPr>
              <w:t>Тяжелый комбинированный иммунодефицит</w:t>
            </w:r>
          </w:p>
        </w:tc>
      </w:tr>
      <w:tr w:rsidR="008670F3" w:rsidRPr="00E975E7" w14:paraId="587E5BFD" w14:textId="77777777" w:rsidTr="000E2CF2">
        <w:trPr>
          <w:trHeight w:val="20"/>
        </w:trPr>
        <w:tc>
          <w:tcPr>
            <w:tcW w:w="1696" w:type="dxa"/>
            <w:shd w:val="clear" w:color="auto" w:fill="auto"/>
            <w:vAlign w:val="center"/>
            <w:hideMark/>
          </w:tcPr>
          <w:p w14:paraId="77CF2849" w14:textId="77777777" w:rsidR="008670F3" w:rsidRPr="00E975E7" w:rsidRDefault="008670F3" w:rsidP="008670F3">
            <w:pPr>
              <w:rPr>
                <w:color w:val="000000"/>
              </w:rPr>
            </w:pPr>
            <w:r w:rsidRPr="00E975E7">
              <w:rPr>
                <w:color w:val="000000"/>
              </w:rPr>
              <w:t>t</w:t>
            </w:r>
            <w:r w:rsidRPr="00E975E7">
              <w:rPr>
                <w:color w:val="000000"/>
                <w:vertAlign w:val="subscript"/>
              </w:rPr>
              <w:t>1/2</w:t>
            </w:r>
          </w:p>
        </w:tc>
        <w:tc>
          <w:tcPr>
            <w:tcW w:w="7650" w:type="dxa"/>
            <w:shd w:val="clear" w:color="auto" w:fill="auto"/>
            <w:vAlign w:val="center"/>
            <w:hideMark/>
          </w:tcPr>
          <w:p w14:paraId="61496A42" w14:textId="77777777" w:rsidR="008670F3" w:rsidRPr="00E975E7" w:rsidRDefault="008670F3" w:rsidP="008670F3">
            <w:pPr>
              <w:rPr>
                <w:color w:val="000000"/>
              </w:rPr>
            </w:pPr>
            <w:r w:rsidRPr="00E975E7">
              <w:rPr>
                <w:color w:val="000000"/>
              </w:rPr>
              <w:t>Конечный период полувыведения</w:t>
            </w:r>
          </w:p>
        </w:tc>
      </w:tr>
      <w:tr w:rsidR="008670F3" w:rsidRPr="00E975E7" w14:paraId="6FD88EEC" w14:textId="77777777" w:rsidTr="000E2CF2">
        <w:trPr>
          <w:trHeight w:val="20"/>
        </w:trPr>
        <w:tc>
          <w:tcPr>
            <w:tcW w:w="1696" w:type="dxa"/>
            <w:shd w:val="clear" w:color="auto" w:fill="auto"/>
            <w:noWrap/>
            <w:vAlign w:val="center"/>
            <w:hideMark/>
          </w:tcPr>
          <w:p w14:paraId="029BD5FA" w14:textId="77777777" w:rsidR="008670F3" w:rsidRPr="00E975E7" w:rsidRDefault="008670F3" w:rsidP="008670F3">
            <w:pPr>
              <w:rPr>
                <w:color w:val="000000"/>
              </w:rPr>
            </w:pPr>
            <w:r w:rsidRPr="00E975E7">
              <w:rPr>
                <w:color w:val="000000"/>
                <w:lang w:val="en-US"/>
              </w:rPr>
              <w:t>TDAR</w:t>
            </w:r>
          </w:p>
        </w:tc>
        <w:tc>
          <w:tcPr>
            <w:tcW w:w="7650" w:type="dxa"/>
            <w:shd w:val="clear" w:color="auto" w:fill="auto"/>
            <w:noWrap/>
            <w:vAlign w:val="bottom"/>
            <w:hideMark/>
          </w:tcPr>
          <w:p w14:paraId="2F6C7BDD" w14:textId="77777777" w:rsidR="008670F3" w:rsidRPr="00E975E7" w:rsidRDefault="008670F3" w:rsidP="008670F3">
            <w:pPr>
              <w:rPr>
                <w:color w:val="000000"/>
              </w:rPr>
            </w:pPr>
            <w:r w:rsidRPr="00E975E7">
              <w:rPr>
                <w:lang w:val="ru"/>
              </w:rPr>
              <w:t>Первичный T-клеточный иммунный ответ</w:t>
            </w:r>
          </w:p>
        </w:tc>
      </w:tr>
      <w:tr w:rsidR="008670F3" w:rsidRPr="00E975E7" w14:paraId="1C8709E9" w14:textId="77777777" w:rsidTr="000E2CF2">
        <w:trPr>
          <w:trHeight w:val="20"/>
        </w:trPr>
        <w:tc>
          <w:tcPr>
            <w:tcW w:w="1696" w:type="dxa"/>
            <w:shd w:val="clear" w:color="auto" w:fill="auto"/>
            <w:noWrap/>
            <w:vAlign w:val="center"/>
            <w:hideMark/>
          </w:tcPr>
          <w:p w14:paraId="61EFE912" w14:textId="77777777" w:rsidR="008670F3" w:rsidRPr="00E975E7" w:rsidRDefault="008670F3" w:rsidP="008670F3">
            <w:pPr>
              <w:rPr>
                <w:color w:val="000000"/>
              </w:rPr>
            </w:pPr>
            <w:r w:rsidRPr="00E975E7">
              <w:rPr>
                <w:color w:val="000000"/>
                <w:lang w:val="en-US"/>
              </w:rPr>
              <w:t>TGI</w:t>
            </w:r>
          </w:p>
        </w:tc>
        <w:tc>
          <w:tcPr>
            <w:tcW w:w="7650" w:type="dxa"/>
            <w:shd w:val="clear" w:color="auto" w:fill="auto"/>
            <w:noWrap/>
            <w:vAlign w:val="bottom"/>
            <w:hideMark/>
          </w:tcPr>
          <w:p w14:paraId="4BCD42C3" w14:textId="77777777" w:rsidR="008670F3" w:rsidRPr="00E975E7" w:rsidRDefault="008670F3" w:rsidP="008670F3">
            <w:pPr>
              <w:rPr>
                <w:color w:val="000000"/>
              </w:rPr>
            </w:pPr>
            <w:r w:rsidRPr="00E975E7">
              <w:rPr>
                <w:lang w:val="ru"/>
              </w:rPr>
              <w:t>Ингибирование роста опухоли</w:t>
            </w:r>
          </w:p>
        </w:tc>
      </w:tr>
      <w:tr w:rsidR="008670F3" w:rsidRPr="00E975E7" w14:paraId="081AD380" w14:textId="77777777" w:rsidTr="000E2CF2">
        <w:trPr>
          <w:trHeight w:val="20"/>
        </w:trPr>
        <w:tc>
          <w:tcPr>
            <w:tcW w:w="1696" w:type="dxa"/>
            <w:shd w:val="clear" w:color="auto" w:fill="auto"/>
            <w:noWrap/>
            <w:vAlign w:val="center"/>
            <w:hideMark/>
          </w:tcPr>
          <w:p w14:paraId="0393E5AC" w14:textId="77777777" w:rsidR="008670F3" w:rsidRPr="00E975E7" w:rsidRDefault="008670F3" w:rsidP="008670F3">
            <w:pPr>
              <w:rPr>
                <w:color w:val="000000"/>
              </w:rPr>
            </w:pPr>
            <w:r w:rsidRPr="00E975E7">
              <w:rPr>
                <w:color w:val="000000"/>
              </w:rPr>
              <w:t>АЗКЦ</w:t>
            </w:r>
          </w:p>
        </w:tc>
        <w:tc>
          <w:tcPr>
            <w:tcW w:w="7650" w:type="dxa"/>
            <w:shd w:val="clear" w:color="auto" w:fill="auto"/>
            <w:noWrap/>
            <w:vAlign w:val="bottom"/>
            <w:hideMark/>
          </w:tcPr>
          <w:p w14:paraId="5BDEA989" w14:textId="77777777" w:rsidR="008670F3" w:rsidRPr="00E975E7" w:rsidRDefault="008670F3" w:rsidP="008670F3">
            <w:pPr>
              <w:rPr>
                <w:color w:val="000000"/>
              </w:rPr>
            </w:pPr>
            <w:r w:rsidRPr="00E975E7">
              <w:rPr>
                <w:lang w:val="ru"/>
              </w:rPr>
              <w:t>Антителозависимая клеточно-опосредованная цитотоксичность</w:t>
            </w:r>
          </w:p>
        </w:tc>
      </w:tr>
      <w:tr w:rsidR="008670F3" w:rsidRPr="00E975E7" w14:paraId="23B6DF86" w14:textId="77777777" w:rsidTr="000E2CF2">
        <w:trPr>
          <w:trHeight w:val="20"/>
        </w:trPr>
        <w:tc>
          <w:tcPr>
            <w:tcW w:w="1696" w:type="dxa"/>
            <w:shd w:val="clear" w:color="auto" w:fill="auto"/>
            <w:vAlign w:val="center"/>
            <w:hideMark/>
          </w:tcPr>
          <w:p w14:paraId="08308A1A" w14:textId="77777777" w:rsidR="008670F3" w:rsidRPr="00E975E7" w:rsidRDefault="008670F3" w:rsidP="008670F3">
            <w:pPr>
              <w:rPr>
                <w:color w:val="000000"/>
              </w:rPr>
            </w:pPr>
            <w:r w:rsidRPr="00E975E7">
              <w:rPr>
                <w:color w:val="000000"/>
              </w:rPr>
              <w:t>АЛТ</w:t>
            </w:r>
          </w:p>
        </w:tc>
        <w:tc>
          <w:tcPr>
            <w:tcW w:w="7650" w:type="dxa"/>
            <w:shd w:val="clear" w:color="auto" w:fill="auto"/>
            <w:vAlign w:val="center"/>
            <w:hideMark/>
          </w:tcPr>
          <w:p w14:paraId="492ECE8D" w14:textId="77777777" w:rsidR="008670F3" w:rsidRPr="00E975E7" w:rsidRDefault="008670F3" w:rsidP="008670F3">
            <w:pPr>
              <w:rPr>
                <w:color w:val="000000"/>
              </w:rPr>
            </w:pPr>
            <w:r>
              <w:rPr>
                <w:color w:val="000000"/>
              </w:rPr>
              <w:t>А</w:t>
            </w:r>
            <w:r w:rsidRPr="00E975E7">
              <w:rPr>
                <w:color w:val="000000"/>
              </w:rPr>
              <w:t>ланинаминотрансфераза</w:t>
            </w:r>
          </w:p>
        </w:tc>
      </w:tr>
      <w:tr w:rsidR="00185046" w:rsidRPr="00E975E7" w14:paraId="5CE03F97" w14:textId="77777777" w:rsidTr="000E2CF2">
        <w:trPr>
          <w:trHeight w:val="20"/>
        </w:trPr>
        <w:tc>
          <w:tcPr>
            <w:tcW w:w="1696" w:type="dxa"/>
            <w:shd w:val="clear" w:color="auto" w:fill="auto"/>
            <w:vAlign w:val="center"/>
          </w:tcPr>
          <w:p w14:paraId="5CA45EBF" w14:textId="644B3AD3" w:rsidR="00185046" w:rsidRPr="00E975E7" w:rsidRDefault="00185046" w:rsidP="008670F3">
            <w:pPr>
              <w:rPr>
                <w:color w:val="000000"/>
              </w:rPr>
            </w:pPr>
            <w:r>
              <w:rPr>
                <w:color w:val="000000"/>
              </w:rPr>
              <w:t>АРМЭ</w:t>
            </w:r>
          </w:p>
        </w:tc>
        <w:tc>
          <w:tcPr>
            <w:tcW w:w="7650" w:type="dxa"/>
            <w:shd w:val="clear" w:color="auto" w:fill="auto"/>
            <w:vAlign w:val="center"/>
          </w:tcPr>
          <w:p w14:paraId="28D3B555" w14:textId="6F1B9E40" w:rsidR="00185046" w:rsidRPr="00185046" w:rsidRDefault="00185046" w:rsidP="008670F3">
            <w:pPr>
              <w:rPr>
                <w:color w:val="000000"/>
                <w:szCs w:val="24"/>
              </w:rPr>
            </w:pPr>
            <w:r w:rsidRPr="00185046">
              <w:rPr>
                <w:color w:val="333333"/>
                <w:szCs w:val="24"/>
                <w:shd w:val="clear" w:color="auto" w:fill="FFFFFF"/>
              </w:rPr>
              <w:t>Процессы абсорбции, распределения, </w:t>
            </w:r>
            <w:r w:rsidRPr="00185046">
              <w:rPr>
                <w:bCs/>
                <w:color w:val="333333"/>
                <w:szCs w:val="24"/>
                <w:shd w:val="clear" w:color="auto" w:fill="FFFFFF"/>
              </w:rPr>
              <w:t>метаболизма</w:t>
            </w:r>
            <w:r w:rsidRPr="00185046">
              <w:rPr>
                <w:color w:val="333333"/>
                <w:szCs w:val="24"/>
                <w:shd w:val="clear" w:color="auto" w:fill="FFFFFF"/>
              </w:rPr>
              <w:t> и элиминации</w:t>
            </w:r>
          </w:p>
        </w:tc>
      </w:tr>
      <w:tr w:rsidR="008670F3" w:rsidRPr="00E975E7" w14:paraId="68CC480B" w14:textId="77777777" w:rsidTr="000E2CF2">
        <w:trPr>
          <w:trHeight w:val="20"/>
        </w:trPr>
        <w:tc>
          <w:tcPr>
            <w:tcW w:w="1696" w:type="dxa"/>
            <w:shd w:val="clear" w:color="auto" w:fill="auto"/>
            <w:vAlign w:val="center"/>
            <w:hideMark/>
          </w:tcPr>
          <w:p w14:paraId="39A9EB86" w14:textId="77777777" w:rsidR="008670F3" w:rsidRPr="00E975E7" w:rsidRDefault="008670F3" w:rsidP="008670F3">
            <w:pPr>
              <w:rPr>
                <w:color w:val="000000"/>
              </w:rPr>
            </w:pPr>
            <w:r w:rsidRPr="00E975E7">
              <w:rPr>
                <w:color w:val="000000"/>
              </w:rPr>
              <w:t>АСТ</w:t>
            </w:r>
          </w:p>
        </w:tc>
        <w:tc>
          <w:tcPr>
            <w:tcW w:w="7650" w:type="dxa"/>
            <w:shd w:val="clear" w:color="auto" w:fill="auto"/>
            <w:vAlign w:val="center"/>
            <w:hideMark/>
          </w:tcPr>
          <w:p w14:paraId="46BD5756" w14:textId="77777777" w:rsidR="008670F3" w:rsidRPr="00E975E7" w:rsidRDefault="008670F3" w:rsidP="008670F3">
            <w:pPr>
              <w:rPr>
                <w:color w:val="000000"/>
              </w:rPr>
            </w:pPr>
            <w:r>
              <w:rPr>
                <w:color w:val="000000"/>
              </w:rPr>
              <w:t>А</w:t>
            </w:r>
            <w:r w:rsidRPr="00E975E7">
              <w:rPr>
                <w:color w:val="000000"/>
              </w:rPr>
              <w:t>спартатаминотрансфераза</w:t>
            </w:r>
          </w:p>
        </w:tc>
      </w:tr>
      <w:tr w:rsidR="008670F3" w:rsidRPr="00E975E7" w14:paraId="5A7F50B1" w14:textId="77777777" w:rsidTr="000E2CF2">
        <w:trPr>
          <w:trHeight w:val="20"/>
        </w:trPr>
        <w:tc>
          <w:tcPr>
            <w:tcW w:w="1696" w:type="dxa"/>
            <w:shd w:val="clear" w:color="auto" w:fill="auto"/>
            <w:noWrap/>
            <w:vAlign w:val="center"/>
            <w:hideMark/>
          </w:tcPr>
          <w:p w14:paraId="7FF4CAF9" w14:textId="77777777" w:rsidR="008670F3" w:rsidRPr="00E975E7" w:rsidRDefault="008670F3" w:rsidP="008670F3">
            <w:pPr>
              <w:rPr>
                <w:color w:val="000000"/>
              </w:rPr>
            </w:pPr>
            <w:r w:rsidRPr="00E975E7">
              <w:rPr>
                <w:color w:val="000000"/>
              </w:rPr>
              <w:t>АТФ</w:t>
            </w:r>
          </w:p>
        </w:tc>
        <w:tc>
          <w:tcPr>
            <w:tcW w:w="7650" w:type="dxa"/>
            <w:shd w:val="clear" w:color="auto" w:fill="auto"/>
            <w:noWrap/>
            <w:vAlign w:val="bottom"/>
            <w:hideMark/>
          </w:tcPr>
          <w:p w14:paraId="6D1BB1C2" w14:textId="77777777" w:rsidR="008670F3" w:rsidRPr="00E975E7" w:rsidRDefault="008670F3" w:rsidP="008670F3">
            <w:pPr>
              <w:rPr>
                <w:color w:val="000000"/>
              </w:rPr>
            </w:pPr>
            <w:r w:rsidRPr="00E975E7">
              <w:rPr>
                <w:lang w:val="ru"/>
              </w:rPr>
              <w:t>Аденозинтрифосфат</w:t>
            </w:r>
          </w:p>
        </w:tc>
      </w:tr>
      <w:tr w:rsidR="008670F3" w:rsidRPr="00E975E7" w14:paraId="7C7BCB55" w14:textId="77777777" w:rsidTr="000E2CF2">
        <w:trPr>
          <w:trHeight w:val="20"/>
        </w:trPr>
        <w:tc>
          <w:tcPr>
            <w:tcW w:w="1696" w:type="dxa"/>
            <w:shd w:val="clear" w:color="auto" w:fill="auto"/>
            <w:noWrap/>
            <w:vAlign w:val="center"/>
            <w:hideMark/>
          </w:tcPr>
          <w:p w14:paraId="614781D2" w14:textId="77777777" w:rsidR="008670F3" w:rsidRPr="00E975E7" w:rsidRDefault="008670F3" w:rsidP="008670F3">
            <w:pPr>
              <w:rPr>
                <w:color w:val="000000"/>
              </w:rPr>
            </w:pPr>
            <w:r w:rsidRPr="00E975E7">
              <w:rPr>
                <w:color w:val="000000"/>
              </w:rPr>
              <w:t>БРРМЖ</w:t>
            </w:r>
          </w:p>
        </w:tc>
        <w:tc>
          <w:tcPr>
            <w:tcW w:w="7650" w:type="dxa"/>
            <w:shd w:val="clear" w:color="auto" w:fill="auto"/>
            <w:noWrap/>
            <w:vAlign w:val="bottom"/>
            <w:hideMark/>
          </w:tcPr>
          <w:p w14:paraId="0F4C483B" w14:textId="77777777" w:rsidR="008670F3" w:rsidRPr="00E975E7" w:rsidRDefault="008670F3" w:rsidP="008670F3">
            <w:pPr>
              <w:rPr>
                <w:color w:val="000000"/>
              </w:rPr>
            </w:pPr>
            <w:r w:rsidRPr="00E975E7">
              <w:rPr>
                <w:color w:val="333333"/>
                <w:shd w:val="clear" w:color="auto" w:fill="FFFFFF"/>
              </w:rPr>
              <w:t>Белок резистентности рака молочной железы</w:t>
            </w:r>
          </w:p>
        </w:tc>
      </w:tr>
      <w:tr w:rsidR="008670F3" w:rsidRPr="00E975E7" w14:paraId="7D96E440" w14:textId="77777777" w:rsidTr="000E2CF2">
        <w:trPr>
          <w:trHeight w:val="20"/>
        </w:trPr>
        <w:tc>
          <w:tcPr>
            <w:tcW w:w="1696" w:type="dxa"/>
            <w:shd w:val="clear" w:color="auto" w:fill="auto"/>
            <w:noWrap/>
            <w:vAlign w:val="center"/>
            <w:hideMark/>
          </w:tcPr>
          <w:p w14:paraId="34347C28" w14:textId="77777777" w:rsidR="008670F3" w:rsidRPr="00E975E7" w:rsidRDefault="008670F3" w:rsidP="008670F3">
            <w:pPr>
              <w:rPr>
                <w:color w:val="000000"/>
              </w:rPr>
            </w:pPr>
            <w:r w:rsidRPr="00E975E7">
              <w:rPr>
                <w:color w:val="000000"/>
              </w:rPr>
              <w:t>БЭ</w:t>
            </w:r>
          </w:p>
        </w:tc>
        <w:tc>
          <w:tcPr>
            <w:tcW w:w="7650" w:type="dxa"/>
            <w:shd w:val="clear" w:color="auto" w:fill="auto"/>
            <w:noWrap/>
            <w:vAlign w:val="bottom"/>
            <w:hideMark/>
          </w:tcPr>
          <w:p w14:paraId="5C8BE32C" w14:textId="77777777" w:rsidR="008670F3" w:rsidRPr="00E975E7" w:rsidRDefault="008670F3" w:rsidP="008670F3">
            <w:pPr>
              <w:rPr>
                <w:color w:val="000000"/>
              </w:rPr>
            </w:pPr>
            <w:r w:rsidRPr="00E975E7">
              <w:rPr>
                <w:color w:val="000000"/>
              </w:rPr>
              <w:t>Биоэквивалентность</w:t>
            </w:r>
          </w:p>
        </w:tc>
      </w:tr>
      <w:tr w:rsidR="008670F3" w:rsidRPr="00E975E7" w14:paraId="30C16339" w14:textId="77777777" w:rsidTr="000E2CF2">
        <w:trPr>
          <w:trHeight w:val="20"/>
        </w:trPr>
        <w:tc>
          <w:tcPr>
            <w:tcW w:w="1696" w:type="dxa"/>
            <w:shd w:val="clear" w:color="auto" w:fill="auto"/>
            <w:vAlign w:val="center"/>
            <w:hideMark/>
          </w:tcPr>
          <w:p w14:paraId="20BF6037" w14:textId="77777777" w:rsidR="008670F3" w:rsidRPr="00E975E7" w:rsidRDefault="008670F3" w:rsidP="008670F3">
            <w:pPr>
              <w:rPr>
                <w:color w:val="000000"/>
              </w:rPr>
            </w:pPr>
            <w:r w:rsidRPr="00E975E7">
              <w:rPr>
                <w:color w:val="000000"/>
              </w:rPr>
              <w:t>ВБП</w:t>
            </w:r>
          </w:p>
        </w:tc>
        <w:tc>
          <w:tcPr>
            <w:tcW w:w="7650" w:type="dxa"/>
            <w:shd w:val="clear" w:color="auto" w:fill="auto"/>
            <w:vAlign w:val="center"/>
            <w:hideMark/>
          </w:tcPr>
          <w:p w14:paraId="68DAE649" w14:textId="77777777" w:rsidR="008670F3" w:rsidRPr="00E975E7" w:rsidRDefault="008670F3" w:rsidP="008670F3">
            <w:pPr>
              <w:rPr>
                <w:color w:val="000000"/>
              </w:rPr>
            </w:pPr>
            <w:r w:rsidRPr="00E975E7">
              <w:rPr>
                <w:color w:val="000000"/>
              </w:rPr>
              <w:t>Выживаемость без прогрессирования заболевания</w:t>
            </w:r>
          </w:p>
        </w:tc>
      </w:tr>
      <w:tr w:rsidR="008670F3" w:rsidRPr="00E975E7" w14:paraId="590942CC" w14:textId="77777777" w:rsidTr="000E2CF2">
        <w:trPr>
          <w:trHeight w:val="20"/>
        </w:trPr>
        <w:tc>
          <w:tcPr>
            <w:tcW w:w="1696" w:type="dxa"/>
            <w:shd w:val="clear" w:color="auto" w:fill="auto"/>
            <w:vAlign w:val="center"/>
            <w:hideMark/>
          </w:tcPr>
          <w:p w14:paraId="06086058" w14:textId="77777777" w:rsidR="008670F3" w:rsidRPr="00E975E7" w:rsidRDefault="008670F3" w:rsidP="008670F3">
            <w:pPr>
              <w:rPr>
                <w:color w:val="000000"/>
              </w:rPr>
            </w:pPr>
            <w:r w:rsidRPr="00E975E7">
              <w:rPr>
                <w:color w:val="000000"/>
              </w:rPr>
              <w:t>ВГН</w:t>
            </w:r>
          </w:p>
        </w:tc>
        <w:tc>
          <w:tcPr>
            <w:tcW w:w="7650" w:type="dxa"/>
            <w:shd w:val="clear" w:color="auto" w:fill="auto"/>
            <w:vAlign w:val="center"/>
            <w:hideMark/>
          </w:tcPr>
          <w:p w14:paraId="0A64D342" w14:textId="77777777" w:rsidR="008670F3" w:rsidRPr="00E975E7" w:rsidRDefault="008670F3" w:rsidP="008670F3">
            <w:pPr>
              <w:rPr>
                <w:color w:val="000000"/>
              </w:rPr>
            </w:pPr>
            <w:r w:rsidRPr="00E975E7">
              <w:rPr>
                <w:color w:val="000000"/>
              </w:rPr>
              <w:t>Верхняя граница нормы</w:t>
            </w:r>
          </w:p>
        </w:tc>
      </w:tr>
      <w:tr w:rsidR="008670F3" w:rsidRPr="00E975E7" w14:paraId="750C3FA0" w14:textId="77777777" w:rsidTr="000E2CF2">
        <w:trPr>
          <w:trHeight w:val="20"/>
        </w:trPr>
        <w:tc>
          <w:tcPr>
            <w:tcW w:w="1696" w:type="dxa"/>
            <w:shd w:val="clear" w:color="auto" w:fill="auto"/>
            <w:noWrap/>
            <w:vAlign w:val="center"/>
            <w:hideMark/>
          </w:tcPr>
          <w:p w14:paraId="53547250" w14:textId="77777777" w:rsidR="008670F3" w:rsidRPr="00E975E7" w:rsidRDefault="008670F3" w:rsidP="008670F3">
            <w:pPr>
              <w:rPr>
                <w:color w:val="000000"/>
              </w:rPr>
            </w:pPr>
            <w:r w:rsidRPr="00E975E7">
              <w:rPr>
                <w:color w:val="000000"/>
              </w:rPr>
              <w:t>ВОЗ</w:t>
            </w:r>
          </w:p>
        </w:tc>
        <w:tc>
          <w:tcPr>
            <w:tcW w:w="7650" w:type="dxa"/>
            <w:shd w:val="clear" w:color="auto" w:fill="auto"/>
            <w:noWrap/>
            <w:vAlign w:val="bottom"/>
            <w:hideMark/>
          </w:tcPr>
          <w:p w14:paraId="69B2379C" w14:textId="77777777" w:rsidR="008670F3" w:rsidRPr="00E975E7" w:rsidRDefault="008670F3" w:rsidP="008670F3">
            <w:pPr>
              <w:rPr>
                <w:color w:val="000000"/>
              </w:rPr>
            </w:pPr>
            <w:r w:rsidRPr="00E975E7">
              <w:rPr>
                <w:lang w:val="ru"/>
              </w:rPr>
              <w:t>Всемирная организация здравоохранения</w:t>
            </w:r>
          </w:p>
        </w:tc>
      </w:tr>
      <w:tr w:rsidR="008670F3" w:rsidRPr="00E975E7" w14:paraId="2572CA7B" w14:textId="77777777" w:rsidTr="000E2CF2">
        <w:trPr>
          <w:trHeight w:val="20"/>
        </w:trPr>
        <w:tc>
          <w:tcPr>
            <w:tcW w:w="1696" w:type="dxa"/>
            <w:shd w:val="clear" w:color="auto" w:fill="auto"/>
            <w:vAlign w:val="center"/>
            <w:hideMark/>
          </w:tcPr>
          <w:p w14:paraId="71F1C2CD" w14:textId="77777777" w:rsidR="008670F3" w:rsidRPr="00E975E7" w:rsidRDefault="008670F3" w:rsidP="008670F3">
            <w:pPr>
              <w:rPr>
                <w:color w:val="000000"/>
              </w:rPr>
            </w:pPr>
            <w:r w:rsidRPr="00E975E7">
              <w:rPr>
                <w:color w:val="000000"/>
              </w:rPr>
              <w:t>ВПЗО</w:t>
            </w:r>
          </w:p>
        </w:tc>
        <w:tc>
          <w:tcPr>
            <w:tcW w:w="7650" w:type="dxa"/>
            <w:shd w:val="clear" w:color="auto" w:fill="auto"/>
            <w:vAlign w:val="center"/>
            <w:hideMark/>
          </w:tcPr>
          <w:p w14:paraId="62CB1F0B" w14:textId="77777777" w:rsidR="008670F3" w:rsidRPr="00E975E7" w:rsidRDefault="008670F3" w:rsidP="008670F3">
            <w:pPr>
              <w:rPr>
                <w:color w:val="000000"/>
              </w:rPr>
            </w:pPr>
            <w:r w:rsidRPr="00E975E7">
              <w:rPr>
                <w:color w:val="000000"/>
              </w:rPr>
              <w:t>Вторичные первичные злокачественные опуходи</w:t>
            </w:r>
          </w:p>
        </w:tc>
      </w:tr>
      <w:tr w:rsidR="008670F3" w:rsidRPr="00E975E7" w14:paraId="286C2E77" w14:textId="77777777" w:rsidTr="000E2CF2">
        <w:trPr>
          <w:trHeight w:val="20"/>
        </w:trPr>
        <w:tc>
          <w:tcPr>
            <w:tcW w:w="1696" w:type="dxa"/>
            <w:shd w:val="clear" w:color="auto" w:fill="auto"/>
            <w:noWrap/>
            <w:vAlign w:val="center"/>
            <w:hideMark/>
          </w:tcPr>
          <w:p w14:paraId="3FCE9039" w14:textId="77777777" w:rsidR="008670F3" w:rsidRPr="00E975E7" w:rsidRDefault="008670F3" w:rsidP="008670F3">
            <w:pPr>
              <w:rPr>
                <w:color w:val="000000"/>
              </w:rPr>
            </w:pPr>
            <w:r w:rsidRPr="00E975E7">
              <w:rPr>
                <w:color w:val="000000"/>
              </w:rPr>
              <w:t>ВЭЖК</w:t>
            </w:r>
          </w:p>
        </w:tc>
        <w:tc>
          <w:tcPr>
            <w:tcW w:w="7650" w:type="dxa"/>
            <w:shd w:val="clear" w:color="auto" w:fill="auto"/>
            <w:noWrap/>
            <w:vAlign w:val="bottom"/>
            <w:hideMark/>
          </w:tcPr>
          <w:p w14:paraId="727FB5BE" w14:textId="77777777" w:rsidR="008670F3" w:rsidRPr="00E975E7" w:rsidRDefault="008670F3" w:rsidP="008670F3">
            <w:pPr>
              <w:rPr>
                <w:color w:val="000000"/>
              </w:rPr>
            </w:pPr>
            <w:r w:rsidRPr="00E975E7">
              <w:rPr>
                <w:color w:val="333333"/>
                <w:shd w:val="clear" w:color="auto" w:fill="FFFFFF"/>
              </w:rPr>
              <w:t>Высокоэффективная жидкостная хроматография </w:t>
            </w:r>
          </w:p>
        </w:tc>
      </w:tr>
      <w:tr w:rsidR="008670F3" w:rsidRPr="00E975E7" w14:paraId="3A5552AE" w14:textId="77777777" w:rsidTr="000E2CF2">
        <w:trPr>
          <w:trHeight w:val="20"/>
        </w:trPr>
        <w:tc>
          <w:tcPr>
            <w:tcW w:w="1696" w:type="dxa"/>
            <w:shd w:val="clear" w:color="auto" w:fill="auto"/>
            <w:noWrap/>
            <w:vAlign w:val="center"/>
            <w:hideMark/>
          </w:tcPr>
          <w:p w14:paraId="593F4932" w14:textId="77777777" w:rsidR="008670F3" w:rsidRPr="00E975E7" w:rsidRDefault="008670F3" w:rsidP="008670F3">
            <w:pPr>
              <w:rPr>
                <w:color w:val="000000"/>
              </w:rPr>
            </w:pPr>
            <w:r w:rsidRPr="00E975E7">
              <w:rPr>
                <w:color w:val="000000"/>
              </w:rPr>
              <w:t>ГГТ</w:t>
            </w:r>
          </w:p>
        </w:tc>
        <w:tc>
          <w:tcPr>
            <w:tcW w:w="7650" w:type="dxa"/>
            <w:shd w:val="clear" w:color="auto" w:fill="auto"/>
            <w:noWrap/>
            <w:vAlign w:val="bottom"/>
            <w:hideMark/>
          </w:tcPr>
          <w:p w14:paraId="6BE7E551" w14:textId="77777777" w:rsidR="008670F3" w:rsidRPr="00E975E7" w:rsidRDefault="008670F3" w:rsidP="008670F3">
            <w:pPr>
              <w:rPr>
                <w:color w:val="000000"/>
              </w:rPr>
            </w:pPr>
            <w:r w:rsidRPr="00E975E7">
              <w:rPr>
                <w:color w:val="333333"/>
                <w:shd w:val="clear" w:color="auto" w:fill="FFFFFF"/>
              </w:rPr>
              <w:t>Гамма-глутамилтрансфераза </w:t>
            </w:r>
          </w:p>
        </w:tc>
      </w:tr>
      <w:tr w:rsidR="008670F3" w:rsidRPr="00E975E7" w14:paraId="092EEF5E" w14:textId="77777777" w:rsidTr="000E2CF2">
        <w:trPr>
          <w:trHeight w:val="20"/>
        </w:trPr>
        <w:tc>
          <w:tcPr>
            <w:tcW w:w="1696" w:type="dxa"/>
            <w:shd w:val="clear" w:color="auto" w:fill="auto"/>
            <w:noWrap/>
            <w:vAlign w:val="center"/>
            <w:hideMark/>
          </w:tcPr>
          <w:p w14:paraId="7651B998" w14:textId="77777777" w:rsidR="008670F3" w:rsidRPr="00E975E7" w:rsidRDefault="008670F3" w:rsidP="008670F3">
            <w:pPr>
              <w:rPr>
                <w:color w:val="000000"/>
              </w:rPr>
            </w:pPr>
            <w:r w:rsidRPr="00E975E7">
              <w:rPr>
                <w:color w:val="000000"/>
              </w:rPr>
              <w:t>ДВККЛ</w:t>
            </w:r>
          </w:p>
        </w:tc>
        <w:tc>
          <w:tcPr>
            <w:tcW w:w="7650" w:type="dxa"/>
            <w:shd w:val="clear" w:color="auto" w:fill="auto"/>
            <w:noWrap/>
            <w:vAlign w:val="bottom"/>
            <w:hideMark/>
          </w:tcPr>
          <w:p w14:paraId="3849FB00" w14:textId="77777777" w:rsidR="008670F3" w:rsidRPr="00E975E7" w:rsidRDefault="008670F3" w:rsidP="008670F3">
            <w:pPr>
              <w:rPr>
                <w:color w:val="000000"/>
              </w:rPr>
            </w:pPr>
            <w:r w:rsidRPr="00E975E7">
              <w:rPr>
                <w:lang w:val="ru"/>
              </w:rPr>
              <w:t>Диффузная В-крупноклеточная лимфома</w:t>
            </w:r>
          </w:p>
        </w:tc>
      </w:tr>
      <w:tr w:rsidR="008670F3" w:rsidRPr="00E975E7" w14:paraId="3EDADADC" w14:textId="77777777" w:rsidTr="000E2CF2">
        <w:trPr>
          <w:trHeight w:val="20"/>
        </w:trPr>
        <w:tc>
          <w:tcPr>
            <w:tcW w:w="1696" w:type="dxa"/>
            <w:shd w:val="clear" w:color="auto" w:fill="auto"/>
            <w:vAlign w:val="center"/>
            <w:hideMark/>
          </w:tcPr>
          <w:p w14:paraId="68A19DBF" w14:textId="77777777" w:rsidR="008670F3" w:rsidRPr="00E975E7" w:rsidRDefault="008670F3" w:rsidP="008670F3">
            <w:pPr>
              <w:rPr>
                <w:color w:val="000000"/>
              </w:rPr>
            </w:pPr>
            <w:r w:rsidRPr="00E975E7">
              <w:rPr>
                <w:color w:val="000000"/>
              </w:rPr>
              <w:t>ДИ</w:t>
            </w:r>
          </w:p>
        </w:tc>
        <w:tc>
          <w:tcPr>
            <w:tcW w:w="7650" w:type="dxa"/>
            <w:shd w:val="clear" w:color="auto" w:fill="auto"/>
            <w:vAlign w:val="center"/>
            <w:hideMark/>
          </w:tcPr>
          <w:p w14:paraId="1B2D95DC" w14:textId="77777777" w:rsidR="008670F3" w:rsidRPr="00E975E7" w:rsidRDefault="008670F3" w:rsidP="008670F3">
            <w:pPr>
              <w:rPr>
                <w:color w:val="000000"/>
              </w:rPr>
            </w:pPr>
            <w:r w:rsidRPr="00E975E7">
              <w:rPr>
                <w:color w:val="000000"/>
              </w:rPr>
              <w:t>Доверительный интервал</w:t>
            </w:r>
          </w:p>
        </w:tc>
      </w:tr>
      <w:tr w:rsidR="008670F3" w:rsidRPr="00E975E7" w14:paraId="3CBD60E0" w14:textId="77777777" w:rsidTr="000E2CF2">
        <w:trPr>
          <w:trHeight w:val="20"/>
        </w:trPr>
        <w:tc>
          <w:tcPr>
            <w:tcW w:w="1696" w:type="dxa"/>
            <w:shd w:val="clear" w:color="auto" w:fill="auto"/>
            <w:noWrap/>
            <w:vAlign w:val="center"/>
            <w:hideMark/>
          </w:tcPr>
          <w:p w14:paraId="6D0AFDC4" w14:textId="77777777" w:rsidR="008670F3" w:rsidRPr="00E975E7" w:rsidRDefault="008670F3" w:rsidP="008670F3">
            <w:pPr>
              <w:rPr>
                <w:color w:val="000000"/>
              </w:rPr>
            </w:pPr>
            <w:r w:rsidRPr="00E975E7">
              <w:rPr>
                <w:color w:val="000000"/>
              </w:rPr>
              <w:t>ДМСО</w:t>
            </w:r>
          </w:p>
        </w:tc>
        <w:tc>
          <w:tcPr>
            <w:tcW w:w="7650" w:type="dxa"/>
            <w:shd w:val="clear" w:color="auto" w:fill="auto"/>
            <w:noWrap/>
            <w:vAlign w:val="bottom"/>
            <w:hideMark/>
          </w:tcPr>
          <w:p w14:paraId="59B62BDB" w14:textId="77777777" w:rsidR="008670F3" w:rsidRPr="00E975E7" w:rsidRDefault="008670F3" w:rsidP="008670F3">
            <w:pPr>
              <w:rPr>
                <w:color w:val="000000"/>
              </w:rPr>
            </w:pPr>
            <w:r w:rsidRPr="00E975E7">
              <w:rPr>
                <w:color w:val="333333"/>
                <w:shd w:val="clear" w:color="auto" w:fill="FFFFFF"/>
              </w:rPr>
              <w:t>Диметилсульфоксид </w:t>
            </w:r>
          </w:p>
        </w:tc>
      </w:tr>
      <w:tr w:rsidR="008670F3" w:rsidRPr="00E975E7" w14:paraId="5F7F5C6C" w14:textId="77777777" w:rsidTr="000E2CF2">
        <w:trPr>
          <w:trHeight w:val="20"/>
        </w:trPr>
        <w:tc>
          <w:tcPr>
            <w:tcW w:w="1696" w:type="dxa"/>
            <w:shd w:val="clear" w:color="auto" w:fill="auto"/>
            <w:noWrap/>
            <w:vAlign w:val="center"/>
            <w:hideMark/>
          </w:tcPr>
          <w:p w14:paraId="483A55EE" w14:textId="77777777" w:rsidR="008670F3" w:rsidRPr="00E975E7" w:rsidRDefault="008670F3" w:rsidP="008670F3">
            <w:pPr>
              <w:rPr>
                <w:color w:val="000000"/>
              </w:rPr>
            </w:pPr>
            <w:r w:rsidRPr="00E975E7">
              <w:rPr>
                <w:color w:val="000000"/>
              </w:rPr>
              <w:t>ДНК</w:t>
            </w:r>
          </w:p>
        </w:tc>
        <w:tc>
          <w:tcPr>
            <w:tcW w:w="7650" w:type="dxa"/>
            <w:shd w:val="clear" w:color="auto" w:fill="auto"/>
            <w:noWrap/>
            <w:vAlign w:val="bottom"/>
            <w:hideMark/>
          </w:tcPr>
          <w:p w14:paraId="00FF5C2A" w14:textId="77777777" w:rsidR="008670F3" w:rsidRPr="00E975E7" w:rsidRDefault="008670F3" w:rsidP="008670F3">
            <w:pPr>
              <w:rPr>
                <w:color w:val="000000"/>
              </w:rPr>
            </w:pPr>
            <w:r w:rsidRPr="00E975E7">
              <w:rPr>
                <w:color w:val="333333"/>
                <w:shd w:val="clear" w:color="auto" w:fill="FFFFFF"/>
              </w:rPr>
              <w:t>Дезоксирибонуклеиновая кислота </w:t>
            </w:r>
          </w:p>
        </w:tc>
      </w:tr>
      <w:tr w:rsidR="008670F3" w:rsidRPr="00E975E7" w14:paraId="13C926C3" w14:textId="77777777" w:rsidTr="000E2CF2">
        <w:trPr>
          <w:trHeight w:val="20"/>
        </w:trPr>
        <w:tc>
          <w:tcPr>
            <w:tcW w:w="1696" w:type="dxa"/>
            <w:shd w:val="clear" w:color="auto" w:fill="auto"/>
            <w:noWrap/>
            <w:vAlign w:val="center"/>
            <w:hideMark/>
          </w:tcPr>
          <w:p w14:paraId="340978AC" w14:textId="77777777" w:rsidR="008670F3" w:rsidRPr="00E975E7" w:rsidRDefault="008670F3" w:rsidP="008670F3">
            <w:pPr>
              <w:rPr>
                <w:color w:val="000000"/>
              </w:rPr>
            </w:pPr>
            <w:r w:rsidRPr="00E975E7">
              <w:rPr>
                <w:color w:val="000000"/>
              </w:rPr>
              <w:t>ЖНВЛП</w:t>
            </w:r>
          </w:p>
        </w:tc>
        <w:tc>
          <w:tcPr>
            <w:tcW w:w="7650" w:type="dxa"/>
            <w:shd w:val="clear" w:color="auto" w:fill="auto"/>
            <w:noWrap/>
            <w:vAlign w:val="bottom"/>
            <w:hideMark/>
          </w:tcPr>
          <w:p w14:paraId="6A6730D4" w14:textId="77777777" w:rsidR="008670F3" w:rsidRPr="00E975E7" w:rsidRDefault="008670F3" w:rsidP="008670F3">
            <w:pPr>
              <w:rPr>
                <w:color w:val="000000"/>
              </w:rPr>
            </w:pPr>
            <w:r w:rsidRPr="00E975E7">
              <w:rPr>
                <w:color w:val="333333"/>
              </w:rPr>
              <w:t>Жизненно необходимые и важнейшие лекарственные препараты</w:t>
            </w:r>
          </w:p>
        </w:tc>
      </w:tr>
      <w:tr w:rsidR="008670F3" w:rsidRPr="00E975E7" w14:paraId="6B4E8E8F" w14:textId="77777777" w:rsidTr="000E2CF2">
        <w:trPr>
          <w:trHeight w:val="20"/>
        </w:trPr>
        <w:tc>
          <w:tcPr>
            <w:tcW w:w="1696" w:type="dxa"/>
            <w:shd w:val="clear" w:color="auto" w:fill="auto"/>
            <w:noWrap/>
            <w:vAlign w:val="center"/>
            <w:hideMark/>
          </w:tcPr>
          <w:p w14:paraId="26E0AFFA" w14:textId="77777777" w:rsidR="008670F3" w:rsidRPr="00E975E7" w:rsidRDefault="008670F3" w:rsidP="008670F3">
            <w:pPr>
              <w:rPr>
                <w:color w:val="000000"/>
              </w:rPr>
            </w:pPr>
            <w:r w:rsidRPr="00E975E7">
              <w:rPr>
                <w:color w:val="000000"/>
              </w:rPr>
              <w:t>ИПП</w:t>
            </w:r>
          </w:p>
        </w:tc>
        <w:tc>
          <w:tcPr>
            <w:tcW w:w="7650" w:type="dxa"/>
            <w:shd w:val="clear" w:color="auto" w:fill="auto"/>
            <w:noWrap/>
            <w:vAlign w:val="bottom"/>
            <w:hideMark/>
          </w:tcPr>
          <w:p w14:paraId="14CBD8F3" w14:textId="77777777" w:rsidR="008670F3" w:rsidRPr="00E975E7" w:rsidRDefault="008670F3" w:rsidP="008670F3">
            <w:pPr>
              <w:rPr>
                <w:color w:val="000000"/>
              </w:rPr>
            </w:pPr>
            <w:r w:rsidRPr="00E975E7">
              <w:rPr>
                <w:lang w:val="ru"/>
              </w:rPr>
              <w:t>Ингибиторы протонной помпы</w:t>
            </w:r>
          </w:p>
        </w:tc>
      </w:tr>
      <w:tr w:rsidR="008670F3" w:rsidRPr="00E975E7" w14:paraId="112F9CA6" w14:textId="77777777" w:rsidTr="000E2CF2">
        <w:trPr>
          <w:trHeight w:val="20"/>
        </w:trPr>
        <w:tc>
          <w:tcPr>
            <w:tcW w:w="1696" w:type="dxa"/>
            <w:shd w:val="clear" w:color="auto" w:fill="auto"/>
            <w:noWrap/>
            <w:vAlign w:val="center"/>
            <w:hideMark/>
          </w:tcPr>
          <w:p w14:paraId="3FBFEB33" w14:textId="77777777" w:rsidR="008670F3" w:rsidRPr="00E975E7" w:rsidRDefault="008670F3" w:rsidP="008670F3">
            <w:pPr>
              <w:rPr>
                <w:color w:val="000000"/>
              </w:rPr>
            </w:pPr>
            <w:r w:rsidRPr="00E975E7">
              <w:rPr>
                <w:color w:val="000000"/>
              </w:rPr>
              <w:t>ИФА</w:t>
            </w:r>
          </w:p>
        </w:tc>
        <w:tc>
          <w:tcPr>
            <w:tcW w:w="7650" w:type="dxa"/>
            <w:shd w:val="clear" w:color="auto" w:fill="auto"/>
            <w:noWrap/>
            <w:vAlign w:val="bottom"/>
            <w:hideMark/>
          </w:tcPr>
          <w:p w14:paraId="40AEE90E" w14:textId="77777777" w:rsidR="008670F3" w:rsidRPr="00E975E7" w:rsidRDefault="008670F3" w:rsidP="008670F3">
            <w:pPr>
              <w:rPr>
                <w:color w:val="000000"/>
              </w:rPr>
            </w:pPr>
            <w:r w:rsidRPr="00E975E7">
              <w:rPr>
                <w:color w:val="333333"/>
                <w:shd w:val="clear" w:color="auto" w:fill="FFFFFF"/>
              </w:rPr>
              <w:t>Иммуноферментный анализ </w:t>
            </w:r>
          </w:p>
        </w:tc>
      </w:tr>
      <w:tr w:rsidR="008670F3" w:rsidRPr="00E975E7" w14:paraId="7EEB1800" w14:textId="77777777" w:rsidTr="000E2CF2">
        <w:trPr>
          <w:trHeight w:val="20"/>
        </w:trPr>
        <w:tc>
          <w:tcPr>
            <w:tcW w:w="1696" w:type="dxa"/>
            <w:shd w:val="clear" w:color="auto" w:fill="auto"/>
            <w:noWrap/>
            <w:vAlign w:val="center"/>
            <w:hideMark/>
          </w:tcPr>
          <w:p w14:paraId="6A99489F" w14:textId="77777777" w:rsidR="008670F3" w:rsidRPr="00E975E7" w:rsidRDefault="008670F3" w:rsidP="008670F3">
            <w:pPr>
              <w:rPr>
                <w:color w:val="000000"/>
              </w:rPr>
            </w:pPr>
            <w:r w:rsidRPr="00E975E7">
              <w:rPr>
                <w:color w:val="000000"/>
              </w:rPr>
              <w:t>ИХТ</w:t>
            </w:r>
          </w:p>
        </w:tc>
        <w:tc>
          <w:tcPr>
            <w:tcW w:w="7650" w:type="dxa"/>
            <w:shd w:val="clear" w:color="auto" w:fill="auto"/>
            <w:noWrap/>
            <w:vAlign w:val="bottom"/>
            <w:hideMark/>
          </w:tcPr>
          <w:p w14:paraId="1583DE12" w14:textId="77777777" w:rsidR="008670F3" w:rsidRPr="00E975E7" w:rsidRDefault="008670F3" w:rsidP="008670F3">
            <w:pPr>
              <w:rPr>
                <w:color w:val="000000"/>
              </w:rPr>
            </w:pPr>
            <w:r w:rsidRPr="00E975E7">
              <w:t>Иммунохимиотерапия</w:t>
            </w:r>
          </w:p>
        </w:tc>
      </w:tr>
      <w:tr w:rsidR="008670F3" w:rsidRPr="00E975E7" w14:paraId="192B77DD" w14:textId="77777777" w:rsidTr="000E2CF2">
        <w:trPr>
          <w:trHeight w:val="20"/>
        </w:trPr>
        <w:tc>
          <w:tcPr>
            <w:tcW w:w="1696" w:type="dxa"/>
            <w:shd w:val="clear" w:color="auto" w:fill="auto"/>
            <w:noWrap/>
            <w:vAlign w:val="center"/>
            <w:hideMark/>
          </w:tcPr>
          <w:p w14:paraId="1C04B26F" w14:textId="77777777" w:rsidR="008670F3" w:rsidRPr="00E975E7" w:rsidRDefault="008670F3" w:rsidP="008670F3">
            <w:pPr>
              <w:rPr>
                <w:color w:val="000000"/>
              </w:rPr>
            </w:pPr>
            <w:r w:rsidRPr="00E975E7">
              <w:rPr>
                <w:color w:val="000000"/>
              </w:rPr>
              <w:t>ЛМЛ</w:t>
            </w:r>
          </w:p>
        </w:tc>
        <w:tc>
          <w:tcPr>
            <w:tcW w:w="7650" w:type="dxa"/>
            <w:shd w:val="clear" w:color="auto" w:fill="auto"/>
            <w:noWrap/>
            <w:vAlign w:val="bottom"/>
            <w:hideMark/>
          </w:tcPr>
          <w:p w14:paraId="7B3E1EAB" w14:textId="77777777" w:rsidR="008670F3" w:rsidRPr="00E975E7" w:rsidRDefault="008670F3" w:rsidP="008670F3">
            <w:pPr>
              <w:rPr>
                <w:color w:val="000000"/>
              </w:rPr>
            </w:pPr>
            <w:r w:rsidRPr="00E975E7">
              <w:rPr>
                <w:lang w:val="ru"/>
              </w:rPr>
              <w:t>Лимфома из малых лимфоцитов</w:t>
            </w:r>
          </w:p>
        </w:tc>
      </w:tr>
      <w:tr w:rsidR="008670F3" w:rsidRPr="00E975E7" w14:paraId="4F650FDE" w14:textId="77777777" w:rsidTr="000E2CF2">
        <w:trPr>
          <w:trHeight w:val="20"/>
        </w:trPr>
        <w:tc>
          <w:tcPr>
            <w:tcW w:w="1696" w:type="dxa"/>
            <w:shd w:val="clear" w:color="auto" w:fill="auto"/>
            <w:noWrap/>
            <w:vAlign w:val="center"/>
            <w:hideMark/>
          </w:tcPr>
          <w:p w14:paraId="33A228EF" w14:textId="77777777" w:rsidR="008670F3" w:rsidRPr="00E975E7" w:rsidRDefault="008670F3" w:rsidP="008670F3">
            <w:pPr>
              <w:rPr>
                <w:color w:val="000000"/>
              </w:rPr>
            </w:pPr>
            <w:r w:rsidRPr="00E975E7">
              <w:rPr>
                <w:color w:val="000000"/>
              </w:rPr>
              <w:t>МКД</w:t>
            </w:r>
          </w:p>
        </w:tc>
        <w:tc>
          <w:tcPr>
            <w:tcW w:w="7650" w:type="dxa"/>
            <w:shd w:val="clear" w:color="auto" w:fill="auto"/>
            <w:noWrap/>
            <w:vAlign w:val="bottom"/>
            <w:hideMark/>
          </w:tcPr>
          <w:p w14:paraId="6F0935E2" w14:textId="77777777" w:rsidR="008670F3" w:rsidRPr="00E975E7" w:rsidRDefault="008670F3" w:rsidP="008670F3">
            <w:pPr>
              <w:rPr>
                <w:color w:val="000000"/>
              </w:rPr>
            </w:pPr>
            <w:r w:rsidRPr="00E975E7">
              <w:t>Межквартильный диапазон</w:t>
            </w:r>
          </w:p>
        </w:tc>
      </w:tr>
      <w:tr w:rsidR="008670F3" w:rsidRPr="00E975E7" w14:paraId="1FC3A83F" w14:textId="77777777" w:rsidTr="000E2CF2">
        <w:trPr>
          <w:trHeight w:val="20"/>
        </w:trPr>
        <w:tc>
          <w:tcPr>
            <w:tcW w:w="1696" w:type="dxa"/>
            <w:shd w:val="clear" w:color="auto" w:fill="auto"/>
            <w:noWrap/>
            <w:vAlign w:val="center"/>
            <w:hideMark/>
          </w:tcPr>
          <w:p w14:paraId="731E9FB9" w14:textId="77777777" w:rsidR="008670F3" w:rsidRPr="00E975E7" w:rsidRDefault="008670F3" w:rsidP="008670F3">
            <w:pPr>
              <w:rPr>
                <w:color w:val="000000"/>
              </w:rPr>
            </w:pPr>
            <w:r w:rsidRPr="00E975E7">
              <w:rPr>
                <w:color w:val="000000"/>
              </w:rPr>
              <w:t>МКЛ</w:t>
            </w:r>
          </w:p>
        </w:tc>
        <w:tc>
          <w:tcPr>
            <w:tcW w:w="7650" w:type="dxa"/>
            <w:shd w:val="clear" w:color="auto" w:fill="auto"/>
            <w:noWrap/>
            <w:vAlign w:val="bottom"/>
            <w:hideMark/>
          </w:tcPr>
          <w:p w14:paraId="78E26182" w14:textId="77777777" w:rsidR="008670F3" w:rsidRPr="00E975E7" w:rsidRDefault="008670F3" w:rsidP="008670F3">
            <w:pPr>
              <w:rPr>
                <w:color w:val="000000"/>
              </w:rPr>
            </w:pPr>
            <w:r w:rsidRPr="00E975E7">
              <w:t>Мантийноклеточная лимфомома</w:t>
            </w:r>
          </w:p>
        </w:tc>
      </w:tr>
      <w:tr w:rsidR="008670F3" w:rsidRPr="00E975E7" w14:paraId="2DA283D8" w14:textId="77777777" w:rsidTr="000E2CF2">
        <w:trPr>
          <w:trHeight w:val="20"/>
        </w:trPr>
        <w:tc>
          <w:tcPr>
            <w:tcW w:w="1696" w:type="dxa"/>
            <w:shd w:val="clear" w:color="auto" w:fill="auto"/>
            <w:noWrap/>
            <w:vAlign w:val="center"/>
            <w:hideMark/>
          </w:tcPr>
          <w:p w14:paraId="301A41A5" w14:textId="77777777" w:rsidR="008670F3" w:rsidRPr="00E975E7" w:rsidRDefault="008670F3" w:rsidP="008670F3">
            <w:pPr>
              <w:rPr>
                <w:color w:val="000000"/>
              </w:rPr>
            </w:pPr>
            <w:r w:rsidRPr="00E975E7">
              <w:rPr>
                <w:color w:val="000000"/>
                <w:lang w:val="en-US"/>
              </w:rPr>
              <w:t>MЛВ</w:t>
            </w:r>
          </w:p>
        </w:tc>
        <w:tc>
          <w:tcPr>
            <w:tcW w:w="7650" w:type="dxa"/>
            <w:shd w:val="clear" w:color="auto" w:fill="auto"/>
            <w:noWrap/>
            <w:vAlign w:val="center"/>
            <w:hideMark/>
          </w:tcPr>
          <w:p w14:paraId="7A5518BA" w14:textId="77777777" w:rsidR="008670F3" w:rsidRPr="00E975E7" w:rsidRDefault="008670F3" w:rsidP="008670F3">
            <w:pPr>
              <w:rPr>
                <w:color w:val="000000"/>
              </w:rPr>
            </w:pPr>
            <w:r w:rsidRPr="00E975E7">
              <w:rPr>
                <w:color w:val="000000"/>
              </w:rPr>
              <w:t>Межлекарственное взаимодействие</w:t>
            </w:r>
          </w:p>
        </w:tc>
      </w:tr>
      <w:tr w:rsidR="008670F3" w:rsidRPr="00E975E7" w14:paraId="2219F66D" w14:textId="77777777" w:rsidTr="000E2CF2">
        <w:trPr>
          <w:trHeight w:val="20"/>
        </w:trPr>
        <w:tc>
          <w:tcPr>
            <w:tcW w:w="1696" w:type="dxa"/>
            <w:shd w:val="clear" w:color="auto" w:fill="auto"/>
            <w:noWrap/>
            <w:vAlign w:val="center"/>
            <w:hideMark/>
          </w:tcPr>
          <w:p w14:paraId="4EA8BB14" w14:textId="77777777" w:rsidR="008670F3" w:rsidRPr="00E975E7" w:rsidRDefault="008670F3" w:rsidP="008670F3">
            <w:pPr>
              <w:rPr>
                <w:color w:val="000000"/>
              </w:rPr>
            </w:pPr>
            <w:r w:rsidRPr="00E975E7">
              <w:rPr>
                <w:color w:val="000000"/>
              </w:rPr>
              <w:t>МЛЛ</w:t>
            </w:r>
          </w:p>
        </w:tc>
        <w:tc>
          <w:tcPr>
            <w:tcW w:w="7650" w:type="dxa"/>
            <w:shd w:val="clear" w:color="auto" w:fill="auto"/>
            <w:noWrap/>
            <w:vAlign w:val="bottom"/>
            <w:hideMark/>
          </w:tcPr>
          <w:p w14:paraId="3A1DBE4A" w14:textId="77777777" w:rsidR="008670F3" w:rsidRPr="00E975E7" w:rsidRDefault="008670F3" w:rsidP="008670F3">
            <w:pPr>
              <w:rPr>
                <w:color w:val="000000"/>
              </w:rPr>
            </w:pPr>
            <w:r w:rsidRPr="00E975E7">
              <w:rPr>
                <w:color w:val="333333"/>
              </w:rPr>
              <w:t>Мелкоклеточная лимфоцитарная лимфома</w:t>
            </w:r>
          </w:p>
        </w:tc>
      </w:tr>
      <w:tr w:rsidR="008670F3" w:rsidRPr="00E975E7" w14:paraId="42B95467" w14:textId="77777777" w:rsidTr="000E2CF2">
        <w:trPr>
          <w:trHeight w:val="20"/>
        </w:trPr>
        <w:tc>
          <w:tcPr>
            <w:tcW w:w="1696" w:type="dxa"/>
            <w:shd w:val="clear" w:color="auto" w:fill="auto"/>
            <w:noWrap/>
            <w:vAlign w:val="center"/>
            <w:hideMark/>
          </w:tcPr>
          <w:p w14:paraId="590F6965" w14:textId="77777777" w:rsidR="008670F3" w:rsidRPr="00E975E7" w:rsidRDefault="008670F3" w:rsidP="008670F3">
            <w:pPr>
              <w:rPr>
                <w:color w:val="000000"/>
              </w:rPr>
            </w:pPr>
            <w:r w:rsidRPr="00E975E7">
              <w:rPr>
                <w:color w:val="000000"/>
              </w:rPr>
              <w:t>МНН</w:t>
            </w:r>
          </w:p>
        </w:tc>
        <w:tc>
          <w:tcPr>
            <w:tcW w:w="7650" w:type="dxa"/>
            <w:shd w:val="clear" w:color="auto" w:fill="auto"/>
            <w:noWrap/>
            <w:vAlign w:val="bottom"/>
            <w:hideMark/>
          </w:tcPr>
          <w:p w14:paraId="3F4B3191" w14:textId="77777777" w:rsidR="008670F3" w:rsidRPr="00E975E7" w:rsidRDefault="008670F3" w:rsidP="008670F3">
            <w:pPr>
              <w:rPr>
                <w:color w:val="000000"/>
              </w:rPr>
            </w:pPr>
            <w:r w:rsidRPr="00E975E7">
              <w:rPr>
                <w:color w:val="333333"/>
                <w:shd w:val="clear" w:color="auto" w:fill="FFFFFF"/>
              </w:rPr>
              <w:t>Международное непатентованное наименование </w:t>
            </w:r>
          </w:p>
        </w:tc>
      </w:tr>
      <w:tr w:rsidR="008670F3" w:rsidRPr="00E975E7" w14:paraId="469C6FB2" w14:textId="77777777" w:rsidTr="000E2CF2">
        <w:trPr>
          <w:trHeight w:val="20"/>
        </w:trPr>
        <w:tc>
          <w:tcPr>
            <w:tcW w:w="1696" w:type="dxa"/>
            <w:shd w:val="clear" w:color="auto" w:fill="auto"/>
            <w:vAlign w:val="center"/>
            <w:hideMark/>
          </w:tcPr>
          <w:p w14:paraId="5AE7CD41" w14:textId="77777777" w:rsidR="008670F3" w:rsidRPr="00E975E7" w:rsidRDefault="008670F3" w:rsidP="008670F3">
            <w:pPr>
              <w:rPr>
                <w:color w:val="000000"/>
              </w:rPr>
            </w:pPr>
            <w:r w:rsidRPr="00E975E7">
              <w:rPr>
                <w:color w:val="000000"/>
              </w:rPr>
              <w:t>МНО</w:t>
            </w:r>
          </w:p>
        </w:tc>
        <w:tc>
          <w:tcPr>
            <w:tcW w:w="7650" w:type="dxa"/>
            <w:shd w:val="clear" w:color="auto" w:fill="auto"/>
            <w:vAlign w:val="center"/>
            <w:hideMark/>
          </w:tcPr>
          <w:p w14:paraId="09BA2EA7" w14:textId="77777777" w:rsidR="008670F3" w:rsidRPr="00E975E7" w:rsidRDefault="008670F3" w:rsidP="008670F3">
            <w:pPr>
              <w:rPr>
                <w:color w:val="000000"/>
              </w:rPr>
            </w:pPr>
            <w:r w:rsidRPr="00E975E7">
              <w:rPr>
                <w:color w:val="000000"/>
              </w:rPr>
              <w:t>Международное нормализованное отношение</w:t>
            </w:r>
          </w:p>
        </w:tc>
      </w:tr>
      <w:tr w:rsidR="008670F3" w:rsidRPr="00E975E7" w14:paraId="058D732F" w14:textId="77777777" w:rsidTr="000E2CF2">
        <w:trPr>
          <w:trHeight w:val="20"/>
        </w:trPr>
        <w:tc>
          <w:tcPr>
            <w:tcW w:w="1696" w:type="dxa"/>
            <w:shd w:val="clear" w:color="auto" w:fill="auto"/>
            <w:vAlign w:val="center"/>
            <w:hideMark/>
          </w:tcPr>
          <w:p w14:paraId="7A75CDE3" w14:textId="77777777" w:rsidR="008670F3" w:rsidRPr="00E975E7" w:rsidRDefault="008670F3" w:rsidP="008670F3">
            <w:pPr>
              <w:rPr>
                <w:color w:val="000000"/>
              </w:rPr>
            </w:pPr>
            <w:r w:rsidRPr="00E975E7">
              <w:rPr>
                <w:color w:val="000000"/>
              </w:rPr>
              <w:t>МПД</w:t>
            </w:r>
          </w:p>
        </w:tc>
        <w:tc>
          <w:tcPr>
            <w:tcW w:w="7650" w:type="dxa"/>
            <w:shd w:val="clear" w:color="auto" w:fill="auto"/>
            <w:vAlign w:val="center"/>
            <w:hideMark/>
          </w:tcPr>
          <w:p w14:paraId="14686F95" w14:textId="77777777" w:rsidR="008670F3" w:rsidRPr="00E975E7" w:rsidRDefault="008670F3" w:rsidP="008670F3">
            <w:pPr>
              <w:rPr>
                <w:color w:val="000000"/>
              </w:rPr>
            </w:pPr>
            <w:r w:rsidRPr="00E975E7">
              <w:rPr>
                <w:color w:val="000000"/>
              </w:rPr>
              <w:t>Максимальная переносимая доза</w:t>
            </w:r>
          </w:p>
        </w:tc>
      </w:tr>
      <w:tr w:rsidR="008670F3" w:rsidRPr="00E975E7" w14:paraId="0C40DB23" w14:textId="77777777" w:rsidTr="000E2CF2">
        <w:trPr>
          <w:trHeight w:val="20"/>
        </w:trPr>
        <w:tc>
          <w:tcPr>
            <w:tcW w:w="1696" w:type="dxa"/>
            <w:shd w:val="clear" w:color="auto" w:fill="auto"/>
            <w:noWrap/>
            <w:vAlign w:val="center"/>
            <w:hideMark/>
          </w:tcPr>
          <w:p w14:paraId="1E889390" w14:textId="77777777" w:rsidR="008670F3" w:rsidRPr="00E975E7" w:rsidRDefault="008670F3" w:rsidP="008670F3">
            <w:pPr>
              <w:rPr>
                <w:color w:val="000000"/>
              </w:rPr>
            </w:pPr>
            <w:r w:rsidRPr="00E975E7">
              <w:rPr>
                <w:color w:val="000000"/>
              </w:rPr>
              <w:t>НЛР</w:t>
            </w:r>
          </w:p>
        </w:tc>
        <w:tc>
          <w:tcPr>
            <w:tcW w:w="7650" w:type="dxa"/>
            <w:shd w:val="clear" w:color="auto" w:fill="auto"/>
            <w:noWrap/>
            <w:vAlign w:val="bottom"/>
            <w:hideMark/>
          </w:tcPr>
          <w:p w14:paraId="7891CBB5" w14:textId="77777777" w:rsidR="008670F3" w:rsidRPr="00E975E7" w:rsidRDefault="008670F3" w:rsidP="008670F3">
            <w:pPr>
              <w:rPr>
                <w:color w:val="000000"/>
              </w:rPr>
            </w:pPr>
            <w:r w:rsidRPr="00E975E7">
              <w:rPr>
                <w:lang w:val="ru"/>
              </w:rPr>
              <w:t>Нежелательная лекарственная реакция</w:t>
            </w:r>
          </w:p>
        </w:tc>
      </w:tr>
      <w:tr w:rsidR="008670F3" w:rsidRPr="00E975E7" w14:paraId="595C040B" w14:textId="77777777" w:rsidTr="000E2CF2">
        <w:trPr>
          <w:trHeight w:val="20"/>
        </w:trPr>
        <w:tc>
          <w:tcPr>
            <w:tcW w:w="1696" w:type="dxa"/>
            <w:shd w:val="clear" w:color="auto" w:fill="auto"/>
            <w:noWrap/>
            <w:vAlign w:val="center"/>
            <w:hideMark/>
          </w:tcPr>
          <w:p w14:paraId="2F239546" w14:textId="77777777" w:rsidR="008670F3" w:rsidRPr="00E975E7" w:rsidRDefault="008670F3" w:rsidP="008670F3">
            <w:pPr>
              <w:rPr>
                <w:color w:val="000000"/>
              </w:rPr>
            </w:pPr>
            <w:r w:rsidRPr="00E975E7">
              <w:rPr>
                <w:color w:val="000000"/>
              </w:rPr>
              <w:t>ННК</w:t>
            </w:r>
          </w:p>
        </w:tc>
        <w:tc>
          <w:tcPr>
            <w:tcW w:w="7650" w:type="dxa"/>
            <w:shd w:val="clear" w:color="auto" w:fill="auto"/>
            <w:noWrap/>
            <w:vAlign w:val="bottom"/>
            <w:hideMark/>
          </w:tcPr>
          <w:p w14:paraId="032263D1" w14:textId="77777777" w:rsidR="008670F3" w:rsidRPr="00E975E7" w:rsidRDefault="008670F3" w:rsidP="008670F3">
            <w:pPr>
              <w:rPr>
                <w:color w:val="000000"/>
              </w:rPr>
            </w:pPr>
            <w:r w:rsidRPr="00E975E7">
              <w:rPr>
                <w:lang w:val="ru"/>
              </w:rPr>
              <w:t>Независимый наблюдательный комитет</w:t>
            </w:r>
          </w:p>
        </w:tc>
      </w:tr>
      <w:tr w:rsidR="008670F3" w:rsidRPr="00E975E7" w14:paraId="22E90E98" w14:textId="77777777" w:rsidTr="000E2CF2">
        <w:trPr>
          <w:trHeight w:val="20"/>
        </w:trPr>
        <w:tc>
          <w:tcPr>
            <w:tcW w:w="1696" w:type="dxa"/>
            <w:shd w:val="clear" w:color="auto" w:fill="auto"/>
            <w:vAlign w:val="center"/>
            <w:hideMark/>
          </w:tcPr>
          <w:p w14:paraId="3A13FFE7" w14:textId="77777777" w:rsidR="008670F3" w:rsidRPr="00E975E7" w:rsidRDefault="008670F3" w:rsidP="008670F3">
            <w:pPr>
              <w:rPr>
                <w:color w:val="000000"/>
              </w:rPr>
            </w:pPr>
            <w:r w:rsidRPr="00E975E7">
              <w:rPr>
                <w:color w:val="000000"/>
              </w:rPr>
              <w:t>НЯ</w:t>
            </w:r>
          </w:p>
        </w:tc>
        <w:tc>
          <w:tcPr>
            <w:tcW w:w="7650" w:type="dxa"/>
            <w:shd w:val="clear" w:color="auto" w:fill="auto"/>
            <w:vAlign w:val="center"/>
            <w:hideMark/>
          </w:tcPr>
          <w:p w14:paraId="2C4D0C99" w14:textId="77777777" w:rsidR="008670F3" w:rsidRPr="00E975E7" w:rsidRDefault="008670F3" w:rsidP="008670F3">
            <w:pPr>
              <w:rPr>
                <w:color w:val="000000"/>
              </w:rPr>
            </w:pPr>
            <w:r>
              <w:rPr>
                <w:color w:val="000000"/>
              </w:rPr>
              <w:t>Н</w:t>
            </w:r>
            <w:r w:rsidRPr="00E975E7">
              <w:rPr>
                <w:color w:val="000000"/>
              </w:rPr>
              <w:t>ежелательное явление</w:t>
            </w:r>
          </w:p>
        </w:tc>
      </w:tr>
      <w:tr w:rsidR="008670F3" w:rsidRPr="00E975E7" w14:paraId="558C3457" w14:textId="77777777" w:rsidTr="000E2CF2">
        <w:trPr>
          <w:trHeight w:val="20"/>
        </w:trPr>
        <w:tc>
          <w:tcPr>
            <w:tcW w:w="1696" w:type="dxa"/>
            <w:shd w:val="clear" w:color="auto" w:fill="auto"/>
            <w:vAlign w:val="center"/>
            <w:hideMark/>
          </w:tcPr>
          <w:p w14:paraId="61E19BDB" w14:textId="77777777" w:rsidR="008670F3" w:rsidRPr="00E975E7" w:rsidRDefault="008670F3" w:rsidP="008670F3">
            <w:pPr>
              <w:rPr>
                <w:color w:val="000000"/>
              </w:rPr>
            </w:pPr>
            <w:r w:rsidRPr="00E975E7">
              <w:rPr>
                <w:color w:val="000000"/>
              </w:rPr>
              <w:t>НЯФЛ</w:t>
            </w:r>
          </w:p>
        </w:tc>
        <w:tc>
          <w:tcPr>
            <w:tcW w:w="7650" w:type="dxa"/>
            <w:shd w:val="clear" w:color="auto" w:fill="auto"/>
            <w:vAlign w:val="center"/>
            <w:hideMark/>
          </w:tcPr>
          <w:p w14:paraId="27251B11" w14:textId="77777777" w:rsidR="008670F3" w:rsidRPr="00E975E7" w:rsidRDefault="008670F3" w:rsidP="008670F3">
            <w:pPr>
              <w:rPr>
                <w:color w:val="000000"/>
              </w:rPr>
            </w:pPr>
            <w:r w:rsidRPr="00E975E7">
              <w:rPr>
                <w:color w:val="000000"/>
              </w:rPr>
              <w:t>Нежелательное явление на фоне лечения</w:t>
            </w:r>
          </w:p>
        </w:tc>
      </w:tr>
      <w:tr w:rsidR="008670F3" w:rsidRPr="00E975E7" w14:paraId="4FF292DA" w14:textId="77777777" w:rsidTr="000E2CF2">
        <w:trPr>
          <w:trHeight w:val="20"/>
        </w:trPr>
        <w:tc>
          <w:tcPr>
            <w:tcW w:w="1696" w:type="dxa"/>
            <w:shd w:val="clear" w:color="auto" w:fill="auto"/>
            <w:noWrap/>
            <w:vAlign w:val="center"/>
            <w:hideMark/>
          </w:tcPr>
          <w:p w14:paraId="7EC0CD49" w14:textId="77777777" w:rsidR="008670F3" w:rsidRPr="00E975E7" w:rsidRDefault="008670F3" w:rsidP="008670F3">
            <w:pPr>
              <w:rPr>
                <w:color w:val="000000"/>
              </w:rPr>
            </w:pPr>
            <w:r w:rsidRPr="00E975E7">
              <w:rPr>
                <w:color w:val="000000"/>
              </w:rPr>
              <w:t>ООО</w:t>
            </w:r>
          </w:p>
        </w:tc>
        <w:tc>
          <w:tcPr>
            <w:tcW w:w="7650" w:type="dxa"/>
            <w:shd w:val="clear" w:color="auto" w:fill="auto"/>
            <w:noWrap/>
            <w:vAlign w:val="bottom"/>
            <w:hideMark/>
          </w:tcPr>
          <w:p w14:paraId="45906800" w14:textId="77777777" w:rsidR="008670F3" w:rsidRPr="00E975E7" w:rsidRDefault="008670F3" w:rsidP="008670F3">
            <w:pPr>
              <w:rPr>
                <w:color w:val="000000"/>
              </w:rPr>
            </w:pPr>
            <w:r w:rsidRPr="00E975E7">
              <w:rPr>
                <w:color w:val="000000"/>
              </w:rPr>
              <w:t>Общество с ограниченной ответственностью</w:t>
            </w:r>
          </w:p>
        </w:tc>
      </w:tr>
      <w:tr w:rsidR="008670F3" w:rsidRPr="00E975E7" w14:paraId="58F0B43F" w14:textId="77777777" w:rsidTr="000E2CF2">
        <w:trPr>
          <w:trHeight w:val="20"/>
        </w:trPr>
        <w:tc>
          <w:tcPr>
            <w:tcW w:w="1696" w:type="dxa"/>
            <w:shd w:val="clear" w:color="auto" w:fill="auto"/>
            <w:noWrap/>
            <w:vAlign w:val="center"/>
            <w:hideMark/>
          </w:tcPr>
          <w:p w14:paraId="27F8A0A5" w14:textId="77777777" w:rsidR="008670F3" w:rsidRPr="00E975E7" w:rsidRDefault="008670F3" w:rsidP="008670F3">
            <w:pPr>
              <w:rPr>
                <w:color w:val="000000"/>
              </w:rPr>
            </w:pPr>
            <w:r w:rsidRPr="00E975E7">
              <w:rPr>
                <w:color w:val="000000"/>
              </w:rPr>
              <w:t>ОХЛП</w:t>
            </w:r>
          </w:p>
        </w:tc>
        <w:tc>
          <w:tcPr>
            <w:tcW w:w="7650" w:type="dxa"/>
            <w:shd w:val="clear" w:color="auto" w:fill="auto"/>
            <w:noWrap/>
            <w:vAlign w:val="bottom"/>
            <w:hideMark/>
          </w:tcPr>
          <w:p w14:paraId="08379F8E" w14:textId="77777777" w:rsidR="008670F3" w:rsidRPr="00E975E7" w:rsidRDefault="008670F3" w:rsidP="008670F3">
            <w:pPr>
              <w:rPr>
                <w:color w:val="000000"/>
              </w:rPr>
            </w:pPr>
            <w:r w:rsidRPr="00E975E7">
              <w:rPr>
                <w:color w:val="333333"/>
                <w:shd w:val="clear" w:color="auto" w:fill="FFFFFF"/>
              </w:rPr>
              <w:t>Общая характеристика лекарственного препарата</w:t>
            </w:r>
          </w:p>
        </w:tc>
      </w:tr>
      <w:tr w:rsidR="008670F3" w:rsidRPr="00E975E7" w14:paraId="5E806759" w14:textId="77777777" w:rsidTr="000E2CF2">
        <w:trPr>
          <w:trHeight w:val="20"/>
        </w:trPr>
        <w:tc>
          <w:tcPr>
            <w:tcW w:w="1696" w:type="dxa"/>
            <w:shd w:val="clear" w:color="auto" w:fill="auto"/>
            <w:vAlign w:val="center"/>
            <w:hideMark/>
          </w:tcPr>
          <w:p w14:paraId="253FAE6E" w14:textId="77777777" w:rsidR="008670F3" w:rsidRPr="00E975E7" w:rsidRDefault="008670F3" w:rsidP="008670F3">
            <w:pPr>
              <w:rPr>
                <w:color w:val="000000"/>
              </w:rPr>
            </w:pPr>
            <w:r w:rsidRPr="00E975E7">
              <w:rPr>
                <w:color w:val="000000"/>
              </w:rPr>
              <w:lastRenderedPageBreak/>
              <w:t>ПЗ</w:t>
            </w:r>
          </w:p>
        </w:tc>
        <w:tc>
          <w:tcPr>
            <w:tcW w:w="7650" w:type="dxa"/>
            <w:shd w:val="clear" w:color="auto" w:fill="auto"/>
            <w:vAlign w:val="center"/>
            <w:hideMark/>
          </w:tcPr>
          <w:p w14:paraId="171367C3" w14:textId="77777777" w:rsidR="008670F3" w:rsidRPr="00E975E7" w:rsidRDefault="008670F3" w:rsidP="008670F3">
            <w:pPr>
              <w:rPr>
                <w:color w:val="000000"/>
              </w:rPr>
            </w:pPr>
            <w:r w:rsidRPr="00E975E7">
              <w:rPr>
                <w:color w:val="000000"/>
              </w:rPr>
              <w:t>Прогрессирование заболевания</w:t>
            </w:r>
          </w:p>
        </w:tc>
      </w:tr>
      <w:tr w:rsidR="008670F3" w:rsidRPr="00E975E7" w14:paraId="787443A5" w14:textId="77777777" w:rsidTr="000E2CF2">
        <w:trPr>
          <w:trHeight w:val="20"/>
        </w:trPr>
        <w:tc>
          <w:tcPr>
            <w:tcW w:w="1696" w:type="dxa"/>
            <w:shd w:val="clear" w:color="auto" w:fill="auto"/>
            <w:noWrap/>
            <w:vAlign w:val="center"/>
            <w:hideMark/>
          </w:tcPr>
          <w:p w14:paraId="7F09B46B" w14:textId="77777777" w:rsidR="008670F3" w:rsidRPr="00E975E7" w:rsidRDefault="008670F3" w:rsidP="008670F3">
            <w:pPr>
              <w:rPr>
                <w:color w:val="000000"/>
              </w:rPr>
            </w:pPr>
            <w:r w:rsidRPr="00E975E7">
              <w:rPr>
                <w:color w:val="000000"/>
              </w:rPr>
              <w:t>РВРК</w:t>
            </w:r>
          </w:p>
        </w:tc>
        <w:tc>
          <w:tcPr>
            <w:tcW w:w="7650" w:type="dxa"/>
            <w:shd w:val="clear" w:color="auto" w:fill="auto"/>
            <w:noWrap/>
            <w:vAlign w:val="bottom"/>
            <w:hideMark/>
          </w:tcPr>
          <w:p w14:paraId="325B6D13" w14:textId="77777777" w:rsidR="008670F3" w:rsidRPr="00E975E7" w:rsidRDefault="008670F3" w:rsidP="008670F3">
            <w:pPr>
              <w:rPr>
                <w:color w:val="000000"/>
              </w:rPr>
            </w:pPr>
            <w:r w:rsidRPr="00E975E7">
              <w:rPr>
                <w:color w:val="333333"/>
              </w:rPr>
              <w:t>Физиологически обоснованная фармакокинетическая модель</w:t>
            </w:r>
          </w:p>
        </w:tc>
      </w:tr>
      <w:tr w:rsidR="008670F3" w:rsidRPr="00E975E7" w14:paraId="7D0D1026" w14:textId="77777777" w:rsidTr="000E2CF2">
        <w:trPr>
          <w:trHeight w:val="20"/>
        </w:trPr>
        <w:tc>
          <w:tcPr>
            <w:tcW w:w="1696" w:type="dxa"/>
            <w:shd w:val="clear" w:color="auto" w:fill="auto"/>
            <w:noWrap/>
            <w:vAlign w:val="center"/>
            <w:hideMark/>
          </w:tcPr>
          <w:p w14:paraId="1F5417AA" w14:textId="77777777" w:rsidR="008670F3" w:rsidRPr="00E975E7" w:rsidRDefault="008670F3" w:rsidP="008670F3">
            <w:pPr>
              <w:rPr>
                <w:color w:val="000000"/>
              </w:rPr>
            </w:pPr>
            <w:r w:rsidRPr="00E975E7">
              <w:rPr>
                <w:color w:val="000000"/>
              </w:rPr>
              <w:t>РНЛ</w:t>
            </w:r>
          </w:p>
        </w:tc>
        <w:tc>
          <w:tcPr>
            <w:tcW w:w="7650" w:type="dxa"/>
            <w:shd w:val="clear" w:color="auto" w:fill="auto"/>
            <w:noWrap/>
            <w:vAlign w:val="bottom"/>
            <w:hideMark/>
          </w:tcPr>
          <w:p w14:paraId="781C9F02" w14:textId="77777777" w:rsidR="008670F3" w:rsidRPr="00E975E7" w:rsidRDefault="008670F3" w:rsidP="008670F3">
            <w:pPr>
              <w:rPr>
                <w:color w:val="000000"/>
              </w:rPr>
            </w:pPr>
            <w:r w:rsidRPr="00E975E7">
              <w:rPr>
                <w:lang w:val="ru"/>
              </w:rPr>
              <w:t>Ранее не леченный</w:t>
            </w:r>
          </w:p>
        </w:tc>
      </w:tr>
      <w:tr w:rsidR="008670F3" w:rsidRPr="00E975E7" w14:paraId="2B7F1F96" w14:textId="77777777" w:rsidTr="000E2CF2">
        <w:trPr>
          <w:trHeight w:val="20"/>
        </w:trPr>
        <w:tc>
          <w:tcPr>
            <w:tcW w:w="1696" w:type="dxa"/>
            <w:shd w:val="clear" w:color="auto" w:fill="auto"/>
            <w:noWrap/>
            <w:vAlign w:val="center"/>
            <w:hideMark/>
          </w:tcPr>
          <w:p w14:paraId="79318EE4" w14:textId="77777777" w:rsidR="008670F3" w:rsidRPr="00E975E7" w:rsidRDefault="008670F3" w:rsidP="008670F3">
            <w:pPr>
              <w:rPr>
                <w:color w:val="000000"/>
              </w:rPr>
            </w:pPr>
            <w:r w:rsidRPr="00E975E7">
              <w:rPr>
                <w:color w:val="000000"/>
              </w:rPr>
              <w:t>РУ</w:t>
            </w:r>
          </w:p>
        </w:tc>
        <w:tc>
          <w:tcPr>
            <w:tcW w:w="7650" w:type="dxa"/>
            <w:shd w:val="clear" w:color="auto" w:fill="auto"/>
            <w:noWrap/>
            <w:vAlign w:val="bottom"/>
            <w:hideMark/>
          </w:tcPr>
          <w:p w14:paraId="7D43C23A" w14:textId="77777777" w:rsidR="008670F3" w:rsidRPr="00E975E7" w:rsidRDefault="008670F3" w:rsidP="008670F3">
            <w:pPr>
              <w:rPr>
                <w:color w:val="000000"/>
              </w:rPr>
            </w:pPr>
            <w:r w:rsidRPr="00E975E7">
              <w:rPr>
                <w:color w:val="000000"/>
              </w:rPr>
              <w:t>Регистрационное удостоверение</w:t>
            </w:r>
          </w:p>
        </w:tc>
      </w:tr>
      <w:tr w:rsidR="008670F3" w:rsidRPr="00E975E7" w14:paraId="67EF4E39" w14:textId="77777777" w:rsidTr="000E2CF2">
        <w:trPr>
          <w:trHeight w:val="20"/>
        </w:trPr>
        <w:tc>
          <w:tcPr>
            <w:tcW w:w="1696" w:type="dxa"/>
            <w:shd w:val="clear" w:color="auto" w:fill="auto"/>
            <w:noWrap/>
            <w:vAlign w:val="center"/>
            <w:hideMark/>
          </w:tcPr>
          <w:p w14:paraId="46EB825A" w14:textId="77777777" w:rsidR="008670F3" w:rsidRPr="00E975E7" w:rsidRDefault="008670F3" w:rsidP="008670F3">
            <w:pPr>
              <w:rPr>
                <w:color w:val="000000"/>
              </w:rPr>
            </w:pPr>
            <w:r w:rsidRPr="00E975E7">
              <w:rPr>
                <w:color w:val="000000"/>
              </w:rPr>
              <w:t>РФ</w:t>
            </w:r>
          </w:p>
        </w:tc>
        <w:tc>
          <w:tcPr>
            <w:tcW w:w="7650" w:type="dxa"/>
            <w:shd w:val="clear" w:color="auto" w:fill="auto"/>
            <w:noWrap/>
            <w:vAlign w:val="bottom"/>
            <w:hideMark/>
          </w:tcPr>
          <w:p w14:paraId="53F48DC3" w14:textId="77777777" w:rsidR="008670F3" w:rsidRPr="00E975E7" w:rsidRDefault="008670F3" w:rsidP="008670F3">
            <w:pPr>
              <w:rPr>
                <w:color w:val="000000"/>
              </w:rPr>
            </w:pPr>
            <w:r w:rsidRPr="00E975E7">
              <w:rPr>
                <w:color w:val="000000"/>
              </w:rPr>
              <w:t>Российская Федерация</w:t>
            </w:r>
          </w:p>
        </w:tc>
      </w:tr>
      <w:tr w:rsidR="008670F3" w:rsidRPr="00E975E7" w14:paraId="49864CE4" w14:textId="77777777" w:rsidTr="000E2CF2">
        <w:trPr>
          <w:trHeight w:val="20"/>
        </w:trPr>
        <w:tc>
          <w:tcPr>
            <w:tcW w:w="1696" w:type="dxa"/>
            <w:shd w:val="clear" w:color="auto" w:fill="auto"/>
            <w:noWrap/>
            <w:vAlign w:val="center"/>
            <w:hideMark/>
          </w:tcPr>
          <w:p w14:paraId="6298DF7C" w14:textId="77777777" w:rsidR="008670F3" w:rsidRPr="00E975E7" w:rsidRDefault="008670F3" w:rsidP="008670F3">
            <w:pPr>
              <w:rPr>
                <w:color w:val="000000"/>
              </w:rPr>
            </w:pPr>
            <w:r w:rsidRPr="00E975E7">
              <w:rPr>
                <w:color w:val="000000"/>
              </w:rPr>
              <w:t>СКФ</w:t>
            </w:r>
          </w:p>
        </w:tc>
        <w:tc>
          <w:tcPr>
            <w:tcW w:w="7650" w:type="dxa"/>
            <w:shd w:val="clear" w:color="auto" w:fill="auto"/>
            <w:noWrap/>
            <w:vAlign w:val="bottom"/>
            <w:hideMark/>
          </w:tcPr>
          <w:p w14:paraId="1DC27EC7" w14:textId="77777777" w:rsidR="008670F3" w:rsidRPr="00E975E7" w:rsidRDefault="008670F3" w:rsidP="008670F3">
            <w:pPr>
              <w:rPr>
                <w:color w:val="000000"/>
              </w:rPr>
            </w:pPr>
            <w:r w:rsidRPr="00E975E7">
              <w:rPr>
                <w:color w:val="000000"/>
              </w:rPr>
              <w:t>Скорость клубочковой фильтрации</w:t>
            </w:r>
          </w:p>
        </w:tc>
      </w:tr>
      <w:tr w:rsidR="008670F3" w:rsidRPr="00E975E7" w14:paraId="11D6517E" w14:textId="77777777" w:rsidTr="000E2CF2">
        <w:trPr>
          <w:trHeight w:val="20"/>
        </w:trPr>
        <w:tc>
          <w:tcPr>
            <w:tcW w:w="1696" w:type="dxa"/>
            <w:shd w:val="clear" w:color="auto" w:fill="auto"/>
            <w:noWrap/>
            <w:vAlign w:val="center"/>
            <w:hideMark/>
          </w:tcPr>
          <w:p w14:paraId="4040B44C" w14:textId="77777777" w:rsidR="008670F3" w:rsidRPr="00E975E7" w:rsidRDefault="008670F3" w:rsidP="008670F3">
            <w:pPr>
              <w:rPr>
                <w:color w:val="000000"/>
              </w:rPr>
            </w:pPr>
            <w:r w:rsidRPr="00E975E7">
              <w:rPr>
                <w:color w:val="000000"/>
              </w:rPr>
              <w:t>США</w:t>
            </w:r>
          </w:p>
        </w:tc>
        <w:tc>
          <w:tcPr>
            <w:tcW w:w="7650" w:type="dxa"/>
            <w:shd w:val="clear" w:color="auto" w:fill="auto"/>
            <w:noWrap/>
            <w:vAlign w:val="bottom"/>
            <w:hideMark/>
          </w:tcPr>
          <w:p w14:paraId="0D51AFEA" w14:textId="77777777" w:rsidR="008670F3" w:rsidRPr="00E975E7" w:rsidRDefault="008670F3" w:rsidP="008670F3">
            <w:pPr>
              <w:rPr>
                <w:color w:val="000000"/>
              </w:rPr>
            </w:pPr>
            <w:r w:rsidRPr="00E975E7">
              <w:rPr>
                <w:color w:val="000000"/>
              </w:rPr>
              <w:t>Соединенные Штаты Америки</w:t>
            </w:r>
          </w:p>
        </w:tc>
      </w:tr>
      <w:tr w:rsidR="008670F3" w:rsidRPr="00E975E7" w14:paraId="0710C0CE" w14:textId="77777777" w:rsidTr="000E2CF2">
        <w:trPr>
          <w:trHeight w:val="20"/>
        </w:trPr>
        <w:tc>
          <w:tcPr>
            <w:tcW w:w="1696" w:type="dxa"/>
            <w:shd w:val="clear" w:color="auto" w:fill="auto"/>
            <w:noWrap/>
            <w:vAlign w:val="center"/>
            <w:hideMark/>
          </w:tcPr>
          <w:p w14:paraId="66010C10" w14:textId="77777777" w:rsidR="008670F3" w:rsidRPr="00E975E7" w:rsidRDefault="008670F3" w:rsidP="008670F3">
            <w:pPr>
              <w:rPr>
                <w:color w:val="000000"/>
              </w:rPr>
            </w:pPr>
            <w:r w:rsidRPr="00E975E7">
              <w:rPr>
                <w:color w:val="000000"/>
              </w:rPr>
              <w:t>ТКБ</w:t>
            </w:r>
          </w:p>
        </w:tc>
        <w:tc>
          <w:tcPr>
            <w:tcW w:w="7650" w:type="dxa"/>
            <w:shd w:val="clear" w:color="auto" w:fill="auto"/>
            <w:noWrap/>
            <w:vAlign w:val="bottom"/>
            <w:hideMark/>
          </w:tcPr>
          <w:p w14:paraId="5138B1FB" w14:textId="77777777" w:rsidR="008670F3" w:rsidRPr="00E975E7" w:rsidRDefault="008670F3" w:rsidP="008670F3">
            <w:pPr>
              <w:rPr>
                <w:color w:val="000000"/>
              </w:rPr>
            </w:pPr>
            <w:r w:rsidRPr="00E975E7">
              <w:rPr>
                <w:lang w:val="ru"/>
              </w:rPr>
              <w:t>Тирозинкиназа Брутона</w:t>
            </w:r>
          </w:p>
        </w:tc>
      </w:tr>
      <w:tr w:rsidR="008670F3" w:rsidRPr="00E975E7" w14:paraId="6E5CC630" w14:textId="77777777" w:rsidTr="000E2CF2">
        <w:trPr>
          <w:trHeight w:val="20"/>
        </w:trPr>
        <w:tc>
          <w:tcPr>
            <w:tcW w:w="1696" w:type="dxa"/>
            <w:shd w:val="clear" w:color="auto" w:fill="auto"/>
            <w:noWrap/>
            <w:vAlign w:val="center"/>
            <w:hideMark/>
          </w:tcPr>
          <w:p w14:paraId="1A9E94BB" w14:textId="77777777" w:rsidR="008670F3" w:rsidRPr="00E975E7" w:rsidRDefault="008670F3" w:rsidP="008670F3">
            <w:pPr>
              <w:rPr>
                <w:color w:val="000000"/>
              </w:rPr>
            </w:pPr>
            <w:r w:rsidRPr="00E975E7">
              <w:rPr>
                <w:color w:val="000000"/>
              </w:rPr>
              <w:t>ФДГ</w:t>
            </w:r>
          </w:p>
        </w:tc>
        <w:tc>
          <w:tcPr>
            <w:tcW w:w="7650" w:type="dxa"/>
            <w:shd w:val="clear" w:color="auto" w:fill="auto"/>
            <w:noWrap/>
            <w:vAlign w:val="bottom"/>
            <w:hideMark/>
          </w:tcPr>
          <w:p w14:paraId="50BC9995" w14:textId="77777777" w:rsidR="008670F3" w:rsidRPr="00E975E7" w:rsidRDefault="008670F3" w:rsidP="008670F3">
            <w:pPr>
              <w:rPr>
                <w:color w:val="000000"/>
              </w:rPr>
            </w:pPr>
            <w:r w:rsidRPr="00E975E7">
              <w:rPr>
                <w:color w:val="333333"/>
                <w:shd w:val="clear" w:color="auto" w:fill="FFFFFF"/>
              </w:rPr>
              <w:t>Фтордезоксиглюкоза </w:t>
            </w:r>
          </w:p>
        </w:tc>
      </w:tr>
      <w:tr w:rsidR="008670F3" w:rsidRPr="00E975E7" w14:paraId="568B231B" w14:textId="77777777" w:rsidTr="000E2CF2">
        <w:trPr>
          <w:trHeight w:val="20"/>
        </w:trPr>
        <w:tc>
          <w:tcPr>
            <w:tcW w:w="1696" w:type="dxa"/>
            <w:shd w:val="clear" w:color="auto" w:fill="auto"/>
            <w:noWrap/>
            <w:vAlign w:val="center"/>
            <w:hideMark/>
          </w:tcPr>
          <w:p w14:paraId="782C1034" w14:textId="77777777" w:rsidR="008670F3" w:rsidRPr="00E975E7" w:rsidRDefault="008670F3" w:rsidP="008670F3">
            <w:pPr>
              <w:rPr>
                <w:color w:val="000000"/>
              </w:rPr>
            </w:pPr>
            <w:r w:rsidRPr="00E975E7">
              <w:rPr>
                <w:color w:val="000000"/>
              </w:rPr>
              <w:t>ФК</w:t>
            </w:r>
          </w:p>
        </w:tc>
        <w:tc>
          <w:tcPr>
            <w:tcW w:w="7650" w:type="dxa"/>
            <w:shd w:val="clear" w:color="auto" w:fill="auto"/>
            <w:noWrap/>
            <w:vAlign w:val="bottom"/>
            <w:hideMark/>
          </w:tcPr>
          <w:p w14:paraId="4D7682F7" w14:textId="77777777" w:rsidR="008670F3" w:rsidRPr="00E975E7" w:rsidRDefault="008670F3" w:rsidP="008670F3">
            <w:pPr>
              <w:rPr>
                <w:color w:val="000000"/>
              </w:rPr>
            </w:pPr>
            <w:r w:rsidRPr="00E975E7">
              <w:rPr>
                <w:color w:val="000000"/>
              </w:rPr>
              <w:t>Фармакокинетика</w:t>
            </w:r>
          </w:p>
        </w:tc>
      </w:tr>
      <w:tr w:rsidR="008670F3" w:rsidRPr="00E975E7" w14:paraId="728D00AD" w14:textId="77777777" w:rsidTr="000E2CF2">
        <w:trPr>
          <w:trHeight w:val="20"/>
        </w:trPr>
        <w:tc>
          <w:tcPr>
            <w:tcW w:w="1696" w:type="dxa"/>
            <w:shd w:val="clear" w:color="auto" w:fill="auto"/>
            <w:noWrap/>
            <w:vAlign w:val="center"/>
            <w:hideMark/>
          </w:tcPr>
          <w:p w14:paraId="32CEB9CC" w14:textId="77777777" w:rsidR="008670F3" w:rsidRPr="00E975E7" w:rsidRDefault="008670F3" w:rsidP="008670F3">
            <w:pPr>
              <w:rPr>
                <w:color w:val="000000"/>
              </w:rPr>
            </w:pPr>
            <w:r w:rsidRPr="00E975E7">
              <w:rPr>
                <w:color w:val="000000"/>
              </w:rPr>
              <w:t>ФП</w:t>
            </w:r>
          </w:p>
        </w:tc>
        <w:tc>
          <w:tcPr>
            <w:tcW w:w="7650" w:type="dxa"/>
            <w:shd w:val="clear" w:color="auto" w:fill="auto"/>
            <w:noWrap/>
            <w:vAlign w:val="bottom"/>
            <w:hideMark/>
          </w:tcPr>
          <w:p w14:paraId="3FBA8BAB" w14:textId="77777777" w:rsidR="008670F3" w:rsidRPr="00E975E7" w:rsidRDefault="008670F3" w:rsidP="008670F3">
            <w:pPr>
              <w:rPr>
                <w:color w:val="000000"/>
              </w:rPr>
            </w:pPr>
            <w:r w:rsidRPr="00E975E7">
              <w:t xml:space="preserve">Фибрилляция предсердий </w:t>
            </w:r>
          </w:p>
        </w:tc>
      </w:tr>
      <w:tr w:rsidR="008670F3" w:rsidRPr="00E975E7" w14:paraId="43E76D29" w14:textId="77777777" w:rsidTr="000E2CF2">
        <w:trPr>
          <w:trHeight w:val="20"/>
        </w:trPr>
        <w:tc>
          <w:tcPr>
            <w:tcW w:w="1696" w:type="dxa"/>
            <w:shd w:val="clear" w:color="auto" w:fill="auto"/>
            <w:noWrap/>
            <w:vAlign w:val="center"/>
            <w:hideMark/>
          </w:tcPr>
          <w:p w14:paraId="265FD9B8" w14:textId="77777777" w:rsidR="008670F3" w:rsidRPr="00E975E7" w:rsidRDefault="008670F3" w:rsidP="008670F3">
            <w:pPr>
              <w:rPr>
                <w:color w:val="000000"/>
              </w:rPr>
            </w:pPr>
            <w:r w:rsidRPr="00E975E7">
              <w:rPr>
                <w:color w:val="000000"/>
              </w:rPr>
              <w:t>ХЛЛ</w:t>
            </w:r>
          </w:p>
        </w:tc>
        <w:tc>
          <w:tcPr>
            <w:tcW w:w="7650" w:type="dxa"/>
            <w:shd w:val="clear" w:color="auto" w:fill="auto"/>
            <w:noWrap/>
            <w:vAlign w:val="bottom"/>
            <w:hideMark/>
          </w:tcPr>
          <w:p w14:paraId="46303ED6" w14:textId="77777777" w:rsidR="008670F3" w:rsidRPr="00E975E7" w:rsidRDefault="008670F3" w:rsidP="008670F3">
            <w:pPr>
              <w:rPr>
                <w:color w:val="000000"/>
              </w:rPr>
            </w:pPr>
            <w:r w:rsidRPr="00E975E7">
              <w:rPr>
                <w:lang w:val="ru"/>
              </w:rPr>
              <w:t>Хронический лимфоцитарный лейкоз</w:t>
            </w:r>
          </w:p>
        </w:tc>
      </w:tr>
      <w:tr w:rsidR="008670F3" w:rsidRPr="00E975E7" w14:paraId="51A75F8C" w14:textId="77777777" w:rsidTr="000E2CF2">
        <w:trPr>
          <w:trHeight w:val="20"/>
        </w:trPr>
        <w:tc>
          <w:tcPr>
            <w:tcW w:w="1696" w:type="dxa"/>
            <w:shd w:val="clear" w:color="auto" w:fill="auto"/>
            <w:noWrap/>
            <w:vAlign w:val="center"/>
            <w:hideMark/>
          </w:tcPr>
          <w:p w14:paraId="20539A6F" w14:textId="77777777" w:rsidR="008670F3" w:rsidRPr="00E975E7" w:rsidRDefault="008670F3" w:rsidP="008670F3">
            <w:pPr>
              <w:rPr>
                <w:color w:val="000000"/>
              </w:rPr>
            </w:pPr>
            <w:r w:rsidRPr="00E975E7">
              <w:rPr>
                <w:color w:val="000000"/>
              </w:rPr>
              <w:t>ЦК</w:t>
            </w:r>
          </w:p>
        </w:tc>
        <w:tc>
          <w:tcPr>
            <w:tcW w:w="7650" w:type="dxa"/>
            <w:shd w:val="clear" w:color="auto" w:fill="auto"/>
            <w:noWrap/>
            <w:vAlign w:val="bottom"/>
            <w:hideMark/>
          </w:tcPr>
          <w:p w14:paraId="42585450" w14:textId="77777777" w:rsidR="008670F3" w:rsidRPr="00E975E7" w:rsidRDefault="008670F3" w:rsidP="008670F3">
            <w:pPr>
              <w:rPr>
                <w:color w:val="000000"/>
              </w:rPr>
            </w:pPr>
            <w:r w:rsidRPr="00E975E7">
              <w:rPr>
                <w:color w:val="000000"/>
              </w:rPr>
              <w:t>Цельная кровь</w:t>
            </w:r>
          </w:p>
        </w:tc>
      </w:tr>
      <w:tr w:rsidR="008670F3" w:rsidRPr="00E975E7" w14:paraId="3A56E6AF" w14:textId="77777777" w:rsidTr="000E2CF2">
        <w:trPr>
          <w:trHeight w:val="20"/>
        </w:trPr>
        <w:tc>
          <w:tcPr>
            <w:tcW w:w="1696" w:type="dxa"/>
            <w:shd w:val="clear" w:color="auto" w:fill="auto"/>
            <w:vAlign w:val="center"/>
            <w:hideMark/>
          </w:tcPr>
          <w:p w14:paraId="1D095993" w14:textId="77777777" w:rsidR="008670F3" w:rsidRPr="00E975E7" w:rsidRDefault="008670F3" w:rsidP="008670F3">
            <w:pPr>
              <w:rPr>
                <w:color w:val="000000"/>
              </w:rPr>
            </w:pPr>
            <w:r w:rsidRPr="00E975E7">
              <w:rPr>
                <w:color w:val="000000"/>
              </w:rPr>
              <w:t>ЦНС</w:t>
            </w:r>
          </w:p>
        </w:tc>
        <w:tc>
          <w:tcPr>
            <w:tcW w:w="7650" w:type="dxa"/>
            <w:shd w:val="clear" w:color="auto" w:fill="auto"/>
            <w:vAlign w:val="center"/>
            <w:hideMark/>
          </w:tcPr>
          <w:p w14:paraId="0ABE1C78" w14:textId="77777777" w:rsidR="008670F3" w:rsidRPr="00E975E7" w:rsidRDefault="008670F3" w:rsidP="008670F3">
            <w:pPr>
              <w:rPr>
                <w:color w:val="000000"/>
              </w:rPr>
            </w:pPr>
            <w:r w:rsidRPr="00E975E7">
              <w:rPr>
                <w:color w:val="000000"/>
              </w:rPr>
              <w:t>Центральная нервная система</w:t>
            </w:r>
          </w:p>
        </w:tc>
      </w:tr>
      <w:tr w:rsidR="008670F3" w:rsidRPr="00E975E7" w14:paraId="3C102262" w14:textId="77777777" w:rsidTr="000E2CF2">
        <w:trPr>
          <w:trHeight w:val="20"/>
        </w:trPr>
        <w:tc>
          <w:tcPr>
            <w:tcW w:w="1696" w:type="dxa"/>
            <w:shd w:val="clear" w:color="auto" w:fill="auto"/>
            <w:vAlign w:val="center"/>
            <w:hideMark/>
          </w:tcPr>
          <w:p w14:paraId="32DC9F2B" w14:textId="77777777" w:rsidR="008670F3" w:rsidRPr="00E975E7" w:rsidRDefault="008670F3" w:rsidP="008670F3">
            <w:pPr>
              <w:rPr>
                <w:color w:val="000000"/>
              </w:rPr>
            </w:pPr>
            <w:r w:rsidRPr="00E975E7">
              <w:rPr>
                <w:color w:val="000000"/>
              </w:rPr>
              <w:t>ЧО</w:t>
            </w:r>
          </w:p>
        </w:tc>
        <w:tc>
          <w:tcPr>
            <w:tcW w:w="7650" w:type="dxa"/>
            <w:shd w:val="clear" w:color="auto" w:fill="auto"/>
            <w:vAlign w:val="center"/>
            <w:hideMark/>
          </w:tcPr>
          <w:p w14:paraId="54D2F50F" w14:textId="77777777" w:rsidR="008670F3" w:rsidRPr="00E975E7" w:rsidRDefault="008670F3" w:rsidP="008670F3">
            <w:pPr>
              <w:rPr>
                <w:color w:val="000000"/>
              </w:rPr>
            </w:pPr>
            <w:r w:rsidRPr="00E975E7">
              <w:rPr>
                <w:color w:val="000000"/>
              </w:rPr>
              <w:t>Частичный ответ</w:t>
            </w:r>
          </w:p>
        </w:tc>
      </w:tr>
      <w:tr w:rsidR="008670F3" w:rsidRPr="00E975E7" w14:paraId="1E3764F2" w14:textId="77777777" w:rsidTr="000E2CF2">
        <w:trPr>
          <w:trHeight w:val="20"/>
        </w:trPr>
        <w:tc>
          <w:tcPr>
            <w:tcW w:w="1696" w:type="dxa"/>
            <w:shd w:val="clear" w:color="auto" w:fill="auto"/>
            <w:vAlign w:val="center"/>
            <w:hideMark/>
          </w:tcPr>
          <w:p w14:paraId="5203CC96" w14:textId="77777777" w:rsidR="008670F3" w:rsidRPr="00E975E7" w:rsidRDefault="008670F3" w:rsidP="008670F3">
            <w:pPr>
              <w:rPr>
                <w:color w:val="000000"/>
              </w:rPr>
            </w:pPr>
            <w:r w:rsidRPr="00E975E7">
              <w:rPr>
                <w:color w:val="000000"/>
              </w:rPr>
              <w:t>ЩФ</w:t>
            </w:r>
          </w:p>
        </w:tc>
        <w:tc>
          <w:tcPr>
            <w:tcW w:w="7650" w:type="dxa"/>
            <w:shd w:val="clear" w:color="auto" w:fill="auto"/>
            <w:vAlign w:val="center"/>
            <w:hideMark/>
          </w:tcPr>
          <w:p w14:paraId="76CC7F2A" w14:textId="77777777" w:rsidR="008670F3" w:rsidRPr="00E975E7" w:rsidRDefault="008670F3" w:rsidP="008670F3">
            <w:pPr>
              <w:rPr>
                <w:color w:val="000000"/>
              </w:rPr>
            </w:pPr>
            <w:r w:rsidRPr="00E975E7">
              <w:rPr>
                <w:color w:val="000000"/>
              </w:rPr>
              <w:t>Щелочная фосфатаза</w:t>
            </w:r>
          </w:p>
        </w:tc>
      </w:tr>
      <w:tr w:rsidR="008670F3" w:rsidRPr="00E975E7" w14:paraId="2BF4CA28" w14:textId="77777777" w:rsidTr="000E2CF2">
        <w:trPr>
          <w:trHeight w:val="20"/>
        </w:trPr>
        <w:tc>
          <w:tcPr>
            <w:tcW w:w="1696" w:type="dxa"/>
            <w:shd w:val="clear" w:color="auto" w:fill="auto"/>
            <w:vAlign w:val="center"/>
            <w:hideMark/>
          </w:tcPr>
          <w:p w14:paraId="4E2866F6" w14:textId="77777777" w:rsidR="008670F3" w:rsidRPr="00E975E7" w:rsidRDefault="008670F3" w:rsidP="008670F3">
            <w:pPr>
              <w:rPr>
                <w:color w:val="000000"/>
              </w:rPr>
            </w:pPr>
            <w:r w:rsidRPr="00E975E7">
              <w:rPr>
                <w:color w:val="000000"/>
              </w:rPr>
              <w:t>ЭКГ</w:t>
            </w:r>
          </w:p>
        </w:tc>
        <w:tc>
          <w:tcPr>
            <w:tcW w:w="7650" w:type="dxa"/>
            <w:shd w:val="clear" w:color="auto" w:fill="auto"/>
            <w:vAlign w:val="center"/>
            <w:hideMark/>
          </w:tcPr>
          <w:p w14:paraId="7F02DD68" w14:textId="77777777" w:rsidR="008670F3" w:rsidRPr="00E975E7" w:rsidRDefault="008670F3" w:rsidP="008670F3">
            <w:pPr>
              <w:rPr>
                <w:color w:val="000000"/>
              </w:rPr>
            </w:pPr>
            <w:r w:rsidRPr="00E975E7">
              <w:rPr>
                <w:color w:val="000000"/>
              </w:rPr>
              <w:t>Электрокардиограмма</w:t>
            </w:r>
          </w:p>
        </w:tc>
      </w:tr>
    </w:tbl>
    <w:p w14:paraId="6F7BA8A0" w14:textId="71573169" w:rsidR="00C602C5" w:rsidRDefault="00C602C5" w:rsidP="00C602C5"/>
    <w:p w14:paraId="7600E7A6" w14:textId="77777777" w:rsidR="00C602C5" w:rsidRPr="00707D60" w:rsidRDefault="00C602C5" w:rsidP="00C602C5">
      <w:pPr>
        <w:rPr>
          <w:b/>
          <w:color w:val="000000"/>
          <w:sz w:val="22"/>
          <w:highlight w:val="yellow"/>
        </w:rPr>
      </w:pPr>
    </w:p>
    <w:p w14:paraId="1BC3D04E" w14:textId="77777777" w:rsidR="00C602C5" w:rsidRPr="00707D60" w:rsidRDefault="00C602C5" w:rsidP="008670F3">
      <w:pPr>
        <w:pStyle w:val="1"/>
        <w:pageBreakBefore/>
        <w:numPr>
          <w:ilvl w:val="0"/>
          <w:numId w:val="0"/>
        </w:numPr>
        <w:spacing w:after="240"/>
        <w:rPr>
          <w:rFonts w:cs="Times New Roman"/>
          <w:color w:val="000000" w:themeColor="text1"/>
          <w:szCs w:val="24"/>
        </w:rPr>
      </w:pPr>
      <w:bookmarkStart w:id="73" w:name="_Toc395011854"/>
      <w:bookmarkStart w:id="74" w:name="_Toc115217901"/>
      <w:bookmarkStart w:id="75" w:name="_Toc159973265"/>
      <w:r w:rsidRPr="00707D60">
        <w:rPr>
          <w:rFonts w:cs="Times New Roman"/>
          <w:color w:val="000000" w:themeColor="text1"/>
          <w:szCs w:val="24"/>
        </w:rPr>
        <w:lastRenderedPageBreak/>
        <w:t>ИСТОРИЯ ДОКУМЕНТА</w:t>
      </w:r>
      <w:bookmarkEnd w:id="73"/>
      <w:bookmarkEnd w:id="74"/>
      <w:bookmarkEnd w:id="75"/>
    </w:p>
    <w:tbl>
      <w:tblPr>
        <w:tblStyle w:val="aff2"/>
        <w:tblW w:w="0" w:type="auto"/>
        <w:tblLook w:val="04A0" w:firstRow="1" w:lastRow="0" w:firstColumn="1" w:lastColumn="0" w:noHBand="0" w:noVBand="1"/>
      </w:tblPr>
      <w:tblGrid>
        <w:gridCol w:w="3114"/>
        <w:gridCol w:w="6231"/>
      </w:tblGrid>
      <w:tr w:rsidR="00C602C5" w:rsidRPr="0038618C" w14:paraId="6D7E3C01" w14:textId="77777777" w:rsidTr="008670F3">
        <w:trPr>
          <w:trHeight w:val="659"/>
        </w:trPr>
        <w:tc>
          <w:tcPr>
            <w:tcW w:w="3114" w:type="dxa"/>
            <w:shd w:val="clear" w:color="auto" w:fill="D9D9D9" w:themeFill="background1" w:themeFillShade="D9"/>
            <w:vAlign w:val="center"/>
          </w:tcPr>
          <w:p w14:paraId="421B03B2" w14:textId="77777777" w:rsidR="00C602C5" w:rsidRPr="0038618C" w:rsidRDefault="00C602C5" w:rsidP="008670F3">
            <w:pPr>
              <w:jc w:val="center"/>
              <w:rPr>
                <w:b/>
              </w:rPr>
            </w:pPr>
            <w:r>
              <w:rPr>
                <w:b/>
              </w:rPr>
              <w:t>Версия</w:t>
            </w:r>
          </w:p>
        </w:tc>
        <w:tc>
          <w:tcPr>
            <w:tcW w:w="6231" w:type="dxa"/>
            <w:shd w:val="clear" w:color="auto" w:fill="D9D9D9" w:themeFill="background1" w:themeFillShade="D9"/>
            <w:vAlign w:val="center"/>
          </w:tcPr>
          <w:p w14:paraId="2169A8D2" w14:textId="77777777" w:rsidR="00C602C5" w:rsidRPr="0038618C" w:rsidRDefault="00C602C5" w:rsidP="008670F3">
            <w:pPr>
              <w:jc w:val="center"/>
              <w:rPr>
                <w:b/>
              </w:rPr>
            </w:pPr>
            <w:r w:rsidRPr="0038618C">
              <w:rPr>
                <w:b/>
              </w:rPr>
              <w:t>Описание изменений</w:t>
            </w:r>
          </w:p>
        </w:tc>
      </w:tr>
      <w:tr w:rsidR="00C602C5" w:rsidRPr="000E22E4" w14:paraId="576BD4BB" w14:textId="77777777" w:rsidTr="008670F3">
        <w:trPr>
          <w:trHeight w:val="304"/>
        </w:trPr>
        <w:tc>
          <w:tcPr>
            <w:tcW w:w="3114" w:type="dxa"/>
            <w:shd w:val="clear" w:color="auto" w:fill="auto"/>
            <w:vAlign w:val="center"/>
          </w:tcPr>
          <w:p w14:paraId="1ED0E9A7" w14:textId="77777777" w:rsidR="00C602C5" w:rsidRPr="000E22E4" w:rsidRDefault="00C602C5" w:rsidP="008670F3">
            <w:r>
              <w:t xml:space="preserve">1.0 от ХХ января </w:t>
            </w:r>
            <w:r w:rsidRPr="000E22E4">
              <w:t>202</w:t>
            </w:r>
            <w:r>
              <w:t>4</w:t>
            </w:r>
            <w:r w:rsidRPr="000E22E4">
              <w:t xml:space="preserve"> г.</w:t>
            </w:r>
          </w:p>
        </w:tc>
        <w:tc>
          <w:tcPr>
            <w:tcW w:w="6231" w:type="dxa"/>
            <w:shd w:val="clear" w:color="auto" w:fill="auto"/>
            <w:vAlign w:val="center"/>
          </w:tcPr>
          <w:p w14:paraId="4FA065BD" w14:textId="77777777" w:rsidR="00C602C5" w:rsidRPr="000E22E4" w:rsidRDefault="00C602C5" w:rsidP="008670F3">
            <w:r w:rsidRPr="006D06B7">
              <w:t>Исходная версия.</w:t>
            </w:r>
          </w:p>
        </w:tc>
      </w:tr>
    </w:tbl>
    <w:p w14:paraId="5ECCF84D" w14:textId="77777777" w:rsidR="00C602C5" w:rsidRPr="00707D60" w:rsidRDefault="00C602C5" w:rsidP="00C602C5">
      <w:pPr>
        <w:ind w:firstLine="709"/>
        <w:rPr>
          <w:color w:val="000000" w:themeColor="text1"/>
        </w:rPr>
      </w:pPr>
    </w:p>
    <w:p w14:paraId="785E912A" w14:textId="77777777" w:rsidR="00C602C5" w:rsidRPr="00707D60" w:rsidRDefault="00C602C5" w:rsidP="00C602C5">
      <w:pPr>
        <w:rPr>
          <w:color w:val="000000" w:themeColor="text1"/>
        </w:rPr>
      </w:pPr>
    </w:p>
    <w:p w14:paraId="5EF3E760" w14:textId="77777777" w:rsidR="00C602C5" w:rsidRPr="00707D60" w:rsidRDefault="00C602C5" w:rsidP="00C602C5">
      <w:pPr>
        <w:rPr>
          <w:color w:val="000000" w:themeColor="text1"/>
        </w:rPr>
      </w:pPr>
    </w:p>
    <w:p w14:paraId="4E00361A" w14:textId="77777777" w:rsidR="00C602C5" w:rsidRPr="00707D60" w:rsidRDefault="00C602C5" w:rsidP="00C602C5">
      <w:pPr>
        <w:rPr>
          <w:color w:val="000000" w:themeColor="text1"/>
        </w:rPr>
      </w:pPr>
    </w:p>
    <w:p w14:paraId="79285052" w14:textId="77777777" w:rsidR="00C602C5" w:rsidRPr="00707D60" w:rsidRDefault="00C602C5" w:rsidP="00C602C5">
      <w:pPr>
        <w:rPr>
          <w:color w:val="000000" w:themeColor="text1"/>
        </w:rPr>
      </w:pPr>
    </w:p>
    <w:p w14:paraId="1A9E4191" w14:textId="77777777" w:rsidR="00C602C5" w:rsidRPr="00707D60" w:rsidRDefault="00C602C5" w:rsidP="00C602C5">
      <w:pPr>
        <w:tabs>
          <w:tab w:val="center" w:pos="4677"/>
        </w:tabs>
        <w:rPr>
          <w:color w:val="000000" w:themeColor="text1"/>
        </w:rPr>
        <w:sectPr w:rsidR="00C602C5" w:rsidRPr="00707D60" w:rsidSect="008670F3">
          <w:pgSz w:w="11906" w:h="16838"/>
          <w:pgMar w:top="1393" w:right="850" w:bottom="1134" w:left="1701" w:header="708" w:footer="708" w:gutter="0"/>
          <w:cols w:space="708"/>
          <w:docGrid w:linePitch="360"/>
        </w:sectPr>
      </w:pPr>
      <w:r w:rsidRPr="00707D60">
        <w:rPr>
          <w:color w:val="000000" w:themeColor="text1"/>
        </w:rPr>
        <w:tab/>
      </w:r>
    </w:p>
    <w:p w14:paraId="4446212E" w14:textId="77777777" w:rsidR="00C602C5" w:rsidRPr="00564A29" w:rsidRDefault="00C602C5" w:rsidP="008670F3">
      <w:pPr>
        <w:pStyle w:val="1"/>
        <w:numPr>
          <w:ilvl w:val="0"/>
          <w:numId w:val="0"/>
        </w:numPr>
        <w:spacing w:after="240"/>
        <w:rPr>
          <w:rFonts w:cs="Times New Roman"/>
          <w:color w:val="000000" w:themeColor="text1"/>
        </w:rPr>
      </w:pPr>
      <w:bookmarkStart w:id="76" w:name="_Toc115217902"/>
      <w:bookmarkStart w:id="77" w:name="_Toc159973266"/>
      <w:bookmarkStart w:id="78" w:name="_GoBack"/>
      <w:bookmarkEnd w:id="78"/>
      <w:r w:rsidRPr="005B4C01">
        <w:rPr>
          <w:rFonts w:cs="Times New Roman"/>
          <w:color w:val="000000" w:themeColor="text1"/>
        </w:rPr>
        <w:lastRenderedPageBreak/>
        <w:t>РЕЗЮМЕ</w:t>
      </w:r>
      <w:bookmarkStart w:id="79" w:name="_Toc415001065"/>
      <w:bookmarkEnd w:id="76"/>
      <w:bookmarkEnd w:id="77"/>
    </w:p>
    <w:p w14:paraId="5173C2D1" w14:textId="77777777" w:rsidR="00C602C5" w:rsidRDefault="00C602C5" w:rsidP="00C602C5">
      <w:pPr>
        <w:tabs>
          <w:tab w:val="left" w:pos="567"/>
        </w:tabs>
        <w:jc w:val="both"/>
        <w:rPr>
          <w:color w:val="333333"/>
        </w:rPr>
      </w:pPr>
      <w:bookmarkStart w:id="80" w:name="bookmark4"/>
      <w:r>
        <w:rPr>
          <w:rFonts w:asciiTheme="majorBidi" w:hAnsiTheme="majorBidi" w:cstheme="majorBidi"/>
          <w:sz w:val="18"/>
          <w:lang w:val="ru"/>
        </w:rPr>
        <w:tab/>
      </w:r>
      <w:bookmarkEnd w:id="80"/>
      <w:r w:rsidRPr="00350F71">
        <w:rPr>
          <w:color w:val="333333"/>
        </w:rPr>
        <w:t>Хронический лимфоцитарный лейкоз (ХЛЛ)</w:t>
      </w:r>
      <w:r>
        <w:rPr>
          <w:color w:val="333333"/>
        </w:rPr>
        <w:t xml:space="preserve"> </w:t>
      </w:r>
      <w:r w:rsidRPr="00350F71">
        <w:rPr>
          <w:lang w:val="ru"/>
        </w:rPr>
        <w:t>— злокачественное заболевание В-клеток</w:t>
      </w:r>
      <w:r>
        <w:rPr>
          <w:lang w:val="ru"/>
        </w:rPr>
        <w:t xml:space="preserve">, которое </w:t>
      </w:r>
      <w:r w:rsidRPr="00350F71">
        <w:rPr>
          <w:color w:val="333333"/>
        </w:rPr>
        <w:t>является самым распростра</w:t>
      </w:r>
      <w:r>
        <w:rPr>
          <w:color w:val="333333"/>
        </w:rPr>
        <w:t>ненным видом лейкоза у взрослых</w:t>
      </w:r>
      <w:r w:rsidRPr="00350F71">
        <w:rPr>
          <w:color w:val="333333"/>
        </w:rPr>
        <w:t xml:space="preserve"> </w:t>
      </w:r>
      <w:r>
        <w:rPr>
          <w:color w:val="333333"/>
        </w:rPr>
        <w:t>и</w:t>
      </w:r>
      <w:r w:rsidRPr="00350F71">
        <w:rPr>
          <w:color w:val="333333"/>
        </w:rPr>
        <w:t xml:space="preserve"> занимает первое место в структуре онкогематологической заболеваемости в России </w:t>
      </w:r>
      <w:r w:rsidRPr="00350F71">
        <w:fldChar w:fldCharType="begin"/>
      </w:r>
      <w:r w:rsidRPr="00350F71">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350F71">
        <w:fldChar w:fldCharType="separate"/>
      </w:r>
      <w:r w:rsidRPr="00350F71">
        <w:t>[1]</w:t>
      </w:r>
      <w:r w:rsidRPr="00350F71">
        <w:fldChar w:fldCharType="end"/>
      </w:r>
      <w:r w:rsidRPr="00350F71">
        <w:rPr>
          <w:color w:val="333333"/>
        </w:rPr>
        <w:t>.  В 2017 г. в мире было диагностировано 114 000 новых случаев ХЛЛ, и ожидается, что число пациентов, живущих с этим заболеванием, будет расти, поскольку методы лечения совершенствуются, и пациенты с ХЛЛ живут дольше.</w:t>
      </w:r>
    </w:p>
    <w:p w14:paraId="6105B559" w14:textId="77777777" w:rsidR="00C602C5" w:rsidRDefault="00C602C5" w:rsidP="00C602C5">
      <w:pPr>
        <w:tabs>
          <w:tab w:val="left" w:pos="567"/>
        </w:tabs>
        <w:jc w:val="both"/>
        <w:rPr>
          <w:rFonts w:asciiTheme="majorBidi" w:hAnsiTheme="majorBidi" w:cstheme="majorBidi"/>
          <w:lang w:val="ru"/>
        </w:rPr>
      </w:pPr>
      <w:r>
        <w:rPr>
          <w:color w:val="333333"/>
        </w:rPr>
        <w:tab/>
      </w:r>
      <w:r w:rsidRPr="00D721D6">
        <w:rPr>
          <w:rFonts w:asciiTheme="majorBidi" w:hAnsiTheme="majorBidi" w:cstheme="majorBidi"/>
          <w:lang w:val="ru"/>
        </w:rPr>
        <w:t>В настоящее время ХЛЛ остается неизлечимым заболеванием, при котором неизбежны рецидивы, а большинство пациентов нуждаются в проведении нескольких линий терапии. Выбор вариантов лечения после рецидива требует оценки интенсивности предшествующей терапии, длительности ответа (ДОТ) на нее, а также соп</w:t>
      </w:r>
      <w:r>
        <w:rPr>
          <w:rFonts w:asciiTheme="majorBidi" w:hAnsiTheme="majorBidi" w:cstheme="majorBidi"/>
          <w:lang w:val="ru"/>
        </w:rPr>
        <w:t>утствующих заболеваний пациента</w:t>
      </w:r>
      <w:r w:rsidRPr="00D721D6">
        <w:rPr>
          <w:rFonts w:asciiTheme="majorBidi" w:hAnsiTheme="majorBidi" w:cstheme="majorBidi"/>
          <w:lang w:val="ru"/>
        </w:rPr>
        <w:t xml:space="preserve">. </w:t>
      </w:r>
    </w:p>
    <w:p w14:paraId="330B06FA" w14:textId="135BB5B6" w:rsidR="00C602C5" w:rsidRDefault="00C602C5" w:rsidP="00C602C5">
      <w:pPr>
        <w:tabs>
          <w:tab w:val="left" w:pos="567"/>
        </w:tabs>
        <w:jc w:val="both"/>
        <w:rPr>
          <w:lang w:val="ru"/>
        </w:rPr>
      </w:pPr>
      <w:r>
        <w:rPr>
          <w:rFonts w:asciiTheme="majorBidi" w:hAnsiTheme="majorBidi" w:cstheme="majorBidi"/>
          <w:lang w:val="ru"/>
        </w:rPr>
        <w:tab/>
      </w:r>
      <w:r w:rsidRPr="00D721D6">
        <w:rPr>
          <w:rFonts w:asciiTheme="majorBidi" w:hAnsiTheme="majorBidi" w:cstheme="majorBidi"/>
          <w:lang w:val="ru"/>
        </w:rPr>
        <w:t>В последнее десятилетие к новым и эффективным комбинированным схемам лечения добавились моноклональные антитела к антигену CD20 (обинутузумаб, офатумумаб). Разработка таргетных препаратов против В-лимфоцитарных маркер</w:t>
      </w:r>
      <w:r w:rsidR="0095724B">
        <w:rPr>
          <w:rFonts w:asciiTheme="majorBidi" w:hAnsiTheme="majorBidi" w:cstheme="majorBidi"/>
          <w:lang w:val="ru"/>
        </w:rPr>
        <w:t>ов</w:t>
      </w:r>
      <w:r w:rsidRPr="00D721D6">
        <w:rPr>
          <w:rFonts w:asciiTheme="majorBidi" w:hAnsiTheme="majorBidi" w:cstheme="majorBidi"/>
          <w:lang w:val="ru"/>
        </w:rPr>
        <w:t xml:space="preserve">/антигенов или компонентов В-лимфоцитарного рецептора (BCR), подтвердила эффективность лечения при меньшей токсичности. </w:t>
      </w:r>
      <w:r w:rsidRPr="00D721D6">
        <w:rPr>
          <w:lang w:val="ru"/>
        </w:rPr>
        <w:t>Акалабрутиниб представляет собой селективный ингибитор тирозинкиназы Брутона (BTK). BTK является сигнальной молекулой пути антигенраспознающего В-клеточного рецептор и рецептора цитокинов. В-лимфоцитах передача сигналов посредством BTK способствует выживанию и пролиферации В-лимфоцитов и необходима для клеточной адгезии, миграции и хемотаксиса.</w:t>
      </w:r>
      <w:r w:rsidRPr="00D721D6">
        <w:t xml:space="preserve"> </w:t>
      </w:r>
      <w:r w:rsidRPr="00D721D6">
        <w:rPr>
          <w:lang w:val="ru"/>
        </w:rPr>
        <w:t>Акалабрутиниб и его активный метаболит АСР-5862 формируют ковалентную связь с цистеиновым остатком в активном центре BTK, что ведет к необратимой инактивации BTK с минимальными нецелевыми взаимодействиями.</w:t>
      </w:r>
    </w:p>
    <w:p w14:paraId="49177106" w14:textId="77777777" w:rsidR="00C602C5" w:rsidRPr="003F3AE8" w:rsidRDefault="00C602C5" w:rsidP="00C602C5">
      <w:pPr>
        <w:pStyle w:val="OT"/>
        <w:spacing w:after="0"/>
        <w:ind w:firstLine="709"/>
        <w:rPr>
          <w:sz w:val="24"/>
          <w:szCs w:val="24"/>
        </w:rPr>
      </w:pPr>
      <w:r w:rsidRPr="0021251A">
        <w:rPr>
          <w:sz w:val="24"/>
          <w:szCs w:val="24"/>
        </w:rPr>
        <w:t xml:space="preserve">Для изучения </w:t>
      </w:r>
      <w:r>
        <w:rPr>
          <w:color w:val="000000"/>
          <w:sz w:val="24"/>
          <w:szCs w:val="24"/>
        </w:rPr>
        <w:t>акалабрутиниба</w:t>
      </w:r>
      <w:r w:rsidRPr="0021251A">
        <w:rPr>
          <w:sz w:val="24"/>
          <w:szCs w:val="24"/>
        </w:rPr>
        <w:t xml:space="preserve"> было проведено большое количество доклинических исследований. Эти исследования включали серию исследований как </w:t>
      </w:r>
      <w:r w:rsidRPr="00B97082">
        <w:rPr>
          <w:i/>
          <w:iCs/>
          <w:sz w:val="24"/>
          <w:szCs w:val="24"/>
        </w:rPr>
        <w:t>in vitro</w:t>
      </w:r>
      <w:r w:rsidRPr="0021251A">
        <w:rPr>
          <w:sz w:val="24"/>
          <w:szCs w:val="24"/>
        </w:rPr>
        <w:t xml:space="preserve">, так и </w:t>
      </w:r>
      <w:r w:rsidRPr="00B97082">
        <w:rPr>
          <w:i/>
          <w:iCs/>
          <w:sz w:val="24"/>
          <w:szCs w:val="24"/>
        </w:rPr>
        <w:t>in vivo</w:t>
      </w:r>
      <w:r w:rsidRPr="0021251A">
        <w:rPr>
          <w:sz w:val="24"/>
          <w:szCs w:val="24"/>
        </w:rPr>
        <w:t xml:space="preserve">, в результате которых были хорошо изучены фармакодинамические, фармакокинетические и токсикологические свойства </w:t>
      </w:r>
      <w:r>
        <w:rPr>
          <w:color w:val="000000"/>
          <w:sz w:val="24"/>
          <w:szCs w:val="24"/>
        </w:rPr>
        <w:t>эверолимуса</w:t>
      </w:r>
      <w:r w:rsidRPr="0021251A">
        <w:rPr>
          <w:sz w:val="24"/>
          <w:szCs w:val="24"/>
        </w:rPr>
        <w:t>.</w:t>
      </w:r>
    </w:p>
    <w:p w14:paraId="2357C29B" w14:textId="77777777" w:rsidR="00C602C5" w:rsidRPr="00CE1FF8" w:rsidRDefault="00C602C5" w:rsidP="00C602C5">
      <w:pPr>
        <w:tabs>
          <w:tab w:val="left" w:pos="567"/>
        </w:tabs>
        <w:jc w:val="both"/>
        <w:rPr>
          <w:rFonts w:asciiTheme="majorBidi" w:hAnsiTheme="majorBidi" w:cstheme="majorBidi"/>
        </w:rPr>
      </w:pPr>
      <w:bookmarkStart w:id="81" w:name="bookmark15"/>
      <w:r>
        <w:rPr>
          <w:rFonts w:asciiTheme="majorBidi" w:hAnsiTheme="majorBidi" w:cstheme="majorBidi"/>
          <w:sz w:val="18"/>
          <w:lang w:val="ru"/>
        </w:rPr>
        <w:tab/>
      </w:r>
      <w:r w:rsidRPr="00CE1FF8">
        <w:rPr>
          <w:rFonts w:asciiTheme="majorBidi" w:hAnsiTheme="majorBidi" w:cstheme="majorBidi"/>
          <w:lang w:val="ru"/>
        </w:rPr>
        <w:t xml:space="preserve">Фармакокинетика и метаболизм акалабрутиниба изучались в условиях </w:t>
      </w:r>
      <w:r w:rsidRPr="000A28D8">
        <w:rPr>
          <w:rFonts w:asciiTheme="majorBidi" w:hAnsiTheme="majorBidi" w:cstheme="majorBidi"/>
          <w:i/>
          <w:lang w:val="ru"/>
        </w:rPr>
        <w:t xml:space="preserve">in vitro </w:t>
      </w:r>
      <w:r w:rsidRPr="00CE1FF8">
        <w:rPr>
          <w:rFonts w:asciiTheme="majorBidi" w:hAnsiTheme="majorBidi" w:cstheme="majorBidi"/>
          <w:lang w:val="ru"/>
        </w:rPr>
        <w:t xml:space="preserve">в тканях мышей, крыс, собак, обезьян и человека, а также в условиях </w:t>
      </w:r>
      <w:r w:rsidRPr="000A28D8">
        <w:rPr>
          <w:rFonts w:asciiTheme="majorBidi" w:hAnsiTheme="majorBidi" w:cstheme="majorBidi"/>
          <w:i/>
          <w:lang w:val="ru"/>
        </w:rPr>
        <w:t xml:space="preserve">in vivo </w:t>
      </w:r>
      <w:r w:rsidRPr="00CE1FF8">
        <w:rPr>
          <w:rFonts w:asciiTheme="majorBidi" w:hAnsiTheme="majorBidi" w:cstheme="majorBidi"/>
          <w:lang w:val="ru"/>
        </w:rPr>
        <w:t>в тканях мышей, крыс, собак, обезьян и человека. Согласно соответствующим руководствам доклинический токсикологический профиль акалабрутиниба (ACP-196) изучался на мышах, крысах, кроликах и собаках. Изучен ряд промежуточных продуктов/технологических примесей этого соединения. Опорные исследования проводились в соответствии с правилами надлежащей лабораторной практики (GLP).</w:t>
      </w:r>
      <w:bookmarkEnd w:id="81"/>
    </w:p>
    <w:p w14:paraId="78D17C76" w14:textId="77777777" w:rsidR="00C602C5" w:rsidRPr="00AA136B" w:rsidRDefault="00C602C5" w:rsidP="00C602C5">
      <w:pPr>
        <w:tabs>
          <w:tab w:val="left" w:pos="567"/>
        </w:tabs>
        <w:jc w:val="both"/>
        <w:rPr>
          <w:rFonts w:asciiTheme="majorBidi" w:hAnsiTheme="majorBidi" w:cstheme="majorBidi"/>
          <w:lang w:val="ru"/>
        </w:rPr>
      </w:pPr>
      <w:r>
        <w:rPr>
          <w:rFonts w:asciiTheme="majorBidi" w:hAnsiTheme="majorBidi" w:cstheme="majorBidi"/>
          <w:sz w:val="18"/>
          <w:lang w:val="ru"/>
        </w:rPr>
        <w:tab/>
      </w:r>
      <w:r w:rsidRPr="00CE1FF8">
        <w:rPr>
          <w:rFonts w:asciiTheme="majorBidi" w:hAnsiTheme="majorBidi" w:cstheme="majorBidi"/>
          <w:lang w:val="ru"/>
        </w:rPr>
        <w:t xml:space="preserve">В анализ популяционной фармакокинетики были включены данные 12 клинических исследований: 5 исследований фазы I у здоровых добровольцев и 8 исследований фазы Ib/II/III у пациентов с В-клеточными неоплазиями. Объединенный массив данных для анализа включал данные по концентрациям в плазме крови акалабрутиниба и ACP-5862 и </w:t>
      </w:r>
      <w:r w:rsidRPr="00AA136B">
        <w:rPr>
          <w:rFonts w:asciiTheme="majorBidi" w:hAnsiTheme="majorBidi" w:cstheme="majorBidi"/>
          <w:lang w:val="ru"/>
        </w:rPr>
        <w:t xml:space="preserve">соответствующим контрольным переменным у 138 здоровых лиц и 575 лиц с В-клеточными неоплазиями. </w:t>
      </w:r>
    </w:p>
    <w:p w14:paraId="17A0B800" w14:textId="77777777" w:rsidR="00C602C5" w:rsidRPr="00E31AF1" w:rsidRDefault="00C602C5" w:rsidP="00C602C5">
      <w:pPr>
        <w:tabs>
          <w:tab w:val="left" w:pos="567"/>
        </w:tabs>
        <w:jc w:val="both"/>
        <w:rPr>
          <w:lang w:val="ru"/>
        </w:rPr>
      </w:pPr>
      <w:r w:rsidRPr="00E31AF1">
        <w:rPr>
          <w:lang w:val="ru"/>
        </w:rPr>
        <w:tab/>
        <w:t>Клиническая эффективность была доказана в 2-х опорных исследованиях (</w:t>
      </w:r>
      <w:r w:rsidRPr="00E31AF1">
        <w:rPr>
          <w:bCs/>
          <w:lang w:val="ru"/>
        </w:rPr>
        <w:t>ELEVATE-TN</w:t>
      </w:r>
      <w:r w:rsidRPr="00E31AF1">
        <w:rPr>
          <w:lang w:val="ru"/>
        </w:rPr>
        <w:t xml:space="preserve"> и ASCEND) с участием 535 и 310 пациентов.  Первичной конечной точкой являлась выживаемость без прогрессирования (ВБП). По оценке независимого наблюдательного комитета (ННК) при медиане наблюдения в 28,3 месяца показатель ВБП, указывал на 90%-ное статистически значимое снижение риска прогрессирования заболевания или смерти у пациентов с ХЛЛ, ранее не получавших лечение, в группе Calquence+G по сравнению с </w:t>
      </w:r>
      <w:r w:rsidRPr="00E31AF1">
        <w:rPr>
          <w:lang w:val="ru"/>
        </w:rPr>
        <w:lastRenderedPageBreak/>
        <w:t xml:space="preserve">группой GClb (исследование </w:t>
      </w:r>
      <w:r w:rsidRPr="00E31AF1">
        <w:rPr>
          <w:bCs/>
          <w:lang w:val="ru"/>
        </w:rPr>
        <w:t xml:space="preserve">ELEVATE-TN).  </w:t>
      </w:r>
      <w:r w:rsidRPr="00E31AF1">
        <w:rPr>
          <w:lang w:val="ru"/>
        </w:rPr>
        <w:t xml:space="preserve">При медиане наблюдения 16,1 месяца в исследовании </w:t>
      </w:r>
      <w:r w:rsidRPr="00E31AF1">
        <w:rPr>
          <w:lang w:val="en-US"/>
        </w:rPr>
        <w:t>ASCEND</w:t>
      </w:r>
      <w:r w:rsidRPr="00E31AF1">
        <w:rPr>
          <w:lang w:val="ru"/>
        </w:rPr>
        <w:t xml:space="preserve"> по показателю ВБП было выявлено статистически значимое снижение риска летального исхода или прогрессирования заболевания на 69% у пациентов, принимавших препарат Калквенс</w:t>
      </w:r>
      <w:r w:rsidRPr="00E31AF1">
        <w:rPr>
          <w:vertAlign w:val="superscript"/>
        </w:rPr>
        <w:t>®</w:t>
      </w:r>
      <w:r w:rsidRPr="00E31AF1">
        <w:t xml:space="preserve">. </w:t>
      </w:r>
      <w:r w:rsidRPr="00E31AF1">
        <w:rPr>
          <w:lang w:val="ru"/>
        </w:rPr>
        <w:t>Результаты по показателю ВБП при применении препарата Калквенс</w:t>
      </w:r>
      <w:r w:rsidRPr="00E31AF1">
        <w:rPr>
          <w:vertAlign w:val="superscript"/>
        </w:rPr>
        <w:t>®</w:t>
      </w:r>
      <w:r w:rsidRPr="00E31AF1">
        <w:rPr>
          <w:lang w:val="ru"/>
        </w:rPr>
        <w:t xml:space="preserve"> были последовательными во всех подгруппах, включая группы с характеристиками высокого риска.</w:t>
      </w:r>
    </w:p>
    <w:p w14:paraId="0BBF98AB" w14:textId="77777777" w:rsidR="00C602C5" w:rsidRPr="00E31AF1" w:rsidRDefault="00C602C5" w:rsidP="00C602C5">
      <w:pPr>
        <w:tabs>
          <w:tab w:val="left" w:pos="567"/>
        </w:tabs>
        <w:jc w:val="both"/>
      </w:pPr>
      <w:r w:rsidRPr="00E31AF1">
        <w:rPr>
          <w:color w:val="333333"/>
        </w:rPr>
        <w:tab/>
        <w:t>Исследование ACE-LY-004 являлось регистрационным для показания р/р МКЛ. Применение акалабрутиниба у пациентов с данной патологией обеспечило высокую частоту длительных ответов (частота общего ответа составила 81%, а к 12-му месяцу длительность ответа составила 72%), оцениваемая 12-месячная общая выживаемость составила 87%, а медиана ВБП не достигнута.</w:t>
      </w:r>
    </w:p>
    <w:p w14:paraId="5050823B" w14:textId="77777777" w:rsidR="00C602C5" w:rsidRPr="00E31AF1" w:rsidRDefault="00C602C5" w:rsidP="00C602C5">
      <w:pPr>
        <w:tabs>
          <w:tab w:val="left" w:pos="567"/>
        </w:tabs>
        <w:jc w:val="both"/>
        <w:rPr>
          <w:lang w:val="ru"/>
        </w:rPr>
      </w:pPr>
      <w:r w:rsidRPr="00E31AF1">
        <w:rPr>
          <w:color w:val="000000"/>
        </w:rPr>
        <w:tab/>
        <w:t xml:space="preserve">Также </w:t>
      </w:r>
      <w:r w:rsidRPr="00E31AF1">
        <w:rPr>
          <w:lang w:val="ru"/>
        </w:rPr>
        <w:t>с 2014 по 2019 г.</w:t>
      </w:r>
      <w:r w:rsidRPr="00E31AF1">
        <w:t xml:space="preserve"> </w:t>
      </w:r>
      <w:r w:rsidRPr="00E31AF1">
        <w:rPr>
          <w:color w:val="000000"/>
        </w:rPr>
        <w:t>п</w:t>
      </w:r>
      <w:r w:rsidRPr="00E31AF1">
        <w:rPr>
          <w:color w:val="000000"/>
          <w:lang w:val="ru"/>
        </w:rPr>
        <w:t xml:space="preserve">роведены 3 </w:t>
      </w:r>
      <w:r w:rsidRPr="00E31AF1">
        <w:rPr>
          <w:lang w:val="ru"/>
        </w:rPr>
        <w:t xml:space="preserve">подтверждающих исследования клинической эффективности: ACE-CL-001, ACE-CL-001 и 15-H-0016. </w:t>
      </w:r>
    </w:p>
    <w:p w14:paraId="3BA0EE6C" w14:textId="77777777" w:rsidR="00C602C5" w:rsidRPr="008E19B5" w:rsidRDefault="00C602C5" w:rsidP="00C602C5">
      <w:pPr>
        <w:pStyle w:val="af3"/>
        <w:shd w:val="clear" w:color="auto" w:fill="FFFFFF"/>
        <w:spacing w:before="0" w:beforeAutospacing="0" w:after="0" w:afterAutospacing="0"/>
        <w:ind w:firstLine="708"/>
        <w:jc w:val="both"/>
      </w:pPr>
      <w:r w:rsidRPr="008E19B5">
        <w:t>Препарат </w:t>
      </w:r>
      <w:r w:rsidRPr="008E19B5">
        <w:rPr>
          <w:lang w:val="ru"/>
        </w:rPr>
        <w:t>Калквенс</w:t>
      </w:r>
      <w:r w:rsidRPr="008E19B5">
        <w:rPr>
          <w:vertAlign w:val="superscript"/>
        </w:rPr>
        <w:t>®</w:t>
      </w:r>
      <w:r w:rsidRPr="008E19B5">
        <w:t> одобрен в РФ, США и нескольких других странах для лечения взрослых пациентов с ХЛЛ и взрослых пациентов с мантийноклеточной лимфомой (МКЛ), получивших как минимум одну предшествующую линию терапии. Показание к применению при МКЛ одобрено в США в ускоренном порядке на основании данных об общей частоте ответа на терапию.</w:t>
      </w:r>
    </w:p>
    <w:p w14:paraId="27E768AC" w14:textId="375ABC40" w:rsidR="00C602C5" w:rsidRPr="00843612" w:rsidRDefault="00C602C5" w:rsidP="00C602C5">
      <w:pPr>
        <w:pStyle w:val="00Paragraph"/>
        <w:spacing w:before="0" w:after="0" w:line="240" w:lineRule="auto"/>
        <w:ind w:firstLine="708"/>
        <w:jc w:val="both"/>
        <w:rPr>
          <w:color w:val="333333"/>
          <w:lang w:val="ru-RU"/>
        </w:rPr>
      </w:pPr>
      <w:r w:rsidRPr="00E31AF1">
        <w:rPr>
          <w:color w:val="333333"/>
          <w:lang w:val="ru-RU"/>
        </w:rPr>
        <w:t xml:space="preserve">В России </w:t>
      </w:r>
      <w:r w:rsidRPr="00E31AF1">
        <w:rPr>
          <w:lang w:val="ru"/>
        </w:rPr>
        <w:t>Калквенс</w:t>
      </w:r>
      <w:r w:rsidRPr="00E31AF1">
        <w:rPr>
          <w:vertAlign w:val="superscript"/>
          <w:lang w:val="ru-RU"/>
        </w:rPr>
        <w:t xml:space="preserve">® </w:t>
      </w:r>
      <w:r w:rsidRPr="00E31AF1">
        <w:rPr>
          <w:color w:val="333333"/>
          <w:lang w:val="ru-RU"/>
        </w:rPr>
        <w:t>одобрен 16.04.2020</w:t>
      </w:r>
      <w:ins w:id="82" w:author="Khasanova, Nailya" w:date="2024-10-17T07:15:00Z">
        <w:r w:rsidR="00502451">
          <w:rPr>
            <w:color w:val="333333"/>
            <w:lang w:val="ru-RU"/>
          </w:rPr>
          <w:t xml:space="preserve"> </w:t>
        </w:r>
      </w:ins>
      <w:r w:rsidRPr="00E31AF1">
        <w:rPr>
          <w:color w:val="333333"/>
          <w:lang w:val="ru-RU"/>
        </w:rPr>
        <w:t xml:space="preserve">г. на основании результатов рандомизированных клинических исследований </w:t>
      </w:r>
      <w:r w:rsidRPr="00E31AF1">
        <w:rPr>
          <w:color w:val="333333"/>
        </w:rPr>
        <w:t>III</w:t>
      </w:r>
      <w:r w:rsidRPr="00E31AF1">
        <w:rPr>
          <w:color w:val="333333"/>
          <w:lang w:val="ru-RU"/>
        </w:rPr>
        <w:t xml:space="preserve"> фазы (</w:t>
      </w:r>
      <w:r w:rsidRPr="00E31AF1">
        <w:rPr>
          <w:color w:val="333333"/>
        </w:rPr>
        <w:t>ELEVATE</w:t>
      </w:r>
      <w:r w:rsidRPr="00E31AF1">
        <w:rPr>
          <w:color w:val="333333"/>
          <w:lang w:val="ru-RU"/>
        </w:rPr>
        <w:t xml:space="preserve"> </w:t>
      </w:r>
      <w:r w:rsidRPr="00E31AF1">
        <w:rPr>
          <w:color w:val="333333"/>
        </w:rPr>
        <w:t>TN</w:t>
      </w:r>
      <w:r w:rsidRPr="00E31AF1">
        <w:rPr>
          <w:color w:val="333333"/>
          <w:lang w:val="ru-RU"/>
        </w:rPr>
        <w:t xml:space="preserve">, ХЛЛ 1 линия; </w:t>
      </w:r>
      <w:r w:rsidRPr="00E31AF1">
        <w:rPr>
          <w:color w:val="333333"/>
        </w:rPr>
        <w:t>ASCEND</w:t>
      </w:r>
      <w:r w:rsidRPr="00E31AF1">
        <w:rPr>
          <w:color w:val="333333"/>
          <w:lang w:val="ru-RU"/>
        </w:rPr>
        <w:t xml:space="preserve">, </w:t>
      </w:r>
      <w:r w:rsidRPr="00843612">
        <w:rPr>
          <w:color w:val="333333"/>
          <w:lang w:val="ru-RU"/>
        </w:rPr>
        <w:t xml:space="preserve">р/р форма ХЛЛ; </w:t>
      </w:r>
      <w:r w:rsidRPr="00843612">
        <w:rPr>
          <w:color w:val="333333"/>
        </w:rPr>
        <w:t>ACE</w:t>
      </w:r>
      <w:r w:rsidRPr="00843612">
        <w:rPr>
          <w:color w:val="333333"/>
          <w:lang w:val="ru-RU"/>
        </w:rPr>
        <w:t>-</w:t>
      </w:r>
      <w:r w:rsidRPr="00843612">
        <w:rPr>
          <w:color w:val="333333"/>
        </w:rPr>
        <w:t>LY</w:t>
      </w:r>
      <w:r w:rsidRPr="00843612">
        <w:rPr>
          <w:color w:val="333333"/>
          <w:lang w:val="ru-RU"/>
        </w:rPr>
        <w:t>-004, р/р форма МКЛ).</w:t>
      </w:r>
    </w:p>
    <w:p w14:paraId="73A7543D" w14:textId="77777777" w:rsidR="00C602C5" w:rsidRPr="00843612" w:rsidRDefault="00C602C5" w:rsidP="00C602C5">
      <w:pPr>
        <w:pStyle w:val="00Paragraph"/>
        <w:spacing w:before="0" w:after="0" w:line="240" w:lineRule="auto"/>
        <w:ind w:firstLine="708"/>
        <w:jc w:val="both"/>
        <w:rPr>
          <w:rFonts w:eastAsia="Times New Roman"/>
          <w:color w:val="000000"/>
          <w:lang w:val="ru-RU"/>
        </w:rPr>
      </w:pPr>
      <w:r w:rsidRPr="00843612">
        <w:rPr>
          <w:color w:val="333333"/>
          <w:lang w:val="ru-RU"/>
        </w:rPr>
        <w:t>На основании распоряжения от 23 декабря 2021 г. № 3781-р акалабрутиниб включен</w:t>
      </w:r>
      <w:r w:rsidRPr="00843612">
        <w:rPr>
          <w:color w:val="333333"/>
        </w:rPr>
        <w:t> </w:t>
      </w:r>
      <w:r w:rsidRPr="00843612">
        <w:rPr>
          <w:color w:val="333333"/>
          <w:lang w:val="ru-RU"/>
        </w:rPr>
        <w:t>в перечень жизненно необходимых и важнейших лекарственных препаратов (ЖНВЛП).</w:t>
      </w:r>
    </w:p>
    <w:p w14:paraId="7557AC7B" w14:textId="77777777" w:rsidR="00C602C5" w:rsidRPr="00E31AF1" w:rsidRDefault="00C602C5" w:rsidP="00C602C5">
      <w:pPr>
        <w:ind w:firstLine="708"/>
        <w:jc w:val="both"/>
      </w:pPr>
      <w:r w:rsidRPr="00843612">
        <w:t>Учитывая масштаб программы разработки на сегодняшний день и разнообразие</w:t>
      </w:r>
      <w:r w:rsidRPr="00E31AF1">
        <w:t xml:space="preserve"> выборок, включенных в клинические исследования, безопасность акалабрутиниба была хорошо охарактеризована. </w:t>
      </w:r>
    </w:p>
    <w:p w14:paraId="3F80E27F" w14:textId="77777777" w:rsidR="00C602C5" w:rsidRPr="00E27CF1" w:rsidRDefault="00C602C5" w:rsidP="00C602C5">
      <w:pPr>
        <w:ind w:firstLine="708"/>
        <w:jc w:val="both"/>
        <w:rPr>
          <w:color w:val="333333"/>
        </w:rPr>
      </w:pPr>
      <w:r w:rsidRPr="00E27CF1">
        <w:rPr>
          <w:color w:val="333333"/>
        </w:rPr>
        <w:t xml:space="preserve">Акалабрутиниб является высокоселективным ингибитором </w:t>
      </w:r>
      <w:r>
        <w:rPr>
          <w:color w:val="333333"/>
        </w:rPr>
        <w:t>BTK</w:t>
      </w:r>
      <w:r w:rsidRPr="00E27CF1">
        <w:rPr>
          <w:color w:val="333333"/>
        </w:rPr>
        <w:t xml:space="preserve"> второго поколения, который не ингибирует другие тирозинкиназы, в частности EGF, поэтому клиническая эффективность препарата в проводимых исследованиях сопровождалась развитием меньшего количества внетаргетных эффектов, таких как кровотечения и аритмии.</w:t>
      </w:r>
    </w:p>
    <w:p w14:paraId="4E7DE6B2" w14:textId="77777777" w:rsidR="00C602C5" w:rsidRPr="00E27CF1" w:rsidRDefault="00C602C5" w:rsidP="00C602C5">
      <w:pPr>
        <w:ind w:firstLine="708"/>
        <w:jc w:val="both"/>
        <w:rPr>
          <w:color w:val="333333"/>
        </w:rPr>
      </w:pPr>
      <w:r w:rsidRPr="00E27CF1">
        <w:rPr>
          <w:color w:val="333333"/>
        </w:rPr>
        <w:t>Общий профиль безопасности акалабрутиниба основан на данных 1040 пациентов с онкогематологическими заболеваниями, получавших монотерапию акалабрутинибом. Наиболее частыми нежелательными лекарственными реакциями (≥20%) различной степени тяжести, отмеченными у пациентов, получавших акалабрутиниб, были инфекция, головная боль, диарея, кровоподтеки, боль в мышцах и костях, т</w:t>
      </w:r>
      <w:r>
        <w:rPr>
          <w:color w:val="333333"/>
        </w:rPr>
        <w:t xml:space="preserve">ошнота, утомляемость и сыпь. </w:t>
      </w:r>
      <w:r w:rsidRPr="00E27CF1">
        <w:rPr>
          <w:color w:val="333333"/>
        </w:rPr>
        <w:t>Наиболее частыми (≥5%) нежелательными лекарственными реакциями ≥3 степени тяжести были инфекция (17.6%), нейтропения (14.2%) и анемия (7.8%). Из-за развития нежелательных явлений у 4.2% пациентов доза препарата была снижена, у 9.3% пациентов терапия была прекращена. Медиана интенсивности дозы составила 98.7%.</w:t>
      </w:r>
    </w:p>
    <w:p w14:paraId="4F081C38" w14:textId="77777777" w:rsidR="00C602C5" w:rsidRPr="00E31AF1" w:rsidRDefault="00C602C5" w:rsidP="00C602C5">
      <w:pPr>
        <w:ind w:firstLine="708"/>
        <w:jc w:val="both"/>
      </w:pPr>
      <w:r w:rsidRPr="00E31AF1">
        <w:rPr>
          <w:lang w:val="ru"/>
        </w:rPr>
        <w:t>По результатам анализа фармакокинетики, включавшего данные по акалабрутинибу [ACP-5862], полученные у  участников с  почечной недостаточностью различных степеней, наблюдалась тенденция к незначительному росту уровня акалабрутиниба при снижении функции почек, но не метаболита ACP-5862, но статистически значимого влияния функции почек на клиренс выявлено не было. В клинические исследования не включались лица с показателем eGFR &lt;30 мл/мин/1,73 м</w:t>
      </w:r>
      <w:r w:rsidRPr="00E31AF1">
        <w:rPr>
          <w:vertAlign w:val="superscript"/>
          <w:lang w:val="ru"/>
        </w:rPr>
        <w:t>2</w:t>
      </w:r>
      <w:r w:rsidRPr="00E31AF1">
        <w:rPr>
          <w:lang w:val="ru"/>
        </w:rPr>
        <w:t>, акалабрутиниб может назначаться пациентам с легкой и умеренной почечной недостаточностью (eGFR &gt;30 мл/мин) без коррекции дозы.</w:t>
      </w:r>
    </w:p>
    <w:p w14:paraId="052F7D38" w14:textId="77777777" w:rsidR="00C602C5" w:rsidRPr="00E31AF1" w:rsidRDefault="00C602C5" w:rsidP="00C602C5">
      <w:pPr>
        <w:ind w:firstLine="708"/>
        <w:jc w:val="both"/>
        <w:rPr>
          <w:lang w:val="ru"/>
        </w:rPr>
      </w:pPr>
      <w:r w:rsidRPr="00E31AF1">
        <w:rPr>
          <w:lang w:val="ru"/>
        </w:rPr>
        <w:lastRenderedPageBreak/>
        <w:t xml:space="preserve">Акалабрутиниб метаболизируется в печени. В специальных исследованиях у пациентов с печеночной недостаточностью по сравнению с лицами с нормальной функцией печени) концентрация акалабрутиниба (AUC) была увеличена в 1,9 раза, 1,5 раза и 5,3 раза у лиц с легкой, умеренной и тяжелой печеночной недостаточностью, соответственно. </w:t>
      </w:r>
      <w:r w:rsidRPr="00E31AF1">
        <w:t xml:space="preserve"> </w:t>
      </w:r>
      <w:r w:rsidRPr="00E31AF1">
        <w:rPr>
          <w:lang w:val="ru"/>
        </w:rPr>
        <w:t>У пациентов с тяжелой печеночной недостаточностью наблюдалось 5-кратное увеличение C</w:t>
      </w:r>
      <w:r w:rsidRPr="00E31AF1">
        <w:rPr>
          <w:vertAlign w:val="subscript"/>
          <w:lang w:val="ru"/>
        </w:rPr>
        <w:t>max</w:t>
      </w:r>
      <w:r w:rsidRPr="00E31AF1">
        <w:rPr>
          <w:lang w:val="ru"/>
        </w:rPr>
        <w:t xml:space="preserve"> и общей концентрации акалабрутиниба. Однако уровень активного метаболита ACP-5862 у лиц с тяжелой печеночной недостаточностью был такой же, как и у здоровых добровольцев. В качестве меры предосторожности в ОХЛП введена рекомендация о тщательном медицинском сопровождении пациентов с умеренной печеночной недостаточностью для выявления признаков токсичности.</w:t>
      </w:r>
    </w:p>
    <w:p w14:paraId="09E37DE7" w14:textId="77777777" w:rsidR="00C602C5" w:rsidRPr="00E31AF1" w:rsidRDefault="00C602C5" w:rsidP="00C602C5">
      <w:pPr>
        <w:ind w:firstLine="708"/>
        <w:jc w:val="both"/>
        <w:rPr>
          <w:lang w:val="ru"/>
        </w:rPr>
      </w:pPr>
      <w:r w:rsidRPr="00E31AF1">
        <w:rPr>
          <w:lang w:val="ru"/>
        </w:rPr>
        <w:t>По данным доклинических исследований, акалабрутиниб не обладает тератогенностью, но обладает эмбриональной/фетальной токсичностью. Поэтому его не следует применять во время беременности, а пациенткам, способным к деторождению, следует рекомендовать избегать беременности.</w:t>
      </w:r>
    </w:p>
    <w:p w14:paraId="65F0614F" w14:textId="157577B1" w:rsidR="00502451" w:rsidRPr="00502451" w:rsidRDefault="00502451">
      <w:pPr>
        <w:ind w:firstLine="709"/>
        <w:jc w:val="both"/>
        <w:rPr>
          <w:ins w:id="83" w:author="Khasanova, Nailya" w:date="2024-10-17T07:19:00Z"/>
        </w:rPr>
        <w:pPrChange w:id="84" w:author="Khasanova, Nailya" w:date="2024-10-17T07:19:00Z">
          <w:pPr>
            <w:ind w:firstLine="709"/>
          </w:pPr>
        </w:pPrChange>
      </w:pPr>
      <w:bookmarkStart w:id="85" w:name="_Hlk149257374"/>
      <w:ins w:id="86" w:author="Khasanova, Nailya" w:date="2024-10-17T07:19:00Z">
        <w:r w:rsidRPr="00502451">
          <w:rPr>
            <w:lang w:eastAsia="ru-RU"/>
          </w:rPr>
          <w:t xml:space="preserve">Наиболее частыми побочными реакциями (частота ≥1/10) из объединенных данных по безопасности были (в порядке убывания): </w:t>
        </w:r>
        <w:r w:rsidRPr="00502451">
          <w:t xml:space="preserve">были </w:t>
        </w:r>
      </w:ins>
      <w:ins w:id="87" w:author="Khasanova, Nailya" w:date="2024-10-17T07:20:00Z">
        <w:r w:rsidRPr="00502451">
          <w:rPr>
            <w:rPrChange w:id="88" w:author="Khasanova, Nailya" w:date="2024-10-17T07:20:00Z">
              <w:rPr>
                <w:color w:val="333333"/>
              </w:rPr>
            </w:rPrChange>
          </w:rPr>
          <w:t>инфекция, головная боль, диарея, кровоподтеки, боль в мышцах и костях, тошнота, утомляемость и сыпь</w:t>
        </w:r>
      </w:ins>
      <w:ins w:id="89" w:author="Khasanova, Nailya" w:date="2024-10-17T07:19:00Z">
        <w:r w:rsidRPr="00502451">
          <w:t>.</w:t>
        </w:r>
      </w:ins>
    </w:p>
    <w:p w14:paraId="51D20105" w14:textId="77777777" w:rsidR="00502451" w:rsidRPr="00502451" w:rsidRDefault="00502451">
      <w:pPr>
        <w:ind w:firstLine="709"/>
        <w:jc w:val="both"/>
        <w:rPr>
          <w:ins w:id="90" w:author="Khasanova, Nailya" w:date="2024-10-17T07:19:00Z"/>
          <w:color w:val="FF0000"/>
          <w:lang w:eastAsia="ru-RU"/>
          <w:rPrChange w:id="91" w:author="Khasanova, Nailya" w:date="2024-10-17T07:19:00Z">
            <w:rPr>
              <w:ins w:id="92" w:author="Khasanova, Nailya" w:date="2024-10-17T07:19:00Z"/>
              <w:lang w:eastAsia="ru-RU"/>
            </w:rPr>
          </w:rPrChange>
        </w:rPr>
        <w:pPrChange w:id="93" w:author="Khasanova, Nailya" w:date="2024-10-17T07:19:00Z">
          <w:pPr>
            <w:ind w:firstLine="709"/>
          </w:pPr>
        </w:pPrChange>
      </w:pPr>
      <w:ins w:id="94" w:author="Khasanova, Nailya" w:date="2024-10-17T07:19:00Z">
        <w:r w:rsidRPr="00502451">
          <w:rPr>
            <w:color w:val="FF0000"/>
            <w:lang w:eastAsia="ru-RU"/>
            <w:rPrChange w:id="95" w:author="Khasanova, Nailya" w:date="2024-10-17T07:19:00Z">
              <w:rPr>
                <w:lang w:eastAsia="ru-RU"/>
              </w:rPr>
            </w:rPrChange>
          </w:rPr>
          <w:t>Наиболее частыми побочными реакциями 3-4 степени (частота от ≥1/100 до &lt;1/10) были нейтропения, лейкопения, диарея и лимфопения. В рандомизированном исследовании фазы IIb (C208, этап 2) в группе лечения бедаквилином наблюдалась более высокая частота летальных исходов (12,7%; 10/79 пациентов) по сравнению с группой плацебо (3,7%; 3/81 пациент). Наблюдаемый дисбаланс в смертности между двумя группами лечения необъясним. В исследовании III фазы частота смертей была одинаковой в группах лечения в течение 132-й недели.</w:t>
        </w:r>
      </w:ins>
    </w:p>
    <w:p w14:paraId="7761AF00" w14:textId="125AEC4B" w:rsidR="00C602C5" w:rsidRPr="009E059C" w:rsidRDefault="00C602C5" w:rsidP="00C602C5">
      <w:pPr>
        <w:ind w:firstLine="708"/>
        <w:jc w:val="both"/>
      </w:pPr>
      <w:del w:id="96" w:author="Khasanova, Nailya" w:date="2024-09-23T08:28:00Z">
        <w:r w:rsidDel="00814DBB">
          <w:rPr>
            <w:lang w:val="en-US"/>
          </w:rPr>
          <w:delText>DT</w:delText>
        </w:r>
        <w:r w:rsidRPr="00AC5E50" w:rsidDel="00814DBB">
          <w:delText>-</w:delText>
        </w:r>
        <w:r w:rsidDel="00814DBB">
          <w:rPr>
            <w:lang w:val="en-US"/>
          </w:rPr>
          <w:delText>AKL</w:delText>
        </w:r>
      </w:del>
      <w:ins w:id="97" w:author="Khasanova, Nailya" w:date="2024-09-23T08:28:00Z">
        <w:r w:rsidR="00814DBB">
          <w:rPr>
            <w:lang w:val="en-US"/>
          </w:rPr>
          <w:t>PT</w:t>
        </w:r>
        <w:r w:rsidR="00814DBB" w:rsidRPr="00814DBB">
          <w:rPr>
            <w:rPrChange w:id="98" w:author="Khasanova, Nailya" w:date="2024-09-23T08:28:00Z">
              <w:rPr>
                <w:lang w:val="en-US"/>
              </w:rPr>
            </w:rPrChange>
          </w:rPr>
          <w:t>-</w:t>
        </w:r>
        <w:r w:rsidR="00814DBB">
          <w:rPr>
            <w:lang w:val="en-US"/>
          </w:rPr>
          <w:t>AKL</w:t>
        </w:r>
      </w:ins>
      <w:r>
        <w:rPr>
          <w:bCs/>
        </w:rPr>
        <w:t>, капсулы, 100 мг</w:t>
      </w:r>
      <w:r w:rsidRPr="002558B3">
        <w:rPr>
          <w:bCs/>
        </w:rPr>
        <w:t xml:space="preserve"> - воспроизведенный препарат </w:t>
      </w:r>
      <w:r>
        <w:rPr>
          <w:bCs/>
        </w:rPr>
        <w:t>акалабрутиниба</w:t>
      </w:r>
      <w:r w:rsidRPr="002558B3">
        <w:rPr>
          <w:bCs/>
        </w:rPr>
        <w:t xml:space="preserve">, </w:t>
      </w:r>
      <w:ins w:id="99" w:author="Khasanova, Nailya" w:date="2024-10-17T07:17:00Z">
        <w:r w:rsidR="00502451" w:rsidRPr="00461BAB">
          <w:t xml:space="preserve">разработанный партнером АО «Р-Фарм» </w:t>
        </w:r>
        <w:r w:rsidR="00502451" w:rsidRPr="00502451">
          <w:rPr>
            <w:szCs w:val="24"/>
            <w:highlight w:val="yellow"/>
            <w:rPrChange w:id="100" w:author="Khasanova, Nailya" w:date="2024-10-17T07:17:00Z">
              <w:rPr>
                <w:szCs w:val="24"/>
              </w:rPr>
            </w:rPrChange>
          </w:rPr>
          <w:t>Натко Фарма Лтд, Индия</w:t>
        </w:r>
        <w:r w:rsidR="00502451" w:rsidRPr="00461BAB">
          <w:rPr>
            <w:bCs/>
            <w:lang w:eastAsia="ru-RU"/>
          </w:rPr>
          <w:t xml:space="preserve">. </w:t>
        </w:r>
      </w:ins>
      <w:del w:id="101" w:author="Khasanova, Nailya" w:date="2024-10-17T07:17:00Z">
        <w:r w:rsidRPr="002561BB" w:rsidDel="00502451">
          <w:rPr>
            <w:bCs/>
          </w:rPr>
          <w:delText xml:space="preserve">разработанный дочерним подразделением ГК «Р-Фарм», Россия – ООО «Технология лекарств», по заказу АО «Р-Фарм». </w:delText>
        </w:r>
      </w:del>
      <w:commentRangeStart w:id="102"/>
      <w:r>
        <w:rPr>
          <w:color w:val="000000"/>
        </w:rPr>
        <w:t xml:space="preserve">Он полностью соответствует по качественному </w:t>
      </w:r>
      <w:commentRangeEnd w:id="102"/>
      <w:r>
        <w:rPr>
          <w:rStyle w:val="afb"/>
          <w:rFonts w:eastAsia="Calibri"/>
        </w:rPr>
        <w:commentReference w:id="102"/>
      </w:r>
      <w:r>
        <w:rPr>
          <w:color w:val="000000"/>
        </w:rPr>
        <w:t xml:space="preserve">и количественному составу действующего и вспомогательных веществ, лекарственной форме и дозировке референтному препарату акалабрутиниб </w:t>
      </w:r>
      <w:r w:rsidRPr="00E31AF1">
        <w:rPr>
          <w:lang w:val="ru"/>
        </w:rPr>
        <w:t>Калквенс</w:t>
      </w:r>
      <w:r w:rsidRPr="00E31AF1">
        <w:rPr>
          <w:vertAlign w:val="superscript"/>
        </w:rPr>
        <w:t>®</w:t>
      </w:r>
      <w:r>
        <w:rPr>
          <w:color w:val="000000"/>
        </w:rPr>
        <w:t xml:space="preserve"> </w:t>
      </w:r>
      <w:r>
        <w:t xml:space="preserve">(владелец РУ - </w:t>
      </w:r>
      <w:r w:rsidRPr="00075150">
        <w:rPr>
          <w:bCs/>
          <w:color w:val="000000"/>
        </w:rPr>
        <w:t>АстраЗенека АБ, Щвеция</w:t>
      </w:r>
      <w:r>
        <w:t>), имея минимальные отличия в количественном составе некоторых вспомогательных веществ, скорее всего обусловленные различным подходом к округлению.</w:t>
      </w:r>
      <w:r>
        <w:rPr>
          <w:color w:val="000000"/>
        </w:rPr>
        <w:t xml:space="preserve"> </w:t>
      </w:r>
      <w:ins w:id="103" w:author="Khasanova, Nailya" w:date="2024-10-17T07:18:00Z">
        <w:r w:rsidR="00502451" w:rsidRPr="00502451">
          <w:rPr>
            <w:color w:val="000000"/>
          </w:rPr>
          <w:t>Также планируется трансфер технологии производства данного препарата на производственную площадку АО «Р-Фарм» в России.</w:t>
        </w:r>
      </w:ins>
    </w:p>
    <w:p w14:paraId="79839A05" w14:textId="77777777" w:rsidR="00C602C5" w:rsidRPr="00724713" w:rsidRDefault="00C602C5" w:rsidP="00C602C5">
      <w:pPr>
        <w:ind w:firstLine="709"/>
        <w:jc w:val="both"/>
        <w:rPr>
          <w:color w:val="000000"/>
        </w:rPr>
      </w:pPr>
      <w:r w:rsidRPr="00724713">
        <w:rPr>
          <w:bCs/>
        </w:rPr>
        <w:t xml:space="preserve">Внедрение в клиническую практику нового воспроизведенного препарата </w:t>
      </w:r>
      <w:r w:rsidRPr="00724713">
        <w:rPr>
          <w:rFonts w:eastAsia="Calibri"/>
          <w:lang w:eastAsia="ar-SA"/>
        </w:rPr>
        <w:t>акалабрутиниба</w:t>
      </w:r>
      <w:r w:rsidRPr="00724713">
        <w:rPr>
          <w:bCs/>
        </w:rPr>
        <w:t xml:space="preserve"> позволит снизить цену современной терапии </w:t>
      </w:r>
      <w:r w:rsidRPr="00724713">
        <w:rPr>
          <w:color w:val="333333"/>
        </w:rPr>
        <w:t>хронического лимфоцитарного лейкоза/мелкоклеточной лимфоцитарной лимфомы (ХЛЛ/МЛЛ) и рецидивной/рефрактерной (р/р) формы мантийноклеточной лимфомы (МКЛ)</w:t>
      </w:r>
      <w:r w:rsidRPr="00724713">
        <w:rPr>
          <w:bCs/>
        </w:rPr>
        <w:t>, повысить её доступность</w:t>
      </w:r>
      <w:bookmarkEnd w:id="85"/>
      <w:r w:rsidRPr="00724713">
        <w:rPr>
          <w:bCs/>
        </w:rPr>
        <w:t xml:space="preserve"> и </w:t>
      </w:r>
      <w:r w:rsidRPr="00724713">
        <w:rPr>
          <w:color w:val="333333"/>
        </w:rPr>
        <w:t>сохранить высокое качество жизни пациентов.</w:t>
      </w:r>
    </w:p>
    <w:p w14:paraId="49241A71" w14:textId="77777777" w:rsidR="00502451" w:rsidRDefault="00502451">
      <w:pPr>
        <w:spacing w:after="200" w:line="276" w:lineRule="auto"/>
        <w:rPr>
          <w:ins w:id="104" w:author="Khasanova, Nailya" w:date="2024-10-17T07:25:00Z"/>
          <w:rFonts w:eastAsiaTheme="majorEastAsia"/>
          <w:b/>
          <w:bCs/>
          <w:color w:val="000000" w:themeColor="text1"/>
          <w:szCs w:val="24"/>
        </w:rPr>
      </w:pPr>
      <w:bookmarkStart w:id="105" w:name="_Toc115217903"/>
      <w:ins w:id="106" w:author="Khasanova, Nailya" w:date="2024-10-17T07:25:00Z">
        <w:r>
          <w:rPr>
            <w:color w:val="000000" w:themeColor="text1"/>
            <w:szCs w:val="24"/>
          </w:rPr>
          <w:br w:type="page"/>
        </w:r>
      </w:ins>
    </w:p>
    <w:p w14:paraId="48B897F2" w14:textId="43D4789E" w:rsidR="00C602C5" w:rsidRPr="00707D60" w:rsidRDefault="00C602C5" w:rsidP="00A95F68">
      <w:pPr>
        <w:pStyle w:val="1"/>
        <w:tabs>
          <w:tab w:val="left" w:pos="142"/>
          <w:tab w:val="left" w:pos="284"/>
        </w:tabs>
        <w:spacing w:before="240" w:after="240"/>
        <w:rPr>
          <w:rFonts w:cs="Times New Roman"/>
          <w:color w:val="000000" w:themeColor="text1"/>
          <w:szCs w:val="24"/>
        </w:rPr>
      </w:pPr>
      <w:del w:id="107" w:author="Khasanova, Nailya" w:date="2024-10-17T07:25:00Z">
        <w:r w:rsidRPr="00707D60" w:rsidDel="00502451">
          <w:rPr>
            <w:rFonts w:cs="Times New Roman"/>
            <w:color w:val="000000" w:themeColor="text1"/>
            <w:szCs w:val="24"/>
          </w:rPr>
          <w:lastRenderedPageBreak/>
          <w:delText xml:space="preserve"> </w:delText>
        </w:r>
      </w:del>
      <w:bookmarkStart w:id="108" w:name="_Toc159973267"/>
      <w:r w:rsidRPr="00707D60">
        <w:rPr>
          <w:rFonts w:cs="Times New Roman"/>
          <w:color w:val="000000" w:themeColor="text1"/>
          <w:szCs w:val="24"/>
        </w:rPr>
        <w:t>ВВЕДЕНИЕ</w:t>
      </w:r>
      <w:bookmarkEnd w:id="79"/>
      <w:bookmarkEnd w:id="105"/>
      <w:bookmarkEnd w:id="108"/>
    </w:p>
    <w:p w14:paraId="6CA9E891" w14:textId="60F87144" w:rsidR="00C602C5" w:rsidRPr="00707D60" w:rsidRDefault="00C602C5" w:rsidP="00A95F68">
      <w:pPr>
        <w:pStyle w:val="20"/>
        <w:spacing w:after="240"/>
        <w:rPr>
          <w:color w:val="000000" w:themeColor="text1"/>
          <w:szCs w:val="24"/>
        </w:rPr>
      </w:pPr>
      <w:bookmarkStart w:id="109" w:name="_Toc415001066"/>
      <w:bookmarkStart w:id="110" w:name="_Toc115217904"/>
      <w:bookmarkStart w:id="111" w:name="_Toc159973268"/>
      <w:r w:rsidRPr="00707D60">
        <w:rPr>
          <w:color w:val="000000" w:themeColor="text1"/>
          <w:szCs w:val="24"/>
        </w:rPr>
        <w:t>Химическое название</w:t>
      </w:r>
      <w:bookmarkEnd w:id="109"/>
      <w:bookmarkEnd w:id="110"/>
      <w:bookmarkEnd w:id="111"/>
    </w:p>
    <w:p w14:paraId="4D4BF1B8" w14:textId="77777777" w:rsidR="00C602C5" w:rsidRPr="00E27CF1" w:rsidRDefault="00C602C5" w:rsidP="00C602C5">
      <w:pPr>
        <w:ind w:left="709"/>
        <w:rPr>
          <w:b/>
        </w:rPr>
      </w:pPr>
      <w:bookmarkStart w:id="112" w:name="_Toc415001067"/>
      <w:r w:rsidRPr="00E27CF1">
        <w:t>4</w:t>
      </w:r>
      <w:r w:rsidRPr="00E27CF1">
        <w:rPr>
          <w:rFonts w:asciiTheme="majorBidi" w:hAnsiTheme="majorBidi" w:cstheme="majorBidi"/>
          <w:lang w:val="ru"/>
        </w:rPr>
        <w:t>(S)-4-(8-амино-3-(1-бут-2-иноилпирролидин-2-ил)-имидазо[1,5-а]пиразин-1-ил)-N-(пиридин-2-ил)-бензамид</w:t>
      </w:r>
      <w:r w:rsidRPr="00E27CF1">
        <w:t>, C26H23N7O2</w:t>
      </w:r>
    </w:p>
    <w:p w14:paraId="7585012C" w14:textId="66A6D4C6" w:rsidR="00C602C5" w:rsidRPr="00707D60" w:rsidRDefault="00C602C5" w:rsidP="00A95F68">
      <w:pPr>
        <w:pStyle w:val="20"/>
        <w:spacing w:before="240" w:after="240"/>
        <w:rPr>
          <w:color w:val="000000" w:themeColor="text1"/>
          <w:szCs w:val="24"/>
        </w:rPr>
      </w:pPr>
      <w:bookmarkStart w:id="113" w:name="_Toc115217905"/>
      <w:bookmarkStart w:id="114" w:name="_Toc159973269"/>
      <w:r w:rsidRPr="00707D60">
        <w:rPr>
          <w:color w:val="000000" w:themeColor="text1"/>
          <w:szCs w:val="24"/>
        </w:rPr>
        <w:t>Международное непатентованное название</w:t>
      </w:r>
      <w:bookmarkEnd w:id="112"/>
      <w:bookmarkEnd w:id="113"/>
      <w:bookmarkEnd w:id="114"/>
    </w:p>
    <w:p w14:paraId="0A8AF351" w14:textId="77777777" w:rsidR="00C602C5" w:rsidRPr="00707D60" w:rsidRDefault="00C602C5" w:rsidP="00C602C5">
      <w:pPr>
        <w:ind w:left="709"/>
        <w:rPr>
          <w:b/>
          <w:bCs/>
          <w:iCs/>
        </w:rPr>
      </w:pPr>
      <w:bookmarkStart w:id="115" w:name="_Toc415001068"/>
      <w:r>
        <w:t>Акалабрутиниб</w:t>
      </w:r>
      <w:r w:rsidRPr="00707D60">
        <w:t xml:space="preserve"> </w:t>
      </w:r>
    </w:p>
    <w:p w14:paraId="0FA5277F" w14:textId="3AA669C3" w:rsidR="00C602C5" w:rsidRPr="00707D60" w:rsidRDefault="00C602C5" w:rsidP="00A95F68">
      <w:pPr>
        <w:pStyle w:val="20"/>
        <w:spacing w:before="240" w:after="240"/>
        <w:rPr>
          <w:color w:val="000000" w:themeColor="text1"/>
          <w:szCs w:val="24"/>
        </w:rPr>
      </w:pPr>
      <w:bookmarkStart w:id="116" w:name="_Toc115217906"/>
      <w:bookmarkStart w:id="117" w:name="_Toc159973270"/>
      <w:r w:rsidRPr="00556C9C">
        <w:rPr>
          <w:color w:val="000000" w:themeColor="text1"/>
          <w:szCs w:val="24"/>
        </w:rPr>
        <w:t>Торговое</w:t>
      </w:r>
      <w:r w:rsidRPr="00707D60">
        <w:rPr>
          <w:color w:val="000000" w:themeColor="text1"/>
          <w:szCs w:val="24"/>
        </w:rPr>
        <w:t xml:space="preserve"> название</w:t>
      </w:r>
      <w:bookmarkEnd w:id="115"/>
      <w:bookmarkEnd w:id="116"/>
      <w:bookmarkEnd w:id="117"/>
    </w:p>
    <w:p w14:paraId="4DE8E809" w14:textId="77777777" w:rsidR="00C602C5" w:rsidRPr="00284823" w:rsidRDefault="00C602C5" w:rsidP="00C602C5">
      <w:pPr>
        <w:ind w:firstLine="709"/>
        <w:rPr>
          <w:color w:val="000000" w:themeColor="text1"/>
        </w:rPr>
      </w:pPr>
      <w:bookmarkStart w:id="118" w:name="_Toc415001069"/>
      <w:r>
        <w:rPr>
          <w:color w:val="000000" w:themeColor="text1"/>
        </w:rPr>
        <w:t>Торговое название – АКАЛАБРУТИНИБ</w:t>
      </w:r>
    </w:p>
    <w:p w14:paraId="7B1A843F" w14:textId="76FD8356" w:rsidR="00C602C5" w:rsidRDefault="00C602C5" w:rsidP="00C602C5">
      <w:pPr>
        <w:ind w:firstLine="709"/>
        <w:rPr>
          <w:color w:val="000000" w:themeColor="text1"/>
        </w:rPr>
      </w:pPr>
      <w:r>
        <w:rPr>
          <w:color w:val="000000" w:themeColor="text1"/>
        </w:rPr>
        <w:t xml:space="preserve">Внутреннее название </w:t>
      </w:r>
      <w:r w:rsidRPr="00284823">
        <w:rPr>
          <w:color w:val="000000" w:themeColor="text1"/>
        </w:rPr>
        <w:t xml:space="preserve">- </w:t>
      </w:r>
      <w:del w:id="119" w:author="Khasanova, Nailya" w:date="2024-09-23T08:28:00Z">
        <w:r w:rsidDel="00814DBB">
          <w:rPr>
            <w:color w:val="000000" w:themeColor="text1"/>
            <w:lang w:val="en-US"/>
          </w:rPr>
          <w:delText>DT</w:delText>
        </w:r>
        <w:r w:rsidRPr="003F3AE8" w:rsidDel="00814DBB">
          <w:rPr>
            <w:color w:val="000000" w:themeColor="text1"/>
          </w:rPr>
          <w:delText>-</w:delText>
        </w:r>
        <w:r w:rsidDel="00814DBB">
          <w:rPr>
            <w:color w:val="000000" w:themeColor="text1"/>
            <w:lang w:val="en-US"/>
          </w:rPr>
          <w:delText>AKL</w:delText>
        </w:r>
      </w:del>
      <w:ins w:id="120" w:author="Khasanova, Nailya" w:date="2024-09-23T08:28:00Z">
        <w:r w:rsidR="00814DBB">
          <w:rPr>
            <w:color w:val="000000" w:themeColor="text1"/>
            <w:lang w:val="en-US"/>
          </w:rPr>
          <w:t>PT-AKL</w:t>
        </w:r>
      </w:ins>
      <w:r>
        <w:rPr>
          <w:color w:val="000000" w:themeColor="text1"/>
        </w:rPr>
        <w:t>.</w:t>
      </w:r>
    </w:p>
    <w:p w14:paraId="43506311" w14:textId="77777777" w:rsidR="00C602C5" w:rsidRPr="001A477D" w:rsidRDefault="00C602C5" w:rsidP="00C602C5">
      <w:pPr>
        <w:ind w:firstLine="709"/>
        <w:rPr>
          <w:color w:val="000000" w:themeColor="text1"/>
        </w:rPr>
      </w:pPr>
      <w:r>
        <w:rPr>
          <w:color w:val="000000" w:themeColor="text1"/>
        </w:rPr>
        <w:t xml:space="preserve">Код продукта - </w:t>
      </w:r>
      <w:r w:rsidRPr="004A3748">
        <w:t>L</w:t>
      </w:r>
      <w:r w:rsidRPr="001B5E87">
        <w:t>0</w:t>
      </w:r>
      <w:r>
        <w:t>11158</w:t>
      </w:r>
      <w:r>
        <w:rPr>
          <w:color w:val="000000" w:themeColor="text1"/>
        </w:rPr>
        <w:t>.</w:t>
      </w:r>
    </w:p>
    <w:p w14:paraId="7DF55884" w14:textId="4E4635E6" w:rsidR="00C602C5" w:rsidRPr="00707D60" w:rsidRDefault="00C602C5" w:rsidP="00A95F68">
      <w:pPr>
        <w:pStyle w:val="20"/>
        <w:spacing w:before="240" w:after="240"/>
        <w:rPr>
          <w:color w:val="000000" w:themeColor="text1"/>
          <w:szCs w:val="24"/>
        </w:rPr>
      </w:pPr>
      <w:bookmarkStart w:id="121" w:name="_Toc115217907"/>
      <w:bookmarkStart w:id="122" w:name="_Toc159973271"/>
      <w:r w:rsidRPr="00707D60">
        <w:rPr>
          <w:color w:val="000000" w:themeColor="text1"/>
          <w:szCs w:val="24"/>
        </w:rPr>
        <w:t>Активные ингредиенты</w:t>
      </w:r>
      <w:bookmarkEnd w:id="118"/>
      <w:bookmarkEnd w:id="121"/>
      <w:bookmarkEnd w:id="122"/>
    </w:p>
    <w:p w14:paraId="4851BBE2" w14:textId="77777777" w:rsidR="00C602C5" w:rsidRPr="00707D60" w:rsidRDefault="00C602C5" w:rsidP="00C602C5">
      <w:pPr>
        <w:ind w:firstLine="709"/>
        <w:rPr>
          <w:color w:val="000000" w:themeColor="text1"/>
        </w:rPr>
      </w:pPr>
      <w:r w:rsidRPr="00707D60">
        <w:rPr>
          <w:color w:val="000000" w:themeColor="text1"/>
        </w:rPr>
        <w:t xml:space="preserve">Действующее вещество </w:t>
      </w:r>
      <w:r>
        <w:rPr>
          <w:color w:val="000000" w:themeColor="text1"/>
        </w:rPr>
        <w:t>–</w:t>
      </w:r>
      <w:r w:rsidRPr="00707D60">
        <w:rPr>
          <w:color w:val="000000" w:themeColor="text1"/>
        </w:rPr>
        <w:t xml:space="preserve"> </w:t>
      </w:r>
      <w:r>
        <w:t>акалабрутиниб</w:t>
      </w:r>
      <w:r w:rsidRPr="00707D60">
        <w:rPr>
          <w:color w:val="000000" w:themeColor="text1"/>
        </w:rPr>
        <w:t>.</w:t>
      </w:r>
    </w:p>
    <w:p w14:paraId="02A1B7BB" w14:textId="1A4C71C1" w:rsidR="00C602C5" w:rsidRPr="00707D60" w:rsidRDefault="00C602C5" w:rsidP="00A95F68">
      <w:pPr>
        <w:pStyle w:val="20"/>
        <w:spacing w:before="240" w:after="240"/>
        <w:rPr>
          <w:color w:val="000000" w:themeColor="text1"/>
          <w:szCs w:val="24"/>
        </w:rPr>
      </w:pPr>
      <w:bookmarkStart w:id="123" w:name="_Toc415001070"/>
      <w:bookmarkStart w:id="124" w:name="_Toc115217908"/>
      <w:bookmarkStart w:id="125" w:name="_Toc159973272"/>
      <w:r w:rsidRPr="00707D60">
        <w:rPr>
          <w:color w:val="000000" w:themeColor="text1"/>
          <w:szCs w:val="24"/>
        </w:rPr>
        <w:t>Фармакологическая группа</w:t>
      </w:r>
      <w:bookmarkEnd w:id="123"/>
      <w:bookmarkEnd w:id="124"/>
      <w:bookmarkEnd w:id="125"/>
    </w:p>
    <w:bookmarkStart w:id="126" w:name="_Toc415001071"/>
    <w:p w14:paraId="11122042" w14:textId="77777777" w:rsidR="00C602C5" w:rsidRPr="00C602C5" w:rsidRDefault="00C602C5">
      <w:pPr>
        <w:ind w:firstLine="709"/>
        <w:jc w:val="both"/>
        <w:pPrChange w:id="127" w:author="Khasanova, Nailya" w:date="2024-10-17T07:25:00Z">
          <w:pPr>
            <w:ind w:firstLine="709"/>
          </w:pPr>
        </w:pPrChange>
      </w:pPr>
      <w:r w:rsidRPr="00633769">
        <w:fldChar w:fldCharType="begin"/>
      </w:r>
      <w:r w:rsidRPr="00633769">
        <w:instrText xml:space="preserve"> HYPERLINK "https://classinform.ru/atc-classifikatcija/l01.html" </w:instrText>
      </w:r>
      <w:r w:rsidRPr="00633769">
        <w:fldChar w:fldCharType="separate"/>
      </w:r>
      <w:r w:rsidRPr="00633769">
        <w:rPr>
          <w:bCs/>
        </w:rPr>
        <w:t>Противоопухолевые препараты</w:t>
      </w:r>
      <w:r w:rsidRPr="00633769">
        <w:fldChar w:fldCharType="end"/>
      </w:r>
      <w:r w:rsidRPr="00A45FA5">
        <w:t xml:space="preserve">. </w:t>
      </w:r>
      <w:r w:rsidR="0028130E">
        <w:fldChar w:fldCharType="begin"/>
      </w:r>
      <w:r w:rsidR="0028130E">
        <w:instrText xml:space="preserve"> HYPERLINK "https://classinform.ru/atc-classifikatcija/l01e.html" </w:instrText>
      </w:r>
      <w:r w:rsidR="0028130E">
        <w:fldChar w:fldCharType="separate"/>
      </w:r>
      <w:r w:rsidRPr="00633769">
        <w:rPr>
          <w:bCs/>
        </w:rPr>
        <w:t>Ингибиторы протеинкиназы</w:t>
      </w:r>
      <w:r w:rsidR="0028130E">
        <w:rPr>
          <w:bCs/>
        </w:rPr>
        <w:fldChar w:fldCharType="end"/>
      </w:r>
      <w:r w:rsidRPr="00A45FA5">
        <w:t xml:space="preserve">. </w:t>
      </w:r>
      <w:r w:rsidR="0028130E">
        <w:fldChar w:fldCharType="begin"/>
      </w:r>
      <w:r w:rsidR="0028130E">
        <w:instrText xml:space="preserve"> HYPERLINK "https://classinform.ru/atc-classifikatcija/l01el.html" </w:instrText>
      </w:r>
      <w:r w:rsidR="0028130E">
        <w:fldChar w:fldCharType="separate"/>
      </w:r>
      <w:r w:rsidRPr="00633769">
        <w:rPr>
          <w:bCs/>
        </w:rPr>
        <w:t>Ингибиторы тирозинкиназы брутона (BTK)</w:t>
      </w:r>
      <w:r w:rsidR="0028130E">
        <w:rPr>
          <w:bCs/>
        </w:rPr>
        <w:fldChar w:fldCharType="end"/>
      </w:r>
      <w:r w:rsidRPr="00C602C5">
        <w:t>.</w:t>
      </w:r>
    </w:p>
    <w:p w14:paraId="7F6C349B" w14:textId="64D41ED5" w:rsidR="00C602C5" w:rsidRPr="00707D60" w:rsidRDefault="00C602C5" w:rsidP="00A95F68">
      <w:pPr>
        <w:pStyle w:val="20"/>
        <w:spacing w:before="240" w:after="240"/>
        <w:rPr>
          <w:color w:val="000000" w:themeColor="text1"/>
          <w:szCs w:val="24"/>
        </w:rPr>
      </w:pPr>
      <w:bookmarkStart w:id="128" w:name="_Toc115217909"/>
      <w:bookmarkStart w:id="129" w:name="_Toc159973273"/>
      <w:r w:rsidRPr="00707D60">
        <w:rPr>
          <w:color w:val="000000" w:themeColor="text1"/>
          <w:szCs w:val="24"/>
        </w:rPr>
        <w:t>Код по АТХ</w:t>
      </w:r>
      <w:bookmarkEnd w:id="126"/>
      <w:bookmarkEnd w:id="128"/>
      <w:bookmarkEnd w:id="129"/>
    </w:p>
    <w:p w14:paraId="752B0ABA" w14:textId="77777777" w:rsidR="00C602C5" w:rsidRPr="00E27CF1" w:rsidRDefault="00C602C5" w:rsidP="00C602C5">
      <w:pPr>
        <w:pStyle w:val="a5"/>
        <w:contextualSpacing w:val="0"/>
        <w:rPr>
          <w:rStyle w:val="affff1"/>
          <w:rFonts w:eastAsia="MS Mincho"/>
          <w:b w:val="0"/>
          <w:lang w:val="en-US"/>
        </w:rPr>
      </w:pPr>
      <w:bookmarkStart w:id="130" w:name="_Toc415001072"/>
      <w:r w:rsidRPr="00E27CF1">
        <w:rPr>
          <w:color w:val="000000"/>
          <w:shd w:val="clear" w:color="auto" w:fill="FFFFFF"/>
        </w:rPr>
        <w:t>L01EL02</w:t>
      </w:r>
    </w:p>
    <w:p w14:paraId="0F477B7B" w14:textId="77777777" w:rsidR="00C602C5" w:rsidRPr="000D66FC" w:rsidRDefault="00C602C5" w:rsidP="00A95F68">
      <w:pPr>
        <w:pStyle w:val="20"/>
        <w:spacing w:before="240" w:after="240"/>
      </w:pPr>
      <w:bookmarkStart w:id="131" w:name="_Toc115217910"/>
      <w:bookmarkStart w:id="132" w:name="_Toc159973274"/>
      <w:r w:rsidRPr="008670F3">
        <w:t>Обоснование</w:t>
      </w:r>
      <w:r w:rsidRPr="000D66FC">
        <w:t xml:space="preserve"> для изучения исследуемого препарата</w:t>
      </w:r>
      <w:bookmarkEnd w:id="130"/>
      <w:bookmarkEnd w:id="131"/>
      <w:bookmarkEnd w:id="132"/>
    </w:p>
    <w:p w14:paraId="4458E58A" w14:textId="399175DC" w:rsidR="00C602C5" w:rsidRPr="000D66FC" w:rsidRDefault="00C602C5" w:rsidP="00C602C5">
      <w:pPr>
        <w:pStyle w:val="3"/>
        <w:spacing w:after="240"/>
        <w:rPr>
          <w:color w:val="000000" w:themeColor="text1"/>
          <w:szCs w:val="24"/>
        </w:rPr>
      </w:pPr>
      <w:bookmarkStart w:id="133" w:name="_Toc115217911"/>
      <w:bookmarkStart w:id="134" w:name="_Toc159973275"/>
      <w:r w:rsidRPr="000D66FC">
        <w:rPr>
          <w:color w:val="000000" w:themeColor="text1"/>
          <w:szCs w:val="24"/>
        </w:rPr>
        <w:t>Общие сведения о заболевании</w:t>
      </w:r>
      <w:bookmarkEnd w:id="133"/>
      <w:bookmarkEnd w:id="134"/>
    </w:p>
    <w:p w14:paraId="216AC064" w14:textId="77777777" w:rsidR="00C602C5" w:rsidRPr="00350F71" w:rsidRDefault="00C602C5" w:rsidP="00C602C5">
      <w:pPr>
        <w:spacing w:before="100" w:beforeAutospacing="1"/>
        <w:ind w:firstLine="708"/>
        <w:jc w:val="both"/>
        <w:rPr>
          <w:lang w:val="ru"/>
        </w:rPr>
      </w:pPr>
      <w:r w:rsidRPr="00350F71">
        <w:rPr>
          <w:color w:val="333333"/>
        </w:rPr>
        <w:t>Хронический лимфоцитарный лейкоз (ХЛЛ)</w:t>
      </w:r>
      <w:r>
        <w:rPr>
          <w:color w:val="333333"/>
        </w:rPr>
        <w:t xml:space="preserve"> </w:t>
      </w:r>
      <w:r w:rsidRPr="00350F71">
        <w:rPr>
          <w:lang w:val="ru"/>
        </w:rPr>
        <w:t>— злокачественное заболевание В-клеток</w:t>
      </w:r>
      <w:r>
        <w:rPr>
          <w:lang w:val="ru"/>
        </w:rPr>
        <w:t xml:space="preserve">, которое </w:t>
      </w:r>
      <w:r w:rsidRPr="00350F71">
        <w:rPr>
          <w:color w:val="333333"/>
        </w:rPr>
        <w:t>является самым распростра</w:t>
      </w:r>
      <w:r>
        <w:rPr>
          <w:color w:val="333333"/>
        </w:rPr>
        <w:t>ненным видом лейкоза у взрослых</w:t>
      </w:r>
      <w:r w:rsidRPr="00350F71">
        <w:rPr>
          <w:color w:val="333333"/>
        </w:rPr>
        <w:t xml:space="preserve"> </w:t>
      </w:r>
      <w:r>
        <w:rPr>
          <w:color w:val="333333"/>
        </w:rPr>
        <w:t>и</w:t>
      </w:r>
      <w:r w:rsidRPr="00350F71">
        <w:rPr>
          <w:color w:val="333333"/>
        </w:rPr>
        <w:t xml:space="preserve"> занимает первое место в структуре онкогематологической заболеваемости в России </w:t>
      </w:r>
      <w:r w:rsidRPr="00350F71">
        <w:fldChar w:fldCharType="begin"/>
      </w:r>
      <w:r w:rsidRPr="00350F71">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350F71">
        <w:fldChar w:fldCharType="separate"/>
      </w:r>
      <w:r w:rsidRPr="00350F71">
        <w:t>[1]</w:t>
      </w:r>
      <w:r w:rsidRPr="00350F71">
        <w:fldChar w:fldCharType="end"/>
      </w:r>
      <w:r w:rsidRPr="00350F71">
        <w:rPr>
          <w:color w:val="333333"/>
        </w:rPr>
        <w:t xml:space="preserve">.  В 2017 г. в мире было диагностировано 114 000 новых случаев ХЛЛ, и ожидается, что число пациентов, живущих с этим заболеванием, будет расти, поскольку методы лечения совершенствуются, и пациенты с ХЛЛ живут дольше </w:t>
      </w:r>
      <w:r w:rsidRPr="00350F71">
        <w:fldChar w:fldCharType="begin"/>
      </w:r>
      <w:r w:rsidRPr="00350F71">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350F71">
        <w:fldChar w:fldCharType="separate"/>
      </w:r>
      <w:r w:rsidRPr="00350F71">
        <w:t>[1]</w:t>
      </w:r>
      <w:r w:rsidRPr="00350F71">
        <w:fldChar w:fldCharType="end"/>
      </w:r>
      <w:r w:rsidRPr="00350F71">
        <w:rPr>
          <w:color w:val="333333"/>
        </w:rPr>
        <w:t>.</w:t>
      </w:r>
      <w:r w:rsidRPr="00350F71">
        <w:rPr>
          <w:lang w:val="ru"/>
        </w:rPr>
        <w:tab/>
      </w:r>
    </w:p>
    <w:p w14:paraId="17638D54" w14:textId="77777777" w:rsidR="00C602C5" w:rsidRPr="00350F71" w:rsidRDefault="00C602C5" w:rsidP="00C602C5">
      <w:pPr>
        <w:ind w:firstLine="708"/>
        <w:jc w:val="both"/>
        <w:rPr>
          <w:lang w:val="ru"/>
        </w:rPr>
      </w:pPr>
      <w:r w:rsidRPr="00350F71">
        <w:rPr>
          <w:lang w:val="ru"/>
        </w:rPr>
        <w:t>Согласно классификации гемопоэтических новообразований Всемирной организации здравоохранения (ВОЗ), хронический лимфолейкоз (ХЛЛ) определяется как лейкемическая лимфоцитарная лимфома, отличающаяся от лимфомы из малых лимфоцитов (ЛМЛ) только наличием лейкемизации на этапе манифестации заболевания. По классификации ВОЗ ХЛЛ представляет собой по определению заболевание неопластических В-лимфоцитов, а заболевание, ранее описываемое как Т-ХЛЛ, теперь определяется как Т-клеточный пролимфоцитарный лейкоз (Т-ПЛЛ)</w:t>
      </w:r>
      <w:r w:rsidRPr="00350F71">
        <w:t>.</w:t>
      </w:r>
      <w:r w:rsidRPr="00350F71">
        <w:tab/>
      </w:r>
    </w:p>
    <w:p w14:paraId="6131908D" w14:textId="77777777" w:rsidR="00C602C5" w:rsidRPr="00350F71" w:rsidRDefault="00C602C5" w:rsidP="00C602C5">
      <w:pPr>
        <w:ind w:firstLine="708"/>
        <w:jc w:val="both"/>
        <w:rPr>
          <w:color w:val="333333"/>
        </w:rPr>
      </w:pPr>
      <w:r w:rsidRPr="00350F71">
        <w:rPr>
          <w:color w:val="333333"/>
        </w:rPr>
        <w:t xml:space="preserve">При ХЛЛ слишком много стволовых клеток крови в костном мозге развиваются в атипичные лимфоциты, и эти атипичные клетки не справляются с инфекциями. По мере увеличения количества атипичных клеток остается меньше места для здоровых лейкоцитов, </w:t>
      </w:r>
      <w:r w:rsidRPr="00350F71">
        <w:rPr>
          <w:color w:val="333333"/>
        </w:rPr>
        <w:lastRenderedPageBreak/>
        <w:t xml:space="preserve">эритроцитов и тромбоцитов. Это может привести к развитию анемии, инфекций и кровотечений. Одним из основных путей развития ХЛЛ является передача сигналов B-клеточных рецепторов через тирозинкиназу Брутона </w:t>
      </w:r>
      <w:r w:rsidRPr="00350F71">
        <w:fldChar w:fldCharType="begin"/>
      </w:r>
      <w:r w:rsidRPr="00350F71">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350F71">
        <w:fldChar w:fldCharType="separate"/>
      </w:r>
      <w:r w:rsidRPr="00350F71">
        <w:t>[2-4]</w:t>
      </w:r>
      <w:r w:rsidRPr="00350F71">
        <w:fldChar w:fldCharType="end"/>
      </w:r>
      <w:r w:rsidRPr="00350F71">
        <w:rPr>
          <w:color w:val="333333"/>
        </w:rPr>
        <w:t>, поэтому таргетная терапия малыми молекулами (ингибиторов тирозинкиназы Брутона (ТКБ)) занимает важное место в лечении пациентов с ХЛЛ.</w:t>
      </w:r>
    </w:p>
    <w:p w14:paraId="4583648A" w14:textId="77777777" w:rsidR="00C602C5" w:rsidRPr="00A45FA5" w:rsidRDefault="00C602C5" w:rsidP="00C602C5">
      <w:pPr>
        <w:tabs>
          <w:tab w:val="left" w:pos="567"/>
        </w:tabs>
        <w:jc w:val="both"/>
        <w:rPr>
          <w:rFonts w:asciiTheme="majorBidi" w:hAnsiTheme="majorBidi" w:cstheme="majorBidi"/>
        </w:rPr>
      </w:pPr>
      <w:r w:rsidRPr="00350F71">
        <w:rPr>
          <w:lang w:val="ru"/>
        </w:rPr>
        <w:tab/>
        <w:t>Диагно</w:t>
      </w:r>
      <w:r w:rsidRPr="00BE1F96">
        <w:rPr>
          <w:rFonts w:asciiTheme="majorBidi" w:hAnsiTheme="majorBidi" w:cstheme="majorBidi"/>
          <w:lang w:val="ru"/>
        </w:rPr>
        <w:t>з устанавливается на основании результатов анализа периферической крови и иммунофенотипирования и требует наличия не менее 5 х 10</w:t>
      </w:r>
      <w:r w:rsidRPr="00661664">
        <w:rPr>
          <w:rFonts w:asciiTheme="majorBidi" w:hAnsiTheme="majorBidi" w:cstheme="majorBidi"/>
          <w:vertAlign w:val="superscript"/>
          <w:lang w:val="ru"/>
        </w:rPr>
        <w:t>9</w:t>
      </w:r>
      <w:r w:rsidRPr="00BE1F96">
        <w:rPr>
          <w:rFonts w:asciiTheme="majorBidi" w:hAnsiTheme="majorBidi" w:cstheme="majorBidi"/>
          <w:lang w:val="ru"/>
        </w:rPr>
        <w:t xml:space="preserve"> моноклональных В-клеток, коэкспрессирующих поверхностные антигены CD5, CD19, CD20 и CD23.</w:t>
      </w:r>
      <w:r w:rsidRPr="00BE1F96">
        <w:rPr>
          <w:rFonts w:asciiTheme="majorBidi" w:hAnsiTheme="majorBidi" w:cstheme="majorBidi"/>
        </w:rPr>
        <w:t xml:space="preserve"> </w:t>
      </w:r>
      <w:bookmarkStart w:id="135" w:name="bookmark6"/>
      <w:r w:rsidRPr="00BE1F96">
        <w:rPr>
          <w:rFonts w:asciiTheme="majorBidi" w:hAnsiTheme="majorBidi" w:cstheme="majorBidi"/>
          <w:lang w:val="ru"/>
        </w:rPr>
        <w:t>ХЛЛ характеризуется вариабельным клиническим течением, выживаемость варьирует от нескольких месяцев до десятилетий. Достигнут значительный прогресс в обнаружении молекулярных и клеточных маркеров, позволяющих прогнозировать прогрессирование заболевания у пациентов с ХЛЛ. В частности, важными прогностическими показателями считаются профиль мутаций генов, кодирующих иммуноглобулины, и некоторые цитогенетические нарушения. Имеющиеся на сегодня схемы лечения, как правило, приводят к ремиссии, однако почти у всех пациентов возникают рецидивы, и ХЛЛ остается неизлечимым заболеванием</w:t>
      </w:r>
      <w:bookmarkEnd w:id="135"/>
      <w:r w:rsidRPr="00BE1F96">
        <w:rPr>
          <w:rFonts w:asciiTheme="majorBidi" w:hAnsiTheme="majorBidi" w:cstheme="majorBidi"/>
          <w:lang w:val="ru"/>
        </w:rPr>
        <w:t xml:space="preserve"> </w:t>
      </w:r>
      <w:r w:rsidRPr="00BE1F96">
        <w:t xml:space="preserve"> </w:t>
      </w:r>
      <w:r w:rsidRPr="00BE1F96">
        <w:fldChar w:fldCharType="begin"/>
      </w:r>
      <w:r w:rsidRPr="00BE1F96">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BE1F96">
        <w:fldChar w:fldCharType="separate"/>
      </w:r>
      <w:r w:rsidRPr="00BE1F96">
        <w:t>[</w:t>
      </w:r>
      <w:r>
        <w:t>5</w:t>
      </w:r>
      <w:r w:rsidRPr="00BE1F96">
        <w:t>]</w:t>
      </w:r>
      <w:r w:rsidRPr="00BE1F96">
        <w:fldChar w:fldCharType="end"/>
      </w:r>
      <w:r w:rsidRPr="00BE1F96">
        <w:t xml:space="preserve">.  </w:t>
      </w:r>
    </w:p>
    <w:p w14:paraId="5CB4CA83" w14:textId="6B6E1950" w:rsidR="00C602C5" w:rsidRPr="00934B65" w:rsidRDefault="00C602C5" w:rsidP="00C602C5">
      <w:pPr>
        <w:tabs>
          <w:tab w:val="left" w:pos="567"/>
        </w:tabs>
        <w:jc w:val="both"/>
      </w:pPr>
      <w:r>
        <w:rPr>
          <w:rFonts w:ascii="Arial" w:hAnsi="Arial" w:cs="Arial"/>
          <w:color w:val="333333"/>
          <w:sz w:val="21"/>
          <w:szCs w:val="21"/>
        </w:rPr>
        <w:tab/>
      </w:r>
      <w:r w:rsidRPr="005C5BEE">
        <w:rPr>
          <w:color w:val="333333"/>
        </w:rPr>
        <w:t xml:space="preserve">Таргетная терапия занимает важное место в </w:t>
      </w:r>
      <w:r w:rsidR="00FB0E21">
        <w:rPr>
          <w:color w:val="333333"/>
        </w:rPr>
        <w:t>лечении</w:t>
      </w:r>
      <w:r w:rsidRPr="005C5BEE">
        <w:rPr>
          <w:color w:val="333333"/>
        </w:rPr>
        <w:t xml:space="preserve"> хронического лимфоцитарного лейкоза и мелкоклеточной лимфоцитарной лимфомы. Большинство пациентов, страдающих данными заболеваниями, - это люди старшей возрастной группы, у которых соматическое состояние не редко отягощено сопутствующей патологией, у  данных пациентов важно соблюсти баланс между высокой эффективностью и благоприятным профилем безопасности.</w:t>
      </w:r>
    </w:p>
    <w:p w14:paraId="1EC9EF44" w14:textId="41A28672" w:rsidR="00C602C5" w:rsidRPr="00934B65" w:rsidRDefault="00C602C5" w:rsidP="00A95F68">
      <w:pPr>
        <w:pStyle w:val="3"/>
        <w:spacing w:before="240" w:after="240"/>
        <w:rPr>
          <w:color w:val="000000" w:themeColor="text1"/>
          <w:szCs w:val="24"/>
        </w:rPr>
      </w:pPr>
      <w:bookmarkStart w:id="136" w:name="_Toc395011863"/>
      <w:bookmarkStart w:id="137" w:name="_Toc115217912"/>
      <w:bookmarkStart w:id="138" w:name="_Toc159973276"/>
      <w:r w:rsidRPr="000D66FC">
        <w:rPr>
          <w:color w:val="000000" w:themeColor="text1"/>
          <w:szCs w:val="24"/>
        </w:rPr>
        <w:t>Существующие варианты терапии</w:t>
      </w:r>
      <w:bookmarkStart w:id="139" w:name="_Toc484086226"/>
      <w:bookmarkStart w:id="140" w:name="_Toc115217913"/>
      <w:bookmarkEnd w:id="136"/>
      <w:bookmarkEnd w:id="137"/>
      <w:bookmarkEnd w:id="138"/>
    </w:p>
    <w:p w14:paraId="43ECB7DA" w14:textId="77777777" w:rsidR="00C602C5" w:rsidRPr="00F51924" w:rsidRDefault="00C602C5" w:rsidP="00C602C5">
      <w:pPr>
        <w:tabs>
          <w:tab w:val="left" w:pos="567"/>
        </w:tabs>
        <w:jc w:val="both"/>
      </w:pPr>
      <w:r>
        <w:rPr>
          <w:rFonts w:asciiTheme="majorBidi" w:hAnsiTheme="majorBidi" w:cstheme="majorBidi"/>
          <w:sz w:val="18"/>
          <w:lang w:val="ru"/>
        </w:rPr>
        <w:tab/>
      </w:r>
      <w:r w:rsidRPr="00934B65">
        <w:rPr>
          <w:lang w:val="ru"/>
        </w:rPr>
        <w:t xml:space="preserve">В прошлом применяли терапию на основе алкилирующих препаратов, однако рандомизированные клинические исследования установили более высокую частоту клинического ответа и более длительную выживаемость без прогрессирования (ВБП) на фоне использования комбинированных схем с флударабином и циклофосфамидом у молодых пациентов с ХЛЛ в хорошей физической форме </w:t>
      </w:r>
      <w:r w:rsidRPr="00934B65">
        <w:fldChar w:fldCharType="begin"/>
      </w:r>
      <w:r w:rsidRPr="00934B65">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934B65">
        <w:fldChar w:fldCharType="separate"/>
      </w:r>
      <w:r>
        <w:t>[5-8</w:t>
      </w:r>
      <w:r w:rsidRPr="00934B65">
        <w:t>]</w:t>
      </w:r>
      <w:r w:rsidRPr="00934B65">
        <w:fldChar w:fldCharType="end"/>
      </w:r>
      <w:r w:rsidRPr="00934B65">
        <w:rPr>
          <w:lang w:val="ru"/>
        </w:rPr>
        <w:t>.</w:t>
      </w:r>
    </w:p>
    <w:p w14:paraId="6B561037" w14:textId="77777777" w:rsidR="00C602C5" w:rsidRPr="00934B65" w:rsidRDefault="00C602C5" w:rsidP="00C602C5">
      <w:pPr>
        <w:tabs>
          <w:tab w:val="left" w:pos="567"/>
        </w:tabs>
        <w:jc w:val="both"/>
        <w:rPr>
          <w:lang w:val="ru"/>
        </w:rPr>
      </w:pPr>
      <w:r>
        <w:tab/>
      </w:r>
      <w:r>
        <w:rPr>
          <w:lang w:val="ru"/>
        </w:rPr>
        <w:t>Также</w:t>
      </w:r>
      <w:r w:rsidRPr="00934B65">
        <w:rPr>
          <w:lang w:val="ru"/>
        </w:rPr>
        <w:t xml:space="preserve"> для лечения ХЛЛ было разработано химерное моноклональное антитело ритуксимаб, которое специфически связывается с антигеном CD20 </w:t>
      </w:r>
      <w:r w:rsidRPr="00934B65">
        <w:fldChar w:fldCharType="begin"/>
      </w:r>
      <w:r w:rsidRPr="00934B65">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934B65">
        <w:fldChar w:fldCharType="separate"/>
      </w:r>
      <w:r>
        <w:t>[9</w:t>
      </w:r>
      <w:r w:rsidRPr="00934B65">
        <w:t>]</w:t>
      </w:r>
      <w:r w:rsidRPr="00934B65">
        <w:fldChar w:fldCharType="end"/>
      </w:r>
      <w:r w:rsidRPr="00934B65">
        <w:rPr>
          <w:lang w:val="ru"/>
        </w:rPr>
        <w:t>.</w:t>
      </w:r>
      <w:r>
        <w:rPr>
          <w:lang w:val="ru"/>
        </w:rPr>
        <w:t xml:space="preserve"> </w:t>
      </w:r>
      <w:r w:rsidRPr="00934B65">
        <w:rPr>
          <w:lang w:val="ru"/>
        </w:rPr>
        <w:t xml:space="preserve">Эффективность ритуксимаба оказывалась выше при использовании его в сочетании с традиционными цитотоксическими препаратами, такими как флударабин </w:t>
      </w:r>
      <w:r w:rsidRPr="00934B65">
        <w:fldChar w:fldCharType="begin"/>
      </w:r>
      <w:r w:rsidRPr="00934B65">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934B65">
        <w:fldChar w:fldCharType="separate"/>
      </w:r>
      <w:r>
        <w:t>[10</w:t>
      </w:r>
      <w:r w:rsidRPr="00934B65">
        <w:t>]</w:t>
      </w:r>
      <w:r w:rsidRPr="00934B65">
        <w:fldChar w:fldCharType="end"/>
      </w:r>
      <w:r w:rsidRPr="00934B65">
        <w:rPr>
          <w:lang w:val="ru"/>
        </w:rPr>
        <w:t xml:space="preserve"> или флударабин плюс циклофосфамид </w:t>
      </w:r>
      <w:r w:rsidRPr="00934B65">
        <w:t xml:space="preserve"> </w:t>
      </w:r>
      <w:r w:rsidRPr="00934B65">
        <w:fldChar w:fldCharType="begin"/>
      </w:r>
      <w:r w:rsidRPr="00934B65">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934B65">
        <w:fldChar w:fldCharType="separate"/>
      </w:r>
      <w:r>
        <w:t>[11</w:t>
      </w:r>
      <w:r w:rsidRPr="00934B65">
        <w:t>]</w:t>
      </w:r>
      <w:r w:rsidRPr="00934B65">
        <w:fldChar w:fldCharType="end"/>
      </w:r>
      <w:r w:rsidRPr="00934B65">
        <w:rPr>
          <w:lang w:val="ru"/>
        </w:rPr>
        <w:t xml:space="preserve">, что позволило добиться высокой частоты наступления полной ремиссии (ПР) и увеличения продолжительности ВБП по сравнению с историческим контролем. Одно крупное рандомизированное клиническое исследование у пациентов с ранее нелеченным ХЛЛ, проведенное немецкой группой по изучению ХЛЛ, установило преимущество добавления ритуксимаба к флударабину и циклофосфамиду (схема FCR) в отношении показателей ВБП и общей выживаемости (ОВ) </w:t>
      </w:r>
      <w:r w:rsidRPr="00934B65">
        <w:fldChar w:fldCharType="begin"/>
      </w:r>
      <w:r w:rsidRPr="00934B65">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934B65">
        <w:fldChar w:fldCharType="separate"/>
      </w:r>
      <w:r>
        <w:t>[12</w:t>
      </w:r>
      <w:r w:rsidRPr="00934B65">
        <w:t>]</w:t>
      </w:r>
      <w:r w:rsidRPr="00934B65">
        <w:fldChar w:fldCharType="end"/>
      </w:r>
      <w:r w:rsidRPr="00934B65">
        <w:rPr>
          <w:lang w:val="ru"/>
        </w:rPr>
        <w:t xml:space="preserve">. Бендамустин в комбинации с ритуксимабом (BR) также изучался в первой линии ХЛЛ и оказался менее токсичным, но и менее эффективным, чем схема FCR </w:t>
      </w:r>
      <w:r w:rsidRPr="00934B65">
        <w:fldChar w:fldCharType="begin"/>
      </w:r>
      <w:r w:rsidRPr="00934B65">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934B65">
        <w:fldChar w:fldCharType="separate"/>
      </w:r>
      <w:r>
        <w:t>[13</w:t>
      </w:r>
      <w:r w:rsidRPr="00934B65">
        <w:t>]</w:t>
      </w:r>
      <w:r w:rsidRPr="00934B65">
        <w:fldChar w:fldCharType="end"/>
      </w:r>
      <w:r w:rsidRPr="00934B65">
        <w:rPr>
          <w:lang w:val="ru"/>
        </w:rPr>
        <w:t>.</w:t>
      </w:r>
    </w:p>
    <w:p w14:paraId="5FB90F01" w14:textId="77777777" w:rsidR="00C602C5" w:rsidRPr="00937082" w:rsidRDefault="00C602C5" w:rsidP="00C602C5">
      <w:pPr>
        <w:ind w:firstLine="708"/>
        <w:jc w:val="both"/>
      </w:pPr>
      <w:r w:rsidRPr="00934B65">
        <w:t xml:space="preserve">За последнее десятилетие наблюдается значимое изменение в современных </w:t>
      </w:r>
      <w:r w:rsidRPr="00937082">
        <w:t xml:space="preserve">подходах в 1-й линии терапии хронического лимфоцитарного лейкоза (ХЛЛ). </w:t>
      </w:r>
    </w:p>
    <w:p w14:paraId="59819179" w14:textId="77777777" w:rsidR="00C602C5" w:rsidRPr="00937082" w:rsidRDefault="00C602C5" w:rsidP="00C602C5">
      <w:pPr>
        <w:ind w:firstLine="708"/>
        <w:jc w:val="both"/>
      </w:pPr>
      <w:r w:rsidRPr="00937082">
        <w:t>Результаты исследования СLL10 определили режим FCR как терапию выбора у молодых пациентов, без значимой сопутствующей патологии, в то время как для пациентов старше 65 лет чаще рассматривается режим BR как менее токсичный [</w:t>
      </w:r>
      <w:r>
        <w:t>14,15</w:t>
      </w:r>
      <w:r w:rsidRPr="00937082">
        <w:t>]</w:t>
      </w:r>
      <w:r>
        <w:t>.</w:t>
      </w:r>
    </w:p>
    <w:p w14:paraId="5AB6AF50" w14:textId="77777777" w:rsidR="00C602C5" w:rsidRPr="00937082" w:rsidRDefault="00C602C5" w:rsidP="00C602C5">
      <w:pPr>
        <w:jc w:val="both"/>
      </w:pPr>
      <w:r w:rsidRPr="00937082">
        <w:lastRenderedPageBreak/>
        <w:tab/>
        <w:t>По опубликованным данным, у 46% пациентов с впервые диагностированным ХЛЛ выявляется сопутствующая патология [</w:t>
      </w:r>
      <w:r>
        <w:t>16</w:t>
      </w:r>
      <w:r w:rsidRPr="00937082">
        <w:t>]. Кроме того, пациенты из группы высокого риска [с del(17p) и/или мутацией TP53] чаще всего не отвечают на иммунохимиотерапию (ИХТ). Таким образом, около 1/2 пациентов не могут быть пролечены или не ответят на терапию стандартными схемами ИХТ [1</w:t>
      </w:r>
      <w:r>
        <w:t>7</w:t>
      </w:r>
      <w:r w:rsidRPr="00937082">
        <w:t>]. При применении FCR в 1-й линии терапии частота тяжелых нейтропений и инфекций высока и составляет 84 и 39% соответственно. При применении альтернативной схемы BR в 1-й линии терапии тяжелые нейтропении возникают у 59% пациентов, а частота тяжелых инфекций достигает 25% [</w:t>
      </w:r>
      <w:r>
        <w:t>13</w:t>
      </w:r>
      <w:r w:rsidRPr="00937082">
        <w:t>]. В связи с этим таргетная терапия ингибиторами тирозинкиназы Брутона (</w:t>
      </w:r>
      <w:r>
        <w:t>BTK</w:t>
      </w:r>
      <w:r w:rsidRPr="00937082">
        <w:t>), как более безопасный и эффективный подход, занимает важное место в лечении пациентов с ХЛЛ в 1-й линии [1</w:t>
      </w:r>
      <w:r>
        <w:t>8</w:t>
      </w:r>
      <w:r w:rsidRPr="00937082">
        <w:t xml:space="preserve">, </w:t>
      </w:r>
      <w:r>
        <w:t>19</w:t>
      </w:r>
      <w:r w:rsidRPr="00937082">
        <w:t xml:space="preserve">]. </w:t>
      </w:r>
    </w:p>
    <w:p w14:paraId="2D708088" w14:textId="77777777" w:rsidR="00C602C5" w:rsidRPr="00937082" w:rsidRDefault="00C602C5" w:rsidP="00C602C5">
      <w:pPr>
        <w:tabs>
          <w:tab w:val="left" w:pos="567"/>
        </w:tabs>
        <w:jc w:val="both"/>
      </w:pPr>
      <w:r>
        <w:tab/>
      </w:r>
      <w:r w:rsidRPr="00937082">
        <w:t xml:space="preserve">На рисунках 1 и 2 представлены варианты терапии первой линии для пациентов с ХЛЛ, а также варианты терапии </w:t>
      </w:r>
      <w:r w:rsidRPr="00937082">
        <w:rPr>
          <w:bCs/>
          <w:lang w:val="ru"/>
        </w:rPr>
        <w:t xml:space="preserve">рецидивирующего/не поддающегося лечению ХЛЛ согласно </w:t>
      </w:r>
      <w:r w:rsidRPr="00937082">
        <w:rPr>
          <w:iCs/>
          <w:lang w:val="ru"/>
        </w:rPr>
        <w:t>Руководству Европейского общества медицинской онкологии (ESMO) от 2019 г.</w:t>
      </w:r>
      <w:r w:rsidRPr="00937082">
        <w:rPr>
          <w:bCs/>
          <w:lang w:val="ru"/>
        </w:rPr>
        <w:t xml:space="preserve"> </w:t>
      </w:r>
      <w:r>
        <w:t>[5</w:t>
      </w:r>
      <w:r w:rsidRPr="00937082">
        <w:t>].</w:t>
      </w:r>
    </w:p>
    <w:p w14:paraId="4FFFAD88" w14:textId="77777777" w:rsidR="00C602C5" w:rsidRPr="00937082" w:rsidRDefault="00C602C5" w:rsidP="00C602C5">
      <w:pPr>
        <w:tabs>
          <w:tab w:val="left" w:pos="567"/>
        </w:tabs>
        <w:spacing w:before="240"/>
        <w:rPr>
          <w:rFonts w:asciiTheme="majorBidi" w:hAnsiTheme="majorBidi" w:cstheme="majorBidi"/>
          <w:i/>
          <w:iCs/>
          <w:color w:val="44536A"/>
          <w:sz w:val="18"/>
          <w:szCs w:val="18"/>
        </w:rPr>
      </w:pPr>
      <w:r w:rsidRPr="00937082">
        <w:rPr>
          <w:b/>
        </w:rPr>
        <w:t>Рисунок 1-1.</w:t>
      </w:r>
      <w:r>
        <w:t xml:space="preserve"> Алгоритм проведения терапии первой линии ХЛЛ.</w:t>
      </w:r>
    </w:p>
    <w:p w14:paraId="1EB1293A" w14:textId="77777777" w:rsidR="00C602C5" w:rsidRPr="00447482" w:rsidRDefault="00C602C5" w:rsidP="00C602C5">
      <w:pPr>
        <w:tabs>
          <w:tab w:val="left" w:pos="567"/>
        </w:tabs>
        <w:rPr>
          <w:rFonts w:asciiTheme="majorBidi" w:hAnsiTheme="majorBidi" w:cstheme="majorBidi"/>
          <w:sz w:val="18"/>
        </w:rPr>
      </w:pPr>
    </w:p>
    <w:p w14:paraId="0D87625A" w14:textId="77777777" w:rsidR="00C602C5" w:rsidRPr="008621DF" w:rsidRDefault="00C602C5" w:rsidP="00C602C5">
      <w:pPr>
        <w:tabs>
          <w:tab w:val="left" w:pos="567"/>
        </w:tabs>
        <w:rPr>
          <w:rFonts w:asciiTheme="majorBidi" w:hAnsiTheme="majorBidi" w:cstheme="majorBidi"/>
          <w:sz w:val="2"/>
          <w:szCs w:val="2"/>
        </w:rPr>
      </w:pPr>
      <w:r>
        <w:rPr>
          <w:rFonts w:asciiTheme="majorBidi" w:hAnsiTheme="majorBidi" w:cstheme="majorBidi"/>
          <w:noProof/>
          <w:sz w:val="2"/>
          <w:szCs w:val="2"/>
          <w:lang w:eastAsia="ru-RU"/>
        </w:rPr>
        <mc:AlternateContent>
          <mc:Choice Requires="wps">
            <w:drawing>
              <wp:anchor distT="0" distB="0" distL="114300" distR="114300" simplePos="0" relativeHeight="251660288" behindDoc="0" locked="0" layoutInCell="1" allowOverlap="1" wp14:anchorId="6AB1C2A4" wp14:editId="4085004B">
                <wp:simplePos x="0" y="0"/>
                <wp:positionH relativeFrom="column">
                  <wp:posOffset>1748790</wp:posOffset>
                </wp:positionH>
                <wp:positionV relativeFrom="paragraph">
                  <wp:posOffset>2155825</wp:posOffset>
                </wp:positionV>
                <wp:extent cx="739140" cy="507365"/>
                <wp:effectExtent l="5715" t="3175" r="7620" b="3810"/>
                <wp:wrapNone/>
                <wp:docPr id="108" name="Надпись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5073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30CD1C" w14:textId="77777777" w:rsidR="00530D84" w:rsidRPr="00685596" w:rsidRDefault="00530D84" w:rsidP="00C602C5">
                            <w:pPr>
                              <w:jc w:val="center"/>
                              <w:rPr>
                                <w:color w:val="FFFFFF" w:themeColor="background1"/>
                                <w:sz w:val="7"/>
                                <w:szCs w:val="7"/>
                              </w:rPr>
                            </w:pPr>
                            <w:r w:rsidRPr="00447482">
                              <w:rPr>
                                <w:color w:val="FFFFFF" w:themeColor="background1"/>
                                <w:sz w:val="7"/>
                                <w:szCs w:val="7"/>
                                <w:lang w:val="ru"/>
                              </w:rPr>
                              <w:t>В хорошей физической форме:</w:t>
                            </w:r>
                          </w:p>
                          <w:p w14:paraId="1C39A8D4" w14:textId="77777777" w:rsidR="00530D84" w:rsidRPr="00685596" w:rsidRDefault="00530D84" w:rsidP="00C602C5">
                            <w:pPr>
                              <w:jc w:val="center"/>
                              <w:rPr>
                                <w:color w:val="FFFFFF" w:themeColor="background1"/>
                                <w:sz w:val="7"/>
                                <w:szCs w:val="7"/>
                              </w:rPr>
                            </w:pPr>
                            <w:r w:rsidRPr="00447482">
                              <w:rPr>
                                <w:color w:val="FFFFFF" w:themeColor="background1"/>
                                <w:sz w:val="7"/>
                                <w:szCs w:val="7"/>
                                <w:lang w:val="ru"/>
                              </w:rPr>
                              <w:t xml:space="preserve">FCR </w:t>
                            </w:r>
                          </w:p>
                          <w:p w14:paraId="6B0E97F1" w14:textId="77777777" w:rsidR="00530D84" w:rsidRPr="00685596" w:rsidRDefault="00530D84" w:rsidP="00C602C5">
                            <w:pPr>
                              <w:jc w:val="center"/>
                              <w:rPr>
                                <w:color w:val="FFFFFF" w:themeColor="background1"/>
                                <w:sz w:val="7"/>
                                <w:szCs w:val="7"/>
                              </w:rPr>
                            </w:pPr>
                            <w:r w:rsidRPr="00447482">
                              <w:rPr>
                                <w:color w:val="FFFFFF" w:themeColor="background1"/>
                                <w:sz w:val="7"/>
                                <w:szCs w:val="7"/>
                                <w:lang w:val="ru"/>
                              </w:rPr>
                              <w:t>(схему BR можно рассматривать у пожилых людей в хорошей физической форме с инфекциями в анамнезе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B1C2A4" id="_x0000_t202" coordsize="21600,21600" o:spt="202" path="m,l,21600r21600,l21600,xe">
                <v:stroke joinstyle="miter"/>
                <v:path gradientshapeok="t" o:connecttype="rect"/>
              </v:shapetype>
              <v:shape id="Надпись 108" o:spid="_x0000_s1026" type="#_x0000_t202" style="position:absolute;margin-left:137.7pt;margin-top:169.75pt;width:58.2pt;height:39.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" stroked="f">
                <v:fill opacity="0"/>
                <v:textbox inset="0,0,0,0">
                  <w:txbxContent>
                    <w:p w14:paraId="6530CD1C" w14:textId="77777777" w:rsidR="00530D84" w:rsidRPr="00685596" w:rsidRDefault="00530D84" w:rsidP="00C602C5">
                      <w:pPr>
                        <w:jc w:val="center"/>
                        <w:rPr>
                          <w:color w:val="FFFFFF" w:themeColor="background1"/>
                          <w:sz w:val="7"/>
                          <w:szCs w:val="7"/>
                        </w:rPr>
                      </w:pPr>
                      <w:r w:rsidRPr="00447482">
                        <w:rPr>
                          <w:color w:val="FFFFFF" w:themeColor="background1"/>
                          <w:sz w:val="7"/>
                          <w:szCs w:val="7"/>
                          <w:lang w:val="ru"/>
                        </w:rPr>
                        <w:t>В хорошей физической форме:</w:t>
                      </w:r>
                    </w:p>
                    <w:p w14:paraId="1C39A8D4" w14:textId="77777777" w:rsidR="00530D84" w:rsidRPr="00685596" w:rsidRDefault="00530D84" w:rsidP="00C602C5">
                      <w:pPr>
                        <w:jc w:val="center"/>
                        <w:rPr>
                          <w:color w:val="FFFFFF" w:themeColor="background1"/>
                          <w:sz w:val="7"/>
                          <w:szCs w:val="7"/>
                        </w:rPr>
                      </w:pPr>
                      <w:r w:rsidRPr="00447482">
                        <w:rPr>
                          <w:color w:val="FFFFFF" w:themeColor="background1"/>
                          <w:sz w:val="7"/>
                          <w:szCs w:val="7"/>
                          <w:lang w:val="ru"/>
                        </w:rPr>
                        <w:t xml:space="preserve">FCR </w:t>
                      </w:r>
                    </w:p>
                    <w:p w14:paraId="6B0E97F1" w14:textId="77777777" w:rsidR="00530D84" w:rsidRPr="00685596" w:rsidRDefault="00530D84" w:rsidP="00C602C5">
                      <w:pPr>
                        <w:jc w:val="center"/>
                        <w:rPr>
                          <w:color w:val="FFFFFF" w:themeColor="background1"/>
                          <w:sz w:val="7"/>
                          <w:szCs w:val="7"/>
                        </w:rPr>
                      </w:pPr>
                      <w:r w:rsidRPr="00447482">
                        <w:rPr>
                          <w:color w:val="FFFFFF" w:themeColor="background1"/>
                          <w:sz w:val="7"/>
                          <w:szCs w:val="7"/>
                          <w:lang w:val="ru"/>
                        </w:rPr>
                        <w:t>(схему BR можно рассматривать у пожилых людей в хорошей физической форме с инфекциями в анамнезе</w:t>
                      </w:r>
                    </w:p>
                  </w:txbxContent>
                </v:textbox>
              </v:shape>
            </w:pict>
          </mc:Fallback>
        </mc:AlternateContent>
      </w:r>
      <w:r>
        <w:rPr>
          <w:rFonts w:asciiTheme="majorBidi" w:hAnsiTheme="majorBidi" w:cstheme="majorBidi"/>
          <w:noProof/>
          <w:sz w:val="2"/>
          <w:szCs w:val="2"/>
          <w:lang w:eastAsia="ru-RU"/>
        </w:rPr>
        <mc:AlternateContent>
          <mc:Choice Requires="wps">
            <w:drawing>
              <wp:anchor distT="0" distB="0" distL="114300" distR="114300" simplePos="0" relativeHeight="251673600" behindDoc="0" locked="0" layoutInCell="1" allowOverlap="1" wp14:anchorId="49691A9B" wp14:editId="602E9296">
                <wp:simplePos x="0" y="0"/>
                <wp:positionH relativeFrom="column">
                  <wp:posOffset>3402330</wp:posOffset>
                </wp:positionH>
                <wp:positionV relativeFrom="paragraph">
                  <wp:posOffset>886460</wp:posOffset>
                </wp:positionV>
                <wp:extent cx="853440" cy="389890"/>
                <wp:effectExtent l="1905" t="635" r="1905" b="0"/>
                <wp:wrapNone/>
                <wp:docPr id="107" name="Надпись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38989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E7EAF8" w14:textId="77777777" w:rsidR="00530D84" w:rsidRPr="00E0578A" w:rsidRDefault="00530D84" w:rsidP="00C602C5">
                            <w:pPr>
                              <w:jc w:val="center"/>
                              <w:rPr>
                                <w:color w:val="525252" w:themeColor="accent3" w:themeShade="80"/>
                                <w:sz w:val="10"/>
                                <w:szCs w:val="14"/>
                              </w:rPr>
                            </w:pPr>
                            <w:r w:rsidRPr="00447482">
                              <w:rPr>
                                <w:color w:val="525252" w:themeColor="accent3" w:themeShade="80"/>
                                <w:sz w:val="10"/>
                                <w:szCs w:val="14"/>
                                <w:lang w:val="ru"/>
                              </w:rPr>
                              <w:t>ЛМЛ или ранняя стадия ХЛЛ (Binet, А/В) с активным заболеванием или продвинутая стадия (Binet, С)</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691A9B" id="Надпись 107" o:spid="_x0000_s1027" type="#_x0000_t202" style="position:absolute;margin-left:267.9pt;margin-top:69.8pt;width:67.2pt;height:30.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" stroked="f">
                <v:fill opacity="0"/>
                <v:textbox inset="0,0,0,0">
                  <w:txbxContent>
                    <w:p w14:paraId="29E7EAF8" w14:textId="77777777" w:rsidR="00530D84" w:rsidRPr="00E0578A" w:rsidRDefault="00530D84" w:rsidP="00C602C5">
                      <w:pPr>
                        <w:jc w:val="center"/>
                        <w:rPr>
                          <w:color w:val="525252" w:themeColor="accent3" w:themeShade="80"/>
                          <w:sz w:val="10"/>
                          <w:szCs w:val="14"/>
                        </w:rPr>
                      </w:pPr>
                      <w:r w:rsidRPr="00447482">
                        <w:rPr>
                          <w:color w:val="525252" w:themeColor="accent3" w:themeShade="80"/>
                          <w:sz w:val="10"/>
                          <w:szCs w:val="14"/>
                          <w:lang w:val="ru"/>
                        </w:rPr>
                        <w:t>ЛМЛ или ранняя стадия ХЛЛ (Binet, А/В) с активным заболеванием или продвинутая стадия (Binet, С)</w:t>
                      </w:r>
                    </w:p>
                  </w:txbxContent>
                </v:textbox>
              </v:shape>
            </w:pict>
          </mc:Fallback>
        </mc:AlternateContent>
      </w:r>
      <w:r>
        <w:rPr>
          <w:rFonts w:asciiTheme="majorBidi" w:hAnsiTheme="majorBidi" w:cstheme="majorBidi"/>
          <w:noProof/>
          <w:sz w:val="2"/>
          <w:szCs w:val="2"/>
          <w:lang w:eastAsia="ru-RU"/>
        </w:rPr>
        <mc:AlternateContent>
          <mc:Choice Requires="wps">
            <w:drawing>
              <wp:anchor distT="0" distB="0" distL="114300" distR="114300" simplePos="0" relativeHeight="251674624" behindDoc="0" locked="0" layoutInCell="1" allowOverlap="1" wp14:anchorId="75BA5C01" wp14:editId="09689890">
                <wp:simplePos x="0" y="0"/>
                <wp:positionH relativeFrom="column">
                  <wp:posOffset>2747010</wp:posOffset>
                </wp:positionH>
                <wp:positionV relativeFrom="paragraph">
                  <wp:posOffset>4850130</wp:posOffset>
                </wp:positionV>
                <wp:extent cx="617220" cy="205740"/>
                <wp:effectExtent l="3810" t="1905" r="7620" b="1905"/>
                <wp:wrapNone/>
                <wp:docPr id="106" name="Надпись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2057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2DEDA8" w14:textId="77777777" w:rsidR="00530D84" w:rsidRPr="00685596" w:rsidRDefault="00530D84" w:rsidP="00C602C5">
                            <w:pPr>
                              <w:jc w:val="center"/>
                              <w:rPr>
                                <w:color w:val="525252" w:themeColor="accent3" w:themeShade="80"/>
                                <w:sz w:val="12"/>
                                <w:szCs w:val="16"/>
                              </w:rPr>
                            </w:pPr>
                            <w:r w:rsidRPr="000A234F">
                              <w:rPr>
                                <w:b/>
                                <w:bCs/>
                                <w:color w:val="525252" w:themeColor="accent3" w:themeShade="80"/>
                                <w:sz w:val="12"/>
                                <w:szCs w:val="16"/>
                                <w:lang w:val="ru"/>
                              </w:rPr>
                              <w:t>Без</w:t>
                            </w:r>
                            <w:r>
                              <w:rPr>
                                <w:color w:val="525252" w:themeColor="accent3" w:themeShade="80"/>
                                <w:sz w:val="12"/>
                                <w:szCs w:val="16"/>
                                <w:lang w:val="ru"/>
                              </w:rPr>
                              <w:t xml:space="preserve"> </w:t>
                            </w:r>
                            <w:r w:rsidRPr="000A234F">
                              <w:rPr>
                                <w:i/>
                                <w:iCs/>
                                <w:color w:val="525252" w:themeColor="accent3" w:themeShade="80"/>
                                <w:sz w:val="12"/>
                                <w:szCs w:val="16"/>
                                <w:lang w:val="ru"/>
                              </w:rPr>
                              <w:t xml:space="preserve">del(17p) </w:t>
                            </w:r>
                            <w:r>
                              <w:rPr>
                                <w:color w:val="525252" w:themeColor="accent3" w:themeShade="80"/>
                                <w:sz w:val="12"/>
                                <w:szCs w:val="16"/>
                                <w:lang w:val="ru"/>
                              </w:rPr>
                              <w:t xml:space="preserve">или мутации </w:t>
                            </w:r>
                            <w:r w:rsidRPr="000A234F">
                              <w:rPr>
                                <w:i/>
                                <w:iCs/>
                                <w:color w:val="525252" w:themeColor="accent3" w:themeShade="80"/>
                                <w:sz w:val="12"/>
                                <w:szCs w:val="16"/>
                                <w:lang w:val="ru"/>
                              </w:rPr>
                              <w:t>TP53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BA5C01" id="Надпись 106" o:spid="_x0000_s1028" type="#_x0000_t202" style="position:absolute;margin-left:216.3pt;margin-top:381.9pt;width:48.6pt;height:16.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" stroked="f">
                <v:fill opacity="0"/>
                <v:textbox inset="0,0,0,0">
                  <w:txbxContent>
                    <w:p w14:paraId="412DEDA8" w14:textId="77777777" w:rsidR="00530D84" w:rsidRPr="00685596" w:rsidRDefault="00530D84" w:rsidP="00C602C5">
                      <w:pPr>
                        <w:jc w:val="center"/>
                        <w:rPr>
                          <w:color w:val="525252" w:themeColor="accent3" w:themeShade="80"/>
                          <w:sz w:val="12"/>
                          <w:szCs w:val="16"/>
                        </w:rPr>
                      </w:pPr>
                      <w:r w:rsidRPr="000A234F">
                        <w:rPr>
                          <w:b/>
                          <w:bCs/>
                          <w:color w:val="525252" w:themeColor="accent3" w:themeShade="80"/>
                          <w:sz w:val="12"/>
                          <w:szCs w:val="16"/>
                          <w:lang w:val="ru"/>
                        </w:rPr>
                        <w:t>Без</w:t>
                      </w:r>
                      <w:r>
                        <w:rPr>
                          <w:color w:val="525252" w:themeColor="accent3" w:themeShade="80"/>
                          <w:sz w:val="12"/>
                          <w:szCs w:val="16"/>
                          <w:lang w:val="ru"/>
                        </w:rPr>
                        <w:t xml:space="preserve"> </w:t>
                      </w:r>
                      <w:r w:rsidRPr="000A234F">
                        <w:rPr>
                          <w:i/>
                          <w:iCs/>
                          <w:color w:val="525252" w:themeColor="accent3" w:themeShade="80"/>
                          <w:sz w:val="12"/>
                          <w:szCs w:val="16"/>
                          <w:lang w:val="ru"/>
                        </w:rPr>
                        <w:t xml:space="preserve">del(17p) </w:t>
                      </w:r>
                      <w:r>
                        <w:rPr>
                          <w:color w:val="525252" w:themeColor="accent3" w:themeShade="80"/>
                          <w:sz w:val="12"/>
                          <w:szCs w:val="16"/>
                          <w:lang w:val="ru"/>
                        </w:rPr>
                        <w:t xml:space="preserve">или мутации </w:t>
                      </w:r>
                      <w:r w:rsidRPr="000A234F">
                        <w:rPr>
                          <w:i/>
                          <w:iCs/>
                          <w:color w:val="525252" w:themeColor="accent3" w:themeShade="80"/>
                          <w:sz w:val="12"/>
                          <w:szCs w:val="16"/>
                          <w:lang w:val="ru"/>
                        </w:rPr>
                        <w:t>TP53</w:t>
                      </w:r>
                    </w:p>
                  </w:txbxContent>
                </v:textbox>
              </v:shape>
            </w:pict>
          </mc:Fallback>
        </mc:AlternateContent>
      </w:r>
      <w:r>
        <w:rPr>
          <w:rFonts w:asciiTheme="majorBidi" w:hAnsiTheme="majorBidi" w:cstheme="majorBidi"/>
          <w:noProof/>
          <w:sz w:val="2"/>
          <w:szCs w:val="2"/>
          <w:lang w:eastAsia="ru-RU"/>
        </w:rPr>
        <mc:AlternateContent>
          <mc:Choice Requires="wps">
            <w:drawing>
              <wp:anchor distT="0" distB="0" distL="114300" distR="114300" simplePos="0" relativeHeight="251672576" behindDoc="0" locked="0" layoutInCell="1" allowOverlap="1" wp14:anchorId="0CB18C14" wp14:editId="1257A4D9">
                <wp:simplePos x="0" y="0"/>
                <wp:positionH relativeFrom="column">
                  <wp:posOffset>4674870</wp:posOffset>
                </wp:positionH>
                <wp:positionV relativeFrom="paragraph">
                  <wp:posOffset>1588770</wp:posOffset>
                </wp:positionV>
                <wp:extent cx="617220" cy="205740"/>
                <wp:effectExtent l="7620" t="7620" r="3810" b="5715"/>
                <wp:wrapNone/>
                <wp:docPr id="105" name="Надпись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2057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031D66" w14:textId="77777777" w:rsidR="00530D84" w:rsidRPr="00685596" w:rsidRDefault="00530D84" w:rsidP="00C602C5">
                            <w:pPr>
                              <w:jc w:val="center"/>
                              <w:rPr>
                                <w:color w:val="525252" w:themeColor="accent3" w:themeShade="80"/>
                                <w:sz w:val="12"/>
                                <w:szCs w:val="16"/>
                              </w:rPr>
                            </w:pPr>
                            <w:r w:rsidRPr="000A234F">
                              <w:rPr>
                                <w:i/>
                                <w:iCs/>
                                <w:color w:val="525252" w:themeColor="accent3" w:themeShade="80"/>
                                <w:sz w:val="12"/>
                                <w:szCs w:val="16"/>
                                <w:lang w:val="ru"/>
                              </w:rPr>
                              <w:t xml:space="preserve">С del(17p) </w:t>
                            </w:r>
                            <w:r>
                              <w:rPr>
                                <w:color w:val="525252" w:themeColor="accent3" w:themeShade="80"/>
                                <w:sz w:val="12"/>
                                <w:szCs w:val="16"/>
                                <w:lang w:val="ru"/>
                              </w:rPr>
                              <w:t>или мутацией</w:t>
                            </w:r>
                            <w:r w:rsidRPr="000A234F">
                              <w:rPr>
                                <w:i/>
                                <w:iCs/>
                                <w:color w:val="525252" w:themeColor="accent3" w:themeShade="80"/>
                                <w:sz w:val="12"/>
                                <w:szCs w:val="16"/>
                                <w:lang w:val="ru"/>
                              </w:rPr>
                              <w:t xml:space="preserve"> TP53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B18C14" id="Надпись 105" o:spid="_x0000_s1029" type="#_x0000_t202" style="position:absolute;margin-left:368.1pt;margin-top:125.1pt;width:48.6pt;height:16.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" stroked="f">
                <v:fill opacity="0"/>
                <v:textbox inset="0,0,0,0">
                  <w:txbxContent>
                    <w:p w14:paraId="1A031D66" w14:textId="77777777" w:rsidR="00530D84" w:rsidRPr="00685596" w:rsidRDefault="00530D84" w:rsidP="00C602C5">
                      <w:pPr>
                        <w:jc w:val="center"/>
                        <w:rPr>
                          <w:color w:val="525252" w:themeColor="accent3" w:themeShade="80"/>
                          <w:sz w:val="12"/>
                          <w:szCs w:val="16"/>
                        </w:rPr>
                      </w:pPr>
                      <w:r w:rsidRPr="000A234F">
                        <w:rPr>
                          <w:i/>
                          <w:iCs/>
                          <w:color w:val="525252" w:themeColor="accent3" w:themeShade="80"/>
                          <w:sz w:val="12"/>
                          <w:szCs w:val="16"/>
                          <w:lang w:val="ru"/>
                        </w:rPr>
                        <w:t xml:space="preserve">С del(17p) </w:t>
                      </w:r>
                      <w:r>
                        <w:rPr>
                          <w:color w:val="525252" w:themeColor="accent3" w:themeShade="80"/>
                          <w:sz w:val="12"/>
                          <w:szCs w:val="16"/>
                          <w:lang w:val="ru"/>
                        </w:rPr>
                        <w:t>или мутацией</w:t>
                      </w:r>
                      <w:r w:rsidRPr="000A234F">
                        <w:rPr>
                          <w:i/>
                          <w:iCs/>
                          <w:color w:val="525252" w:themeColor="accent3" w:themeShade="80"/>
                          <w:sz w:val="12"/>
                          <w:szCs w:val="16"/>
                          <w:lang w:val="ru"/>
                        </w:rPr>
                        <w:t xml:space="preserve"> TP53</w:t>
                      </w:r>
                    </w:p>
                  </w:txbxContent>
                </v:textbox>
              </v:shape>
            </w:pict>
          </mc:Fallback>
        </mc:AlternateContent>
      </w:r>
      <w:r>
        <w:rPr>
          <w:rFonts w:asciiTheme="majorBidi" w:hAnsiTheme="majorBidi" w:cstheme="majorBidi"/>
          <w:noProof/>
          <w:sz w:val="2"/>
          <w:szCs w:val="2"/>
          <w:lang w:eastAsia="ru-RU"/>
        </w:rPr>
        <mc:AlternateContent>
          <mc:Choice Requires="wps">
            <w:drawing>
              <wp:anchor distT="0" distB="0" distL="114300" distR="114300" simplePos="0" relativeHeight="251671552" behindDoc="0" locked="0" layoutInCell="1" allowOverlap="1" wp14:anchorId="475BDA8B" wp14:editId="29DBEBCD">
                <wp:simplePos x="0" y="0"/>
                <wp:positionH relativeFrom="column">
                  <wp:posOffset>2350770</wp:posOffset>
                </wp:positionH>
                <wp:positionV relativeFrom="paragraph">
                  <wp:posOffset>1588770</wp:posOffset>
                </wp:positionV>
                <wp:extent cx="617220" cy="205740"/>
                <wp:effectExtent l="7620" t="7620" r="3810" b="5715"/>
                <wp:wrapNone/>
                <wp:docPr id="104" name="Надпись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2057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8BA3F5" w14:textId="77777777" w:rsidR="00530D84" w:rsidRPr="00685596" w:rsidRDefault="00530D84" w:rsidP="00C602C5">
                            <w:pPr>
                              <w:jc w:val="center"/>
                              <w:rPr>
                                <w:color w:val="525252" w:themeColor="accent3" w:themeShade="80"/>
                                <w:sz w:val="12"/>
                                <w:szCs w:val="16"/>
                              </w:rPr>
                            </w:pPr>
                            <w:r w:rsidRPr="000A234F">
                              <w:rPr>
                                <w:b/>
                                <w:bCs/>
                                <w:color w:val="525252" w:themeColor="accent3" w:themeShade="80"/>
                                <w:sz w:val="12"/>
                                <w:szCs w:val="16"/>
                                <w:lang w:val="ru"/>
                              </w:rPr>
                              <w:t>Без</w:t>
                            </w:r>
                            <w:r>
                              <w:rPr>
                                <w:color w:val="525252" w:themeColor="accent3" w:themeShade="80"/>
                                <w:sz w:val="12"/>
                                <w:szCs w:val="16"/>
                                <w:lang w:val="ru"/>
                              </w:rPr>
                              <w:t xml:space="preserve"> </w:t>
                            </w:r>
                            <w:r w:rsidRPr="000A234F">
                              <w:rPr>
                                <w:i/>
                                <w:iCs/>
                                <w:color w:val="525252" w:themeColor="accent3" w:themeShade="80"/>
                                <w:sz w:val="12"/>
                                <w:szCs w:val="16"/>
                                <w:lang w:val="ru"/>
                              </w:rPr>
                              <w:t xml:space="preserve">del(17p) </w:t>
                            </w:r>
                            <w:r>
                              <w:rPr>
                                <w:color w:val="525252" w:themeColor="accent3" w:themeShade="80"/>
                                <w:sz w:val="12"/>
                                <w:szCs w:val="16"/>
                                <w:lang w:val="ru"/>
                              </w:rPr>
                              <w:t xml:space="preserve">или мутации </w:t>
                            </w:r>
                            <w:r w:rsidRPr="000A234F">
                              <w:rPr>
                                <w:i/>
                                <w:iCs/>
                                <w:color w:val="525252" w:themeColor="accent3" w:themeShade="80"/>
                                <w:sz w:val="12"/>
                                <w:szCs w:val="16"/>
                                <w:lang w:val="ru"/>
                              </w:rPr>
                              <w:t>TP53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5BDA8B" id="Надпись 104" o:spid="_x0000_s1030" type="#_x0000_t202" style="position:absolute;margin-left:185.1pt;margin-top:125.1pt;width:48.6pt;height:16.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" stroked="f">
                <v:fill opacity="0"/>
                <v:textbox inset="0,0,0,0">
                  <w:txbxContent>
                    <w:p w14:paraId="048BA3F5" w14:textId="77777777" w:rsidR="00530D84" w:rsidRPr="00685596" w:rsidRDefault="00530D84" w:rsidP="00C602C5">
                      <w:pPr>
                        <w:jc w:val="center"/>
                        <w:rPr>
                          <w:color w:val="525252" w:themeColor="accent3" w:themeShade="80"/>
                          <w:sz w:val="12"/>
                          <w:szCs w:val="16"/>
                        </w:rPr>
                      </w:pPr>
                      <w:r w:rsidRPr="000A234F">
                        <w:rPr>
                          <w:b/>
                          <w:bCs/>
                          <w:color w:val="525252" w:themeColor="accent3" w:themeShade="80"/>
                          <w:sz w:val="12"/>
                          <w:szCs w:val="16"/>
                          <w:lang w:val="ru"/>
                        </w:rPr>
                        <w:t>Без</w:t>
                      </w:r>
                      <w:r>
                        <w:rPr>
                          <w:color w:val="525252" w:themeColor="accent3" w:themeShade="80"/>
                          <w:sz w:val="12"/>
                          <w:szCs w:val="16"/>
                          <w:lang w:val="ru"/>
                        </w:rPr>
                        <w:t xml:space="preserve"> </w:t>
                      </w:r>
                      <w:r w:rsidRPr="000A234F">
                        <w:rPr>
                          <w:i/>
                          <w:iCs/>
                          <w:color w:val="525252" w:themeColor="accent3" w:themeShade="80"/>
                          <w:sz w:val="12"/>
                          <w:szCs w:val="16"/>
                          <w:lang w:val="ru"/>
                        </w:rPr>
                        <w:t xml:space="preserve">del(17p) </w:t>
                      </w:r>
                      <w:r>
                        <w:rPr>
                          <w:color w:val="525252" w:themeColor="accent3" w:themeShade="80"/>
                          <w:sz w:val="12"/>
                          <w:szCs w:val="16"/>
                          <w:lang w:val="ru"/>
                        </w:rPr>
                        <w:t xml:space="preserve">или мутации </w:t>
                      </w:r>
                      <w:r w:rsidRPr="000A234F">
                        <w:rPr>
                          <w:i/>
                          <w:iCs/>
                          <w:color w:val="525252" w:themeColor="accent3" w:themeShade="80"/>
                          <w:sz w:val="12"/>
                          <w:szCs w:val="16"/>
                          <w:lang w:val="ru"/>
                        </w:rPr>
                        <w:t>TP53</w:t>
                      </w:r>
                    </w:p>
                  </w:txbxContent>
                </v:textbox>
              </v:shape>
            </w:pict>
          </mc:Fallback>
        </mc:AlternateContent>
      </w:r>
      <w:r>
        <w:rPr>
          <w:rFonts w:asciiTheme="majorBidi" w:hAnsiTheme="majorBidi" w:cstheme="majorBidi"/>
          <w:noProof/>
          <w:sz w:val="2"/>
          <w:szCs w:val="2"/>
          <w:lang w:eastAsia="ru-RU"/>
        </w:rPr>
        <mc:AlternateContent>
          <mc:Choice Requires="wps">
            <w:drawing>
              <wp:anchor distT="0" distB="0" distL="114300" distR="114300" simplePos="0" relativeHeight="251670528" behindDoc="0" locked="0" layoutInCell="1" allowOverlap="1" wp14:anchorId="74F1E120" wp14:editId="7E5677AA">
                <wp:simplePos x="0" y="0"/>
                <wp:positionH relativeFrom="column">
                  <wp:posOffset>461010</wp:posOffset>
                </wp:positionH>
                <wp:positionV relativeFrom="paragraph">
                  <wp:posOffset>1588770</wp:posOffset>
                </wp:positionV>
                <wp:extent cx="853440" cy="205740"/>
                <wp:effectExtent l="3810" t="7620" r="0" b="5715"/>
                <wp:wrapNone/>
                <wp:docPr id="103" name="Надпись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2057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1D8F92" w14:textId="77777777" w:rsidR="00530D84" w:rsidRPr="00447482" w:rsidRDefault="00530D84" w:rsidP="00C602C5">
                            <w:pPr>
                              <w:jc w:val="center"/>
                              <w:rPr>
                                <w:color w:val="525252" w:themeColor="accent3" w:themeShade="80"/>
                                <w:sz w:val="10"/>
                                <w:szCs w:val="14"/>
                                <w:lang w:val="en-GB"/>
                              </w:rPr>
                            </w:pPr>
                            <w:r w:rsidRPr="00447482">
                              <w:rPr>
                                <w:color w:val="525252" w:themeColor="accent3" w:themeShade="80"/>
                                <w:sz w:val="10"/>
                                <w:szCs w:val="14"/>
                                <w:lang w:val="ru"/>
                              </w:rPr>
                              <w:t>Выжидательная тактика до появления симптомов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1E120" id="Надпись 103" o:spid="_x0000_s1031" type="#_x0000_t202" style="position:absolute;margin-left:36.3pt;margin-top:125.1pt;width:67.2pt;height:16.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" stroked="f">
                <v:fill opacity="0"/>
                <v:textbox inset="0,0,0,0">
                  <w:txbxContent>
                    <w:p w14:paraId="7C1D8F92" w14:textId="77777777" w:rsidR="00530D84" w:rsidRPr="00447482" w:rsidRDefault="00530D84" w:rsidP="00C602C5">
                      <w:pPr>
                        <w:jc w:val="center"/>
                        <w:rPr>
                          <w:color w:val="525252" w:themeColor="accent3" w:themeShade="80"/>
                          <w:sz w:val="10"/>
                          <w:szCs w:val="14"/>
                          <w:lang w:val="en-GB"/>
                        </w:rPr>
                      </w:pPr>
                      <w:r w:rsidRPr="00447482">
                        <w:rPr>
                          <w:color w:val="525252" w:themeColor="accent3" w:themeShade="80"/>
                          <w:sz w:val="10"/>
                          <w:szCs w:val="14"/>
                          <w:lang w:val="ru"/>
                        </w:rPr>
                        <w:t>Выжидательная тактика до появления симптомов</w:t>
                      </w:r>
                    </w:p>
                  </w:txbxContent>
                </v:textbox>
              </v:shape>
            </w:pict>
          </mc:Fallback>
        </mc:AlternateContent>
      </w:r>
      <w:r>
        <w:rPr>
          <w:rFonts w:asciiTheme="majorBidi" w:hAnsiTheme="majorBidi" w:cstheme="majorBidi"/>
          <w:noProof/>
          <w:sz w:val="2"/>
          <w:szCs w:val="2"/>
          <w:lang w:eastAsia="ru-RU"/>
        </w:rPr>
        <mc:AlternateContent>
          <mc:Choice Requires="wps">
            <w:drawing>
              <wp:anchor distT="0" distB="0" distL="114300" distR="114300" simplePos="0" relativeHeight="251669504" behindDoc="0" locked="0" layoutInCell="1" allowOverlap="1" wp14:anchorId="5639BC74" wp14:editId="7FFF862E">
                <wp:simplePos x="0" y="0"/>
                <wp:positionH relativeFrom="column">
                  <wp:posOffset>461010</wp:posOffset>
                </wp:positionH>
                <wp:positionV relativeFrom="paragraph">
                  <wp:posOffset>948690</wp:posOffset>
                </wp:positionV>
                <wp:extent cx="853440" cy="274320"/>
                <wp:effectExtent l="3810" t="5715" r="0" b="5715"/>
                <wp:wrapNone/>
                <wp:docPr id="102" name="Надпись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2743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19BC44" w14:textId="77777777" w:rsidR="00530D84" w:rsidRPr="00685596" w:rsidRDefault="00530D84" w:rsidP="00C602C5">
                            <w:pPr>
                              <w:jc w:val="center"/>
                              <w:rPr>
                                <w:color w:val="525252" w:themeColor="accent3" w:themeShade="80"/>
                                <w:sz w:val="10"/>
                                <w:szCs w:val="14"/>
                              </w:rPr>
                            </w:pPr>
                            <w:r w:rsidRPr="00447482">
                              <w:rPr>
                                <w:color w:val="525252" w:themeColor="accent3" w:themeShade="80"/>
                                <w:sz w:val="10"/>
                                <w:szCs w:val="14"/>
                                <w:lang w:val="ru"/>
                              </w:rPr>
                              <w:t>ЛМЛ или ранняя стадия ХЛЛ (Binet, А/В) без активного заболевания</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39BC74" id="Надпись 102" o:spid="_x0000_s1032" type="#_x0000_t202" style="position:absolute;margin-left:36.3pt;margin-top:74.7pt;width:67.2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" stroked="f">
                <v:fill opacity="0"/>
                <v:textbox inset="0,0,0,0">
                  <w:txbxContent>
                    <w:p w14:paraId="1519BC44" w14:textId="77777777" w:rsidR="00530D84" w:rsidRPr="00685596" w:rsidRDefault="00530D84" w:rsidP="00C602C5">
                      <w:pPr>
                        <w:jc w:val="center"/>
                        <w:rPr>
                          <w:color w:val="525252" w:themeColor="accent3" w:themeShade="80"/>
                          <w:sz w:val="10"/>
                          <w:szCs w:val="14"/>
                        </w:rPr>
                      </w:pPr>
                      <w:r w:rsidRPr="00447482">
                        <w:rPr>
                          <w:color w:val="525252" w:themeColor="accent3" w:themeShade="80"/>
                          <w:sz w:val="10"/>
                          <w:szCs w:val="14"/>
                          <w:lang w:val="ru"/>
                        </w:rPr>
                        <w:t>ЛМЛ или ранняя стадия ХЛЛ (Binet, А/В) без активного заболевания</w:t>
                      </w:r>
                    </w:p>
                  </w:txbxContent>
                </v:textbox>
              </v:shape>
            </w:pict>
          </mc:Fallback>
        </mc:AlternateContent>
      </w:r>
      <w:r>
        <w:rPr>
          <w:rFonts w:asciiTheme="majorBidi" w:hAnsiTheme="majorBidi" w:cstheme="majorBidi"/>
          <w:noProof/>
          <w:sz w:val="2"/>
          <w:szCs w:val="2"/>
          <w:lang w:eastAsia="ru-RU"/>
        </w:rPr>
        <mc:AlternateContent>
          <mc:Choice Requires="wps">
            <w:drawing>
              <wp:anchor distT="0" distB="0" distL="114300" distR="114300" simplePos="0" relativeHeight="251663360" behindDoc="0" locked="0" layoutInCell="1" allowOverlap="1" wp14:anchorId="08CB7CF7" wp14:editId="0185B2BA">
                <wp:simplePos x="0" y="0"/>
                <wp:positionH relativeFrom="column">
                  <wp:posOffset>5147310</wp:posOffset>
                </wp:positionH>
                <wp:positionV relativeFrom="paragraph">
                  <wp:posOffset>2236470</wp:posOffset>
                </wp:positionV>
                <wp:extent cx="739140" cy="579120"/>
                <wp:effectExtent l="3810" t="7620" r="0" b="3810"/>
                <wp:wrapNone/>
                <wp:docPr id="101" name="Надпись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5791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5849A8" w14:textId="77777777" w:rsidR="00530D84" w:rsidRPr="00685596" w:rsidRDefault="00530D84" w:rsidP="00C602C5">
                            <w:pPr>
                              <w:jc w:val="center"/>
                              <w:rPr>
                                <w:color w:val="FFFFFF" w:themeColor="background1"/>
                                <w:sz w:val="8"/>
                                <w:szCs w:val="8"/>
                              </w:rPr>
                            </w:pPr>
                            <w:r w:rsidRPr="00447482">
                              <w:rPr>
                                <w:color w:val="FFFFFF" w:themeColor="background1"/>
                                <w:sz w:val="8"/>
                                <w:szCs w:val="8"/>
                                <w:lang w:val="ru"/>
                              </w:rPr>
                              <w:t>Ослабленные:</w:t>
                            </w:r>
                          </w:p>
                          <w:p w14:paraId="310E7A6A" w14:textId="77777777" w:rsidR="00530D84" w:rsidRPr="00685596" w:rsidRDefault="00530D84" w:rsidP="00C602C5">
                            <w:pPr>
                              <w:jc w:val="center"/>
                              <w:rPr>
                                <w:color w:val="FFFFFF" w:themeColor="background1"/>
                                <w:sz w:val="8"/>
                                <w:szCs w:val="8"/>
                              </w:rPr>
                            </w:pPr>
                            <w:r w:rsidRPr="00447482">
                              <w:rPr>
                                <w:color w:val="FFFFFF" w:themeColor="background1"/>
                                <w:sz w:val="8"/>
                                <w:szCs w:val="8"/>
                                <w:lang w:val="ru"/>
                              </w:rPr>
                              <w:t>Ингибитор BTK, ингибитор PI3K + антитело к CD20 — только в случае, если пациенту не подходит альтернативная терапия; венетоклакс — если не подходит терапия ингибиторами BCR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CB7CF7" id="Надпись 101" o:spid="_x0000_s1033" type="#_x0000_t202" style="position:absolute;margin-left:405.3pt;margin-top:176.1pt;width:58.2pt;height:4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" stroked="f">
                <v:fill opacity="0"/>
                <v:textbox inset="0,0,0,0">
                  <w:txbxContent>
                    <w:p w14:paraId="175849A8" w14:textId="77777777" w:rsidR="00530D84" w:rsidRPr="00685596" w:rsidRDefault="00530D84" w:rsidP="00C602C5">
                      <w:pPr>
                        <w:jc w:val="center"/>
                        <w:rPr>
                          <w:color w:val="FFFFFF" w:themeColor="background1"/>
                          <w:sz w:val="8"/>
                          <w:szCs w:val="8"/>
                        </w:rPr>
                      </w:pPr>
                      <w:r w:rsidRPr="00447482">
                        <w:rPr>
                          <w:color w:val="FFFFFF" w:themeColor="background1"/>
                          <w:sz w:val="8"/>
                          <w:szCs w:val="8"/>
                          <w:lang w:val="ru"/>
                        </w:rPr>
                        <w:t>Ослабленные:</w:t>
                      </w:r>
                    </w:p>
                    <w:p w14:paraId="310E7A6A" w14:textId="77777777" w:rsidR="00530D84" w:rsidRPr="00685596" w:rsidRDefault="00530D84" w:rsidP="00C602C5">
                      <w:pPr>
                        <w:jc w:val="center"/>
                        <w:rPr>
                          <w:color w:val="FFFFFF" w:themeColor="background1"/>
                          <w:sz w:val="8"/>
                          <w:szCs w:val="8"/>
                        </w:rPr>
                      </w:pPr>
                      <w:r w:rsidRPr="00447482">
                        <w:rPr>
                          <w:color w:val="FFFFFF" w:themeColor="background1"/>
                          <w:sz w:val="8"/>
                          <w:szCs w:val="8"/>
                          <w:lang w:val="ru"/>
                        </w:rPr>
                        <w:t>Ингибитор BTK, ингибитор PI3K + антитело к CD20 — только в случае, если пациенту не подходит альтернативная терапия; венетоклакс — если не подходит терапия ингибиторами BCR</w:t>
                      </w:r>
                    </w:p>
                  </w:txbxContent>
                </v:textbox>
              </v:shape>
            </w:pict>
          </mc:Fallback>
        </mc:AlternateContent>
      </w:r>
      <w:r>
        <w:rPr>
          <w:rFonts w:asciiTheme="majorBidi" w:hAnsiTheme="majorBidi" w:cstheme="majorBidi"/>
          <w:noProof/>
          <w:sz w:val="2"/>
          <w:szCs w:val="2"/>
          <w:lang w:eastAsia="ru-RU"/>
        </w:rPr>
        <mc:AlternateContent>
          <mc:Choice Requires="wps">
            <w:drawing>
              <wp:anchor distT="0" distB="0" distL="114300" distR="114300" simplePos="0" relativeHeight="251662336" behindDoc="0" locked="0" layoutInCell="1" allowOverlap="1" wp14:anchorId="01263662" wp14:editId="3200F28B">
                <wp:simplePos x="0" y="0"/>
                <wp:positionH relativeFrom="column">
                  <wp:posOffset>4050030</wp:posOffset>
                </wp:positionH>
                <wp:positionV relativeFrom="paragraph">
                  <wp:posOffset>2198370</wp:posOffset>
                </wp:positionV>
                <wp:extent cx="739140" cy="662940"/>
                <wp:effectExtent l="1905" t="7620" r="1905" b="5715"/>
                <wp:wrapNone/>
                <wp:docPr id="100" name="Надпись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6629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7AF9D2" w14:textId="77777777" w:rsidR="00530D84" w:rsidRPr="00685596" w:rsidRDefault="00530D84" w:rsidP="00C602C5">
                            <w:pPr>
                              <w:jc w:val="center"/>
                              <w:rPr>
                                <w:color w:val="FFFFFF" w:themeColor="background1"/>
                                <w:sz w:val="8"/>
                                <w:szCs w:val="8"/>
                              </w:rPr>
                            </w:pPr>
                            <w:r w:rsidRPr="00447482">
                              <w:rPr>
                                <w:color w:val="FFFFFF" w:themeColor="background1"/>
                                <w:sz w:val="8"/>
                                <w:szCs w:val="8"/>
                                <w:lang w:val="ru"/>
                              </w:rPr>
                              <w:t>В хорошей физической форме:</w:t>
                            </w:r>
                          </w:p>
                          <w:p w14:paraId="6FCEA170" w14:textId="77777777" w:rsidR="00530D84" w:rsidRPr="00685596" w:rsidRDefault="00530D84" w:rsidP="00C602C5">
                            <w:pPr>
                              <w:jc w:val="center"/>
                              <w:rPr>
                                <w:color w:val="FFFFFF" w:themeColor="background1"/>
                                <w:sz w:val="8"/>
                                <w:szCs w:val="8"/>
                              </w:rPr>
                            </w:pPr>
                            <w:r w:rsidRPr="00447482">
                              <w:rPr>
                                <w:color w:val="FFFFFF" w:themeColor="background1"/>
                                <w:sz w:val="8"/>
                                <w:szCs w:val="8"/>
                                <w:lang w:val="ru"/>
                              </w:rPr>
                              <w:t>Ингибитор BTK, ингибитор PI3K + антитело к CD20 — только в случае, если пациенту не подходит альтернативная терапия; венетоклакс — если не подходит терапия ингибиторами BCR; изучить возможность проведения алло-ТГСК в период ремиссии</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263662" id="Надпись 100" o:spid="_x0000_s1034" type="#_x0000_t202" style="position:absolute;margin-left:318.9pt;margin-top:173.1pt;width:58.2pt;height:5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" stroked="f">
                <v:fill opacity="0"/>
                <v:textbox inset="0,0,0,0">
                  <w:txbxContent>
                    <w:p w14:paraId="137AF9D2" w14:textId="77777777" w:rsidR="00530D84" w:rsidRPr="00685596" w:rsidRDefault="00530D84" w:rsidP="00C602C5">
                      <w:pPr>
                        <w:jc w:val="center"/>
                        <w:rPr>
                          <w:color w:val="FFFFFF" w:themeColor="background1"/>
                          <w:sz w:val="8"/>
                          <w:szCs w:val="8"/>
                        </w:rPr>
                      </w:pPr>
                      <w:r w:rsidRPr="00447482">
                        <w:rPr>
                          <w:color w:val="FFFFFF" w:themeColor="background1"/>
                          <w:sz w:val="8"/>
                          <w:szCs w:val="8"/>
                          <w:lang w:val="ru"/>
                        </w:rPr>
                        <w:t>В хорошей физической форме:</w:t>
                      </w:r>
                    </w:p>
                    <w:p w14:paraId="6FCEA170" w14:textId="77777777" w:rsidR="00530D84" w:rsidRPr="00685596" w:rsidRDefault="00530D84" w:rsidP="00C602C5">
                      <w:pPr>
                        <w:jc w:val="center"/>
                        <w:rPr>
                          <w:color w:val="FFFFFF" w:themeColor="background1"/>
                          <w:sz w:val="8"/>
                          <w:szCs w:val="8"/>
                        </w:rPr>
                      </w:pPr>
                      <w:r w:rsidRPr="00447482">
                        <w:rPr>
                          <w:color w:val="FFFFFF" w:themeColor="background1"/>
                          <w:sz w:val="8"/>
                          <w:szCs w:val="8"/>
                          <w:lang w:val="ru"/>
                        </w:rPr>
                        <w:t>Ингибитор BTK, ингибитор PI3K + антитело к CD20 — только в случае, если пациенту не подходит альтернативная терапия; венетоклакс — если не подходит терапия ингибиторами BCR; изучить возможность проведения алло-ТГСК в период ремиссии</w:t>
                      </w:r>
                    </w:p>
                  </w:txbxContent>
                </v:textbox>
              </v:shape>
            </w:pict>
          </mc:Fallback>
        </mc:AlternateContent>
      </w:r>
      <w:r>
        <w:rPr>
          <w:rFonts w:asciiTheme="majorBidi" w:hAnsiTheme="majorBidi" w:cstheme="majorBidi"/>
          <w:noProof/>
          <w:sz w:val="2"/>
          <w:szCs w:val="2"/>
          <w:lang w:eastAsia="ru-RU"/>
        </w:rPr>
        <mc:AlternateContent>
          <mc:Choice Requires="wps">
            <w:drawing>
              <wp:anchor distT="0" distB="0" distL="114300" distR="114300" simplePos="0" relativeHeight="251661312" behindDoc="0" locked="0" layoutInCell="1" allowOverlap="1" wp14:anchorId="69659286" wp14:editId="78B30FEE">
                <wp:simplePos x="0" y="0"/>
                <wp:positionH relativeFrom="column">
                  <wp:posOffset>2823210</wp:posOffset>
                </wp:positionH>
                <wp:positionV relativeFrom="paragraph">
                  <wp:posOffset>2289810</wp:posOffset>
                </wp:positionV>
                <wp:extent cx="739140" cy="358140"/>
                <wp:effectExtent l="3810" t="3810" r="0" b="0"/>
                <wp:wrapNone/>
                <wp:docPr id="99" name="Надпись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3581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142FB6" w14:textId="77777777" w:rsidR="00530D84" w:rsidRPr="00685596" w:rsidRDefault="00530D84" w:rsidP="00C602C5">
                            <w:pPr>
                              <w:jc w:val="center"/>
                              <w:rPr>
                                <w:color w:val="FFFFFF" w:themeColor="background1"/>
                                <w:sz w:val="11"/>
                                <w:szCs w:val="11"/>
                              </w:rPr>
                            </w:pPr>
                            <w:r>
                              <w:rPr>
                                <w:color w:val="FFFFFF" w:themeColor="background1"/>
                                <w:sz w:val="11"/>
                                <w:szCs w:val="11"/>
                                <w:lang w:val="ru"/>
                              </w:rPr>
                              <w:t>Ослабленные:</w:t>
                            </w:r>
                          </w:p>
                          <w:p w14:paraId="527733DB" w14:textId="77777777" w:rsidR="00530D84" w:rsidRPr="00685596" w:rsidRDefault="00530D84" w:rsidP="00C602C5">
                            <w:pPr>
                              <w:jc w:val="center"/>
                              <w:rPr>
                                <w:color w:val="FFFFFF" w:themeColor="background1"/>
                                <w:sz w:val="11"/>
                                <w:szCs w:val="11"/>
                              </w:rPr>
                            </w:pPr>
                            <w:r>
                              <w:rPr>
                                <w:color w:val="FFFFFF" w:themeColor="background1"/>
                                <w:sz w:val="11"/>
                                <w:szCs w:val="11"/>
                                <w:lang w:val="ru"/>
                              </w:rPr>
                              <w:t>Clb + антитело к CD20 ибрутиниб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659286" id="Надпись 99" o:spid="_x0000_s1035" type="#_x0000_t202" style="position:absolute;margin-left:222.3pt;margin-top:180.3pt;width:58.2pt;height:28.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" stroked="f">
                <v:fill opacity="0"/>
                <v:textbox inset="0,0,0,0">
                  <w:txbxContent>
                    <w:p w14:paraId="65142FB6" w14:textId="77777777" w:rsidR="00530D84" w:rsidRPr="00685596" w:rsidRDefault="00530D84" w:rsidP="00C602C5">
                      <w:pPr>
                        <w:jc w:val="center"/>
                        <w:rPr>
                          <w:color w:val="FFFFFF" w:themeColor="background1"/>
                          <w:sz w:val="11"/>
                          <w:szCs w:val="11"/>
                        </w:rPr>
                      </w:pPr>
                      <w:r>
                        <w:rPr>
                          <w:color w:val="FFFFFF" w:themeColor="background1"/>
                          <w:sz w:val="11"/>
                          <w:szCs w:val="11"/>
                          <w:lang w:val="ru"/>
                        </w:rPr>
                        <w:t>Ослабленные:</w:t>
                      </w:r>
                    </w:p>
                    <w:p w14:paraId="527733DB" w14:textId="77777777" w:rsidR="00530D84" w:rsidRPr="00685596" w:rsidRDefault="00530D84" w:rsidP="00C602C5">
                      <w:pPr>
                        <w:jc w:val="center"/>
                        <w:rPr>
                          <w:color w:val="FFFFFF" w:themeColor="background1"/>
                          <w:sz w:val="11"/>
                          <w:szCs w:val="11"/>
                        </w:rPr>
                      </w:pPr>
                      <w:r>
                        <w:rPr>
                          <w:color w:val="FFFFFF" w:themeColor="background1"/>
                          <w:sz w:val="11"/>
                          <w:szCs w:val="11"/>
                          <w:lang w:val="ru"/>
                        </w:rPr>
                        <w:t>Clb + антитело к CD20 ибрутиниб</w:t>
                      </w:r>
                    </w:p>
                  </w:txbxContent>
                </v:textbox>
              </v:shape>
            </w:pict>
          </mc:Fallback>
        </mc:AlternateContent>
      </w:r>
      <w:r>
        <w:rPr>
          <w:rFonts w:asciiTheme="majorBidi" w:hAnsiTheme="majorBidi" w:cstheme="majorBidi"/>
          <w:noProof/>
          <w:sz w:val="2"/>
          <w:szCs w:val="2"/>
          <w:lang w:eastAsia="ru-RU"/>
        </w:rPr>
        <mc:AlternateContent>
          <mc:Choice Requires="wps">
            <w:drawing>
              <wp:anchor distT="0" distB="0" distL="114300" distR="114300" simplePos="0" relativeHeight="251659264" behindDoc="0" locked="0" layoutInCell="1" allowOverlap="1" wp14:anchorId="08771F8A" wp14:editId="5D01B132">
                <wp:simplePos x="0" y="0"/>
                <wp:positionH relativeFrom="column">
                  <wp:posOffset>1573530</wp:posOffset>
                </wp:positionH>
                <wp:positionV relativeFrom="paragraph">
                  <wp:posOffset>171450</wp:posOffset>
                </wp:positionV>
                <wp:extent cx="1562100" cy="144780"/>
                <wp:effectExtent l="1905" t="0" r="7620" b="7620"/>
                <wp:wrapNone/>
                <wp:docPr id="98" name="Надпись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1447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0D3120" w14:textId="77777777" w:rsidR="00530D84" w:rsidRPr="008F0DC9" w:rsidRDefault="00530D84" w:rsidP="00C602C5">
                            <w:pPr>
                              <w:jc w:val="center"/>
                              <w:rPr>
                                <w:color w:val="FFFFFF" w:themeColor="background1"/>
                                <w:sz w:val="12"/>
                                <w:szCs w:val="16"/>
                                <w:lang w:val="en-GB"/>
                              </w:rPr>
                            </w:pPr>
                            <w:r w:rsidRPr="008F0DC9">
                              <w:rPr>
                                <w:color w:val="FFFFFF" w:themeColor="background1"/>
                                <w:sz w:val="12"/>
                                <w:szCs w:val="16"/>
                                <w:lang w:val="ru"/>
                              </w:rPr>
                              <w:t>Подтвержденный диагноз ХЛЛ/ЛМЛ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771F8A" id="Надпись 98" o:spid="_x0000_s1036" type="#_x0000_t202" style="position:absolute;margin-left:123.9pt;margin-top:13.5pt;width:123pt;height:1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" stroked="f">
                <v:fill opacity="0"/>
                <v:textbox inset="0,0,0,0">
                  <w:txbxContent>
                    <w:p w14:paraId="420D3120" w14:textId="77777777" w:rsidR="00530D84" w:rsidRPr="008F0DC9" w:rsidRDefault="00530D84" w:rsidP="00C602C5">
                      <w:pPr>
                        <w:jc w:val="center"/>
                        <w:rPr>
                          <w:color w:val="FFFFFF" w:themeColor="background1"/>
                          <w:sz w:val="12"/>
                          <w:szCs w:val="16"/>
                          <w:lang w:val="en-GB"/>
                        </w:rPr>
                      </w:pPr>
                      <w:r w:rsidRPr="008F0DC9">
                        <w:rPr>
                          <w:color w:val="FFFFFF" w:themeColor="background1"/>
                          <w:sz w:val="12"/>
                          <w:szCs w:val="16"/>
                          <w:lang w:val="ru"/>
                        </w:rPr>
                        <w:t>Подтвержденный диагноз ХЛЛ/ЛМЛ</w:t>
                      </w:r>
                    </w:p>
                  </w:txbxContent>
                </v:textbox>
              </v:shape>
            </w:pict>
          </mc:Fallback>
        </mc:AlternateContent>
      </w:r>
      <w:r w:rsidRPr="008621DF">
        <w:rPr>
          <w:rFonts w:asciiTheme="majorBidi" w:hAnsiTheme="majorBidi" w:cstheme="majorBidi"/>
          <w:noProof/>
          <w:sz w:val="2"/>
          <w:szCs w:val="2"/>
          <w:lang w:eastAsia="ru-RU"/>
        </w:rPr>
        <w:drawing>
          <wp:inline distT="0" distB="0" distL="0" distR="0" wp14:anchorId="24F7B09E" wp14:editId="4D3F74FD">
            <wp:extent cx="6111240" cy="30784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56617"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111240" cy="3078480"/>
                    </a:xfrm>
                    <a:prstGeom prst="rect">
                      <a:avLst/>
                    </a:prstGeom>
                    <a:noFill/>
                    <a:ln>
                      <a:noFill/>
                    </a:ln>
                  </pic:spPr>
                </pic:pic>
              </a:graphicData>
            </a:graphic>
          </wp:inline>
        </w:drawing>
      </w:r>
    </w:p>
    <w:p w14:paraId="1DD4C6BA" w14:textId="77777777" w:rsidR="00C602C5" w:rsidRPr="00190703" w:rsidRDefault="00C602C5" w:rsidP="00C602C5">
      <w:pPr>
        <w:rPr>
          <w:lang w:val="en-US"/>
        </w:rPr>
      </w:pPr>
      <w:r w:rsidRPr="00937082">
        <w:rPr>
          <w:b/>
          <w:lang w:val="ru"/>
        </w:rPr>
        <w:t>Рисунок 1-2.</w:t>
      </w:r>
      <w:r>
        <w:rPr>
          <w:lang w:val="ru"/>
        </w:rPr>
        <w:t xml:space="preserve"> </w:t>
      </w:r>
      <w:r w:rsidRPr="00447482">
        <w:rPr>
          <w:lang w:val="ru"/>
        </w:rPr>
        <w:t>Варианты лечения рецидивирующего/не поддающегося лечению ХЛЛ</w:t>
      </w:r>
      <w:r>
        <w:rPr>
          <w:lang w:val="en-US"/>
        </w:rPr>
        <w:t>.</w:t>
      </w:r>
    </w:p>
    <w:p w14:paraId="06D8919C" w14:textId="77777777" w:rsidR="00C602C5" w:rsidRPr="008621DF" w:rsidRDefault="00C602C5" w:rsidP="00C602C5">
      <w:pPr>
        <w:tabs>
          <w:tab w:val="left" w:pos="567"/>
        </w:tabs>
        <w:rPr>
          <w:rFonts w:asciiTheme="majorBidi" w:hAnsiTheme="majorBidi" w:cstheme="majorBidi"/>
          <w:sz w:val="2"/>
          <w:szCs w:val="2"/>
        </w:rPr>
      </w:pPr>
    </w:p>
    <w:p w14:paraId="3D56BE73" w14:textId="77777777" w:rsidR="00C602C5" w:rsidRPr="00447482" w:rsidRDefault="00C602C5" w:rsidP="00C602C5">
      <w:pPr>
        <w:jc w:val="center"/>
        <w:rPr>
          <w:b/>
          <w:bCs/>
          <w:i/>
          <w:iCs/>
          <w:sz w:val="18"/>
        </w:rPr>
      </w:pPr>
      <w:r>
        <w:rPr>
          <w:noProof/>
          <w:lang w:eastAsia="ru-RU"/>
        </w:rPr>
        <w:lastRenderedPageBreak/>
        <mc:AlternateContent>
          <mc:Choice Requires="wps">
            <w:drawing>
              <wp:anchor distT="0" distB="0" distL="114300" distR="114300" simplePos="0" relativeHeight="251667456" behindDoc="0" locked="0" layoutInCell="1" allowOverlap="1" wp14:anchorId="1677F4B7" wp14:editId="12F3CC0D">
                <wp:simplePos x="0" y="0"/>
                <wp:positionH relativeFrom="column">
                  <wp:posOffset>392430</wp:posOffset>
                </wp:positionH>
                <wp:positionV relativeFrom="paragraph">
                  <wp:posOffset>1558925</wp:posOffset>
                </wp:positionV>
                <wp:extent cx="579120" cy="739140"/>
                <wp:effectExtent l="1905" t="6350" r="0" b="6985"/>
                <wp:wrapNone/>
                <wp:docPr id="97" name="Надпись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 cy="7391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2266EE" w14:textId="77777777" w:rsidR="00530D84" w:rsidRPr="00685596" w:rsidRDefault="00530D84" w:rsidP="00C602C5">
                            <w:pPr>
                              <w:jc w:val="center"/>
                              <w:rPr>
                                <w:color w:val="FFFFFF" w:themeColor="background1"/>
                                <w:sz w:val="9"/>
                                <w:szCs w:val="9"/>
                              </w:rPr>
                            </w:pPr>
                            <w:r w:rsidRPr="00447482">
                              <w:rPr>
                                <w:color w:val="FFFFFF" w:themeColor="background1"/>
                                <w:sz w:val="9"/>
                                <w:szCs w:val="9"/>
                                <w:lang w:val="ru"/>
                              </w:rPr>
                              <w:t>В хорошей физической форме</w:t>
                            </w:r>
                          </w:p>
                          <w:p w14:paraId="35D364D2" w14:textId="77777777" w:rsidR="00530D84" w:rsidRPr="00685596" w:rsidRDefault="00530D84" w:rsidP="00C602C5">
                            <w:pPr>
                              <w:jc w:val="center"/>
                              <w:rPr>
                                <w:color w:val="FFFFFF" w:themeColor="background1"/>
                                <w:sz w:val="9"/>
                                <w:szCs w:val="9"/>
                              </w:rPr>
                            </w:pPr>
                            <w:r w:rsidRPr="00447482">
                              <w:rPr>
                                <w:color w:val="FFFFFF" w:themeColor="background1"/>
                                <w:sz w:val="9"/>
                                <w:szCs w:val="9"/>
                                <w:lang w:val="ru"/>
                              </w:rPr>
                              <w:t>Клиническое исследование</w:t>
                            </w:r>
                          </w:p>
                          <w:p w14:paraId="09CF9426" w14:textId="77777777" w:rsidR="00530D84" w:rsidRPr="00685596" w:rsidRDefault="00530D84" w:rsidP="00C602C5">
                            <w:pPr>
                              <w:jc w:val="center"/>
                              <w:rPr>
                                <w:color w:val="FFFFFF" w:themeColor="background1"/>
                                <w:sz w:val="9"/>
                                <w:szCs w:val="9"/>
                              </w:rPr>
                            </w:pPr>
                            <w:r w:rsidRPr="00447482">
                              <w:rPr>
                                <w:color w:val="FFFFFF" w:themeColor="background1"/>
                                <w:sz w:val="9"/>
                                <w:szCs w:val="9"/>
                                <w:lang w:val="ru"/>
                              </w:rPr>
                              <w:t>Ингибитор BCR (+/- R)</w:t>
                            </w:r>
                          </w:p>
                          <w:p w14:paraId="7B7330B2" w14:textId="77777777" w:rsidR="00530D84" w:rsidRPr="00685596" w:rsidRDefault="00530D84" w:rsidP="00C602C5">
                            <w:pPr>
                              <w:jc w:val="center"/>
                              <w:rPr>
                                <w:color w:val="FFFFFF" w:themeColor="background1"/>
                                <w:sz w:val="9"/>
                                <w:szCs w:val="9"/>
                              </w:rPr>
                            </w:pPr>
                            <w:r w:rsidRPr="00447482">
                              <w:rPr>
                                <w:color w:val="FFFFFF" w:themeColor="background1"/>
                                <w:sz w:val="9"/>
                                <w:szCs w:val="9"/>
                                <w:lang w:val="ru"/>
                              </w:rPr>
                              <w:t>Венетоклакс*</w:t>
                            </w:r>
                          </w:p>
                          <w:p w14:paraId="0D201407" w14:textId="77777777" w:rsidR="00530D84" w:rsidRPr="00685596" w:rsidRDefault="00530D84" w:rsidP="00C602C5">
                            <w:pPr>
                              <w:jc w:val="center"/>
                              <w:rPr>
                                <w:color w:val="FFFFFF" w:themeColor="background1"/>
                                <w:sz w:val="9"/>
                                <w:szCs w:val="9"/>
                              </w:rPr>
                            </w:pPr>
                            <w:r w:rsidRPr="00447482">
                              <w:rPr>
                                <w:color w:val="FFFFFF" w:themeColor="background1"/>
                                <w:sz w:val="9"/>
                                <w:szCs w:val="9"/>
                                <w:lang w:val="ru"/>
                              </w:rPr>
                              <w:t>Рассмотреть возможность алло-ТГСК в период ремиссии</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7F4B7" id="Надпись 97" o:spid="_x0000_s1037" type="#_x0000_t202" style="position:absolute;left:0;text-align:left;margin-left:30.9pt;margin-top:122.75pt;width:45.6pt;height:58.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" stroked="f">
                <v:fill opacity="0"/>
                <v:textbox inset="0,0,0,0">
                  <w:txbxContent>
                    <w:p w14:paraId="0F2266EE" w14:textId="77777777" w:rsidR="00530D84" w:rsidRPr="00685596" w:rsidRDefault="00530D84" w:rsidP="00C602C5">
                      <w:pPr>
                        <w:jc w:val="center"/>
                        <w:rPr>
                          <w:color w:val="FFFFFF" w:themeColor="background1"/>
                          <w:sz w:val="9"/>
                          <w:szCs w:val="9"/>
                        </w:rPr>
                      </w:pPr>
                      <w:r w:rsidRPr="00447482">
                        <w:rPr>
                          <w:color w:val="FFFFFF" w:themeColor="background1"/>
                          <w:sz w:val="9"/>
                          <w:szCs w:val="9"/>
                          <w:lang w:val="ru"/>
                        </w:rPr>
                        <w:t>В хорошей физической форме</w:t>
                      </w:r>
                    </w:p>
                    <w:p w14:paraId="35D364D2" w14:textId="77777777" w:rsidR="00530D84" w:rsidRPr="00685596" w:rsidRDefault="00530D84" w:rsidP="00C602C5">
                      <w:pPr>
                        <w:jc w:val="center"/>
                        <w:rPr>
                          <w:color w:val="FFFFFF" w:themeColor="background1"/>
                          <w:sz w:val="9"/>
                          <w:szCs w:val="9"/>
                        </w:rPr>
                      </w:pPr>
                      <w:r w:rsidRPr="00447482">
                        <w:rPr>
                          <w:color w:val="FFFFFF" w:themeColor="background1"/>
                          <w:sz w:val="9"/>
                          <w:szCs w:val="9"/>
                          <w:lang w:val="ru"/>
                        </w:rPr>
                        <w:t>Клиническое исследование</w:t>
                      </w:r>
                    </w:p>
                    <w:p w14:paraId="09CF9426" w14:textId="77777777" w:rsidR="00530D84" w:rsidRPr="00685596" w:rsidRDefault="00530D84" w:rsidP="00C602C5">
                      <w:pPr>
                        <w:jc w:val="center"/>
                        <w:rPr>
                          <w:color w:val="FFFFFF" w:themeColor="background1"/>
                          <w:sz w:val="9"/>
                          <w:szCs w:val="9"/>
                        </w:rPr>
                      </w:pPr>
                      <w:r w:rsidRPr="00447482">
                        <w:rPr>
                          <w:color w:val="FFFFFF" w:themeColor="background1"/>
                          <w:sz w:val="9"/>
                          <w:szCs w:val="9"/>
                          <w:lang w:val="ru"/>
                        </w:rPr>
                        <w:t>Ингибитор BCR (+/- R)</w:t>
                      </w:r>
                    </w:p>
                    <w:p w14:paraId="7B7330B2" w14:textId="77777777" w:rsidR="00530D84" w:rsidRPr="00685596" w:rsidRDefault="00530D84" w:rsidP="00C602C5">
                      <w:pPr>
                        <w:jc w:val="center"/>
                        <w:rPr>
                          <w:color w:val="FFFFFF" w:themeColor="background1"/>
                          <w:sz w:val="9"/>
                          <w:szCs w:val="9"/>
                        </w:rPr>
                      </w:pPr>
                      <w:r w:rsidRPr="00447482">
                        <w:rPr>
                          <w:color w:val="FFFFFF" w:themeColor="background1"/>
                          <w:sz w:val="9"/>
                          <w:szCs w:val="9"/>
                          <w:lang w:val="ru"/>
                        </w:rPr>
                        <w:t>Венетоклакс*</w:t>
                      </w:r>
                    </w:p>
                    <w:p w14:paraId="0D201407" w14:textId="77777777" w:rsidR="00530D84" w:rsidRPr="00685596" w:rsidRDefault="00530D84" w:rsidP="00C602C5">
                      <w:pPr>
                        <w:jc w:val="center"/>
                        <w:rPr>
                          <w:color w:val="FFFFFF" w:themeColor="background1"/>
                          <w:sz w:val="9"/>
                          <w:szCs w:val="9"/>
                        </w:rPr>
                      </w:pPr>
                      <w:r w:rsidRPr="00447482">
                        <w:rPr>
                          <w:color w:val="FFFFFF" w:themeColor="background1"/>
                          <w:sz w:val="9"/>
                          <w:szCs w:val="9"/>
                          <w:lang w:val="ru"/>
                        </w:rPr>
                        <w:t>Рассмотреть возможность алло-ТГСК в период ремиссии</w:t>
                      </w:r>
                    </w:p>
                  </w:txbxContent>
                </v:textbox>
              </v:shape>
            </w:pict>
          </mc:Fallback>
        </mc:AlternateContent>
      </w:r>
      <w:r>
        <w:rPr>
          <w:noProof/>
          <w:lang w:eastAsia="ru-RU"/>
        </w:rPr>
        <mc:AlternateContent>
          <mc:Choice Requires="wps">
            <w:drawing>
              <wp:anchor distT="0" distB="0" distL="114300" distR="114300" simplePos="0" relativeHeight="251666432" behindDoc="0" locked="0" layoutInCell="1" allowOverlap="1" wp14:anchorId="2DE7D1B6" wp14:editId="3164F56E">
                <wp:simplePos x="0" y="0"/>
                <wp:positionH relativeFrom="column">
                  <wp:posOffset>3204210</wp:posOffset>
                </wp:positionH>
                <wp:positionV relativeFrom="paragraph">
                  <wp:posOffset>2446655</wp:posOffset>
                </wp:positionV>
                <wp:extent cx="800100" cy="593090"/>
                <wp:effectExtent l="3810" t="8255" r="5715" b="8255"/>
                <wp:wrapNone/>
                <wp:docPr id="96" name="Надпись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59309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AD11A8" w14:textId="77777777" w:rsidR="00530D84" w:rsidRPr="00685596" w:rsidRDefault="00530D84" w:rsidP="00C602C5">
                            <w:pPr>
                              <w:jc w:val="center"/>
                              <w:rPr>
                                <w:color w:val="FFFFFF" w:themeColor="background1"/>
                                <w:sz w:val="11"/>
                                <w:szCs w:val="11"/>
                              </w:rPr>
                            </w:pPr>
                            <w:r w:rsidRPr="00447482">
                              <w:rPr>
                                <w:color w:val="FFFFFF" w:themeColor="background1"/>
                                <w:sz w:val="11"/>
                                <w:szCs w:val="11"/>
                                <w:lang w:val="ru"/>
                              </w:rPr>
                              <w:t>В хорошей физической форме</w:t>
                            </w:r>
                          </w:p>
                          <w:p w14:paraId="648B2DF3" w14:textId="77777777" w:rsidR="00530D84" w:rsidRPr="00685596" w:rsidRDefault="00530D84" w:rsidP="00C602C5">
                            <w:pPr>
                              <w:jc w:val="center"/>
                              <w:rPr>
                                <w:color w:val="FFFFFF" w:themeColor="background1"/>
                                <w:sz w:val="11"/>
                                <w:szCs w:val="11"/>
                              </w:rPr>
                            </w:pPr>
                            <w:r w:rsidRPr="00447482">
                              <w:rPr>
                                <w:color w:val="FFFFFF" w:themeColor="background1"/>
                                <w:sz w:val="11"/>
                                <w:szCs w:val="11"/>
                                <w:lang w:val="ru"/>
                              </w:rPr>
                              <w:t>Клиническое исследование</w:t>
                            </w:r>
                          </w:p>
                          <w:p w14:paraId="4A6EADE6" w14:textId="77777777" w:rsidR="00530D84" w:rsidRPr="00685596" w:rsidRDefault="00530D84" w:rsidP="00C602C5">
                            <w:pPr>
                              <w:jc w:val="center"/>
                              <w:rPr>
                                <w:color w:val="FFFFFF" w:themeColor="background1"/>
                                <w:sz w:val="11"/>
                                <w:szCs w:val="11"/>
                              </w:rPr>
                            </w:pPr>
                            <w:r w:rsidRPr="00447482">
                              <w:rPr>
                                <w:color w:val="FFFFFF" w:themeColor="background1"/>
                                <w:sz w:val="11"/>
                                <w:szCs w:val="11"/>
                                <w:lang w:val="ru"/>
                              </w:rPr>
                              <w:t>Повтор первой линии при переходе на BR, ингибитор BCR (+/- 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E7D1B6" id="Надпись 96" o:spid="_x0000_s1038" type="#_x0000_t202" style="position:absolute;left:0;text-align:left;margin-left:252.3pt;margin-top:192.65pt;width:63pt;height:46.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" stroked="f">
                <v:fill opacity="0"/>
                <v:textbox inset="0,0,0,0">
                  <w:txbxContent>
                    <w:p w14:paraId="22AD11A8" w14:textId="77777777" w:rsidR="00530D84" w:rsidRPr="00685596" w:rsidRDefault="00530D84" w:rsidP="00C602C5">
                      <w:pPr>
                        <w:jc w:val="center"/>
                        <w:rPr>
                          <w:color w:val="FFFFFF" w:themeColor="background1"/>
                          <w:sz w:val="11"/>
                          <w:szCs w:val="11"/>
                        </w:rPr>
                      </w:pPr>
                      <w:r w:rsidRPr="00447482">
                        <w:rPr>
                          <w:color w:val="FFFFFF" w:themeColor="background1"/>
                          <w:sz w:val="11"/>
                          <w:szCs w:val="11"/>
                          <w:lang w:val="ru"/>
                        </w:rPr>
                        <w:t>В хорошей физической форме</w:t>
                      </w:r>
                    </w:p>
                    <w:p w14:paraId="648B2DF3" w14:textId="77777777" w:rsidR="00530D84" w:rsidRPr="00685596" w:rsidRDefault="00530D84" w:rsidP="00C602C5">
                      <w:pPr>
                        <w:jc w:val="center"/>
                        <w:rPr>
                          <w:color w:val="FFFFFF" w:themeColor="background1"/>
                          <w:sz w:val="11"/>
                          <w:szCs w:val="11"/>
                        </w:rPr>
                      </w:pPr>
                      <w:r w:rsidRPr="00447482">
                        <w:rPr>
                          <w:color w:val="FFFFFF" w:themeColor="background1"/>
                          <w:sz w:val="11"/>
                          <w:szCs w:val="11"/>
                          <w:lang w:val="ru"/>
                        </w:rPr>
                        <w:t>Клиническое исследование</w:t>
                      </w:r>
                    </w:p>
                    <w:p w14:paraId="4A6EADE6" w14:textId="77777777" w:rsidR="00530D84" w:rsidRPr="00685596" w:rsidRDefault="00530D84" w:rsidP="00C602C5">
                      <w:pPr>
                        <w:jc w:val="center"/>
                        <w:rPr>
                          <w:color w:val="FFFFFF" w:themeColor="background1"/>
                          <w:sz w:val="11"/>
                          <w:szCs w:val="11"/>
                        </w:rPr>
                      </w:pPr>
                      <w:r w:rsidRPr="00447482">
                        <w:rPr>
                          <w:color w:val="FFFFFF" w:themeColor="background1"/>
                          <w:sz w:val="11"/>
                          <w:szCs w:val="11"/>
                          <w:lang w:val="ru"/>
                        </w:rPr>
                        <w:t>Повтор первой линии при переходе на BR, ингибитор BCR (+/- R)</w:t>
                      </w:r>
                    </w:p>
                  </w:txbxContent>
                </v:textbox>
              </v:shape>
            </w:pict>
          </mc:Fallback>
        </mc:AlternateContent>
      </w:r>
      <w:r>
        <w:rPr>
          <w:noProof/>
          <w:lang w:eastAsia="ru-RU"/>
        </w:rPr>
        <mc:AlternateContent>
          <mc:Choice Requires="wps">
            <w:drawing>
              <wp:anchor distT="0" distB="0" distL="114300" distR="114300" simplePos="0" relativeHeight="251665408" behindDoc="0" locked="0" layoutInCell="1" allowOverlap="1" wp14:anchorId="09284D4A" wp14:editId="6A29B891">
                <wp:simplePos x="0" y="0"/>
                <wp:positionH relativeFrom="column">
                  <wp:posOffset>2084070</wp:posOffset>
                </wp:positionH>
                <wp:positionV relativeFrom="paragraph">
                  <wp:posOffset>2513965</wp:posOffset>
                </wp:positionV>
                <wp:extent cx="800100" cy="525780"/>
                <wp:effectExtent l="7620" t="8890" r="1905" b="8255"/>
                <wp:wrapNone/>
                <wp:docPr id="95" name="Надпись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5257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123C9B" w14:textId="77777777" w:rsidR="00530D84" w:rsidRPr="00685596" w:rsidRDefault="00530D84" w:rsidP="00C602C5">
                            <w:pPr>
                              <w:jc w:val="center"/>
                              <w:rPr>
                                <w:color w:val="FFFFFF" w:themeColor="background1"/>
                                <w:sz w:val="11"/>
                                <w:szCs w:val="11"/>
                              </w:rPr>
                            </w:pPr>
                            <w:r>
                              <w:rPr>
                                <w:color w:val="FFFFFF" w:themeColor="background1"/>
                                <w:sz w:val="11"/>
                                <w:szCs w:val="11"/>
                                <w:lang w:val="ru"/>
                              </w:rPr>
                              <w:t>Ослабленные</w:t>
                            </w:r>
                          </w:p>
                          <w:p w14:paraId="3DABB6F0" w14:textId="77777777" w:rsidR="00530D84" w:rsidRPr="00685596" w:rsidRDefault="00530D84" w:rsidP="00C602C5">
                            <w:pPr>
                              <w:jc w:val="center"/>
                              <w:rPr>
                                <w:color w:val="FFFFFF" w:themeColor="background1"/>
                                <w:sz w:val="11"/>
                                <w:szCs w:val="11"/>
                              </w:rPr>
                            </w:pPr>
                            <w:r>
                              <w:rPr>
                                <w:color w:val="FFFFFF" w:themeColor="background1"/>
                                <w:sz w:val="11"/>
                                <w:szCs w:val="11"/>
                                <w:lang w:val="ru"/>
                              </w:rPr>
                              <w:t>Клиническое исследование</w:t>
                            </w:r>
                          </w:p>
                          <w:p w14:paraId="7F95EA9A" w14:textId="77777777" w:rsidR="00530D84" w:rsidRPr="00685596" w:rsidRDefault="00530D84" w:rsidP="00C602C5">
                            <w:pPr>
                              <w:jc w:val="center"/>
                              <w:rPr>
                                <w:color w:val="FFFFFF" w:themeColor="background1"/>
                                <w:sz w:val="11"/>
                                <w:szCs w:val="11"/>
                              </w:rPr>
                            </w:pPr>
                            <w:r>
                              <w:rPr>
                                <w:color w:val="FFFFFF" w:themeColor="background1"/>
                                <w:sz w:val="11"/>
                                <w:szCs w:val="11"/>
                                <w:lang w:val="ru"/>
                              </w:rPr>
                              <w:t>Повтор первой линии при переходе на BR, ингибитор BCR (+/- 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284D4A" id="Надпись 95" o:spid="_x0000_s1039" type="#_x0000_t202" style="position:absolute;left:0;text-align:left;margin-left:164.1pt;margin-top:197.95pt;width:63pt;height:4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" stroked="f">
                <v:fill opacity="0"/>
                <v:textbox inset="0,0,0,0">
                  <w:txbxContent>
                    <w:p w14:paraId="13123C9B" w14:textId="77777777" w:rsidR="00530D84" w:rsidRPr="00685596" w:rsidRDefault="00530D84" w:rsidP="00C602C5">
                      <w:pPr>
                        <w:jc w:val="center"/>
                        <w:rPr>
                          <w:color w:val="FFFFFF" w:themeColor="background1"/>
                          <w:sz w:val="11"/>
                          <w:szCs w:val="11"/>
                        </w:rPr>
                      </w:pPr>
                      <w:r>
                        <w:rPr>
                          <w:color w:val="FFFFFF" w:themeColor="background1"/>
                          <w:sz w:val="11"/>
                          <w:szCs w:val="11"/>
                          <w:lang w:val="ru"/>
                        </w:rPr>
                        <w:t>Ослабленные</w:t>
                      </w:r>
                    </w:p>
                    <w:p w14:paraId="3DABB6F0" w14:textId="77777777" w:rsidR="00530D84" w:rsidRPr="00685596" w:rsidRDefault="00530D84" w:rsidP="00C602C5">
                      <w:pPr>
                        <w:jc w:val="center"/>
                        <w:rPr>
                          <w:color w:val="FFFFFF" w:themeColor="background1"/>
                          <w:sz w:val="11"/>
                          <w:szCs w:val="11"/>
                        </w:rPr>
                      </w:pPr>
                      <w:r>
                        <w:rPr>
                          <w:color w:val="FFFFFF" w:themeColor="background1"/>
                          <w:sz w:val="11"/>
                          <w:szCs w:val="11"/>
                          <w:lang w:val="ru"/>
                        </w:rPr>
                        <w:t>Клиническое исследование</w:t>
                      </w:r>
                    </w:p>
                    <w:p w14:paraId="7F95EA9A" w14:textId="77777777" w:rsidR="00530D84" w:rsidRPr="00685596" w:rsidRDefault="00530D84" w:rsidP="00C602C5">
                      <w:pPr>
                        <w:jc w:val="center"/>
                        <w:rPr>
                          <w:color w:val="FFFFFF" w:themeColor="background1"/>
                          <w:sz w:val="11"/>
                          <w:szCs w:val="11"/>
                        </w:rPr>
                      </w:pPr>
                      <w:r>
                        <w:rPr>
                          <w:color w:val="FFFFFF" w:themeColor="background1"/>
                          <w:sz w:val="11"/>
                          <w:szCs w:val="11"/>
                          <w:lang w:val="ru"/>
                        </w:rPr>
                        <w:t>Повтор первой линии при переходе на BR, ингибитор BCR (+/- R)</w:t>
                      </w:r>
                    </w:p>
                  </w:txbxContent>
                </v:textbox>
              </v:shape>
            </w:pict>
          </mc:Fallback>
        </mc:AlternateContent>
      </w:r>
      <w:r>
        <w:rPr>
          <w:noProof/>
          <w:lang w:eastAsia="ru-RU"/>
        </w:rPr>
        <mc:AlternateContent>
          <mc:Choice Requires="wps">
            <w:drawing>
              <wp:anchor distT="0" distB="0" distL="114300" distR="114300" simplePos="0" relativeHeight="251676672" behindDoc="0" locked="0" layoutInCell="1" allowOverlap="1" wp14:anchorId="5D9A84B7" wp14:editId="0BE24BDB">
                <wp:simplePos x="0" y="0"/>
                <wp:positionH relativeFrom="column">
                  <wp:posOffset>720090</wp:posOffset>
                </wp:positionH>
                <wp:positionV relativeFrom="paragraph">
                  <wp:posOffset>699770</wp:posOffset>
                </wp:positionV>
                <wp:extent cx="792480" cy="472440"/>
                <wp:effectExtent l="5715" t="4445" r="1905" b="8890"/>
                <wp:wrapNone/>
                <wp:docPr id="94" name="Надпись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4724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5618D9" w14:textId="77777777" w:rsidR="00530D84" w:rsidRPr="00685596" w:rsidRDefault="00530D84" w:rsidP="00C602C5">
                            <w:pPr>
                              <w:jc w:val="center"/>
                              <w:rPr>
                                <w:color w:val="525252" w:themeColor="accent3" w:themeShade="80"/>
                                <w:sz w:val="10"/>
                                <w:szCs w:val="14"/>
                              </w:rPr>
                            </w:pPr>
                            <w:r w:rsidRPr="00447482">
                              <w:rPr>
                                <w:i/>
                                <w:iCs/>
                                <w:color w:val="525252" w:themeColor="accent3" w:themeShade="80"/>
                                <w:sz w:val="10"/>
                                <w:szCs w:val="14"/>
                                <w:lang w:val="ru"/>
                              </w:rPr>
                              <w:t>Рецидив в течение 24-36 месяцев от начала первичной химиоиммунотерапии или не поддающееся лечению заболевание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9A84B7" id="Надпись 94" o:spid="_x0000_s1040" type="#_x0000_t202" style="position:absolute;left:0;text-align:left;margin-left:56.7pt;margin-top:55.1pt;width:62.4pt;height:37.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" stroked="f">
                <v:fill opacity="0"/>
                <v:textbox inset="0,0,0,0">
                  <w:txbxContent>
                    <w:p w14:paraId="355618D9" w14:textId="77777777" w:rsidR="00530D84" w:rsidRPr="00685596" w:rsidRDefault="00530D84" w:rsidP="00C602C5">
                      <w:pPr>
                        <w:jc w:val="center"/>
                        <w:rPr>
                          <w:color w:val="525252" w:themeColor="accent3" w:themeShade="80"/>
                          <w:sz w:val="10"/>
                          <w:szCs w:val="14"/>
                        </w:rPr>
                      </w:pPr>
                      <w:r w:rsidRPr="00447482">
                        <w:rPr>
                          <w:i/>
                          <w:iCs/>
                          <w:color w:val="525252" w:themeColor="accent3" w:themeShade="80"/>
                          <w:sz w:val="10"/>
                          <w:szCs w:val="14"/>
                          <w:lang w:val="ru"/>
                        </w:rPr>
                        <w:t>Рецидив в течение 24-36 месяцев от начала первичной химиоиммунотерапии или не поддающееся лечению заболевание</w:t>
                      </w:r>
                    </w:p>
                  </w:txbxContent>
                </v:textbox>
              </v:shape>
            </w:pict>
          </mc:Fallback>
        </mc:AlternateContent>
      </w:r>
      <w:r>
        <w:rPr>
          <w:noProof/>
          <w:lang w:eastAsia="ru-RU"/>
        </w:rPr>
        <mc:AlternateContent>
          <mc:Choice Requires="wps">
            <w:drawing>
              <wp:anchor distT="0" distB="0" distL="114300" distR="114300" simplePos="0" relativeHeight="251664384" behindDoc="0" locked="0" layoutInCell="1" allowOverlap="1" wp14:anchorId="0384CF34" wp14:editId="190DABAD">
                <wp:simplePos x="0" y="0"/>
                <wp:positionH relativeFrom="column">
                  <wp:posOffset>834390</wp:posOffset>
                </wp:positionH>
                <wp:positionV relativeFrom="paragraph">
                  <wp:posOffset>189865</wp:posOffset>
                </wp:positionV>
                <wp:extent cx="2205355" cy="144780"/>
                <wp:effectExtent l="5715" t="8890" r="8255" b="8255"/>
                <wp:wrapNone/>
                <wp:docPr id="93" name="Надпись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5355" cy="1447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03FCE5" w14:textId="77777777" w:rsidR="00530D84" w:rsidRPr="00685596" w:rsidRDefault="00530D84" w:rsidP="00C602C5">
                            <w:pPr>
                              <w:jc w:val="center"/>
                              <w:rPr>
                                <w:color w:val="FFFFFF" w:themeColor="background1"/>
                                <w:sz w:val="10"/>
                                <w:szCs w:val="14"/>
                              </w:rPr>
                            </w:pPr>
                            <w:r w:rsidRPr="00447482">
                              <w:rPr>
                                <w:color w:val="FFFFFF" w:themeColor="background1"/>
                                <w:sz w:val="10"/>
                                <w:szCs w:val="14"/>
                                <w:lang w:val="ru"/>
                              </w:rPr>
                              <w:t>Рецидив ХЛЛ/ЛМЛ, требующий лечения, или рефрактерный ХЛЛ/ЛМЛ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84CF34" id="Надпись 93" o:spid="_x0000_s1041" type="#_x0000_t202" style="position:absolute;left:0;text-align:left;margin-left:65.7pt;margin-top:14.95pt;width:173.65pt;height:1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" stroked="f">
                <v:fill opacity="0"/>
                <v:textbox inset="0,0,0,0">
                  <w:txbxContent>
                    <w:p w14:paraId="4303FCE5" w14:textId="77777777" w:rsidR="00530D84" w:rsidRPr="00685596" w:rsidRDefault="00530D84" w:rsidP="00C602C5">
                      <w:pPr>
                        <w:jc w:val="center"/>
                        <w:rPr>
                          <w:color w:val="FFFFFF" w:themeColor="background1"/>
                          <w:sz w:val="10"/>
                          <w:szCs w:val="14"/>
                        </w:rPr>
                      </w:pPr>
                      <w:r w:rsidRPr="00447482">
                        <w:rPr>
                          <w:color w:val="FFFFFF" w:themeColor="background1"/>
                          <w:sz w:val="10"/>
                          <w:szCs w:val="14"/>
                          <w:lang w:val="ru"/>
                        </w:rPr>
                        <w:t>Рецидив ХЛЛ/ЛМЛ, требующий лечения, или рефрактерный ХЛЛ/ЛМЛ</w:t>
                      </w:r>
                    </w:p>
                  </w:txbxContent>
                </v:textbox>
              </v:shape>
            </w:pict>
          </mc:Fallback>
        </mc:AlternateContent>
      </w:r>
      <w:r>
        <w:rPr>
          <w:noProof/>
          <w:lang w:eastAsia="ru-RU"/>
        </w:rPr>
        <mc:AlternateContent>
          <mc:Choice Requires="wps">
            <w:drawing>
              <wp:anchor distT="0" distB="0" distL="114300" distR="114300" simplePos="0" relativeHeight="251677696" behindDoc="0" locked="0" layoutInCell="1" allowOverlap="1" wp14:anchorId="3C7FBEA6" wp14:editId="0BC1C5FE">
                <wp:simplePos x="0" y="0"/>
                <wp:positionH relativeFrom="column">
                  <wp:posOffset>2297430</wp:posOffset>
                </wp:positionH>
                <wp:positionV relativeFrom="paragraph">
                  <wp:posOffset>768985</wp:posOffset>
                </wp:positionV>
                <wp:extent cx="845820" cy="472440"/>
                <wp:effectExtent l="1905" t="6985" r="0" b="6350"/>
                <wp:wrapNone/>
                <wp:docPr id="92" name="Надпись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4724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09C2A6" w14:textId="77777777" w:rsidR="00530D84" w:rsidRPr="00685596" w:rsidRDefault="00530D84" w:rsidP="00C602C5">
                            <w:pPr>
                              <w:jc w:val="center"/>
                              <w:rPr>
                                <w:color w:val="525252" w:themeColor="accent3" w:themeShade="80"/>
                                <w:sz w:val="10"/>
                                <w:szCs w:val="14"/>
                              </w:rPr>
                            </w:pPr>
                            <w:r w:rsidRPr="00447482">
                              <w:rPr>
                                <w:i/>
                                <w:iCs/>
                                <w:color w:val="525252" w:themeColor="accent3" w:themeShade="80"/>
                                <w:sz w:val="10"/>
                                <w:szCs w:val="14"/>
                                <w:lang w:val="ru"/>
                              </w:rPr>
                              <w:t xml:space="preserve">Рецидив в течение 24-36 месяцев от начала первичной химиоиммунотерапии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FBEA6" id="Надпись 92" o:spid="_x0000_s1042" type="#_x0000_t202" style="position:absolute;left:0;text-align:left;margin-left:180.9pt;margin-top:60.55pt;width:66.6pt;height:37.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" stroked="f">
                <v:fill opacity="0"/>
                <v:textbox inset="0,0,0,0">
                  <w:txbxContent>
                    <w:p w14:paraId="0B09C2A6" w14:textId="77777777" w:rsidR="00530D84" w:rsidRPr="00685596" w:rsidRDefault="00530D84" w:rsidP="00C602C5">
                      <w:pPr>
                        <w:jc w:val="center"/>
                        <w:rPr>
                          <w:color w:val="525252" w:themeColor="accent3" w:themeShade="80"/>
                          <w:sz w:val="10"/>
                          <w:szCs w:val="14"/>
                        </w:rPr>
                      </w:pPr>
                      <w:r w:rsidRPr="00447482">
                        <w:rPr>
                          <w:i/>
                          <w:iCs/>
                          <w:color w:val="525252" w:themeColor="accent3" w:themeShade="80"/>
                          <w:sz w:val="10"/>
                          <w:szCs w:val="14"/>
                          <w:lang w:val="ru"/>
                        </w:rPr>
                        <w:t xml:space="preserve">Рецидив в течение 24-36 месяцев от начала первичной химиоиммунотерапии </w:t>
                      </w:r>
                    </w:p>
                  </w:txbxContent>
                </v:textbox>
              </v:shape>
            </w:pict>
          </mc:Fallback>
        </mc:AlternateContent>
      </w:r>
      <w:r>
        <w:rPr>
          <w:noProof/>
          <w:lang w:eastAsia="ru-RU"/>
        </w:rPr>
        <mc:AlternateContent>
          <mc:Choice Requires="wps">
            <w:drawing>
              <wp:anchor distT="0" distB="0" distL="114300" distR="114300" simplePos="0" relativeHeight="251675648" behindDoc="0" locked="0" layoutInCell="1" allowOverlap="1" wp14:anchorId="23D55307" wp14:editId="49DEFE65">
                <wp:simplePos x="0" y="0"/>
                <wp:positionH relativeFrom="column">
                  <wp:posOffset>2129790</wp:posOffset>
                </wp:positionH>
                <wp:positionV relativeFrom="paragraph">
                  <wp:posOffset>1530985</wp:posOffset>
                </wp:positionV>
                <wp:extent cx="548640" cy="472440"/>
                <wp:effectExtent l="5715" t="6985" r="7620" b="6350"/>
                <wp:wrapNone/>
                <wp:docPr id="91" name="Надпись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4724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304736" w14:textId="77777777" w:rsidR="00530D84" w:rsidRPr="00685596" w:rsidRDefault="00530D84" w:rsidP="00C602C5">
                            <w:pPr>
                              <w:jc w:val="center"/>
                              <w:rPr>
                                <w:color w:val="525252" w:themeColor="accent3" w:themeShade="80"/>
                                <w:sz w:val="12"/>
                                <w:szCs w:val="16"/>
                              </w:rPr>
                            </w:pPr>
                            <w:r>
                              <w:rPr>
                                <w:color w:val="525252" w:themeColor="accent3" w:themeShade="80"/>
                                <w:sz w:val="12"/>
                                <w:szCs w:val="16"/>
                                <w:lang w:val="ru"/>
                              </w:rPr>
                              <w:t xml:space="preserve">С </w:t>
                            </w:r>
                            <w:r w:rsidRPr="000A234F">
                              <w:rPr>
                                <w:i/>
                                <w:iCs/>
                                <w:color w:val="525252" w:themeColor="accent3" w:themeShade="80"/>
                                <w:sz w:val="12"/>
                                <w:szCs w:val="16"/>
                                <w:lang w:val="ru"/>
                              </w:rPr>
                              <w:t xml:space="preserve">del(17p) </w:t>
                            </w:r>
                            <w:r>
                              <w:rPr>
                                <w:color w:val="525252" w:themeColor="accent3" w:themeShade="80"/>
                                <w:sz w:val="12"/>
                                <w:szCs w:val="16"/>
                                <w:lang w:val="ru"/>
                              </w:rPr>
                              <w:t xml:space="preserve">или мутацией </w:t>
                            </w:r>
                            <w:r w:rsidRPr="000A234F">
                              <w:rPr>
                                <w:i/>
                                <w:iCs/>
                                <w:color w:val="525252" w:themeColor="accent3" w:themeShade="80"/>
                                <w:sz w:val="12"/>
                                <w:szCs w:val="16"/>
                                <w:lang w:val="ru"/>
                              </w:rPr>
                              <w:t>TP53</w:t>
                            </w:r>
                            <w:r>
                              <w:rPr>
                                <w:color w:val="525252" w:themeColor="accent3" w:themeShade="80"/>
                                <w:sz w:val="12"/>
                                <w:szCs w:val="16"/>
                                <w:lang w:val="ru"/>
                              </w:rPr>
                              <w:t>: при раннем рецидиве продолжать, как описано ниже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D55307" id="Надпись 91" o:spid="_x0000_s1043" type="#_x0000_t202" style="position:absolute;left:0;text-align:left;margin-left:167.7pt;margin-top:120.55pt;width:43.2pt;height:37.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" stroked="f">
                <v:fill opacity="0"/>
                <v:textbox inset="0,0,0,0">
                  <w:txbxContent>
                    <w:p w14:paraId="28304736" w14:textId="77777777" w:rsidR="00530D84" w:rsidRPr="00685596" w:rsidRDefault="00530D84" w:rsidP="00C602C5">
                      <w:pPr>
                        <w:jc w:val="center"/>
                        <w:rPr>
                          <w:color w:val="525252" w:themeColor="accent3" w:themeShade="80"/>
                          <w:sz w:val="12"/>
                          <w:szCs w:val="16"/>
                        </w:rPr>
                      </w:pPr>
                      <w:r>
                        <w:rPr>
                          <w:color w:val="525252" w:themeColor="accent3" w:themeShade="80"/>
                          <w:sz w:val="12"/>
                          <w:szCs w:val="16"/>
                          <w:lang w:val="ru"/>
                        </w:rPr>
                        <w:t xml:space="preserve">С </w:t>
                      </w:r>
                      <w:r w:rsidRPr="000A234F">
                        <w:rPr>
                          <w:i/>
                          <w:iCs/>
                          <w:color w:val="525252" w:themeColor="accent3" w:themeShade="80"/>
                          <w:sz w:val="12"/>
                          <w:szCs w:val="16"/>
                          <w:lang w:val="ru"/>
                        </w:rPr>
                        <w:t xml:space="preserve">del(17p) </w:t>
                      </w:r>
                      <w:r>
                        <w:rPr>
                          <w:color w:val="525252" w:themeColor="accent3" w:themeShade="80"/>
                          <w:sz w:val="12"/>
                          <w:szCs w:val="16"/>
                          <w:lang w:val="ru"/>
                        </w:rPr>
                        <w:t xml:space="preserve">или мутацией </w:t>
                      </w:r>
                      <w:r w:rsidRPr="000A234F">
                        <w:rPr>
                          <w:i/>
                          <w:iCs/>
                          <w:color w:val="525252" w:themeColor="accent3" w:themeShade="80"/>
                          <w:sz w:val="12"/>
                          <w:szCs w:val="16"/>
                          <w:lang w:val="ru"/>
                        </w:rPr>
                        <w:t>TP53</w:t>
                      </w:r>
                      <w:r>
                        <w:rPr>
                          <w:color w:val="525252" w:themeColor="accent3" w:themeShade="80"/>
                          <w:sz w:val="12"/>
                          <w:szCs w:val="16"/>
                          <w:lang w:val="ru"/>
                        </w:rPr>
                        <w:t>: при раннем рецидиве продолжать, как описано ниже</w:t>
                      </w:r>
                    </w:p>
                  </w:txbxContent>
                </v:textbox>
              </v:shape>
            </w:pict>
          </mc:Fallback>
        </mc:AlternateContent>
      </w:r>
      <w:r>
        <w:rPr>
          <w:noProof/>
          <w:lang w:eastAsia="ru-RU"/>
        </w:rPr>
        <mc:AlternateContent>
          <mc:Choice Requires="wps">
            <w:drawing>
              <wp:anchor distT="0" distB="0" distL="114300" distR="114300" simplePos="0" relativeHeight="251668480" behindDoc="0" locked="0" layoutInCell="1" allowOverlap="1" wp14:anchorId="0AD25424" wp14:editId="41F2AEB0">
                <wp:simplePos x="0" y="0"/>
                <wp:positionH relativeFrom="column">
                  <wp:posOffset>1268730</wp:posOffset>
                </wp:positionH>
                <wp:positionV relativeFrom="paragraph">
                  <wp:posOffset>1637665</wp:posOffset>
                </wp:positionV>
                <wp:extent cx="579120" cy="678180"/>
                <wp:effectExtent l="1905" t="8890" r="0" b="8255"/>
                <wp:wrapNone/>
                <wp:docPr id="90" name="Надпись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 cy="678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495A6D" w14:textId="77777777" w:rsidR="00530D84" w:rsidRPr="00685596" w:rsidRDefault="00530D84" w:rsidP="00C602C5">
                            <w:pPr>
                              <w:jc w:val="center"/>
                              <w:rPr>
                                <w:color w:val="FFFFFF" w:themeColor="background1"/>
                                <w:sz w:val="11"/>
                                <w:szCs w:val="11"/>
                              </w:rPr>
                            </w:pPr>
                            <w:r>
                              <w:rPr>
                                <w:color w:val="FFFFFF" w:themeColor="background1"/>
                                <w:sz w:val="11"/>
                                <w:szCs w:val="11"/>
                                <w:lang w:val="ru"/>
                              </w:rPr>
                              <w:t>В хорошей физической форме</w:t>
                            </w:r>
                          </w:p>
                          <w:p w14:paraId="7D1EC9E8" w14:textId="77777777" w:rsidR="00530D84" w:rsidRPr="00685596" w:rsidRDefault="00530D84" w:rsidP="00C602C5">
                            <w:pPr>
                              <w:jc w:val="center"/>
                              <w:rPr>
                                <w:color w:val="FFFFFF" w:themeColor="background1"/>
                                <w:sz w:val="11"/>
                                <w:szCs w:val="11"/>
                              </w:rPr>
                            </w:pPr>
                            <w:r>
                              <w:rPr>
                                <w:color w:val="FFFFFF" w:themeColor="background1"/>
                                <w:sz w:val="11"/>
                                <w:szCs w:val="11"/>
                                <w:lang w:val="ru"/>
                              </w:rPr>
                              <w:t>Клиническое исследование</w:t>
                            </w:r>
                          </w:p>
                          <w:p w14:paraId="2134BFF8" w14:textId="77777777" w:rsidR="00530D84" w:rsidRPr="00685596" w:rsidRDefault="00530D84" w:rsidP="00C602C5">
                            <w:pPr>
                              <w:jc w:val="center"/>
                              <w:rPr>
                                <w:color w:val="FFFFFF" w:themeColor="background1"/>
                                <w:sz w:val="11"/>
                                <w:szCs w:val="11"/>
                              </w:rPr>
                            </w:pPr>
                            <w:r>
                              <w:rPr>
                                <w:color w:val="FFFFFF" w:themeColor="background1"/>
                                <w:sz w:val="11"/>
                                <w:szCs w:val="11"/>
                                <w:lang w:val="ru"/>
                              </w:rPr>
                              <w:t>Ингибитор BCR (+/- R)</w:t>
                            </w:r>
                          </w:p>
                          <w:p w14:paraId="7FB55C24" w14:textId="77777777" w:rsidR="00530D84" w:rsidRPr="00685596" w:rsidRDefault="00530D84" w:rsidP="00C602C5">
                            <w:pPr>
                              <w:jc w:val="center"/>
                              <w:rPr>
                                <w:color w:val="FFFFFF" w:themeColor="background1"/>
                                <w:sz w:val="11"/>
                                <w:szCs w:val="11"/>
                              </w:rPr>
                            </w:pPr>
                            <w:r>
                              <w:rPr>
                                <w:color w:val="FFFFFF" w:themeColor="background1"/>
                                <w:sz w:val="11"/>
                                <w:szCs w:val="11"/>
                                <w:lang w:val="ru"/>
                              </w:rPr>
                              <w:t>Венетоклакс*</w:t>
                            </w:r>
                          </w:p>
                          <w:p w14:paraId="6B9CC31E" w14:textId="77777777" w:rsidR="00530D84" w:rsidRPr="00685596" w:rsidRDefault="00530D84" w:rsidP="00C602C5">
                            <w:pPr>
                              <w:jc w:val="center"/>
                              <w:rPr>
                                <w:color w:val="FFFFFF" w:themeColor="background1"/>
                                <w:sz w:val="11"/>
                                <w:szCs w:val="11"/>
                              </w:rPr>
                            </w:pPr>
                          </w:p>
                          <w:p w14:paraId="77F6416B" w14:textId="77777777" w:rsidR="00530D84" w:rsidRPr="00685596" w:rsidRDefault="00530D84" w:rsidP="00C602C5">
                            <w:pPr>
                              <w:jc w:val="center"/>
                              <w:rPr>
                                <w:color w:val="FFFFFF" w:themeColor="background1"/>
                                <w:sz w:val="11"/>
                                <w:szCs w:val="11"/>
                              </w:rPr>
                            </w:pPr>
                            <w:r w:rsidRPr="001B6591">
                              <w:rPr>
                                <w:color w:val="FFFFFF" w:themeColor="background1"/>
                                <w:sz w:val="11"/>
                                <w:szCs w:val="11"/>
                                <w:highlight w:val="yellow"/>
                                <w:lang w:val="ru"/>
                              </w:rPr>
                              <w:t>(можно рассмотреть схему BR или FCR-Lite при отсутствии del(17p) или мутации TP53)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D25424" id="Надпись 90" o:spid="_x0000_s1044" type="#_x0000_t202" style="position:absolute;left:0;text-align:left;margin-left:99.9pt;margin-top:128.95pt;width:45.6pt;height:5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" stroked="f">
                <v:fill opacity="0"/>
                <v:textbox inset="0,0,0,0">
                  <w:txbxContent>
                    <w:p w14:paraId="34495A6D" w14:textId="77777777" w:rsidR="00530D84" w:rsidRPr="00685596" w:rsidRDefault="00530D84" w:rsidP="00C602C5">
                      <w:pPr>
                        <w:jc w:val="center"/>
                        <w:rPr>
                          <w:color w:val="FFFFFF" w:themeColor="background1"/>
                          <w:sz w:val="11"/>
                          <w:szCs w:val="11"/>
                        </w:rPr>
                      </w:pPr>
                      <w:r>
                        <w:rPr>
                          <w:color w:val="FFFFFF" w:themeColor="background1"/>
                          <w:sz w:val="11"/>
                          <w:szCs w:val="11"/>
                          <w:lang w:val="ru"/>
                        </w:rPr>
                        <w:t>В хорошей физической форме</w:t>
                      </w:r>
                    </w:p>
                    <w:p w14:paraId="7D1EC9E8" w14:textId="77777777" w:rsidR="00530D84" w:rsidRPr="00685596" w:rsidRDefault="00530D84" w:rsidP="00C602C5">
                      <w:pPr>
                        <w:jc w:val="center"/>
                        <w:rPr>
                          <w:color w:val="FFFFFF" w:themeColor="background1"/>
                          <w:sz w:val="11"/>
                          <w:szCs w:val="11"/>
                        </w:rPr>
                      </w:pPr>
                      <w:r>
                        <w:rPr>
                          <w:color w:val="FFFFFF" w:themeColor="background1"/>
                          <w:sz w:val="11"/>
                          <w:szCs w:val="11"/>
                          <w:lang w:val="ru"/>
                        </w:rPr>
                        <w:t>Клиническое исследование</w:t>
                      </w:r>
                    </w:p>
                    <w:p w14:paraId="2134BFF8" w14:textId="77777777" w:rsidR="00530D84" w:rsidRPr="00685596" w:rsidRDefault="00530D84" w:rsidP="00C602C5">
                      <w:pPr>
                        <w:jc w:val="center"/>
                        <w:rPr>
                          <w:color w:val="FFFFFF" w:themeColor="background1"/>
                          <w:sz w:val="11"/>
                          <w:szCs w:val="11"/>
                        </w:rPr>
                      </w:pPr>
                      <w:r>
                        <w:rPr>
                          <w:color w:val="FFFFFF" w:themeColor="background1"/>
                          <w:sz w:val="11"/>
                          <w:szCs w:val="11"/>
                          <w:lang w:val="ru"/>
                        </w:rPr>
                        <w:t>Ингибитор BCR (+/- R)</w:t>
                      </w:r>
                    </w:p>
                    <w:p w14:paraId="7FB55C24" w14:textId="77777777" w:rsidR="00530D84" w:rsidRPr="00685596" w:rsidRDefault="00530D84" w:rsidP="00C602C5">
                      <w:pPr>
                        <w:jc w:val="center"/>
                        <w:rPr>
                          <w:color w:val="FFFFFF" w:themeColor="background1"/>
                          <w:sz w:val="11"/>
                          <w:szCs w:val="11"/>
                        </w:rPr>
                      </w:pPr>
                      <w:r>
                        <w:rPr>
                          <w:color w:val="FFFFFF" w:themeColor="background1"/>
                          <w:sz w:val="11"/>
                          <w:szCs w:val="11"/>
                          <w:lang w:val="ru"/>
                        </w:rPr>
                        <w:t>Венетоклакс*</w:t>
                      </w:r>
                    </w:p>
                    <w:p w14:paraId="6B9CC31E" w14:textId="77777777" w:rsidR="00530D84" w:rsidRPr="00685596" w:rsidRDefault="00530D84" w:rsidP="00C602C5">
                      <w:pPr>
                        <w:jc w:val="center"/>
                        <w:rPr>
                          <w:color w:val="FFFFFF" w:themeColor="background1"/>
                          <w:sz w:val="11"/>
                          <w:szCs w:val="11"/>
                        </w:rPr>
                      </w:pPr>
                    </w:p>
                    <w:p w14:paraId="77F6416B" w14:textId="77777777" w:rsidR="00530D84" w:rsidRPr="00685596" w:rsidRDefault="00530D84" w:rsidP="00C602C5">
                      <w:pPr>
                        <w:jc w:val="center"/>
                        <w:rPr>
                          <w:color w:val="FFFFFF" w:themeColor="background1"/>
                          <w:sz w:val="11"/>
                          <w:szCs w:val="11"/>
                        </w:rPr>
                      </w:pPr>
                      <w:r w:rsidRPr="001B6591">
                        <w:rPr>
                          <w:color w:val="FFFFFF" w:themeColor="background1"/>
                          <w:sz w:val="11"/>
                          <w:szCs w:val="11"/>
                          <w:highlight w:val="yellow"/>
                          <w:lang w:val="ru"/>
                        </w:rPr>
                        <w:t>(можно рассмотреть схему BR или FCR-Lite при отсутствии del(17p) или мутации TP53)</w:t>
                      </w:r>
                    </w:p>
                  </w:txbxContent>
                </v:textbox>
              </v:shape>
            </w:pict>
          </mc:Fallback>
        </mc:AlternateContent>
      </w:r>
      <w:r w:rsidRPr="00447482">
        <w:rPr>
          <w:b/>
          <w:bCs/>
          <w:i/>
          <w:iCs/>
          <w:noProof/>
          <w:sz w:val="18"/>
          <w:lang w:eastAsia="ru-RU"/>
        </w:rPr>
        <w:drawing>
          <wp:inline distT="0" distB="0" distL="0" distR="0" wp14:anchorId="162465F7" wp14:editId="0D6867E9">
            <wp:extent cx="6111240" cy="331470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02044"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111240" cy="3314700"/>
                    </a:xfrm>
                    <a:prstGeom prst="rect">
                      <a:avLst/>
                    </a:prstGeom>
                    <a:noFill/>
                    <a:ln>
                      <a:noFill/>
                    </a:ln>
                  </pic:spPr>
                </pic:pic>
              </a:graphicData>
            </a:graphic>
          </wp:inline>
        </w:drawing>
      </w:r>
    </w:p>
    <w:p w14:paraId="43D52522" w14:textId="77777777" w:rsidR="00C602C5" w:rsidRPr="00934B65" w:rsidRDefault="00C602C5" w:rsidP="00C602C5">
      <w:pPr>
        <w:tabs>
          <w:tab w:val="left" w:pos="567"/>
        </w:tabs>
        <w:jc w:val="both"/>
      </w:pPr>
    </w:p>
    <w:p w14:paraId="62FE5DA5" w14:textId="77777777" w:rsidR="00C602C5" w:rsidRPr="00934B65" w:rsidRDefault="00C602C5" w:rsidP="00C602C5">
      <w:pPr>
        <w:ind w:firstLine="708"/>
        <w:jc w:val="both"/>
      </w:pPr>
      <w:r w:rsidRPr="00934B65">
        <w:t xml:space="preserve">Первый в классе ингибиторов </w:t>
      </w:r>
      <w:r>
        <w:t>BTK</w:t>
      </w:r>
      <w:r w:rsidRPr="00934B65">
        <w:t xml:space="preserve"> ибрутиниб используется в клинической практике для терапии ХЛЛ, однако у данного препарата отмечаются такие нежелательные явления, как кровотечения, сыпь и фибрилляция предсердий (ФП), что может быть частично связано с влиянием на другие мишени, кроме </w:t>
      </w:r>
      <w:r>
        <w:t>BTK</w:t>
      </w:r>
      <w:r w:rsidRPr="00934B65">
        <w:t>, включая эпидермальный фактор роста и протеинти</w:t>
      </w:r>
      <w:r>
        <w:t>розинкиназы семейства Tec [20-22</w:t>
      </w:r>
      <w:r w:rsidRPr="00934B65">
        <w:t>]. Нежелательные явления были самой частой причиной прекращения терапии ибрутинибом в 1-й линии лечения ХЛЛ и составил</w:t>
      </w:r>
      <w:r>
        <w:t>и 59,5% среди таких пациентов [23</w:t>
      </w:r>
      <w:r w:rsidRPr="00934B65">
        <w:t>]. По данным клинических исследований, применение ибрутиниба у пациентов с ХЛЛ повышает риск развития ФП, частота ФП составляла от 6 до 16% [</w:t>
      </w:r>
      <w:r>
        <w:t>20</w:t>
      </w:r>
      <w:r w:rsidRPr="00934B65">
        <w:t xml:space="preserve">]. </w:t>
      </w:r>
    </w:p>
    <w:p w14:paraId="535B6A0B" w14:textId="77777777" w:rsidR="00C602C5" w:rsidRPr="00934B65" w:rsidRDefault="00C602C5" w:rsidP="00C602C5">
      <w:pPr>
        <w:ind w:firstLine="708"/>
        <w:jc w:val="both"/>
      </w:pPr>
      <w:r w:rsidRPr="00934B65">
        <w:t xml:space="preserve">Акалабрутиниб – высокоселективный ингибитор </w:t>
      </w:r>
      <w:r>
        <w:t>BTK</w:t>
      </w:r>
      <w:r w:rsidRPr="00934B65">
        <w:t xml:space="preserve"> II поколения</w:t>
      </w:r>
      <w:r>
        <w:t xml:space="preserve">. </w:t>
      </w:r>
      <w:r w:rsidRPr="00934B65">
        <w:t xml:space="preserve">В рамках многоцентрового рандомизированного открытого исследования III фазы ELEVATE-TN (NCT02475681) акалабрутиниб сравнивался со стандартной ИХТ у пациентов с ХЛЛ. </w:t>
      </w:r>
    </w:p>
    <w:p w14:paraId="74FFFF6F" w14:textId="77777777" w:rsidR="00C602C5" w:rsidRPr="00934B65" w:rsidRDefault="00C602C5" w:rsidP="00C602C5">
      <w:pPr>
        <w:ind w:firstLine="708"/>
        <w:jc w:val="both"/>
      </w:pPr>
      <w:r w:rsidRPr="00934B65">
        <w:t xml:space="preserve">Частота общего ответа </w:t>
      </w:r>
      <w:r>
        <w:t>была выше в группе акалабрутини</w:t>
      </w:r>
      <w:r w:rsidRPr="00934B65">
        <w:t>ба в комбинации с обинутузумабом – 94% (95% ДИ 89–96,5%) в сравнении с комбинацией обинутузумаба с хлорамбуцилом – 7</w:t>
      </w:r>
      <w:r>
        <w:t>9% (95% ДИ 72–84%), р&lt;0,0001 [24</w:t>
      </w:r>
      <w:r w:rsidRPr="00934B65">
        <w:t>].</w:t>
      </w:r>
    </w:p>
    <w:p w14:paraId="1BF7448E" w14:textId="74F21E20" w:rsidR="00C602C5" w:rsidRDefault="00C602C5" w:rsidP="00C602C5">
      <w:pPr>
        <w:ind w:firstLine="708"/>
        <w:jc w:val="both"/>
      </w:pPr>
      <w:r w:rsidRPr="00934B65">
        <w:t>Акалабрутиниб в комбинации с обинутузумабом или в монотерапии может рассматриваться как высокоэффективная и безопасная опция 1-й линии терапии ХЛЛ. Учитывая высокую селективность препарата, акалабрутиниб может рассматриваться как предпочтительная опция для пациентов, не подходящих для ИХТ, в том числе коморбидных пациентов с сердечно-сосудистыми заболеваниями или наличием факторов риска для их развития</w:t>
      </w:r>
      <w:r>
        <w:t xml:space="preserve"> [24]</w:t>
      </w:r>
      <w:r w:rsidRPr="00934B65">
        <w:t>.</w:t>
      </w:r>
    </w:p>
    <w:p w14:paraId="077A9FEC" w14:textId="77777777" w:rsidR="00DB5DFA" w:rsidRPr="00934B65" w:rsidRDefault="00DB5DFA" w:rsidP="00C602C5">
      <w:pPr>
        <w:ind w:firstLine="708"/>
        <w:jc w:val="both"/>
      </w:pPr>
    </w:p>
    <w:p w14:paraId="780DBF8B" w14:textId="142B3819" w:rsidR="00C602C5" w:rsidRDefault="00C602C5" w:rsidP="00C602C5">
      <w:pPr>
        <w:pStyle w:val="3"/>
        <w:spacing w:after="240"/>
        <w:rPr>
          <w:color w:val="000000" w:themeColor="text1"/>
          <w:szCs w:val="24"/>
        </w:rPr>
      </w:pPr>
      <w:r w:rsidRPr="000D66FC">
        <w:rPr>
          <w:color w:val="000000" w:themeColor="text1"/>
          <w:szCs w:val="24"/>
        </w:rPr>
        <w:tab/>
      </w:r>
      <w:bookmarkStart w:id="141" w:name="_Toc159973277"/>
      <w:r w:rsidRPr="000D66FC">
        <w:rPr>
          <w:color w:val="000000" w:themeColor="text1"/>
          <w:szCs w:val="24"/>
        </w:rPr>
        <w:t>Вводная информация по исследуемой терапии</w:t>
      </w:r>
      <w:bookmarkStart w:id="142" w:name="_Hlk521882563"/>
      <w:bookmarkEnd w:id="139"/>
      <w:bookmarkEnd w:id="140"/>
      <w:bookmarkEnd w:id="141"/>
    </w:p>
    <w:p w14:paraId="427A2E08" w14:textId="77777777" w:rsidR="00C602C5" w:rsidRPr="008B3B3C" w:rsidRDefault="00C602C5" w:rsidP="00C602C5">
      <w:pPr>
        <w:ind w:firstLine="708"/>
        <w:jc w:val="both"/>
      </w:pPr>
      <w:r w:rsidRPr="008B3B3C">
        <w:t xml:space="preserve">Акалабрутиниб – высокоселективный ингибитор </w:t>
      </w:r>
      <w:r>
        <w:t>BTK</w:t>
      </w:r>
      <w:r w:rsidRPr="008B3B3C">
        <w:t xml:space="preserve"> II поколения, который не ингибирует мишени EGFR, ITK или TEC [21, 22], </w:t>
      </w:r>
      <w:r w:rsidRPr="008B3B3C">
        <w:rPr>
          <w:color w:val="333333"/>
        </w:rPr>
        <w:t xml:space="preserve">поэтому клиническая эффективность препарата в проводимых исследованиях сопровождалась развитием меньшего количества внетаргетных эффектов, таких как кровотечения и аритмии </w:t>
      </w:r>
      <w:r w:rsidRPr="008B3B3C">
        <w:t>[</w:t>
      </w:r>
      <w:r>
        <w:t>24,27</w:t>
      </w:r>
      <w:r w:rsidRPr="008B3B3C">
        <w:t>].</w:t>
      </w:r>
    </w:p>
    <w:p w14:paraId="6444D088" w14:textId="77777777" w:rsidR="00C602C5" w:rsidRPr="008B3B3C" w:rsidRDefault="00C602C5" w:rsidP="00C602C5">
      <w:pPr>
        <w:tabs>
          <w:tab w:val="left" w:pos="567"/>
        </w:tabs>
        <w:jc w:val="both"/>
      </w:pPr>
      <w:r w:rsidRPr="008B3B3C">
        <w:rPr>
          <w:lang w:val="ru"/>
        </w:rPr>
        <w:lastRenderedPageBreak/>
        <w:tab/>
        <w:t xml:space="preserve">Акалабрутиниб образует ковалентную связь с цистеиновым остатком (Cys 481) в аденозинтрифосфатном кармане (АТФ) BTK, необратимо инактивируя сам фермент и приводя к ингибированию сигналов пролиферации и выживания в злокачественных В-лимфоцитах. Акалабрутиниб имеет активный метаболит ACP-5862, который также является ковалентным ингибитором BTK. Определение биохимического профиля показало, что </w:t>
      </w:r>
      <w:bookmarkStart w:id="143" w:name="bookmark7"/>
      <w:bookmarkStart w:id="144" w:name="bookmark8"/>
      <w:bookmarkStart w:id="145" w:name="bookmark9"/>
      <w:r w:rsidRPr="008B3B3C">
        <w:rPr>
          <w:lang w:val="ru"/>
        </w:rPr>
        <w:t>профиль фармакологической активности и киназной селективности ACP-5862 сопоставим с таковым для акалабрутиниба</w:t>
      </w:r>
      <w:bookmarkEnd w:id="143"/>
      <w:bookmarkEnd w:id="144"/>
      <w:bookmarkEnd w:id="145"/>
      <w:r w:rsidRPr="008B3B3C">
        <w:rPr>
          <w:lang w:val="ru"/>
        </w:rPr>
        <w:t xml:space="preserve"> </w:t>
      </w:r>
      <w:r w:rsidRPr="008B3B3C">
        <w:t>[</w:t>
      </w:r>
      <w:r>
        <w:t>5</w:t>
      </w:r>
      <w:r w:rsidRPr="008B3B3C">
        <w:t>].</w:t>
      </w:r>
    </w:p>
    <w:p w14:paraId="3F00D343" w14:textId="77777777" w:rsidR="00C602C5" w:rsidRPr="008B3B3C" w:rsidRDefault="00C602C5" w:rsidP="00C602C5">
      <w:pPr>
        <w:tabs>
          <w:tab w:val="left" w:pos="567"/>
        </w:tabs>
        <w:jc w:val="both"/>
      </w:pPr>
      <w:r w:rsidRPr="008B3B3C">
        <w:tab/>
      </w:r>
      <w:r w:rsidRPr="00A402DF">
        <w:rPr>
          <w:color w:val="333333"/>
        </w:rPr>
        <w:t>В ключевом исследовании препарата в терапии 1 линии ХЛЛ ELEVATE-TN, акалабрутиниб показал статистически достоверное и клинически значимое улучшение выживаемости без прогрессирования (ВБП) у пациентов, получавших препарат в комбинации с обинутузумабом или в монотерапии, по сравнению со стандартной терапией. Риск прогрессирования заболевания или летального исхода в группе комбинированной терапии акалабрутинибом снизился на 90% (ОР 0,10: 95% ДИ 0,06-0,17, p&lt;0,0001), а в группе монотерапии акалабрутинибом – на 80% (ОР 0,</w:t>
      </w:r>
      <w:r w:rsidRPr="008B3B3C">
        <w:rPr>
          <w:color w:val="333333"/>
        </w:rPr>
        <w:t xml:space="preserve">20; 95% ДИ 0,13-0,30, p&lt;0,0001) </w:t>
      </w:r>
      <w:r w:rsidRPr="008B3B3C">
        <w:t>[20]</w:t>
      </w:r>
      <w:r w:rsidRPr="00A402DF">
        <w:rPr>
          <w:color w:val="333333"/>
        </w:rPr>
        <w:t>.</w:t>
      </w:r>
      <w:r w:rsidRPr="008B3B3C">
        <w:t xml:space="preserve"> Нежелательные явления стали причиной прекращения терапии у 20 (11%) пациентов на комбинированной терапии акалабрутиниба с обинутузумабом, 16 (9%) пациентов на акалабрутинибе в монотерапии и у 25 (14%) пациентов, получавших комбинацию обинутузумаба и хлорамбуцила.</w:t>
      </w:r>
    </w:p>
    <w:p w14:paraId="1DB593B9" w14:textId="77777777" w:rsidR="00C602C5" w:rsidRPr="008B3B3C" w:rsidRDefault="00C602C5" w:rsidP="00C602C5">
      <w:pPr>
        <w:ind w:firstLine="709"/>
        <w:jc w:val="both"/>
      </w:pPr>
      <w:r w:rsidRPr="008B3B3C">
        <w:t xml:space="preserve">При периоде наблюдения более 2 лет 79,3% пациентов, получавших акалабрутиниб, продолжат терапию препаратом. Частота таких нежелательных явлений, как ФП любой степени в группах акалабрутиниб в комбинации с обунутузумабом, акалабрутиниб в монотерапии и комбинации обинутузумаба с хлорамбуцилом составила 3, 4 и 1% соответственно, кровотечения любой степени/3-й степени: 43%/2%, 39%/2% и 12%/0%, и артериальная гипертензия выше 3-й степени: 3, 2 и 3% в </w:t>
      </w:r>
      <w:r>
        <w:t>3 группах соответственно [28,29</w:t>
      </w:r>
      <w:r w:rsidRPr="008B3B3C">
        <w:t>].</w:t>
      </w:r>
    </w:p>
    <w:p w14:paraId="59F0E6A3" w14:textId="77777777" w:rsidR="00C602C5" w:rsidRPr="008B3B3C" w:rsidRDefault="00C602C5" w:rsidP="00C602C5">
      <w:pPr>
        <w:tabs>
          <w:tab w:val="left" w:pos="567"/>
        </w:tabs>
        <w:jc w:val="both"/>
      </w:pPr>
      <w:r w:rsidRPr="008B3B3C">
        <w:rPr>
          <w:color w:val="333333"/>
        </w:rPr>
        <w:tab/>
      </w:r>
      <w:r w:rsidRPr="00A402DF">
        <w:rPr>
          <w:color w:val="333333"/>
        </w:rPr>
        <w:t>В исследовании ASCEND (р/р ХЛЛ) препарат также продемонстрировал высокую эффективность в сравнении с режимами иделалисиб с ритуксимабом и бендамустин с ритуксимабом: расчетная 12-месячная выживаемость без прогрессирования составила 88%, относительное снижение риска прогрессии или смерти составило 69%, 12-месячная общая выживаемость составила 94%</w:t>
      </w:r>
      <w:r w:rsidRPr="008B3B3C">
        <w:rPr>
          <w:color w:val="333333"/>
        </w:rPr>
        <w:t xml:space="preserve"> </w:t>
      </w:r>
      <w:r>
        <w:t>[30</w:t>
      </w:r>
      <w:r w:rsidRPr="008B3B3C">
        <w:t>]</w:t>
      </w:r>
      <w:r w:rsidRPr="00A402DF">
        <w:rPr>
          <w:color w:val="333333"/>
        </w:rPr>
        <w:t>.</w:t>
      </w:r>
    </w:p>
    <w:p w14:paraId="09CCF188" w14:textId="77777777" w:rsidR="00C602C5" w:rsidRPr="00D66A15" w:rsidRDefault="00C602C5" w:rsidP="00C602C5">
      <w:pPr>
        <w:tabs>
          <w:tab w:val="left" w:pos="567"/>
        </w:tabs>
        <w:jc w:val="both"/>
      </w:pPr>
      <w:r w:rsidRPr="008B3B3C">
        <w:tab/>
      </w:r>
      <w:r w:rsidRPr="00A402DF">
        <w:rPr>
          <w:color w:val="333333"/>
        </w:rPr>
        <w:t>Исследование ACE-LY-004 являлось регистрационным для показания р/р МКЛ. Применение акалабрутиниба у пациентов с данной патологией обеспечило высокую частоту длительных ответов (частота общего ответа составила 81%, а к 12-му месяцу длительность ответа составила 72%), оцениваемая 12-месячная общая выживаемость составила 87%, а медиана ВБП не достигнута</w:t>
      </w:r>
      <w:r w:rsidRPr="008B3B3C">
        <w:rPr>
          <w:color w:val="333333"/>
        </w:rPr>
        <w:t xml:space="preserve"> </w:t>
      </w:r>
      <w:r>
        <w:t>[31</w:t>
      </w:r>
      <w:r w:rsidRPr="008B3B3C">
        <w:t>].</w:t>
      </w:r>
    </w:p>
    <w:p w14:paraId="165A9A9E" w14:textId="0D5B6AFA" w:rsidR="00C602C5" w:rsidRPr="008B3B3C" w:rsidRDefault="00C602C5" w:rsidP="00C602C5">
      <w:pPr>
        <w:ind w:firstLine="709"/>
        <w:jc w:val="both"/>
        <w:rPr>
          <w:color w:val="000000"/>
        </w:rPr>
      </w:pPr>
      <w:del w:id="146" w:author="Khasanova, Nailya" w:date="2024-09-23T08:28:00Z">
        <w:r w:rsidDel="00814DBB">
          <w:rPr>
            <w:lang w:val="en-US"/>
          </w:rPr>
          <w:delText>DT</w:delText>
        </w:r>
        <w:r w:rsidRPr="00AC5E50" w:rsidDel="00814DBB">
          <w:delText>-</w:delText>
        </w:r>
        <w:r w:rsidDel="00814DBB">
          <w:rPr>
            <w:lang w:val="en-US"/>
          </w:rPr>
          <w:delText>AKL</w:delText>
        </w:r>
      </w:del>
      <w:ins w:id="147" w:author="Khasanova, Nailya" w:date="2024-09-23T08:28:00Z">
        <w:r w:rsidR="00814DBB">
          <w:rPr>
            <w:lang w:val="en-US"/>
          </w:rPr>
          <w:t>PT</w:t>
        </w:r>
        <w:r w:rsidR="00814DBB" w:rsidRPr="00814DBB">
          <w:rPr>
            <w:rPrChange w:id="148" w:author="Khasanova, Nailya" w:date="2024-09-23T08:28:00Z">
              <w:rPr>
                <w:lang w:val="en-US"/>
              </w:rPr>
            </w:rPrChange>
          </w:rPr>
          <w:t>-</w:t>
        </w:r>
        <w:r w:rsidR="00814DBB">
          <w:rPr>
            <w:lang w:val="en-US"/>
          </w:rPr>
          <w:t>AKL</w:t>
        </w:r>
      </w:ins>
      <w:r w:rsidRPr="000D66FC">
        <w:rPr>
          <w:bCs/>
        </w:rPr>
        <w:t xml:space="preserve">, капсулы, </w:t>
      </w:r>
      <w:r>
        <w:t>100</w:t>
      </w:r>
      <w:r w:rsidRPr="000D66FC">
        <w:t xml:space="preserve"> мг </w:t>
      </w:r>
      <w:r w:rsidRPr="000D66FC">
        <w:rPr>
          <w:bCs/>
        </w:rPr>
        <w:t>–</w:t>
      </w:r>
      <w:r>
        <w:rPr>
          <w:bCs/>
        </w:rPr>
        <w:t xml:space="preserve"> </w:t>
      </w:r>
      <w:r w:rsidRPr="00DA75AA">
        <w:rPr>
          <w:bCs/>
        </w:rPr>
        <w:t xml:space="preserve">воспроизведенный препарат </w:t>
      </w:r>
      <w:r>
        <w:rPr>
          <w:bCs/>
        </w:rPr>
        <w:t>акалабрутиниба</w:t>
      </w:r>
      <w:r w:rsidRPr="00DA75AA">
        <w:rPr>
          <w:bCs/>
        </w:rPr>
        <w:t xml:space="preserve">, разработанный </w:t>
      </w:r>
      <w:r>
        <w:rPr>
          <w:bCs/>
        </w:rPr>
        <w:t xml:space="preserve">дочерним подразделением ГК «Р-Фарм», Россия – ООО «Технология лекарств», </w:t>
      </w:r>
      <w:r w:rsidRPr="002561BB">
        <w:rPr>
          <w:bCs/>
        </w:rPr>
        <w:t>по заказу АО «Р-Фарм»</w:t>
      </w:r>
      <w:r w:rsidRPr="00DA75AA">
        <w:rPr>
          <w:bCs/>
        </w:rPr>
        <w:t xml:space="preserve">. </w:t>
      </w:r>
      <w:commentRangeStart w:id="149"/>
      <w:r>
        <w:t xml:space="preserve">Он </w:t>
      </w:r>
      <w:r>
        <w:rPr>
          <w:color w:val="000000"/>
        </w:rPr>
        <w:t>полностью соответствует по качественному и количественному составу действующего и вспомогательных веществ, лекарственной форме и дозировке референтному препарату акалабрутиниб Калквенс</w:t>
      </w:r>
      <w:r>
        <w:rPr>
          <w:color w:val="000000"/>
          <w:vertAlign w:val="superscript"/>
        </w:rPr>
        <w:t>®</w:t>
      </w:r>
      <w:r>
        <w:rPr>
          <w:color w:val="000000"/>
        </w:rPr>
        <w:t xml:space="preserve"> </w:t>
      </w:r>
      <w:r>
        <w:t>(владелец РУ - АстраЗенека АБ, Щвеция), имея минимальные отличия в количественном составе некоторых вспомогательных веществ, скорее всего обусловленные различным подходом к округлению.</w:t>
      </w:r>
      <w:commentRangeEnd w:id="149"/>
      <w:r w:rsidR="00DB5DFA">
        <w:rPr>
          <w:rStyle w:val="afb"/>
        </w:rPr>
        <w:commentReference w:id="149"/>
      </w:r>
      <w:r>
        <w:rPr>
          <w:bCs/>
        </w:rPr>
        <w:t xml:space="preserve"> </w:t>
      </w:r>
      <w:r w:rsidRPr="00AC7A0D">
        <w:t>В связи с этим представляется целесообразным проведение клинического исследования биоэквивалентности</w:t>
      </w:r>
      <w:r w:rsidRPr="00AC7A0D">
        <w:rPr>
          <w:bCs/>
        </w:rPr>
        <w:t xml:space="preserve"> лекарственного препарата </w:t>
      </w:r>
      <w:del w:id="150" w:author="Khasanova, Nailya" w:date="2024-09-23T08:28:00Z">
        <w:r w:rsidDel="00814DBB">
          <w:rPr>
            <w:lang w:val="en-US"/>
          </w:rPr>
          <w:delText>DT</w:delText>
        </w:r>
        <w:r w:rsidRPr="00AC5E50" w:rsidDel="00814DBB">
          <w:delText>-</w:delText>
        </w:r>
        <w:r w:rsidDel="00814DBB">
          <w:rPr>
            <w:lang w:val="en-US"/>
          </w:rPr>
          <w:delText>AKL</w:delText>
        </w:r>
      </w:del>
      <w:ins w:id="151" w:author="Khasanova, Nailya" w:date="2024-09-23T08:28:00Z">
        <w:r w:rsidR="00814DBB">
          <w:rPr>
            <w:lang w:val="en-US"/>
          </w:rPr>
          <w:t>PT</w:t>
        </w:r>
        <w:r w:rsidR="00814DBB" w:rsidRPr="00814DBB">
          <w:rPr>
            <w:rPrChange w:id="152" w:author="Khasanova, Nailya" w:date="2024-09-23T08:28:00Z">
              <w:rPr>
                <w:lang w:val="en-US"/>
              </w:rPr>
            </w:rPrChange>
          </w:rPr>
          <w:t>-</w:t>
        </w:r>
        <w:r w:rsidR="00814DBB">
          <w:rPr>
            <w:lang w:val="en-US"/>
          </w:rPr>
          <w:t>AKL</w:t>
        </w:r>
      </w:ins>
      <w:r w:rsidRPr="00AC7A0D">
        <w:t xml:space="preserve">, </w:t>
      </w:r>
      <w:r>
        <w:t>капсулы 100</w:t>
      </w:r>
      <w:r w:rsidRPr="00AC7A0D">
        <w:t xml:space="preserve"> мг (АО «Р-Фарм», Россия) в сравнении с оригинальным препаратом </w:t>
      </w:r>
      <w:r>
        <w:rPr>
          <w:color w:val="000000"/>
        </w:rPr>
        <w:t>Калквенс</w:t>
      </w:r>
      <w:r>
        <w:rPr>
          <w:color w:val="000000"/>
          <w:vertAlign w:val="superscript"/>
        </w:rPr>
        <w:t>®</w:t>
      </w:r>
      <w:r>
        <w:rPr>
          <w:color w:val="000000"/>
        </w:rPr>
        <w:t>, капсулы</w:t>
      </w:r>
      <w:r>
        <w:t xml:space="preserve"> 100</w:t>
      </w:r>
      <w:r w:rsidRPr="00AC7A0D">
        <w:t xml:space="preserve"> мг </w:t>
      </w:r>
      <w:r>
        <w:t xml:space="preserve">(АстраЗенека АБ, Щвеция). </w:t>
      </w:r>
      <w:bookmarkStart w:id="153" w:name="_Toc535339329"/>
      <w:bookmarkStart w:id="154" w:name="_Toc115217914"/>
      <w:bookmarkEnd w:id="142"/>
      <w:bookmarkEnd w:id="153"/>
      <w:r w:rsidRPr="00724713">
        <w:rPr>
          <w:bCs/>
        </w:rPr>
        <w:t xml:space="preserve">Внедрение в клиническую практику нового воспроизведенного препарата </w:t>
      </w:r>
      <w:r w:rsidRPr="00724713">
        <w:rPr>
          <w:rFonts w:eastAsia="Calibri"/>
          <w:lang w:eastAsia="ar-SA"/>
        </w:rPr>
        <w:t>акалабрутиниба</w:t>
      </w:r>
      <w:r w:rsidRPr="00724713">
        <w:rPr>
          <w:bCs/>
        </w:rPr>
        <w:t xml:space="preserve"> позволит снизить цену современной терапии </w:t>
      </w:r>
      <w:r w:rsidRPr="00724713">
        <w:rPr>
          <w:color w:val="333333"/>
        </w:rPr>
        <w:t xml:space="preserve">хронического лимфоцитарного лейкоза/мелкоклеточной лимфоцитарной лимфомы (ХЛЛ/МЛЛ) и </w:t>
      </w:r>
      <w:r w:rsidRPr="00724713">
        <w:rPr>
          <w:color w:val="333333"/>
        </w:rPr>
        <w:lastRenderedPageBreak/>
        <w:t>рецидивной/рефрактерной (р/р) формы мантийноклеточной лимфомы (МКЛ)</w:t>
      </w:r>
      <w:r w:rsidRPr="00724713">
        <w:rPr>
          <w:bCs/>
        </w:rPr>
        <w:t xml:space="preserve">, повысить её доступность и </w:t>
      </w:r>
      <w:r w:rsidRPr="00724713">
        <w:rPr>
          <w:color w:val="333333"/>
        </w:rPr>
        <w:t>сохранить высокое качество жизни пациентов.</w:t>
      </w:r>
    </w:p>
    <w:p w14:paraId="2CEA5952" w14:textId="77777777" w:rsidR="00C602C5" w:rsidRPr="00F618B1" w:rsidRDefault="00C602C5" w:rsidP="00C602C5">
      <w:pPr>
        <w:ind w:firstLine="360"/>
        <w:jc w:val="both"/>
        <w:rPr>
          <w:color w:val="000000"/>
        </w:rPr>
      </w:pPr>
      <w:r>
        <w:t>О</w:t>
      </w:r>
      <w:r w:rsidRPr="00707D60">
        <w:rPr>
          <w:color w:val="000000" w:themeColor="text1"/>
        </w:rPr>
        <w:t>жидаемые показания к применению</w:t>
      </w:r>
      <w:bookmarkEnd w:id="154"/>
      <w:r>
        <w:rPr>
          <w:color w:val="000000" w:themeColor="text1"/>
        </w:rPr>
        <w:t>:</w:t>
      </w:r>
    </w:p>
    <w:p w14:paraId="77F143E8" w14:textId="77777777" w:rsidR="00DB5DFA" w:rsidRPr="00DB5DFA" w:rsidRDefault="00DB5DFA" w:rsidP="00DB5DFA">
      <w:pPr>
        <w:pStyle w:val="a5"/>
        <w:numPr>
          <w:ilvl w:val="0"/>
          <w:numId w:val="7"/>
        </w:numPr>
        <w:spacing w:before="100" w:beforeAutospacing="1" w:after="100" w:afterAutospacing="1"/>
        <w:rPr>
          <w:color w:val="333333"/>
        </w:rPr>
      </w:pPr>
      <w:bookmarkStart w:id="155" w:name="_Toc32336729"/>
      <w:bookmarkStart w:id="156" w:name="_Toc137419866"/>
      <w:bookmarkStart w:id="157" w:name="_Toc159973278"/>
      <w:commentRangeStart w:id="158"/>
      <w:r>
        <w:t>Хронический лимфоцитарный лейкоз (ХЛЛ)/мелкоклеточная лимфоцитарная лимфома (МЛЛ) у взрослых пациентов старше 18 лет;</w:t>
      </w:r>
    </w:p>
    <w:p w14:paraId="3E015783" w14:textId="2B882AB4" w:rsidR="00DB5DFA" w:rsidRPr="00637D4D" w:rsidRDefault="00DB5DFA" w:rsidP="00637D4D">
      <w:pPr>
        <w:pStyle w:val="a5"/>
        <w:numPr>
          <w:ilvl w:val="0"/>
          <w:numId w:val="7"/>
        </w:numPr>
        <w:jc w:val="both"/>
      </w:pPr>
      <w:r>
        <w:t>Мантийноклеточная лимфома (МКЛ) у взрослых пациентов старше 18 лет, которые получили, по крайней мере, одну линию терапии</w:t>
      </w:r>
      <w:commentRangeEnd w:id="158"/>
      <w:r>
        <w:rPr>
          <w:rStyle w:val="afb"/>
        </w:rPr>
        <w:commentReference w:id="158"/>
      </w:r>
    </w:p>
    <w:p w14:paraId="31C2CB6A" w14:textId="1EFF2A2A" w:rsidR="00C602C5" w:rsidRPr="00BC7930" w:rsidRDefault="00C602C5" w:rsidP="00637D4D">
      <w:pPr>
        <w:pStyle w:val="20"/>
        <w:numPr>
          <w:ilvl w:val="0"/>
          <w:numId w:val="0"/>
        </w:numPr>
        <w:spacing w:before="240"/>
        <w:rPr>
          <w:color w:val="000000" w:themeColor="text1"/>
          <w:szCs w:val="24"/>
          <w:lang w:val="en-US"/>
        </w:rPr>
      </w:pPr>
      <w:r>
        <w:rPr>
          <w:color w:val="000000" w:themeColor="text1"/>
          <w:szCs w:val="24"/>
        </w:rPr>
        <w:t>Список</w:t>
      </w:r>
      <w:r w:rsidRPr="00BC7930">
        <w:rPr>
          <w:color w:val="000000" w:themeColor="text1"/>
          <w:szCs w:val="24"/>
          <w:lang w:val="en-US"/>
        </w:rPr>
        <w:t xml:space="preserve"> </w:t>
      </w:r>
      <w:r>
        <w:rPr>
          <w:color w:val="000000" w:themeColor="text1"/>
          <w:szCs w:val="24"/>
        </w:rPr>
        <w:t>литературы</w:t>
      </w:r>
      <w:bookmarkEnd w:id="155"/>
      <w:bookmarkEnd w:id="156"/>
      <w:bookmarkEnd w:id="157"/>
    </w:p>
    <w:p w14:paraId="1902714F" w14:textId="77777777" w:rsidR="00C602C5" w:rsidRPr="001E759B" w:rsidRDefault="00C602C5" w:rsidP="00C602C5">
      <w:pPr>
        <w:pStyle w:val="a5"/>
        <w:numPr>
          <w:ilvl w:val="0"/>
          <w:numId w:val="10"/>
        </w:numPr>
        <w:spacing w:before="100" w:beforeAutospacing="1"/>
        <w:jc w:val="both"/>
        <w:rPr>
          <w:lang w:val="en-US"/>
        </w:rPr>
      </w:pPr>
      <w:bookmarkStart w:id="159" w:name="_Hlk157690467"/>
      <w:r w:rsidRPr="001E759B">
        <w:rPr>
          <w:color w:val="333333"/>
        </w:rPr>
        <w:t>Злокачественные новообразования в России в 2020 году (заболеваемость и смертность). Под ред. А.Д.Каприна, В.В.Старинского, Г.В.Петровой. М.: МНИОИ им. П.А.Герцена – филиал ФГБУ НМИРЦ Минздрава России, 2021</w:t>
      </w:r>
    </w:p>
    <w:p w14:paraId="0DC1A856" w14:textId="77777777" w:rsidR="00C602C5" w:rsidRPr="001E759B" w:rsidRDefault="00C602C5" w:rsidP="00C602C5">
      <w:pPr>
        <w:pStyle w:val="a5"/>
        <w:numPr>
          <w:ilvl w:val="0"/>
          <w:numId w:val="10"/>
        </w:numPr>
        <w:spacing w:before="100" w:beforeAutospacing="1"/>
        <w:jc w:val="both"/>
        <w:rPr>
          <w:lang w:val="en-US"/>
        </w:rPr>
      </w:pPr>
      <w:r w:rsidRPr="001E759B">
        <w:rPr>
          <w:color w:val="333333"/>
          <w:lang w:val="en-US"/>
        </w:rPr>
        <w:t>National Cancer Institute. Chronic Lymphocytic Leukemia Treatment (PDQ</w:t>
      </w:r>
      <w:r w:rsidRPr="001E759B">
        <w:rPr>
          <w:color w:val="333333"/>
          <w:vertAlign w:val="superscript"/>
          <w:lang w:val="en-US"/>
        </w:rPr>
        <w:t>®</w:t>
      </w:r>
      <w:r w:rsidRPr="001E759B">
        <w:rPr>
          <w:color w:val="333333"/>
          <w:lang w:val="en-US"/>
        </w:rPr>
        <w:t>) – Patient Version [</w:t>
      </w:r>
      <w:r w:rsidRPr="001E759B">
        <w:rPr>
          <w:color w:val="333333"/>
        </w:rPr>
        <w:t>Электронный</w:t>
      </w:r>
      <w:r w:rsidRPr="001E759B">
        <w:rPr>
          <w:color w:val="333333"/>
          <w:lang w:val="en-US"/>
        </w:rPr>
        <w:t xml:space="preserve"> </w:t>
      </w:r>
      <w:r w:rsidRPr="001E759B">
        <w:rPr>
          <w:color w:val="333333"/>
        </w:rPr>
        <w:t>ресурс</w:t>
      </w:r>
      <w:r w:rsidRPr="001E759B">
        <w:rPr>
          <w:color w:val="333333"/>
          <w:lang w:val="en-US"/>
        </w:rPr>
        <w:t>] URL: https://www.cancer.gov/types/leukemia/patient/cll-treatment-pdq (</w:t>
      </w:r>
      <w:r w:rsidRPr="001E759B">
        <w:rPr>
          <w:color w:val="333333"/>
        </w:rPr>
        <w:t>Дата</w:t>
      </w:r>
      <w:r w:rsidRPr="001E759B">
        <w:rPr>
          <w:color w:val="333333"/>
          <w:lang w:val="en-US"/>
        </w:rPr>
        <w:t xml:space="preserve"> </w:t>
      </w:r>
      <w:r w:rsidRPr="001E759B">
        <w:rPr>
          <w:color w:val="333333"/>
        </w:rPr>
        <w:t>доступа</w:t>
      </w:r>
      <w:r w:rsidRPr="001E759B">
        <w:rPr>
          <w:color w:val="333333"/>
          <w:lang w:val="en-US"/>
        </w:rPr>
        <w:t>: 18.01.2022)</w:t>
      </w:r>
    </w:p>
    <w:p w14:paraId="5963AD67" w14:textId="77777777" w:rsidR="00C602C5" w:rsidRPr="001E759B" w:rsidRDefault="00C602C5" w:rsidP="00C602C5">
      <w:pPr>
        <w:pStyle w:val="a5"/>
        <w:numPr>
          <w:ilvl w:val="0"/>
          <w:numId w:val="10"/>
        </w:numPr>
        <w:spacing w:before="100" w:beforeAutospacing="1"/>
        <w:jc w:val="both"/>
        <w:rPr>
          <w:lang w:val="en-US"/>
        </w:rPr>
      </w:pPr>
      <w:r w:rsidRPr="001E759B">
        <w:rPr>
          <w:color w:val="333333"/>
          <w:lang w:val="en-US"/>
        </w:rPr>
        <w:t>Global Burden of Disease Cancer Collaboration. Global, Regional, and National Cancer Incidence, Mortality, Years of Life Lost, Years Lived With Disability, and Disability-Adjusted Life-Years for 29 Cancer Groups, 1990 to 2017. JAMA Oncol. 2019;5(12):1749-1768</w:t>
      </w:r>
    </w:p>
    <w:p w14:paraId="6000312B" w14:textId="77777777" w:rsidR="00C602C5" w:rsidRPr="001E759B" w:rsidRDefault="00C602C5" w:rsidP="00C602C5">
      <w:pPr>
        <w:pStyle w:val="a5"/>
        <w:numPr>
          <w:ilvl w:val="0"/>
          <w:numId w:val="10"/>
        </w:numPr>
        <w:spacing w:before="100" w:beforeAutospacing="1"/>
        <w:jc w:val="both"/>
        <w:rPr>
          <w:rStyle w:val="aff"/>
          <w:lang w:val="en-US"/>
        </w:rPr>
      </w:pPr>
      <w:r w:rsidRPr="001E759B">
        <w:rPr>
          <w:color w:val="333333"/>
          <w:lang w:val="en-US"/>
        </w:rPr>
        <w:t xml:space="preserve">Jain N, et al. Prevalence and Economic Burden of Chronic Lymphocytic Leukemia (CLL) in the Era of Oral Targeted Therapies. </w:t>
      </w:r>
      <w:r w:rsidRPr="001E759B">
        <w:rPr>
          <w:color w:val="333333"/>
        </w:rPr>
        <w:t>Blood. 2015;126:871.5.</w:t>
      </w:r>
    </w:p>
    <w:p w14:paraId="026B15EB" w14:textId="77777777" w:rsidR="00C602C5" w:rsidRPr="00DB5DFA" w:rsidRDefault="00814DBB" w:rsidP="00C602C5">
      <w:pPr>
        <w:pStyle w:val="a5"/>
        <w:numPr>
          <w:ilvl w:val="0"/>
          <w:numId w:val="10"/>
        </w:numPr>
        <w:spacing w:before="100" w:beforeAutospacing="1"/>
        <w:jc w:val="both"/>
        <w:rPr>
          <w:rStyle w:val="aff"/>
          <w:color w:val="auto"/>
          <w:u w:val="none"/>
          <w:lang w:val="en-US"/>
        </w:rPr>
      </w:pPr>
      <w:r>
        <w:fldChar w:fldCharType="begin"/>
      </w:r>
      <w:r w:rsidRPr="00814DBB">
        <w:rPr>
          <w:lang w:val="en-US"/>
          <w:rPrChange w:id="160" w:author="Khasanova, Nailya" w:date="2024-09-23T08:27:00Z">
            <w:rPr/>
          </w:rPrChange>
        </w:rPr>
        <w:instrText xml:space="preserve"> HYPERLINK "https://www.ema.europa.eu/en/documents/assessment-report/calquence-epar-public-assessment-report_en.pdf" </w:instrText>
      </w:r>
      <w:r>
        <w:fldChar w:fldCharType="separate"/>
      </w:r>
      <w:r w:rsidR="00C602C5" w:rsidRPr="00DB5DFA">
        <w:rPr>
          <w:rStyle w:val="aff"/>
          <w:rFonts w:eastAsia="MS Mincho"/>
          <w:color w:val="auto"/>
          <w:u w:val="none"/>
          <w:lang w:val="en-US"/>
        </w:rPr>
        <w:t>https://www.ema.europa.eu/en/documents/assessment-report/calquence-epar-public-assessment-report_en.pdf</w:t>
      </w:r>
      <w:r>
        <w:rPr>
          <w:rStyle w:val="aff"/>
          <w:rFonts w:eastAsia="MS Mincho"/>
          <w:color w:val="auto"/>
          <w:u w:val="none"/>
          <w:lang w:val="en-US"/>
        </w:rPr>
        <w:fldChar w:fldCharType="end"/>
      </w:r>
    </w:p>
    <w:p w14:paraId="61347CEF" w14:textId="77777777" w:rsidR="00C602C5" w:rsidRPr="00DB5DFA" w:rsidRDefault="00C602C5" w:rsidP="00C602C5">
      <w:pPr>
        <w:pStyle w:val="a5"/>
        <w:numPr>
          <w:ilvl w:val="0"/>
          <w:numId w:val="10"/>
        </w:numPr>
        <w:jc w:val="both"/>
        <w:rPr>
          <w:lang w:val="en-US"/>
        </w:rPr>
      </w:pPr>
      <w:r w:rsidRPr="00DB5DFA">
        <w:rPr>
          <w:lang w:val="en-US"/>
        </w:rPr>
        <w:t xml:space="preserve">Leporrier et al. 2001 </w:t>
      </w:r>
      <w:r w:rsidR="00814DBB">
        <w:fldChar w:fldCharType="begin"/>
      </w:r>
      <w:r w:rsidR="00814DBB" w:rsidRPr="00814DBB">
        <w:rPr>
          <w:lang w:val="en-US"/>
          <w:rPrChange w:id="161" w:author="Khasanova, Nailya" w:date="2024-09-23T08:27:00Z">
            <w:rPr/>
          </w:rPrChange>
        </w:rPr>
        <w:instrText xml:space="preserve"> HYPERLINK "https://doi.org/10.1182/blood.V98.8.2319" \t "_blank" </w:instrText>
      </w:r>
      <w:r w:rsidR="00814DBB">
        <w:fldChar w:fldCharType="separate"/>
      </w:r>
      <w:r w:rsidRPr="00DB5DFA">
        <w:rPr>
          <w:rStyle w:val="aff"/>
          <w:rFonts w:eastAsia="MS Mincho"/>
          <w:color w:val="auto"/>
          <w:u w:val="none"/>
          <w:bdr w:val="none" w:sz="0" w:space="0" w:color="auto" w:frame="1"/>
          <w:shd w:val="clear" w:color="auto" w:fill="FFFFFF"/>
          <w:lang w:val="en-US"/>
        </w:rPr>
        <w:t>https://doi.org/10.1182/blood.V98.8.2319</w:t>
      </w:r>
      <w:r w:rsidR="00814DBB">
        <w:rPr>
          <w:rStyle w:val="aff"/>
          <w:rFonts w:eastAsia="MS Mincho"/>
          <w:color w:val="auto"/>
          <w:u w:val="none"/>
          <w:bdr w:val="none" w:sz="0" w:space="0" w:color="auto" w:frame="1"/>
          <w:shd w:val="clear" w:color="auto" w:fill="FFFFFF"/>
          <w:lang w:val="en-US"/>
        </w:rPr>
        <w:fldChar w:fldCharType="end"/>
      </w:r>
    </w:p>
    <w:p w14:paraId="35A9CF3E" w14:textId="77777777" w:rsidR="00C602C5" w:rsidRPr="00DB5DFA" w:rsidRDefault="00C602C5" w:rsidP="00C602C5">
      <w:pPr>
        <w:pStyle w:val="a5"/>
        <w:numPr>
          <w:ilvl w:val="0"/>
          <w:numId w:val="10"/>
        </w:numPr>
        <w:jc w:val="both"/>
        <w:rPr>
          <w:lang w:val="en-US"/>
        </w:rPr>
      </w:pPr>
      <w:r w:rsidRPr="00DB5DFA">
        <w:rPr>
          <w:shd w:val="clear" w:color="auto" w:fill="FFFFFF"/>
          <w:lang w:val="en-US"/>
        </w:rPr>
        <w:t>Eichhorst BF et al. (2006). Fludarabine plus cyclophosphamide versus fludarabine alone in first-line therapy of younger patients with chronic lymphocytic leukemia. </w:t>
      </w:r>
      <w:r w:rsidRPr="00DB5DFA">
        <w:rPr>
          <w:iCs/>
          <w:shd w:val="clear" w:color="auto" w:fill="FFFFFF"/>
        </w:rPr>
        <w:t>Blood</w:t>
      </w:r>
      <w:r w:rsidRPr="00DB5DFA">
        <w:rPr>
          <w:shd w:val="clear" w:color="auto" w:fill="FFFFFF"/>
        </w:rPr>
        <w:t> 107: 885–891</w:t>
      </w:r>
    </w:p>
    <w:p w14:paraId="4E805603" w14:textId="77777777" w:rsidR="00C602C5" w:rsidRPr="00A56683" w:rsidRDefault="00C602C5" w:rsidP="00C602C5">
      <w:pPr>
        <w:pStyle w:val="a5"/>
        <w:numPr>
          <w:ilvl w:val="0"/>
          <w:numId w:val="10"/>
        </w:numPr>
        <w:jc w:val="both"/>
        <w:rPr>
          <w:lang w:val="en-US"/>
        </w:rPr>
      </w:pPr>
      <w:r w:rsidRPr="00A56683">
        <w:rPr>
          <w:shd w:val="clear" w:color="auto" w:fill="FFFFFF"/>
          <w:lang w:val="en-US"/>
        </w:rPr>
        <w:t>Catovsky D et al. (2007). Assessment of fludarabine plus cyclophosphamide for patients with chronic lymphocytic leukaemia (the LRF CLL4 Trial): a randomised controlled trial. </w:t>
      </w:r>
      <w:r w:rsidRPr="00A56683">
        <w:rPr>
          <w:iCs/>
          <w:shd w:val="clear" w:color="auto" w:fill="FFFFFF"/>
        </w:rPr>
        <w:t>Lancet</w:t>
      </w:r>
      <w:r w:rsidRPr="00A56683">
        <w:rPr>
          <w:shd w:val="clear" w:color="auto" w:fill="FFFFFF"/>
        </w:rPr>
        <w:t> 370: 230–239</w:t>
      </w:r>
    </w:p>
    <w:p w14:paraId="2C709EC9" w14:textId="77777777" w:rsidR="00C602C5" w:rsidRPr="00A56683" w:rsidRDefault="00C602C5" w:rsidP="00C602C5">
      <w:pPr>
        <w:pStyle w:val="a5"/>
        <w:numPr>
          <w:ilvl w:val="0"/>
          <w:numId w:val="10"/>
        </w:numPr>
        <w:jc w:val="both"/>
      </w:pPr>
      <w:r w:rsidRPr="00A56683">
        <w:rPr>
          <w:shd w:val="clear" w:color="auto" w:fill="FFFFFF"/>
          <w:lang w:val="en-US"/>
        </w:rPr>
        <w:t>O’Brien SM et al. (2001). Rituximab dose-escalation trial in chronic lymphocytic leukemia. </w:t>
      </w:r>
      <w:r w:rsidRPr="00A56683">
        <w:rPr>
          <w:iCs/>
          <w:shd w:val="clear" w:color="auto" w:fill="FFFFFF"/>
        </w:rPr>
        <w:t>J Clin Oncol</w:t>
      </w:r>
      <w:r w:rsidRPr="00A56683">
        <w:rPr>
          <w:shd w:val="clear" w:color="auto" w:fill="FFFFFF"/>
        </w:rPr>
        <w:t> 19: 2165–2170</w:t>
      </w:r>
    </w:p>
    <w:p w14:paraId="77885BDC" w14:textId="77777777" w:rsidR="00C602C5" w:rsidRPr="00A56683" w:rsidRDefault="00C602C5" w:rsidP="00C602C5">
      <w:pPr>
        <w:pStyle w:val="a5"/>
        <w:numPr>
          <w:ilvl w:val="0"/>
          <w:numId w:val="10"/>
        </w:numPr>
        <w:tabs>
          <w:tab w:val="left" w:pos="567"/>
        </w:tabs>
        <w:jc w:val="both"/>
        <w:rPr>
          <w:lang w:val="ru"/>
        </w:rPr>
      </w:pPr>
      <w:r w:rsidRPr="00A56683">
        <w:rPr>
          <w:shd w:val="clear" w:color="auto" w:fill="FFFFFF"/>
          <w:lang w:val="en-US"/>
        </w:rPr>
        <w:t>Byrd JC et al. (2005). Addition of rituximab to fludarabine may prolong progression-free survival and overall survival in patients with previously untreated chronic lymphocytic leukemia: an updated retrospective comparative analysis of CALGB 9712 and CALGB 9011. </w:t>
      </w:r>
      <w:r w:rsidRPr="00A56683">
        <w:rPr>
          <w:iCs/>
          <w:shd w:val="clear" w:color="auto" w:fill="FFFFFF"/>
        </w:rPr>
        <w:t>Blood</w:t>
      </w:r>
      <w:r w:rsidRPr="00A56683">
        <w:rPr>
          <w:shd w:val="clear" w:color="auto" w:fill="FFFFFF"/>
        </w:rPr>
        <w:t> 105: 49–53</w:t>
      </w:r>
    </w:p>
    <w:p w14:paraId="4538F4C4" w14:textId="77777777" w:rsidR="00C602C5" w:rsidRPr="00A56683" w:rsidRDefault="00C602C5" w:rsidP="00C602C5">
      <w:pPr>
        <w:pStyle w:val="a5"/>
        <w:numPr>
          <w:ilvl w:val="0"/>
          <w:numId w:val="10"/>
        </w:numPr>
        <w:tabs>
          <w:tab w:val="left" w:pos="567"/>
        </w:tabs>
        <w:jc w:val="both"/>
        <w:rPr>
          <w:shd w:val="clear" w:color="auto" w:fill="FFFFFF"/>
          <w:lang w:val="en-US"/>
        </w:rPr>
      </w:pPr>
      <w:r w:rsidRPr="00A56683">
        <w:rPr>
          <w:shd w:val="clear" w:color="auto" w:fill="FFFFFF"/>
          <w:lang w:val="en-US"/>
        </w:rPr>
        <w:t>Wierda W, O'Brien S, Wen S, Faderl S, Garcia-Manero G, Thomas D, Do KA, Cortes J, Koller C, Beran M, Ferrajoli A, Giles F, Lerner S, Albitar M, Kantarjian H, Keating M. Chemoimmunotherapy with fludarabine, cyclophosphamide, and rituximab for relapsed and refractory chronic lymphocytic leukemia. J Clin Oncol. 2005 Jun 20;23(18):4070-8. doi: 10.1200/JCO.2005.12.516. Epub 2005 Mar 14. PMID: 15767647.</w:t>
      </w:r>
    </w:p>
    <w:p w14:paraId="3512E822" w14:textId="77777777" w:rsidR="00C602C5" w:rsidRPr="00A56683" w:rsidRDefault="00C602C5" w:rsidP="00C602C5">
      <w:pPr>
        <w:pStyle w:val="a5"/>
        <w:numPr>
          <w:ilvl w:val="0"/>
          <w:numId w:val="10"/>
        </w:numPr>
        <w:tabs>
          <w:tab w:val="left" w:pos="567"/>
        </w:tabs>
        <w:jc w:val="both"/>
        <w:rPr>
          <w:shd w:val="clear" w:color="auto" w:fill="FFFFFF"/>
          <w:lang w:val="en-US"/>
        </w:rPr>
      </w:pPr>
      <w:r w:rsidRPr="00A56683">
        <w:rPr>
          <w:shd w:val="clear" w:color="auto" w:fill="FFFFFF"/>
          <w:lang w:val="en-US"/>
        </w:rPr>
        <w:t xml:space="preserve">Hallek M, Fischer K, Fingerle-Rowson G, Fink AM, Busch R, Mayer J, Hensel M, Hopfinger G, Hess G, von Grünhagen U, Bergmann M, Catalano J, Zinzani PL, Caligaris-Cappio F, Seymour JF, Berrebi A, Jäger U, Cazin B, Trneny M, Westermann A, Wendtner CM, Eichhorst BF, Staib P, Bühler A, Winkler D, Zenz T, Böttcher S, Ritgen M, Mendila </w:t>
      </w:r>
      <w:r w:rsidRPr="00A56683">
        <w:rPr>
          <w:shd w:val="clear" w:color="auto" w:fill="FFFFFF"/>
          <w:lang w:val="en-US"/>
        </w:rPr>
        <w:lastRenderedPageBreak/>
        <w:t xml:space="preserve">M, Kneba M, Döhner H, Stilgenbauer S; International Group of Investigators; German Chronic Lymphocytic Leukaemia Study Group. Addition of rituximab to fludarabine and cyclophosphamide in patients with chronic lymphocytic leukaemia: a randomised, open-label, phase 3 trial. </w:t>
      </w:r>
      <w:r w:rsidRPr="00A56683">
        <w:rPr>
          <w:shd w:val="clear" w:color="auto" w:fill="FFFFFF"/>
        </w:rPr>
        <w:t>Lancet. 2010 Oct 2;376(9747):1164-74. doi: 10.1016/S0140-6736(10)61381-5. PMID: 20888994.</w:t>
      </w:r>
    </w:p>
    <w:p w14:paraId="31602D87" w14:textId="77777777" w:rsidR="00C602C5" w:rsidRPr="00A56683" w:rsidRDefault="00C602C5" w:rsidP="00C602C5">
      <w:pPr>
        <w:pStyle w:val="a5"/>
        <w:numPr>
          <w:ilvl w:val="0"/>
          <w:numId w:val="10"/>
        </w:numPr>
        <w:tabs>
          <w:tab w:val="left" w:pos="567"/>
        </w:tabs>
        <w:jc w:val="both"/>
        <w:rPr>
          <w:lang w:val="en-US"/>
        </w:rPr>
      </w:pPr>
      <w:r w:rsidRPr="00A56683">
        <w:rPr>
          <w:shd w:val="clear" w:color="auto" w:fill="FFFFFF"/>
          <w:lang w:val="en-US"/>
        </w:rPr>
        <w:t xml:space="preserve">Eichhorst B, Fink AM, Bahlo J, Busch R, Kovacs G, Maurer C, Lange E, Köppler H, Kiehl M, Sökler M, Schlag R, Vehling-Kaiser U, Köchling G, Plöger C, Gregor M, Plesner T, Trneny M, Fischer K, Döhner H, Kneba M, Wendtner CM, Klapper W, Kreuzer KA, Stilgenbauer S, Böttcher S, Hallek M; international group of investigators; German CLL Study Group (GCLLSG). First-line chemoimmunotherapy with bendamustine and rituximab versus fludarabine, cyclophosphamide, and rituximab in patients with advanced chronic lymphocytic leukaemia (CLL10): an international, open-label, randomised, phase 3, non-inferiority trial. </w:t>
      </w:r>
      <w:r w:rsidRPr="00A56683">
        <w:rPr>
          <w:shd w:val="clear" w:color="auto" w:fill="FFFFFF"/>
        </w:rPr>
        <w:t>Lancet Oncol. 2016 Jul;17(7):928-942. doi: 10.1016/S1470-2045(16)30051-1. Epub 2016 May 20. PMID: 27216274.</w:t>
      </w:r>
    </w:p>
    <w:p w14:paraId="51BF7154" w14:textId="77777777" w:rsidR="00C602C5" w:rsidRPr="00A56683" w:rsidRDefault="00C602C5" w:rsidP="00C602C5">
      <w:pPr>
        <w:pStyle w:val="a5"/>
        <w:numPr>
          <w:ilvl w:val="0"/>
          <w:numId w:val="10"/>
        </w:numPr>
        <w:jc w:val="both"/>
        <w:rPr>
          <w:lang w:val="en-US"/>
        </w:rPr>
      </w:pPr>
      <w:r w:rsidRPr="00A56683">
        <w:rPr>
          <w:lang w:val="en-US"/>
        </w:rPr>
        <w:t xml:space="preserve">Thompson PA, Tam CS, O’Brien SM et al. Fludarabine, cyclophosphamide, and rituximab treatment achieves long-term disease-free survival in IGHV-mutated chronic lymphocytic leukemia. Blood 2016; 127: 303. </w:t>
      </w:r>
    </w:p>
    <w:p w14:paraId="386B82D3" w14:textId="77777777" w:rsidR="00C602C5" w:rsidRPr="00A56683" w:rsidRDefault="00C602C5" w:rsidP="00C602C5">
      <w:pPr>
        <w:pStyle w:val="a5"/>
        <w:numPr>
          <w:ilvl w:val="0"/>
          <w:numId w:val="10"/>
        </w:numPr>
        <w:jc w:val="both"/>
      </w:pPr>
      <w:r w:rsidRPr="00A56683">
        <w:rPr>
          <w:lang w:val="en-US"/>
        </w:rPr>
        <w:t>Nitin Jain et al. Approaches to Chronic Lymphocytic c Leukemia Therapy in the Era of New Agents: The Conundrum of Many Options. N</w:t>
      </w:r>
      <w:r w:rsidRPr="00A56683">
        <w:t xml:space="preserve"> </w:t>
      </w:r>
      <w:r w:rsidRPr="00A56683">
        <w:rPr>
          <w:lang w:val="en-US"/>
        </w:rPr>
        <w:t>Jain</w:t>
      </w:r>
      <w:r w:rsidRPr="00A56683">
        <w:t xml:space="preserve"> 2018 </w:t>
      </w:r>
      <w:r w:rsidRPr="00A56683">
        <w:rPr>
          <w:lang w:val="en-US"/>
        </w:rPr>
        <w:t>ASCO</w:t>
      </w:r>
      <w:r w:rsidRPr="00A56683">
        <w:t xml:space="preserve"> </w:t>
      </w:r>
      <w:r w:rsidRPr="00A56683">
        <w:rPr>
          <w:lang w:val="en-US"/>
        </w:rPr>
        <w:t>Educational</w:t>
      </w:r>
      <w:r w:rsidRPr="00A56683">
        <w:t xml:space="preserve"> </w:t>
      </w:r>
      <w:r w:rsidRPr="00A56683">
        <w:rPr>
          <w:lang w:val="en-US"/>
        </w:rPr>
        <w:t>book</w:t>
      </w:r>
      <w:r w:rsidRPr="00A56683">
        <w:t xml:space="preserve">; </w:t>
      </w:r>
      <w:r w:rsidRPr="00A56683">
        <w:rPr>
          <w:lang w:val="en-US"/>
        </w:rPr>
        <w:t>p</w:t>
      </w:r>
      <w:r w:rsidRPr="00A56683">
        <w:t>. 580–91.</w:t>
      </w:r>
    </w:p>
    <w:p w14:paraId="0F86B44B" w14:textId="77777777" w:rsidR="00C602C5" w:rsidRPr="00A56683" w:rsidRDefault="00C602C5" w:rsidP="00C602C5">
      <w:pPr>
        <w:pStyle w:val="a5"/>
        <w:numPr>
          <w:ilvl w:val="0"/>
          <w:numId w:val="10"/>
        </w:numPr>
        <w:jc w:val="both"/>
      </w:pPr>
      <w:r w:rsidRPr="00A56683">
        <w:rPr>
          <w:lang w:val="en-US"/>
        </w:rPr>
        <w:t>Woyach JA. Acalabrutinib with obinutuzumab in treatment-na</w:t>
      </w:r>
      <w:r w:rsidRPr="00A56683">
        <w:t>Х</w:t>
      </w:r>
      <w:r w:rsidRPr="00A56683">
        <w:rPr>
          <w:lang w:val="en-US"/>
        </w:rPr>
        <w:t>ve and relapse/refractory chronic leukemia: 3-year follow-up. EHA</w:t>
      </w:r>
      <w:r w:rsidRPr="00A56683">
        <w:t xml:space="preserve"> 2019 </w:t>
      </w:r>
      <w:r w:rsidRPr="00A56683">
        <w:rPr>
          <w:lang w:val="en-US"/>
        </w:rPr>
        <w:t>Abstract</w:t>
      </w:r>
      <w:r w:rsidRPr="00A56683">
        <w:t xml:space="preserve"> </w:t>
      </w:r>
      <w:r w:rsidRPr="00A56683">
        <w:rPr>
          <w:lang w:val="en-US"/>
        </w:rPr>
        <w:t>PF</w:t>
      </w:r>
      <w:r w:rsidRPr="00A56683">
        <w:t xml:space="preserve">377 </w:t>
      </w:r>
    </w:p>
    <w:p w14:paraId="3DBF5A58" w14:textId="77777777" w:rsidR="00C602C5" w:rsidRPr="00A56683" w:rsidRDefault="00C602C5" w:rsidP="00C602C5">
      <w:pPr>
        <w:pStyle w:val="a5"/>
        <w:numPr>
          <w:ilvl w:val="0"/>
          <w:numId w:val="10"/>
        </w:numPr>
        <w:jc w:val="both"/>
      </w:pPr>
      <w:r w:rsidRPr="00A56683">
        <w:t>Поддубная И.В. и др. Исследование ELEVATE-TN. Новые данные по акалабрутинибу в 1-й линии терапии хронического лимфоцитарного лейкоза. Резолюция. Экспертный совет. Москва, 15 февраля 2020 г. Современная Онкология. 2020; 22 (1): 7-9</w:t>
      </w:r>
    </w:p>
    <w:p w14:paraId="70F9A52D" w14:textId="77777777" w:rsidR="00C602C5" w:rsidRPr="00A56683" w:rsidRDefault="00C602C5" w:rsidP="00C602C5">
      <w:pPr>
        <w:pStyle w:val="a5"/>
        <w:numPr>
          <w:ilvl w:val="0"/>
          <w:numId w:val="10"/>
        </w:numPr>
        <w:jc w:val="both"/>
        <w:rPr>
          <w:lang w:val="en-US"/>
        </w:rPr>
      </w:pPr>
      <w:r w:rsidRPr="00A56683">
        <w:rPr>
          <w:lang w:val="en-US"/>
        </w:rPr>
        <w:t>Gribben JG. How I treat CLL up front. Blood 2010; 115 (2): 187–97.</w:t>
      </w:r>
    </w:p>
    <w:p w14:paraId="3442ACEE" w14:textId="77777777" w:rsidR="00C602C5" w:rsidRPr="00A56683" w:rsidRDefault="00C602C5" w:rsidP="00C602C5">
      <w:pPr>
        <w:pStyle w:val="a5"/>
        <w:numPr>
          <w:ilvl w:val="0"/>
          <w:numId w:val="10"/>
        </w:numPr>
        <w:jc w:val="both"/>
        <w:rPr>
          <w:lang w:val="en-US"/>
        </w:rPr>
      </w:pPr>
      <w:r w:rsidRPr="00A56683">
        <w:rPr>
          <w:lang w:val="en-US"/>
        </w:rPr>
        <w:t>Weide R et al. Survival improvement of patients with chronic lymphocytic leukemia (CLL) in routine care 1995–2017. Blood 2018; 132 (Suppl. 1): 4823.</w:t>
      </w:r>
    </w:p>
    <w:p w14:paraId="7CF0EA6B" w14:textId="77777777" w:rsidR="00C602C5" w:rsidRPr="00A56683" w:rsidRDefault="00C602C5" w:rsidP="00C602C5">
      <w:pPr>
        <w:pStyle w:val="a5"/>
        <w:numPr>
          <w:ilvl w:val="0"/>
          <w:numId w:val="10"/>
        </w:numPr>
        <w:jc w:val="both"/>
      </w:pPr>
      <w:r w:rsidRPr="00A56683">
        <w:rPr>
          <w:lang w:val="en-US"/>
        </w:rPr>
        <w:t xml:space="preserve"> Sanam Shafaattalab et al. Ibrutinib Displays Atrial-Specific Toxicity in Human Stem Cell-Derived Cardiomyocytes. </w:t>
      </w:r>
      <w:r w:rsidRPr="00A56683">
        <w:t>Stem Cell Reports 2019; 12; 996–1006.</w:t>
      </w:r>
    </w:p>
    <w:p w14:paraId="415E0168" w14:textId="77777777" w:rsidR="00C602C5" w:rsidRPr="00A56683" w:rsidRDefault="00C602C5" w:rsidP="00C602C5">
      <w:pPr>
        <w:pStyle w:val="a5"/>
        <w:numPr>
          <w:ilvl w:val="0"/>
          <w:numId w:val="10"/>
        </w:numPr>
        <w:jc w:val="both"/>
        <w:rPr>
          <w:lang w:val="en-US"/>
        </w:rPr>
      </w:pPr>
      <w:r w:rsidRPr="00A56683">
        <w:rPr>
          <w:lang w:val="en-US"/>
        </w:rPr>
        <w:t xml:space="preserve">Wu et al. Acalabrutinib (ACP-196): a selective second generation BTK inhibitor. J Hematol Oncol 2016; 9: 21. </w:t>
      </w:r>
    </w:p>
    <w:p w14:paraId="4E68DA68" w14:textId="77777777" w:rsidR="00C602C5" w:rsidRPr="00A56683" w:rsidRDefault="00C602C5" w:rsidP="00C602C5">
      <w:pPr>
        <w:pStyle w:val="a5"/>
        <w:numPr>
          <w:ilvl w:val="0"/>
          <w:numId w:val="10"/>
        </w:numPr>
        <w:jc w:val="both"/>
        <w:rPr>
          <w:lang w:val="en-US"/>
        </w:rPr>
      </w:pPr>
      <w:r w:rsidRPr="00A56683">
        <w:rPr>
          <w:lang w:val="en-US"/>
        </w:rPr>
        <w:t>McMullen JR et al. Ibrutinib increases the risk of atrial fibrillation, potentially through inhibition of cardiac PI3K-Akt signaling. Blood 2014; 124: 3829–30.</w:t>
      </w:r>
    </w:p>
    <w:p w14:paraId="278FA9A4" w14:textId="77777777" w:rsidR="00C602C5" w:rsidRPr="00A56683" w:rsidRDefault="00C602C5" w:rsidP="00C602C5">
      <w:pPr>
        <w:pStyle w:val="a5"/>
        <w:numPr>
          <w:ilvl w:val="0"/>
          <w:numId w:val="10"/>
        </w:numPr>
        <w:jc w:val="both"/>
        <w:rPr>
          <w:lang w:val="en-US"/>
        </w:rPr>
      </w:pPr>
      <w:r w:rsidRPr="00A56683">
        <w:rPr>
          <w:lang w:val="en-US"/>
        </w:rPr>
        <w:t>Mato et al. Outcomes of front-line ibrutinib treated CLL patients excluded from landmark clinical trial. Am J Hematol 2018; 93: 1394–401.</w:t>
      </w:r>
    </w:p>
    <w:p w14:paraId="4D6BB498" w14:textId="77777777" w:rsidR="00C602C5" w:rsidRPr="00A56683" w:rsidRDefault="00C602C5" w:rsidP="00C602C5">
      <w:pPr>
        <w:pStyle w:val="a5"/>
        <w:numPr>
          <w:ilvl w:val="0"/>
          <w:numId w:val="10"/>
        </w:numPr>
        <w:jc w:val="both"/>
        <w:rPr>
          <w:lang w:val="en-US"/>
        </w:rPr>
      </w:pPr>
      <w:r w:rsidRPr="00A56683">
        <w:rPr>
          <w:lang w:val="en-US"/>
        </w:rPr>
        <w:t>Sharman JP et al. ELEVATE TN trial (CL-007) 2020, Lancet 2020; 395:1278-1291.</w:t>
      </w:r>
    </w:p>
    <w:p w14:paraId="37FC1804" w14:textId="77777777" w:rsidR="00C602C5" w:rsidRPr="00A56683" w:rsidRDefault="00C602C5" w:rsidP="00C602C5">
      <w:pPr>
        <w:pStyle w:val="a5"/>
        <w:numPr>
          <w:ilvl w:val="0"/>
          <w:numId w:val="10"/>
        </w:numPr>
        <w:jc w:val="both"/>
        <w:rPr>
          <w:lang w:val="en-US"/>
        </w:rPr>
      </w:pPr>
      <w:r w:rsidRPr="00A56683">
        <w:rPr>
          <w:lang w:val="en-US"/>
        </w:rPr>
        <w:t xml:space="preserve">Byrd JC et al. Acalabrutinib (ACP-196) in relapsed chronic lymphocytic leukemia. N Engl J Med 2016; 374 (4): 323–32. </w:t>
      </w:r>
    </w:p>
    <w:p w14:paraId="5D322166" w14:textId="77777777" w:rsidR="00C602C5" w:rsidRPr="00A56683" w:rsidRDefault="00C602C5" w:rsidP="00C602C5">
      <w:pPr>
        <w:pStyle w:val="a5"/>
        <w:numPr>
          <w:ilvl w:val="0"/>
          <w:numId w:val="10"/>
        </w:numPr>
        <w:jc w:val="both"/>
        <w:rPr>
          <w:lang w:val="en-US"/>
        </w:rPr>
      </w:pPr>
      <w:r w:rsidRPr="00A56683">
        <w:rPr>
          <w:lang w:val="en-US"/>
        </w:rPr>
        <w:t xml:space="preserve">Covey T et al. Abstract 2596: ACP-196: a novel covalent Bruton’s tyrosine kinase (Btk) inhibitor with improved selectivity and </w:t>
      </w:r>
      <w:r w:rsidRPr="000A28D8">
        <w:rPr>
          <w:i/>
          <w:lang w:val="en-US"/>
        </w:rPr>
        <w:t xml:space="preserve">in vivo </w:t>
      </w:r>
      <w:r w:rsidRPr="00A56683">
        <w:rPr>
          <w:lang w:val="en-US"/>
        </w:rPr>
        <w:t>target coverage in chronic lymphocy.</w:t>
      </w:r>
    </w:p>
    <w:p w14:paraId="67383EFD" w14:textId="77777777" w:rsidR="00C602C5" w:rsidRPr="00A56683" w:rsidRDefault="00C602C5" w:rsidP="00C602C5">
      <w:pPr>
        <w:pStyle w:val="a5"/>
        <w:numPr>
          <w:ilvl w:val="0"/>
          <w:numId w:val="10"/>
        </w:numPr>
        <w:jc w:val="both"/>
        <w:rPr>
          <w:lang w:val="en-US"/>
        </w:rPr>
      </w:pPr>
      <w:r w:rsidRPr="00A56683">
        <w:rPr>
          <w:color w:val="333333"/>
        </w:rPr>
        <w:t>Инструкция по применению лекарственного препарата для медицинского применения Калквенс</w:t>
      </w:r>
      <w:r w:rsidRPr="00A56683">
        <w:rPr>
          <w:color w:val="333333"/>
          <w:vertAlign w:val="superscript"/>
        </w:rPr>
        <w:t>®</w:t>
      </w:r>
      <w:r w:rsidRPr="00A56683">
        <w:rPr>
          <w:color w:val="333333"/>
        </w:rPr>
        <w:t> (акалабрутиниб). Регистрационное удостоверение ЛП-006172 от 16.04.2020.</w:t>
      </w:r>
    </w:p>
    <w:p w14:paraId="73D55031" w14:textId="77777777" w:rsidR="00C602C5" w:rsidRPr="00A56683" w:rsidRDefault="00C602C5" w:rsidP="00C602C5">
      <w:pPr>
        <w:pStyle w:val="a5"/>
        <w:numPr>
          <w:ilvl w:val="0"/>
          <w:numId w:val="10"/>
        </w:numPr>
        <w:jc w:val="both"/>
        <w:rPr>
          <w:lang w:val="en-US"/>
        </w:rPr>
      </w:pPr>
      <w:r w:rsidRPr="00A56683">
        <w:rPr>
          <w:lang w:val="en-US"/>
        </w:rPr>
        <w:t xml:space="preserve">Sharman JP et al. ELEVATE TN: Phase 3 Study of Acalabrutinib Combined with Obinutuzumab (O) or Alone Vs O Plus Chlorambucil (Clb) in Patients (Pts) with </w:t>
      </w:r>
      <w:r w:rsidRPr="00A56683">
        <w:rPr>
          <w:lang w:val="en-US"/>
        </w:rPr>
        <w:lastRenderedPageBreak/>
        <w:t xml:space="preserve">Treatment-Naive Chronic Lymphocytic Leukemia (CLL). Abstract 31 at: American Society of Hematology 2019 Annual Meeting and Exposition. </w:t>
      </w:r>
    </w:p>
    <w:p w14:paraId="5972514C" w14:textId="77777777" w:rsidR="00C602C5" w:rsidRPr="00A56683" w:rsidRDefault="00C602C5" w:rsidP="00C602C5">
      <w:pPr>
        <w:pStyle w:val="a5"/>
        <w:numPr>
          <w:ilvl w:val="0"/>
          <w:numId w:val="10"/>
        </w:numPr>
        <w:jc w:val="both"/>
        <w:rPr>
          <w:lang w:val="en-US"/>
        </w:rPr>
      </w:pPr>
      <w:r w:rsidRPr="00A56683">
        <w:rPr>
          <w:lang w:val="en-US"/>
        </w:rPr>
        <w:t>https://clinicaltrials.gov/ct2/show/NCT02475681?term=acalabrutinib&amp;draw=6&amp;rank=47</w:t>
      </w:r>
    </w:p>
    <w:p w14:paraId="11A5C739" w14:textId="77777777" w:rsidR="00C602C5" w:rsidRPr="00A56683" w:rsidRDefault="00C602C5" w:rsidP="00C602C5">
      <w:pPr>
        <w:pStyle w:val="a5"/>
        <w:numPr>
          <w:ilvl w:val="0"/>
          <w:numId w:val="10"/>
        </w:numPr>
        <w:spacing w:before="100" w:beforeAutospacing="1" w:after="100" w:afterAutospacing="1"/>
        <w:rPr>
          <w:color w:val="333333"/>
        </w:rPr>
      </w:pPr>
      <w:r w:rsidRPr="00A56683">
        <w:rPr>
          <w:color w:val="333333"/>
          <w:lang w:val="en-US"/>
        </w:rPr>
        <w:t xml:space="preserve">Ghia et al. ASCEND: The Phase 3, Randomized Trial of Acalabrutinib Versus Investigator’s Choice of Idelalisib Plus Rituximab or Bendamustine Plus Rituximab in Relapsed or Refractory CLL. </w:t>
      </w:r>
      <w:r w:rsidRPr="00A56683">
        <w:rPr>
          <w:color w:val="333333"/>
        </w:rPr>
        <w:t>Abstract EHA 2019 LB2606;</w:t>
      </w:r>
    </w:p>
    <w:p w14:paraId="1FD89DCA" w14:textId="77777777" w:rsidR="00C602C5" w:rsidRPr="00A56683" w:rsidRDefault="00C602C5" w:rsidP="00C602C5">
      <w:pPr>
        <w:pStyle w:val="a5"/>
        <w:numPr>
          <w:ilvl w:val="0"/>
          <w:numId w:val="10"/>
        </w:numPr>
        <w:spacing w:before="100" w:beforeAutospacing="1" w:after="100" w:afterAutospacing="1"/>
        <w:rPr>
          <w:color w:val="333333"/>
        </w:rPr>
      </w:pPr>
      <w:r w:rsidRPr="00A56683">
        <w:rPr>
          <w:color w:val="333333"/>
          <w:lang w:val="en-US"/>
        </w:rPr>
        <w:t xml:space="preserve">M. Wang et al. Acalabrutinib in relapsed or refractory mantle cell lymphoma (ACE-LY-004): a single-arm, multicentre, phase 2 trial. </w:t>
      </w:r>
      <w:r w:rsidRPr="00A56683">
        <w:rPr>
          <w:color w:val="333333"/>
        </w:rPr>
        <w:t>Lancet 2018; 391: 659-67</w:t>
      </w:r>
    </w:p>
    <w:bookmarkEnd w:id="159"/>
    <w:p w14:paraId="542A1E2E" w14:textId="77777777" w:rsidR="00C602C5" w:rsidRPr="00A56683" w:rsidRDefault="00C602C5" w:rsidP="00C602C5">
      <w:pPr>
        <w:pStyle w:val="a5"/>
        <w:jc w:val="both"/>
        <w:rPr>
          <w:lang w:val="en-US"/>
        </w:rPr>
      </w:pPr>
    </w:p>
    <w:p w14:paraId="6ED4B5B5" w14:textId="77777777" w:rsidR="00C602C5" w:rsidRPr="00A402DF" w:rsidRDefault="00C602C5" w:rsidP="00C602C5">
      <w:pPr>
        <w:jc w:val="both"/>
        <w:rPr>
          <w:lang w:val="en-US"/>
        </w:rPr>
      </w:pPr>
    </w:p>
    <w:p w14:paraId="714BC947" w14:textId="77777777" w:rsidR="00C602C5" w:rsidRPr="00E03CD7" w:rsidRDefault="00C602C5" w:rsidP="00C602C5">
      <w:pPr>
        <w:rPr>
          <w:highlight w:val="yellow"/>
          <w:lang w:val="en-US"/>
        </w:rPr>
        <w:sectPr w:rsidR="00C602C5" w:rsidRPr="00E03CD7" w:rsidSect="008670F3">
          <w:pgSz w:w="11906" w:h="16838"/>
          <w:pgMar w:top="993" w:right="849" w:bottom="1134" w:left="1701" w:header="708" w:footer="708" w:gutter="0"/>
          <w:cols w:space="708"/>
          <w:docGrid w:linePitch="360"/>
        </w:sectPr>
      </w:pPr>
    </w:p>
    <w:p w14:paraId="0375919F" w14:textId="77777777" w:rsidR="00C602C5" w:rsidRPr="00E27CF1" w:rsidRDefault="00C602C5" w:rsidP="00860221">
      <w:pPr>
        <w:pStyle w:val="1"/>
        <w:spacing w:after="240"/>
      </w:pPr>
      <w:bookmarkStart w:id="162" w:name="_Toc115217916"/>
      <w:bookmarkStart w:id="163" w:name="_Toc159973279"/>
      <w:r w:rsidRPr="00860221">
        <w:lastRenderedPageBreak/>
        <w:t>ФИЗИЧЕСКИЕ</w:t>
      </w:r>
      <w:r w:rsidRPr="00E27CF1">
        <w:t>, ХИМИЧЕСКИЕ И ФАРМАЦЕВТИЧЕСКИЕ СВОЙСТВА И ЛЕКАРСТВЕННАЯ ФОРМА</w:t>
      </w:r>
      <w:bookmarkEnd w:id="162"/>
      <w:bookmarkEnd w:id="163"/>
    </w:p>
    <w:p w14:paraId="506038BC" w14:textId="37206329" w:rsidR="00C602C5" w:rsidRPr="00E27CF1" w:rsidRDefault="00C602C5" w:rsidP="00C602C5">
      <w:pPr>
        <w:pStyle w:val="20"/>
        <w:rPr>
          <w:color w:val="000000" w:themeColor="text1"/>
          <w:szCs w:val="24"/>
        </w:rPr>
      </w:pPr>
      <w:bookmarkStart w:id="164" w:name="_Toc415001079"/>
      <w:bookmarkStart w:id="165" w:name="_Toc115217917"/>
      <w:bookmarkStart w:id="166" w:name="_Toc159973280"/>
      <w:r w:rsidRPr="00E27CF1">
        <w:rPr>
          <w:color w:val="000000" w:themeColor="text1"/>
          <w:szCs w:val="24"/>
        </w:rPr>
        <w:t>Описание свойств исследуемого препарата</w:t>
      </w:r>
      <w:bookmarkEnd w:id="164"/>
      <w:bookmarkEnd w:id="165"/>
      <w:bookmarkEnd w:id="166"/>
    </w:p>
    <w:p w14:paraId="166D5213" w14:textId="0C493366" w:rsidR="00C602C5" w:rsidRPr="00E27CF1" w:rsidRDefault="00C602C5" w:rsidP="00C602C5">
      <w:pPr>
        <w:pStyle w:val="3"/>
        <w:spacing w:after="240"/>
        <w:rPr>
          <w:color w:val="000000" w:themeColor="text1"/>
          <w:szCs w:val="24"/>
        </w:rPr>
      </w:pPr>
      <w:bookmarkStart w:id="167" w:name="_Toc415001080"/>
      <w:bookmarkStart w:id="168" w:name="_Toc115217918"/>
      <w:bookmarkStart w:id="169" w:name="_Toc159973281"/>
      <w:r w:rsidRPr="00E27CF1">
        <w:rPr>
          <w:color w:val="000000" w:themeColor="text1"/>
          <w:szCs w:val="24"/>
        </w:rPr>
        <w:t>Химическая формула</w:t>
      </w:r>
      <w:bookmarkEnd w:id="167"/>
      <w:bookmarkEnd w:id="168"/>
      <w:bookmarkEnd w:id="169"/>
    </w:p>
    <w:p w14:paraId="7AF26B34" w14:textId="77777777" w:rsidR="00C602C5" w:rsidRPr="00E27CF1" w:rsidRDefault="00C602C5" w:rsidP="00C602C5">
      <w:pPr>
        <w:rPr>
          <w:bCs/>
          <w:color w:val="000000" w:themeColor="text1"/>
        </w:rPr>
      </w:pPr>
      <w:bookmarkStart w:id="170" w:name="_Toc415001081"/>
      <w:bookmarkStart w:id="171" w:name="_Toc115217919"/>
      <w:r w:rsidRPr="00E27CF1">
        <w:t>C</w:t>
      </w:r>
      <w:r w:rsidRPr="00E27CF1">
        <w:rPr>
          <w:vertAlign w:val="subscript"/>
        </w:rPr>
        <w:t>26</w:t>
      </w:r>
      <w:r w:rsidRPr="00E27CF1">
        <w:t>H</w:t>
      </w:r>
      <w:r w:rsidRPr="00E27CF1">
        <w:rPr>
          <w:vertAlign w:val="subscript"/>
        </w:rPr>
        <w:t>23</w:t>
      </w:r>
      <w:r w:rsidRPr="00E27CF1">
        <w:t>N</w:t>
      </w:r>
      <w:r w:rsidRPr="00E27CF1">
        <w:rPr>
          <w:vertAlign w:val="subscript"/>
        </w:rPr>
        <w:t>7</w:t>
      </w:r>
      <w:r w:rsidRPr="00E27CF1">
        <w:t>O</w:t>
      </w:r>
      <w:r w:rsidRPr="00E27CF1">
        <w:rPr>
          <w:vertAlign w:val="subscript"/>
        </w:rPr>
        <w:t>2</w:t>
      </w:r>
    </w:p>
    <w:p w14:paraId="4107B4F5" w14:textId="4345BB90" w:rsidR="00C602C5" w:rsidRPr="00E27CF1" w:rsidRDefault="00C602C5" w:rsidP="00860221">
      <w:pPr>
        <w:pStyle w:val="3"/>
        <w:spacing w:before="240" w:after="240"/>
        <w:rPr>
          <w:color w:val="000000" w:themeColor="text1"/>
          <w:szCs w:val="24"/>
        </w:rPr>
      </w:pPr>
      <w:bookmarkStart w:id="172" w:name="_Toc159973282"/>
      <w:r w:rsidRPr="00E27CF1">
        <w:rPr>
          <w:color w:val="000000" w:themeColor="text1"/>
          <w:szCs w:val="24"/>
        </w:rPr>
        <w:t>Структурная формула</w:t>
      </w:r>
      <w:bookmarkEnd w:id="170"/>
      <w:bookmarkEnd w:id="171"/>
      <w:bookmarkEnd w:id="172"/>
    </w:p>
    <w:p w14:paraId="1457719B" w14:textId="71F7EEA8" w:rsidR="00860221" w:rsidRDefault="00860221" w:rsidP="00860221">
      <w:pPr>
        <w:pStyle w:val="af5"/>
        <w:keepNext/>
      </w:pPr>
      <w:bookmarkStart w:id="173" w:name="_Toc159973413"/>
      <w:r>
        <w:t xml:space="preserve">Рисунок </w:t>
      </w:r>
      <w:fldSimple w:instr=" STYLEREF 1 \s ">
        <w:r w:rsidR="002256A9">
          <w:rPr>
            <w:noProof/>
          </w:rPr>
          <w:t>2</w:t>
        </w:r>
      </w:fldSimple>
      <w:r w:rsidR="002256A9">
        <w:noBreakHyphen/>
      </w:r>
      <w:fldSimple w:instr=" SEQ Рисунок \* ARABIC \s 1 ">
        <w:r w:rsidR="002256A9">
          <w:rPr>
            <w:noProof/>
          </w:rPr>
          <w:t>1</w:t>
        </w:r>
      </w:fldSimple>
      <w:r>
        <w:t>.</w:t>
      </w:r>
      <w:r w:rsidRPr="00860221">
        <w:rPr>
          <w:color w:val="000000" w:themeColor="text1"/>
        </w:rPr>
        <w:t xml:space="preserve"> </w:t>
      </w:r>
      <w:r w:rsidRPr="00E27CF1">
        <w:rPr>
          <w:color w:val="000000" w:themeColor="text1"/>
        </w:rPr>
        <w:t xml:space="preserve">Структурная формула </w:t>
      </w:r>
      <w:r w:rsidRPr="00E27CF1">
        <w:rPr>
          <w:bCs w:val="0"/>
        </w:rPr>
        <w:t>акалабрутиниба</w:t>
      </w:r>
      <w:r w:rsidRPr="00E27CF1">
        <w:rPr>
          <w:color w:val="000000" w:themeColor="text1"/>
        </w:rPr>
        <w:t>.</w:t>
      </w:r>
      <w:bookmarkEnd w:id="173"/>
    </w:p>
    <w:p w14:paraId="6336CBDD" w14:textId="77777777" w:rsidR="00C602C5" w:rsidRPr="00E27CF1" w:rsidRDefault="00C602C5" w:rsidP="00C602C5">
      <w:pPr>
        <w:rPr>
          <w:color w:val="000000" w:themeColor="text1"/>
        </w:rPr>
      </w:pPr>
      <w:r w:rsidRPr="00E27CF1">
        <w:rPr>
          <w:noProof/>
          <w:color w:val="000000" w:themeColor="text1"/>
          <w:lang w:eastAsia="ru-RU"/>
        </w:rPr>
        <w:drawing>
          <wp:inline distT="0" distB="0" distL="0" distR="0" wp14:anchorId="79670B71" wp14:editId="012ED7EE">
            <wp:extent cx="1432384" cy="2024564"/>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3494" cy="2040267"/>
                    </a:xfrm>
                    <a:prstGeom prst="rect">
                      <a:avLst/>
                    </a:prstGeom>
                    <a:noFill/>
                    <a:ln>
                      <a:noFill/>
                    </a:ln>
                  </pic:spPr>
                </pic:pic>
              </a:graphicData>
            </a:graphic>
          </wp:inline>
        </w:drawing>
      </w:r>
    </w:p>
    <w:p w14:paraId="4837BB78" w14:textId="77777777" w:rsidR="00C602C5" w:rsidRPr="00E27CF1" w:rsidRDefault="00C602C5" w:rsidP="00C602C5">
      <w:pPr>
        <w:rPr>
          <w:rFonts w:eastAsiaTheme="minorHAnsi"/>
          <w:color w:val="000000" w:themeColor="text1"/>
        </w:rPr>
      </w:pPr>
      <w:r w:rsidRPr="00E27CF1">
        <w:rPr>
          <w:rStyle w:val="lrzxr"/>
          <w:b/>
        </w:rPr>
        <w:t xml:space="preserve">Молекулярная масса: </w:t>
      </w:r>
      <w:r w:rsidRPr="00E27CF1">
        <w:t>465.51 г/моль</w:t>
      </w:r>
    </w:p>
    <w:p w14:paraId="1D1FD0CC" w14:textId="03654F3A" w:rsidR="00C602C5" w:rsidRPr="00707D60" w:rsidRDefault="00C602C5" w:rsidP="00C602C5">
      <w:pPr>
        <w:pStyle w:val="3"/>
        <w:spacing w:after="240"/>
        <w:rPr>
          <w:color w:val="000000" w:themeColor="text1"/>
          <w:szCs w:val="24"/>
        </w:rPr>
      </w:pPr>
      <w:bookmarkStart w:id="174" w:name="_Toc323751672"/>
      <w:bookmarkStart w:id="175" w:name="_Toc115217920"/>
      <w:bookmarkStart w:id="176" w:name="_Toc159973283"/>
      <w:r w:rsidRPr="00707D60">
        <w:rPr>
          <w:color w:val="000000" w:themeColor="text1"/>
          <w:szCs w:val="24"/>
        </w:rPr>
        <w:t>Физико-химические и фармацевтические свойства</w:t>
      </w:r>
      <w:bookmarkEnd w:id="174"/>
      <w:bookmarkEnd w:id="175"/>
      <w:bookmarkEnd w:id="176"/>
    </w:p>
    <w:p w14:paraId="6899F2A8" w14:textId="77777777" w:rsidR="00C602C5" w:rsidRPr="002F5E5B" w:rsidRDefault="00C602C5" w:rsidP="00C602C5">
      <w:pPr>
        <w:rPr>
          <w:rPrChange w:id="177" w:author="Khasanova, Nailya" w:date="2024-09-03T09:22:00Z">
            <w:rPr>
              <w:lang w:val="ru"/>
            </w:rPr>
          </w:rPrChange>
        </w:rPr>
      </w:pPr>
      <w:bookmarkStart w:id="178" w:name="_Toc115217921"/>
      <w:r w:rsidRPr="00E27CF1">
        <w:rPr>
          <w:lang w:val="ru"/>
        </w:rPr>
        <w:t>Акалабрутиниб представляет собой негигроскопичный кристаллический порошок от белого до желтого цвета. Растворимость в водных средах зависит от показателя рН. В результате обширного скрининга полиморфов было выявлено несколько метастабильных безводных форм, а также гидраты и сольваты.</w:t>
      </w:r>
    </w:p>
    <w:p w14:paraId="74FEFAFC" w14:textId="4C695D3C" w:rsidR="00C602C5" w:rsidRPr="00707D60" w:rsidRDefault="00C602C5" w:rsidP="00860221">
      <w:pPr>
        <w:pStyle w:val="20"/>
        <w:spacing w:after="240"/>
        <w:jc w:val="both"/>
        <w:rPr>
          <w:color w:val="000000" w:themeColor="text1"/>
          <w:szCs w:val="24"/>
        </w:rPr>
      </w:pPr>
      <w:bookmarkStart w:id="179" w:name="_Toc159973284"/>
      <w:r w:rsidRPr="00707D60">
        <w:rPr>
          <w:color w:val="000000" w:themeColor="text1"/>
          <w:szCs w:val="24"/>
        </w:rPr>
        <w:t>Лекарственная форма</w:t>
      </w:r>
      <w:bookmarkEnd w:id="178"/>
      <w:bookmarkEnd w:id="179"/>
    </w:p>
    <w:p w14:paraId="74EF7B39" w14:textId="75539DF2" w:rsidR="00C602C5" w:rsidRPr="00707D60" w:rsidRDefault="00C602C5" w:rsidP="00C602C5">
      <w:pPr>
        <w:pStyle w:val="3"/>
        <w:spacing w:after="240"/>
        <w:jc w:val="both"/>
        <w:rPr>
          <w:color w:val="000000" w:themeColor="text1"/>
          <w:szCs w:val="24"/>
        </w:rPr>
      </w:pPr>
      <w:bookmarkStart w:id="180" w:name="_Toc115217922"/>
      <w:bookmarkStart w:id="181" w:name="_Toc159973285"/>
      <w:r w:rsidRPr="00707D60">
        <w:rPr>
          <w:color w:val="000000" w:themeColor="text1"/>
          <w:szCs w:val="24"/>
        </w:rPr>
        <w:t>Название лекарственной формы</w:t>
      </w:r>
      <w:bookmarkEnd w:id="180"/>
      <w:bookmarkEnd w:id="181"/>
    </w:p>
    <w:p w14:paraId="22572648" w14:textId="77777777" w:rsidR="00C602C5" w:rsidRPr="00707D60" w:rsidRDefault="00C602C5" w:rsidP="00C602C5">
      <w:pPr>
        <w:ind w:firstLine="709"/>
        <w:jc w:val="both"/>
        <w:rPr>
          <w:rFonts w:eastAsia="Calibri"/>
          <w:color w:val="000000" w:themeColor="text1"/>
        </w:rPr>
      </w:pPr>
      <w:r>
        <w:t>Капсулы</w:t>
      </w:r>
      <w:r w:rsidRPr="00707D60">
        <w:t>.</w:t>
      </w:r>
    </w:p>
    <w:p w14:paraId="04645347" w14:textId="3D3FCF78" w:rsidR="00C602C5" w:rsidRPr="008F5C61" w:rsidRDefault="00C602C5" w:rsidP="00860221">
      <w:pPr>
        <w:pStyle w:val="3"/>
        <w:spacing w:before="240" w:after="240"/>
        <w:jc w:val="both"/>
        <w:rPr>
          <w:color w:val="000000" w:themeColor="text1"/>
          <w:szCs w:val="24"/>
        </w:rPr>
      </w:pPr>
      <w:bookmarkStart w:id="182" w:name="_Toc115217923"/>
      <w:bookmarkStart w:id="183" w:name="_Toc159973286"/>
      <w:r w:rsidRPr="00F618B1">
        <w:rPr>
          <w:color w:val="000000" w:themeColor="text1"/>
          <w:szCs w:val="24"/>
          <w:highlight w:val="yellow"/>
        </w:rPr>
        <w:t>Описание лекарственной формы</w:t>
      </w:r>
      <w:bookmarkEnd w:id="182"/>
      <w:bookmarkEnd w:id="183"/>
    </w:p>
    <w:p w14:paraId="17DB8A56" w14:textId="67151D57" w:rsidR="00C602C5" w:rsidRPr="00F618B1" w:rsidRDefault="00C602C5" w:rsidP="00C602C5">
      <w:pPr>
        <w:ind w:firstLine="709"/>
        <w:jc w:val="both"/>
      </w:pPr>
      <w:r w:rsidRPr="008F5C61">
        <w:t xml:space="preserve">Лекарственный препарат </w:t>
      </w:r>
      <w:del w:id="184" w:author="Khasanova, Nailya" w:date="2024-09-23T08:28:00Z">
        <w:r w:rsidDel="00814DBB">
          <w:rPr>
            <w:lang w:val="en-US"/>
          </w:rPr>
          <w:delText>DT</w:delText>
        </w:r>
        <w:r w:rsidRPr="00AC5E50" w:rsidDel="00814DBB">
          <w:delText>-</w:delText>
        </w:r>
        <w:r w:rsidDel="00814DBB">
          <w:rPr>
            <w:lang w:val="en-US"/>
          </w:rPr>
          <w:delText>AKL</w:delText>
        </w:r>
      </w:del>
      <w:ins w:id="185" w:author="Khasanova, Nailya" w:date="2024-09-23T08:28:00Z">
        <w:r w:rsidR="00814DBB">
          <w:rPr>
            <w:lang w:val="en-US"/>
          </w:rPr>
          <w:t>PT</w:t>
        </w:r>
        <w:r w:rsidR="00814DBB" w:rsidRPr="00814DBB">
          <w:rPr>
            <w:rPrChange w:id="186" w:author="Khasanova, Nailya" w:date="2024-09-23T08:28:00Z">
              <w:rPr>
                <w:lang w:val="en-US"/>
              </w:rPr>
            </w:rPrChange>
          </w:rPr>
          <w:t>-</w:t>
        </w:r>
        <w:r w:rsidR="00814DBB">
          <w:rPr>
            <w:lang w:val="en-US"/>
          </w:rPr>
          <w:t>AKL</w:t>
        </w:r>
      </w:ins>
      <w:r w:rsidRPr="008F5C61">
        <w:t xml:space="preserve"> планируется выпускать в </w:t>
      </w:r>
      <w:r>
        <w:t>дозировке</w:t>
      </w:r>
      <w:r w:rsidRPr="008F5C61">
        <w:t xml:space="preserve"> </w:t>
      </w:r>
      <w:r>
        <w:t>100</w:t>
      </w:r>
      <w:r w:rsidRPr="00F618B1">
        <w:t xml:space="preserve"> </w:t>
      </w:r>
      <w:r>
        <w:t>мг.</w:t>
      </w:r>
    </w:p>
    <w:p w14:paraId="5C56B9EA" w14:textId="77777777" w:rsidR="00C602C5" w:rsidRPr="00F46BD9" w:rsidRDefault="00C602C5" w:rsidP="00C602C5">
      <w:pPr>
        <w:ind w:firstLine="709"/>
        <w:jc w:val="both"/>
        <w:rPr>
          <w:highlight w:val="yellow"/>
        </w:rPr>
      </w:pPr>
      <w:r w:rsidRPr="00F46BD9">
        <w:rPr>
          <w:highlight w:val="yellow"/>
        </w:rPr>
        <w:t>Твердые капсулы.</w:t>
      </w:r>
    </w:p>
    <w:p w14:paraId="06273A73" w14:textId="0B71E501" w:rsidR="00C602C5" w:rsidRPr="008F5C61" w:rsidRDefault="00C602C5" w:rsidP="00C602C5">
      <w:pPr>
        <w:pStyle w:val="3"/>
        <w:spacing w:after="240"/>
        <w:jc w:val="both"/>
        <w:rPr>
          <w:color w:val="000000" w:themeColor="text1"/>
          <w:szCs w:val="24"/>
        </w:rPr>
      </w:pPr>
      <w:bookmarkStart w:id="187" w:name="_Toc115217924"/>
      <w:bookmarkStart w:id="188" w:name="_Toc159973287"/>
      <w:r w:rsidRPr="008F5C61">
        <w:rPr>
          <w:color w:val="000000" w:themeColor="text1"/>
          <w:szCs w:val="24"/>
        </w:rPr>
        <w:t>Состав лекарственной формы</w:t>
      </w:r>
      <w:bookmarkEnd w:id="187"/>
      <w:bookmarkEnd w:id="188"/>
    </w:p>
    <w:p w14:paraId="55DDD5C0" w14:textId="30138E77" w:rsidR="00860221" w:rsidRDefault="00860221" w:rsidP="00860221">
      <w:pPr>
        <w:pStyle w:val="af5"/>
        <w:keepNext/>
        <w:jc w:val="both"/>
        <w:rPr>
          <w:rFonts w:eastAsiaTheme="minorHAnsi"/>
          <w:b w:val="0"/>
          <w:color w:val="000000" w:themeColor="text1"/>
        </w:rPr>
      </w:pPr>
      <w:bookmarkStart w:id="189" w:name="_Toc159973341"/>
      <w:r>
        <w:t xml:space="preserve">Таблица </w:t>
      </w:r>
      <w:fldSimple w:instr=" STYLEREF 1 \s ">
        <w:r w:rsidR="008260B3">
          <w:rPr>
            <w:noProof/>
          </w:rPr>
          <w:t>2</w:t>
        </w:r>
      </w:fldSimple>
      <w:r w:rsidR="008260B3">
        <w:noBreakHyphen/>
      </w:r>
      <w:fldSimple w:instr=" SEQ Таблица \* ARABIC \s 1 ">
        <w:r w:rsidR="008260B3">
          <w:rPr>
            <w:noProof/>
          </w:rPr>
          <w:t>1</w:t>
        </w:r>
      </w:fldSimple>
      <w:r>
        <w:t>.</w:t>
      </w:r>
      <w:r w:rsidRPr="00860221">
        <w:rPr>
          <w:color w:val="000000" w:themeColor="text1"/>
        </w:rPr>
        <w:t xml:space="preserve"> </w:t>
      </w:r>
      <w:r w:rsidRPr="00860221">
        <w:rPr>
          <w:b w:val="0"/>
          <w:color w:val="000000" w:themeColor="text1"/>
        </w:rPr>
        <w:t xml:space="preserve">Состав </w:t>
      </w:r>
      <w:r w:rsidRPr="00860221">
        <w:rPr>
          <w:b w:val="0"/>
        </w:rPr>
        <w:t xml:space="preserve">готовой лекарственной формы препарата </w:t>
      </w:r>
      <w:del w:id="190" w:author="Khasanova, Nailya" w:date="2024-09-23T08:28:00Z">
        <w:r w:rsidRPr="00860221" w:rsidDel="00814DBB">
          <w:rPr>
            <w:rFonts w:eastAsiaTheme="minorHAnsi"/>
            <w:b w:val="0"/>
            <w:color w:val="000000" w:themeColor="text1"/>
          </w:rPr>
          <w:delText>DT-AKL</w:delText>
        </w:r>
      </w:del>
      <w:ins w:id="191" w:author="Khasanova, Nailya" w:date="2024-09-23T08:28:00Z">
        <w:r w:rsidR="00814DBB">
          <w:rPr>
            <w:rFonts w:eastAsiaTheme="minorHAnsi"/>
            <w:b w:val="0"/>
            <w:color w:val="000000" w:themeColor="text1"/>
          </w:rPr>
          <w:t>PT-AKL</w:t>
        </w:r>
      </w:ins>
      <w:r w:rsidRPr="00860221">
        <w:rPr>
          <w:rFonts w:eastAsiaTheme="minorHAnsi"/>
          <w:b w:val="0"/>
          <w:color w:val="000000" w:themeColor="text1"/>
        </w:rPr>
        <w:t xml:space="preserve"> </w:t>
      </w:r>
      <w:bookmarkEnd w:id="189"/>
      <w:r w:rsidR="00DB5DFA">
        <w:rPr>
          <w:rFonts w:eastAsiaTheme="minorHAnsi"/>
          <w:b w:val="0"/>
          <w:color w:val="000000" w:themeColor="text1"/>
        </w:rPr>
        <w:t>капсулы 100 мг</w:t>
      </w:r>
    </w:p>
    <w:tbl>
      <w:tblPr>
        <w:tblStyle w:val="aff2"/>
        <w:tblW w:w="9351" w:type="dxa"/>
        <w:tblLayout w:type="fixed"/>
        <w:tblLook w:val="01E0" w:firstRow="1" w:lastRow="1" w:firstColumn="1" w:lastColumn="1" w:noHBand="0" w:noVBand="0"/>
      </w:tblPr>
      <w:tblGrid>
        <w:gridCol w:w="6658"/>
        <w:gridCol w:w="2693"/>
      </w:tblGrid>
      <w:tr w:rsidR="00DB5DFA" w:rsidRPr="00401601" w14:paraId="2C1BF4ED" w14:textId="77777777" w:rsidTr="000E2CF2">
        <w:trPr>
          <w:trHeight w:val="20"/>
          <w:tblHeader/>
        </w:trPr>
        <w:tc>
          <w:tcPr>
            <w:tcW w:w="6658" w:type="dxa"/>
            <w:shd w:val="clear" w:color="auto" w:fill="D9D9D9" w:themeFill="background1" w:themeFillShade="D9"/>
          </w:tcPr>
          <w:p w14:paraId="11A8A2A1" w14:textId="77777777" w:rsidR="00DB5DFA" w:rsidRPr="00401601" w:rsidRDefault="00DB5DFA" w:rsidP="000E2CF2">
            <w:pPr>
              <w:jc w:val="center"/>
              <w:rPr>
                <w:rFonts w:eastAsia="Calibri"/>
                <w:b/>
                <w:szCs w:val="24"/>
                <w:highlight w:val="yellow"/>
              </w:rPr>
            </w:pPr>
            <w:r w:rsidRPr="00401601">
              <w:rPr>
                <w:rFonts w:eastAsia="Calibri"/>
                <w:b/>
                <w:szCs w:val="24"/>
                <w:highlight w:val="yellow"/>
              </w:rPr>
              <w:t>Для дозировки:</w:t>
            </w:r>
          </w:p>
        </w:tc>
        <w:tc>
          <w:tcPr>
            <w:tcW w:w="2693" w:type="dxa"/>
            <w:shd w:val="clear" w:color="auto" w:fill="D9D9D9" w:themeFill="background1" w:themeFillShade="D9"/>
          </w:tcPr>
          <w:p w14:paraId="0D73BCBA" w14:textId="77777777" w:rsidR="00DB5DFA" w:rsidRPr="00401601" w:rsidRDefault="00DB5DFA" w:rsidP="000E2CF2">
            <w:pPr>
              <w:jc w:val="center"/>
              <w:rPr>
                <w:rFonts w:eastAsia="Calibri"/>
                <w:b/>
                <w:szCs w:val="24"/>
                <w:highlight w:val="yellow"/>
              </w:rPr>
            </w:pPr>
            <w:r w:rsidRPr="00401601">
              <w:rPr>
                <w:rFonts w:eastAsia="Calibri"/>
                <w:b/>
                <w:szCs w:val="24"/>
                <w:highlight w:val="yellow"/>
              </w:rPr>
              <w:t>100 мг</w:t>
            </w:r>
          </w:p>
        </w:tc>
      </w:tr>
      <w:tr w:rsidR="00DB5DFA" w:rsidRPr="00401601" w14:paraId="22E9720B" w14:textId="77777777" w:rsidTr="000E2CF2">
        <w:trPr>
          <w:trHeight w:val="20"/>
        </w:trPr>
        <w:tc>
          <w:tcPr>
            <w:tcW w:w="6658" w:type="dxa"/>
          </w:tcPr>
          <w:p w14:paraId="478FFB45" w14:textId="77777777" w:rsidR="00DB5DFA" w:rsidRPr="00401601" w:rsidRDefault="00DB5DFA" w:rsidP="000E2CF2">
            <w:pPr>
              <w:rPr>
                <w:rFonts w:eastAsia="Calibri"/>
                <w:i/>
                <w:szCs w:val="24"/>
                <w:highlight w:val="yellow"/>
              </w:rPr>
            </w:pPr>
            <w:r w:rsidRPr="00401601">
              <w:rPr>
                <w:rFonts w:eastAsia="Calibri"/>
                <w:i/>
                <w:szCs w:val="24"/>
                <w:highlight w:val="yellow"/>
              </w:rPr>
              <w:t>Действующее вещество:</w:t>
            </w:r>
          </w:p>
        </w:tc>
        <w:tc>
          <w:tcPr>
            <w:tcW w:w="2693" w:type="dxa"/>
          </w:tcPr>
          <w:p w14:paraId="79A7515E" w14:textId="77777777" w:rsidR="00DB5DFA" w:rsidRPr="00401601" w:rsidRDefault="00DB5DFA" w:rsidP="000E2CF2">
            <w:pPr>
              <w:rPr>
                <w:rFonts w:eastAsia="Calibri"/>
                <w:i/>
                <w:szCs w:val="24"/>
                <w:highlight w:val="yellow"/>
              </w:rPr>
            </w:pPr>
          </w:p>
        </w:tc>
      </w:tr>
      <w:tr w:rsidR="00DB5DFA" w:rsidRPr="00401601" w14:paraId="55731BDE" w14:textId="77777777" w:rsidTr="000E2CF2">
        <w:trPr>
          <w:trHeight w:val="20"/>
        </w:trPr>
        <w:tc>
          <w:tcPr>
            <w:tcW w:w="6658" w:type="dxa"/>
          </w:tcPr>
          <w:p w14:paraId="70C8E33D" w14:textId="77777777" w:rsidR="00DB5DFA" w:rsidRPr="00401601" w:rsidRDefault="00DB5DFA" w:rsidP="000E2CF2">
            <w:pPr>
              <w:ind w:left="708"/>
              <w:rPr>
                <w:rFonts w:eastAsia="Calibri"/>
                <w:szCs w:val="24"/>
              </w:rPr>
            </w:pPr>
            <w:r w:rsidRPr="00401601">
              <w:rPr>
                <w:rFonts w:eastAsia="Calibri"/>
                <w:szCs w:val="24"/>
                <w:highlight w:val="yellow"/>
              </w:rPr>
              <w:t>Акалабрутиниб</w:t>
            </w:r>
          </w:p>
          <w:p w14:paraId="65C293CB" w14:textId="77777777" w:rsidR="00DB5DFA" w:rsidRPr="00401601" w:rsidRDefault="00DB5DFA" w:rsidP="000E2CF2">
            <w:pPr>
              <w:ind w:left="708"/>
              <w:rPr>
                <w:rFonts w:eastAsia="Calibri"/>
                <w:szCs w:val="24"/>
                <w:highlight w:val="yellow"/>
              </w:rPr>
            </w:pPr>
          </w:p>
        </w:tc>
        <w:tc>
          <w:tcPr>
            <w:tcW w:w="2693" w:type="dxa"/>
          </w:tcPr>
          <w:p w14:paraId="74ACBDAA" w14:textId="77777777" w:rsidR="00DB5DFA" w:rsidRPr="00401601" w:rsidRDefault="00DB5DFA" w:rsidP="000E2CF2">
            <w:pPr>
              <w:jc w:val="center"/>
              <w:rPr>
                <w:rFonts w:eastAsia="Calibri"/>
                <w:szCs w:val="24"/>
                <w:highlight w:val="yellow"/>
              </w:rPr>
            </w:pPr>
            <w:r>
              <w:rPr>
                <w:rFonts w:eastAsia="Calibri"/>
                <w:szCs w:val="24"/>
                <w:highlight w:val="yellow"/>
              </w:rPr>
              <w:t>100</w:t>
            </w:r>
            <w:r w:rsidRPr="00401601">
              <w:rPr>
                <w:rFonts w:eastAsia="Calibri"/>
                <w:szCs w:val="24"/>
                <w:highlight w:val="yellow"/>
              </w:rPr>
              <w:t xml:space="preserve"> мг</w:t>
            </w:r>
          </w:p>
          <w:p w14:paraId="21F52AAE" w14:textId="77777777" w:rsidR="00DB5DFA" w:rsidRPr="00401601" w:rsidRDefault="00DB5DFA" w:rsidP="000E2CF2">
            <w:pPr>
              <w:jc w:val="center"/>
              <w:rPr>
                <w:rFonts w:eastAsia="Calibri"/>
                <w:szCs w:val="24"/>
                <w:highlight w:val="yellow"/>
              </w:rPr>
            </w:pPr>
          </w:p>
        </w:tc>
      </w:tr>
      <w:tr w:rsidR="00DB5DFA" w:rsidRPr="00401601" w14:paraId="15961AF3" w14:textId="77777777" w:rsidTr="000E2CF2">
        <w:trPr>
          <w:trHeight w:val="20"/>
        </w:trPr>
        <w:tc>
          <w:tcPr>
            <w:tcW w:w="6658" w:type="dxa"/>
          </w:tcPr>
          <w:p w14:paraId="3C00F881" w14:textId="77777777" w:rsidR="00DB5DFA" w:rsidRPr="00401601" w:rsidRDefault="00DB5DFA" w:rsidP="000E2CF2">
            <w:pPr>
              <w:rPr>
                <w:rFonts w:eastAsia="Calibri"/>
                <w:szCs w:val="24"/>
                <w:highlight w:val="yellow"/>
              </w:rPr>
            </w:pPr>
            <w:r w:rsidRPr="00401601">
              <w:rPr>
                <w:rFonts w:eastAsia="Calibri"/>
                <w:i/>
                <w:szCs w:val="24"/>
                <w:highlight w:val="yellow"/>
              </w:rPr>
              <w:t>Вспомогательные вещества:</w:t>
            </w:r>
          </w:p>
        </w:tc>
        <w:tc>
          <w:tcPr>
            <w:tcW w:w="2693" w:type="dxa"/>
          </w:tcPr>
          <w:p w14:paraId="0C4A3313" w14:textId="77777777" w:rsidR="00DB5DFA" w:rsidRPr="00401601" w:rsidRDefault="00DB5DFA" w:rsidP="000E2CF2">
            <w:pPr>
              <w:jc w:val="center"/>
              <w:rPr>
                <w:rFonts w:eastAsia="Calibri"/>
                <w:szCs w:val="24"/>
                <w:highlight w:val="yellow"/>
              </w:rPr>
            </w:pPr>
          </w:p>
        </w:tc>
      </w:tr>
      <w:tr w:rsidR="00DB5DFA" w:rsidRPr="00401601" w14:paraId="534E08F9" w14:textId="77777777" w:rsidTr="000E2CF2">
        <w:trPr>
          <w:trHeight w:val="20"/>
        </w:trPr>
        <w:tc>
          <w:tcPr>
            <w:tcW w:w="6658" w:type="dxa"/>
          </w:tcPr>
          <w:p w14:paraId="3A9494D9" w14:textId="77777777" w:rsidR="00DB5DFA" w:rsidRPr="00401601" w:rsidRDefault="00DB5DFA" w:rsidP="000E2CF2">
            <w:pPr>
              <w:ind w:left="743"/>
              <w:rPr>
                <w:rFonts w:eastAsia="Calibri"/>
                <w:i/>
                <w:szCs w:val="24"/>
                <w:highlight w:val="yellow"/>
              </w:rPr>
            </w:pPr>
            <w:r w:rsidRPr="00401601">
              <w:rPr>
                <w:rFonts w:eastAsia="Calibri"/>
                <w:szCs w:val="24"/>
                <w:highlight w:val="yellow"/>
              </w:rPr>
              <w:t>Лактозы моногидрат (</w:t>
            </w:r>
            <w:r w:rsidRPr="00401601">
              <w:rPr>
                <w:rFonts w:eastAsia="Calibri"/>
                <w:szCs w:val="24"/>
                <w:highlight w:val="yellow"/>
                <w:lang w:val="en-US"/>
              </w:rPr>
              <w:t>USP</w:t>
            </w:r>
            <w:r w:rsidRPr="00401601">
              <w:rPr>
                <w:rFonts w:eastAsia="Calibri"/>
                <w:szCs w:val="24"/>
                <w:highlight w:val="yellow"/>
              </w:rPr>
              <w:t xml:space="preserve">, </w:t>
            </w:r>
            <w:r w:rsidRPr="00401601">
              <w:rPr>
                <w:rFonts w:eastAsia="Calibri"/>
                <w:szCs w:val="24"/>
                <w:highlight w:val="yellow"/>
                <w:lang w:val="en-US"/>
              </w:rPr>
              <w:t>Ph</w:t>
            </w:r>
            <w:r w:rsidRPr="00401601">
              <w:rPr>
                <w:rFonts w:eastAsia="Calibri"/>
                <w:szCs w:val="24"/>
                <w:highlight w:val="yellow"/>
              </w:rPr>
              <w:t xml:space="preserve">. </w:t>
            </w:r>
            <w:r w:rsidRPr="00401601">
              <w:rPr>
                <w:rFonts w:eastAsia="Calibri"/>
                <w:szCs w:val="24"/>
                <w:highlight w:val="yellow"/>
                <w:lang w:val="en-US"/>
              </w:rPr>
              <w:t>Eur</w:t>
            </w:r>
            <w:r w:rsidRPr="00401601">
              <w:rPr>
                <w:rFonts w:eastAsia="Calibri"/>
                <w:szCs w:val="24"/>
                <w:highlight w:val="yellow"/>
              </w:rPr>
              <w:t>.)</w:t>
            </w:r>
          </w:p>
        </w:tc>
        <w:tc>
          <w:tcPr>
            <w:tcW w:w="2693" w:type="dxa"/>
            <w:vAlign w:val="center"/>
          </w:tcPr>
          <w:p w14:paraId="711F27FD" w14:textId="77777777" w:rsidR="00DB5DFA" w:rsidRPr="00401601" w:rsidRDefault="00DB5DFA" w:rsidP="000E2CF2">
            <w:pPr>
              <w:rPr>
                <w:rFonts w:eastAsia="Calibri"/>
                <w:i/>
                <w:szCs w:val="24"/>
                <w:highlight w:val="yellow"/>
              </w:rPr>
            </w:pPr>
            <w:r w:rsidRPr="00401601">
              <w:rPr>
                <w:rFonts w:eastAsia="Calibri"/>
                <w:szCs w:val="24"/>
                <w:highlight w:val="yellow"/>
              </w:rPr>
              <w:t xml:space="preserve">              </w:t>
            </w:r>
            <w:r w:rsidRPr="00401601">
              <w:rPr>
                <w:rFonts w:eastAsia="Calibri"/>
                <w:szCs w:val="24"/>
                <w:highlight w:val="yellow"/>
                <w:lang w:val="en-US"/>
              </w:rPr>
              <w:t>282,60</w:t>
            </w:r>
            <w:r w:rsidRPr="00401601">
              <w:rPr>
                <w:rFonts w:eastAsia="Calibri"/>
                <w:szCs w:val="24"/>
                <w:highlight w:val="yellow"/>
              </w:rPr>
              <w:t xml:space="preserve"> мг</w:t>
            </w:r>
          </w:p>
        </w:tc>
      </w:tr>
      <w:tr w:rsidR="00DB5DFA" w:rsidRPr="00401601" w14:paraId="49363CE0" w14:textId="77777777" w:rsidTr="000E2CF2">
        <w:trPr>
          <w:trHeight w:val="20"/>
        </w:trPr>
        <w:tc>
          <w:tcPr>
            <w:tcW w:w="6658" w:type="dxa"/>
          </w:tcPr>
          <w:p w14:paraId="73BB203B" w14:textId="77777777" w:rsidR="00DB5DFA" w:rsidRPr="00401601" w:rsidRDefault="00DB5DFA" w:rsidP="000E2CF2">
            <w:pPr>
              <w:ind w:left="738"/>
              <w:rPr>
                <w:rFonts w:eastAsiaTheme="minorEastAsia"/>
                <w:szCs w:val="24"/>
                <w:highlight w:val="yellow"/>
                <w:lang w:eastAsia="ja-JP"/>
              </w:rPr>
            </w:pPr>
            <w:r w:rsidRPr="00401601">
              <w:rPr>
                <w:rFonts w:eastAsiaTheme="minorEastAsia"/>
                <w:szCs w:val="24"/>
                <w:highlight w:val="yellow"/>
                <w:lang w:eastAsia="ja-JP"/>
              </w:rPr>
              <w:lastRenderedPageBreak/>
              <w:t xml:space="preserve">Целлюлоза микрокристаллическая тип 102 </w:t>
            </w:r>
          </w:p>
          <w:p w14:paraId="6CD06739" w14:textId="77777777" w:rsidR="00DB5DFA" w:rsidRPr="00401601" w:rsidRDefault="00DB5DFA" w:rsidP="000E2CF2">
            <w:pPr>
              <w:ind w:left="738"/>
              <w:rPr>
                <w:rFonts w:eastAsiaTheme="minorEastAsia"/>
                <w:szCs w:val="24"/>
                <w:highlight w:val="yellow"/>
                <w:lang w:eastAsia="ja-JP"/>
              </w:rPr>
            </w:pPr>
            <w:r w:rsidRPr="00401601">
              <w:rPr>
                <w:rFonts w:eastAsia="Calibri"/>
                <w:szCs w:val="24"/>
                <w:highlight w:val="yellow"/>
              </w:rPr>
              <w:t>(</w:t>
            </w:r>
            <w:r w:rsidRPr="00401601">
              <w:rPr>
                <w:rFonts w:eastAsia="Calibri"/>
                <w:szCs w:val="24"/>
                <w:highlight w:val="yellow"/>
                <w:lang w:val="en-US"/>
              </w:rPr>
              <w:t>USP</w:t>
            </w:r>
            <w:r w:rsidRPr="00401601">
              <w:rPr>
                <w:rFonts w:eastAsia="Calibri"/>
                <w:szCs w:val="24"/>
                <w:highlight w:val="yellow"/>
              </w:rPr>
              <w:t xml:space="preserve">, </w:t>
            </w:r>
            <w:r w:rsidRPr="00401601">
              <w:rPr>
                <w:rFonts w:eastAsia="Calibri"/>
                <w:szCs w:val="24"/>
                <w:highlight w:val="yellow"/>
                <w:lang w:val="en-US"/>
              </w:rPr>
              <w:t>Ph</w:t>
            </w:r>
            <w:r w:rsidRPr="00401601">
              <w:rPr>
                <w:rFonts w:eastAsia="Calibri"/>
                <w:szCs w:val="24"/>
                <w:highlight w:val="yellow"/>
              </w:rPr>
              <w:t xml:space="preserve">. </w:t>
            </w:r>
            <w:r w:rsidRPr="00401601">
              <w:rPr>
                <w:rFonts w:eastAsia="Calibri"/>
                <w:szCs w:val="24"/>
                <w:highlight w:val="yellow"/>
                <w:lang w:val="en-US"/>
              </w:rPr>
              <w:t>Eur</w:t>
            </w:r>
            <w:r w:rsidRPr="00401601">
              <w:rPr>
                <w:rFonts w:eastAsia="Calibri"/>
                <w:szCs w:val="24"/>
                <w:highlight w:val="yellow"/>
              </w:rPr>
              <w:t>.)</w:t>
            </w:r>
          </w:p>
        </w:tc>
        <w:tc>
          <w:tcPr>
            <w:tcW w:w="2693" w:type="dxa"/>
            <w:vAlign w:val="center"/>
          </w:tcPr>
          <w:p w14:paraId="1214F636" w14:textId="77777777" w:rsidR="00DB5DFA" w:rsidRPr="00401601" w:rsidRDefault="00DB5DFA" w:rsidP="000E2CF2">
            <w:pPr>
              <w:jc w:val="center"/>
              <w:rPr>
                <w:rFonts w:eastAsia="Calibri"/>
                <w:szCs w:val="24"/>
                <w:highlight w:val="yellow"/>
              </w:rPr>
            </w:pPr>
            <w:r w:rsidRPr="00401601">
              <w:rPr>
                <w:rFonts w:eastAsia="Calibri"/>
                <w:szCs w:val="24"/>
                <w:highlight w:val="yellow"/>
              </w:rPr>
              <w:t>273,40 мг</w:t>
            </w:r>
          </w:p>
        </w:tc>
      </w:tr>
      <w:tr w:rsidR="00DB5DFA" w:rsidRPr="00401601" w14:paraId="79D17E99" w14:textId="77777777" w:rsidTr="000E2CF2">
        <w:trPr>
          <w:trHeight w:val="20"/>
        </w:trPr>
        <w:tc>
          <w:tcPr>
            <w:tcW w:w="6658" w:type="dxa"/>
          </w:tcPr>
          <w:p w14:paraId="40CA2D40" w14:textId="77777777" w:rsidR="00DB5DFA" w:rsidRPr="00401601" w:rsidRDefault="00DB5DFA" w:rsidP="000E2CF2">
            <w:pPr>
              <w:ind w:left="738"/>
              <w:rPr>
                <w:rFonts w:eastAsia="Calibri"/>
                <w:szCs w:val="24"/>
                <w:highlight w:val="yellow"/>
              </w:rPr>
            </w:pPr>
            <w:r w:rsidRPr="00401601">
              <w:rPr>
                <w:rFonts w:eastAsia="Calibri"/>
                <w:szCs w:val="24"/>
                <w:highlight w:val="yellow"/>
              </w:rPr>
              <w:t>Натрия крахмаликолят (тип А) (</w:t>
            </w:r>
            <w:r w:rsidRPr="00401601">
              <w:rPr>
                <w:rFonts w:eastAsia="Calibri"/>
                <w:szCs w:val="24"/>
                <w:highlight w:val="yellow"/>
                <w:lang w:val="en-US"/>
              </w:rPr>
              <w:t>USP</w:t>
            </w:r>
            <w:r w:rsidRPr="00401601">
              <w:rPr>
                <w:rFonts w:eastAsia="Calibri"/>
                <w:szCs w:val="24"/>
                <w:highlight w:val="yellow"/>
              </w:rPr>
              <w:t xml:space="preserve">, </w:t>
            </w:r>
            <w:r w:rsidRPr="00401601">
              <w:rPr>
                <w:rFonts w:eastAsia="Calibri"/>
                <w:szCs w:val="24"/>
                <w:highlight w:val="yellow"/>
                <w:lang w:val="en-US"/>
              </w:rPr>
              <w:t>Ph</w:t>
            </w:r>
            <w:r w:rsidRPr="00401601">
              <w:rPr>
                <w:rFonts w:eastAsia="Calibri"/>
                <w:szCs w:val="24"/>
                <w:highlight w:val="yellow"/>
              </w:rPr>
              <w:t xml:space="preserve">. </w:t>
            </w:r>
            <w:r w:rsidRPr="00401601">
              <w:rPr>
                <w:rFonts w:eastAsia="Calibri"/>
                <w:szCs w:val="24"/>
                <w:highlight w:val="yellow"/>
                <w:lang w:val="en-US"/>
              </w:rPr>
              <w:t>Eur</w:t>
            </w:r>
            <w:r w:rsidRPr="00401601">
              <w:rPr>
                <w:rFonts w:eastAsia="Calibri"/>
                <w:szCs w:val="24"/>
                <w:highlight w:val="yellow"/>
              </w:rPr>
              <w:t>.)</w:t>
            </w:r>
          </w:p>
        </w:tc>
        <w:tc>
          <w:tcPr>
            <w:tcW w:w="2693" w:type="dxa"/>
            <w:vAlign w:val="center"/>
          </w:tcPr>
          <w:p w14:paraId="2736BBDB" w14:textId="77777777" w:rsidR="00DB5DFA" w:rsidRPr="00401601" w:rsidRDefault="00DB5DFA" w:rsidP="000E2CF2">
            <w:pPr>
              <w:jc w:val="center"/>
              <w:rPr>
                <w:rFonts w:eastAsia="Calibri"/>
                <w:szCs w:val="24"/>
                <w:highlight w:val="yellow"/>
              </w:rPr>
            </w:pPr>
            <w:r w:rsidRPr="00401601">
              <w:rPr>
                <w:rFonts w:eastAsia="Calibri"/>
                <w:szCs w:val="24"/>
                <w:highlight w:val="yellow"/>
              </w:rPr>
              <w:t>4,00 мг</w:t>
            </w:r>
          </w:p>
        </w:tc>
      </w:tr>
      <w:tr w:rsidR="00DB5DFA" w:rsidRPr="00401601" w14:paraId="3A619450" w14:textId="77777777" w:rsidTr="000E2CF2">
        <w:trPr>
          <w:trHeight w:val="20"/>
        </w:trPr>
        <w:tc>
          <w:tcPr>
            <w:tcW w:w="6658" w:type="dxa"/>
          </w:tcPr>
          <w:p w14:paraId="74F29CB4" w14:textId="77777777" w:rsidR="00DB5DFA" w:rsidRPr="00401601" w:rsidRDefault="00DB5DFA" w:rsidP="000E2CF2">
            <w:pPr>
              <w:ind w:left="738"/>
              <w:rPr>
                <w:rFonts w:eastAsia="Calibri"/>
                <w:szCs w:val="24"/>
                <w:highlight w:val="yellow"/>
              </w:rPr>
            </w:pPr>
            <w:r w:rsidRPr="00401601">
              <w:rPr>
                <w:rFonts w:eastAsia="Calibri"/>
                <w:szCs w:val="24"/>
                <w:highlight w:val="yellow"/>
              </w:rPr>
              <w:t>Повидон К25 (</w:t>
            </w:r>
            <w:r w:rsidRPr="00401601">
              <w:rPr>
                <w:rFonts w:eastAsia="Calibri"/>
                <w:szCs w:val="24"/>
                <w:highlight w:val="yellow"/>
                <w:lang w:val="en-US"/>
              </w:rPr>
              <w:t>USP</w:t>
            </w:r>
            <w:r w:rsidRPr="00401601">
              <w:rPr>
                <w:rFonts w:eastAsia="Calibri"/>
                <w:szCs w:val="24"/>
                <w:highlight w:val="yellow"/>
              </w:rPr>
              <w:t xml:space="preserve">, </w:t>
            </w:r>
            <w:r w:rsidRPr="00401601">
              <w:rPr>
                <w:rFonts w:eastAsia="Calibri"/>
                <w:szCs w:val="24"/>
                <w:highlight w:val="yellow"/>
                <w:lang w:val="en-US"/>
              </w:rPr>
              <w:t>Ph</w:t>
            </w:r>
            <w:r w:rsidRPr="00401601">
              <w:rPr>
                <w:rFonts w:eastAsia="Calibri"/>
                <w:szCs w:val="24"/>
                <w:highlight w:val="yellow"/>
              </w:rPr>
              <w:t xml:space="preserve">. </w:t>
            </w:r>
            <w:r w:rsidRPr="00401601">
              <w:rPr>
                <w:rFonts w:eastAsia="Calibri"/>
                <w:szCs w:val="24"/>
                <w:highlight w:val="yellow"/>
                <w:lang w:val="en-US"/>
              </w:rPr>
              <w:t>Eur</w:t>
            </w:r>
            <w:r w:rsidRPr="00401601">
              <w:rPr>
                <w:rFonts w:eastAsia="Calibri"/>
                <w:szCs w:val="24"/>
                <w:highlight w:val="yellow"/>
              </w:rPr>
              <w:t>.)</w:t>
            </w:r>
          </w:p>
        </w:tc>
        <w:tc>
          <w:tcPr>
            <w:tcW w:w="2693" w:type="dxa"/>
            <w:vAlign w:val="center"/>
          </w:tcPr>
          <w:p w14:paraId="1A729F9A" w14:textId="77777777" w:rsidR="00DB5DFA" w:rsidRPr="00401601" w:rsidRDefault="00DB5DFA" w:rsidP="000E2CF2">
            <w:pPr>
              <w:jc w:val="center"/>
              <w:rPr>
                <w:rFonts w:eastAsia="Calibri"/>
                <w:szCs w:val="24"/>
                <w:highlight w:val="yellow"/>
              </w:rPr>
            </w:pPr>
            <w:r w:rsidRPr="00401601">
              <w:rPr>
                <w:rFonts w:eastAsia="Calibri"/>
                <w:szCs w:val="24"/>
                <w:highlight w:val="yellow"/>
              </w:rPr>
              <w:t>12,80 мг</w:t>
            </w:r>
          </w:p>
        </w:tc>
      </w:tr>
      <w:tr w:rsidR="00DB5DFA" w:rsidRPr="00401601" w14:paraId="0896AA7A" w14:textId="77777777" w:rsidTr="000E2CF2">
        <w:trPr>
          <w:trHeight w:val="20"/>
        </w:trPr>
        <w:tc>
          <w:tcPr>
            <w:tcW w:w="6658" w:type="dxa"/>
          </w:tcPr>
          <w:p w14:paraId="4C8391D6" w14:textId="77777777" w:rsidR="00DB5DFA" w:rsidRPr="00401601" w:rsidRDefault="00DB5DFA" w:rsidP="000E2CF2">
            <w:pPr>
              <w:ind w:left="738"/>
              <w:rPr>
                <w:rFonts w:eastAsia="Calibri"/>
                <w:szCs w:val="24"/>
                <w:highlight w:val="yellow"/>
              </w:rPr>
            </w:pPr>
            <w:r w:rsidRPr="00401601">
              <w:rPr>
                <w:rFonts w:eastAsia="Calibri"/>
                <w:szCs w:val="24"/>
                <w:highlight w:val="yellow"/>
              </w:rPr>
              <w:t>Кремния диоксид коллоидный (</w:t>
            </w:r>
            <w:r w:rsidRPr="00401601">
              <w:rPr>
                <w:rFonts w:eastAsia="Calibri"/>
                <w:szCs w:val="24"/>
                <w:highlight w:val="yellow"/>
                <w:lang w:val="en-US"/>
              </w:rPr>
              <w:t>USP</w:t>
            </w:r>
            <w:r w:rsidRPr="00401601">
              <w:rPr>
                <w:rFonts w:eastAsia="Calibri"/>
                <w:szCs w:val="24"/>
                <w:highlight w:val="yellow"/>
              </w:rPr>
              <w:t xml:space="preserve">, </w:t>
            </w:r>
            <w:r w:rsidRPr="00401601">
              <w:rPr>
                <w:rFonts w:eastAsia="Calibri"/>
                <w:szCs w:val="24"/>
                <w:highlight w:val="yellow"/>
                <w:lang w:val="en-US"/>
              </w:rPr>
              <w:t>Ph</w:t>
            </w:r>
            <w:r w:rsidRPr="00401601">
              <w:rPr>
                <w:rFonts w:eastAsia="Calibri"/>
                <w:szCs w:val="24"/>
                <w:highlight w:val="yellow"/>
              </w:rPr>
              <w:t xml:space="preserve">. </w:t>
            </w:r>
            <w:r w:rsidRPr="00401601">
              <w:rPr>
                <w:rFonts w:eastAsia="Calibri"/>
                <w:szCs w:val="24"/>
                <w:highlight w:val="yellow"/>
                <w:lang w:val="en-US"/>
              </w:rPr>
              <w:t>Eur</w:t>
            </w:r>
            <w:r w:rsidRPr="00401601">
              <w:rPr>
                <w:rFonts w:eastAsia="Calibri"/>
                <w:szCs w:val="24"/>
                <w:highlight w:val="yellow"/>
              </w:rPr>
              <w:t>.)</w:t>
            </w:r>
          </w:p>
        </w:tc>
        <w:tc>
          <w:tcPr>
            <w:tcW w:w="2693" w:type="dxa"/>
            <w:vAlign w:val="center"/>
          </w:tcPr>
          <w:p w14:paraId="6E7E913C" w14:textId="77777777" w:rsidR="00DB5DFA" w:rsidRPr="00401601" w:rsidRDefault="00DB5DFA" w:rsidP="000E2CF2">
            <w:pPr>
              <w:jc w:val="center"/>
              <w:rPr>
                <w:rFonts w:eastAsia="Calibri"/>
                <w:szCs w:val="24"/>
                <w:highlight w:val="yellow"/>
              </w:rPr>
            </w:pPr>
            <w:r w:rsidRPr="00401601">
              <w:rPr>
                <w:rFonts w:eastAsia="Calibri"/>
                <w:szCs w:val="24"/>
                <w:highlight w:val="yellow"/>
              </w:rPr>
              <w:t>6,40 мг</w:t>
            </w:r>
          </w:p>
        </w:tc>
      </w:tr>
      <w:tr w:rsidR="00DB5DFA" w:rsidRPr="00401601" w14:paraId="10A0612F" w14:textId="77777777" w:rsidTr="000E2CF2">
        <w:trPr>
          <w:trHeight w:val="20"/>
        </w:trPr>
        <w:tc>
          <w:tcPr>
            <w:tcW w:w="6658" w:type="dxa"/>
          </w:tcPr>
          <w:p w14:paraId="1716D194" w14:textId="77777777" w:rsidR="00DB5DFA" w:rsidRPr="00401601" w:rsidRDefault="00DB5DFA" w:rsidP="000E2CF2">
            <w:pPr>
              <w:ind w:left="738"/>
              <w:rPr>
                <w:rFonts w:eastAsia="Calibri"/>
                <w:szCs w:val="24"/>
                <w:highlight w:val="yellow"/>
              </w:rPr>
            </w:pPr>
            <w:r w:rsidRPr="00401601">
              <w:rPr>
                <w:rFonts w:eastAsia="Calibri"/>
                <w:szCs w:val="24"/>
                <w:highlight w:val="yellow"/>
              </w:rPr>
              <w:t>Магния стеарат (</w:t>
            </w:r>
            <w:r w:rsidRPr="00401601">
              <w:rPr>
                <w:rFonts w:eastAsia="Calibri"/>
                <w:szCs w:val="24"/>
                <w:highlight w:val="yellow"/>
                <w:lang w:val="en-US"/>
              </w:rPr>
              <w:t>USP</w:t>
            </w:r>
            <w:r w:rsidRPr="00401601">
              <w:rPr>
                <w:rFonts w:eastAsia="Calibri"/>
                <w:szCs w:val="24"/>
                <w:highlight w:val="yellow"/>
              </w:rPr>
              <w:t xml:space="preserve">, </w:t>
            </w:r>
            <w:r w:rsidRPr="00401601">
              <w:rPr>
                <w:rFonts w:eastAsia="Calibri"/>
                <w:szCs w:val="24"/>
                <w:highlight w:val="yellow"/>
                <w:lang w:val="en-US"/>
              </w:rPr>
              <w:t>Ph</w:t>
            </w:r>
            <w:r w:rsidRPr="00401601">
              <w:rPr>
                <w:rFonts w:eastAsia="Calibri"/>
                <w:szCs w:val="24"/>
                <w:highlight w:val="yellow"/>
              </w:rPr>
              <w:t xml:space="preserve">. </w:t>
            </w:r>
            <w:r w:rsidRPr="00401601">
              <w:rPr>
                <w:rFonts w:eastAsia="Calibri"/>
                <w:szCs w:val="24"/>
                <w:highlight w:val="yellow"/>
                <w:lang w:val="en-US"/>
              </w:rPr>
              <w:t>Eur</w:t>
            </w:r>
            <w:r w:rsidRPr="00401601">
              <w:rPr>
                <w:rFonts w:eastAsia="Calibri"/>
                <w:szCs w:val="24"/>
                <w:highlight w:val="yellow"/>
              </w:rPr>
              <w:t>.)</w:t>
            </w:r>
          </w:p>
        </w:tc>
        <w:tc>
          <w:tcPr>
            <w:tcW w:w="2693" w:type="dxa"/>
            <w:vAlign w:val="center"/>
          </w:tcPr>
          <w:p w14:paraId="6172EAA3" w14:textId="77777777" w:rsidR="00DB5DFA" w:rsidRPr="00401601" w:rsidRDefault="00DB5DFA" w:rsidP="000E2CF2">
            <w:pPr>
              <w:jc w:val="center"/>
              <w:rPr>
                <w:rFonts w:eastAsia="Calibri"/>
                <w:szCs w:val="24"/>
                <w:highlight w:val="yellow"/>
              </w:rPr>
            </w:pPr>
            <w:r w:rsidRPr="00401601">
              <w:rPr>
                <w:rFonts w:eastAsia="Calibri"/>
                <w:szCs w:val="24"/>
                <w:highlight w:val="yellow"/>
              </w:rPr>
              <w:t xml:space="preserve">6,40 мг </w:t>
            </w:r>
          </w:p>
        </w:tc>
      </w:tr>
      <w:tr w:rsidR="00DB5DFA" w:rsidRPr="00C4247B" w14:paraId="66E87A3D" w14:textId="77777777" w:rsidTr="000E2CF2">
        <w:trPr>
          <w:trHeight w:val="20"/>
        </w:trPr>
        <w:tc>
          <w:tcPr>
            <w:tcW w:w="6658" w:type="dxa"/>
          </w:tcPr>
          <w:p w14:paraId="73BD061D" w14:textId="77777777" w:rsidR="00DB5DFA" w:rsidRPr="00401601" w:rsidRDefault="00DB5DFA" w:rsidP="000E2CF2">
            <w:pPr>
              <w:ind w:left="738"/>
              <w:rPr>
                <w:rFonts w:eastAsia="Calibri"/>
                <w:szCs w:val="24"/>
                <w:highlight w:val="yellow"/>
              </w:rPr>
            </w:pPr>
            <w:r w:rsidRPr="00401601">
              <w:rPr>
                <w:rFonts w:eastAsia="Calibri"/>
                <w:b/>
                <w:szCs w:val="24"/>
                <w:highlight w:val="yellow"/>
              </w:rPr>
              <w:t>Масса капсулы</w:t>
            </w:r>
          </w:p>
        </w:tc>
        <w:tc>
          <w:tcPr>
            <w:tcW w:w="2693" w:type="dxa"/>
            <w:vAlign w:val="center"/>
          </w:tcPr>
          <w:p w14:paraId="35A06FA9" w14:textId="77777777" w:rsidR="00DB5DFA" w:rsidRPr="00C4247B" w:rsidRDefault="00DB5DFA" w:rsidP="000E2CF2">
            <w:pPr>
              <w:jc w:val="center"/>
              <w:rPr>
                <w:rFonts w:eastAsia="Calibri"/>
                <w:szCs w:val="24"/>
              </w:rPr>
            </w:pPr>
            <w:r w:rsidRPr="00401601">
              <w:rPr>
                <w:rFonts w:eastAsia="Calibri"/>
                <w:b/>
                <w:szCs w:val="24"/>
                <w:highlight w:val="yellow"/>
              </w:rPr>
              <w:t>640,00 мг</w:t>
            </w:r>
          </w:p>
        </w:tc>
      </w:tr>
    </w:tbl>
    <w:p w14:paraId="4670123E" w14:textId="17A2DDCC" w:rsidR="00C602C5" w:rsidRPr="00F417CF" w:rsidRDefault="00C602C5" w:rsidP="00C602C5">
      <w:pPr>
        <w:jc w:val="both"/>
        <w:rPr>
          <w:shd w:val="clear" w:color="auto" w:fill="FFFFFF"/>
          <w:lang w:bidi="ru-RU"/>
        </w:rPr>
      </w:pPr>
    </w:p>
    <w:p w14:paraId="54789FAD" w14:textId="0C89F33E" w:rsidR="00C602C5" w:rsidRPr="00A56683" w:rsidRDefault="00C602C5" w:rsidP="00C602C5">
      <w:pPr>
        <w:ind w:firstLine="709"/>
        <w:jc w:val="both"/>
      </w:pPr>
      <w:r w:rsidRPr="00A56683">
        <w:rPr>
          <w:rFonts w:eastAsia="Calibri"/>
          <w:color w:val="000000" w:themeColor="text1"/>
        </w:rPr>
        <w:t xml:space="preserve">Препарат </w:t>
      </w:r>
      <w:del w:id="192" w:author="Khasanova, Nailya" w:date="2024-09-23T08:28:00Z">
        <w:r w:rsidRPr="00A56683" w:rsidDel="00814DBB">
          <w:rPr>
            <w:color w:val="000000" w:themeColor="text1"/>
            <w:lang w:val="en-US"/>
          </w:rPr>
          <w:delText>DT</w:delText>
        </w:r>
        <w:r w:rsidRPr="00A56683" w:rsidDel="00814DBB">
          <w:rPr>
            <w:color w:val="000000" w:themeColor="text1"/>
          </w:rPr>
          <w:delText>-</w:delText>
        </w:r>
        <w:r w:rsidRPr="00A56683" w:rsidDel="00814DBB">
          <w:rPr>
            <w:color w:val="000000" w:themeColor="text1"/>
            <w:lang w:val="en-US"/>
          </w:rPr>
          <w:delText>AKL</w:delText>
        </w:r>
      </w:del>
      <w:ins w:id="193" w:author="Khasanova, Nailya" w:date="2024-09-23T08:28:00Z">
        <w:r w:rsidR="00814DBB">
          <w:rPr>
            <w:color w:val="000000" w:themeColor="text1"/>
            <w:lang w:val="en-US"/>
          </w:rPr>
          <w:t>PT</w:t>
        </w:r>
        <w:r w:rsidR="00814DBB" w:rsidRPr="00814DBB">
          <w:rPr>
            <w:color w:val="000000" w:themeColor="text1"/>
            <w:rPrChange w:id="194" w:author="Khasanova, Nailya" w:date="2024-09-23T08:28:00Z">
              <w:rPr>
                <w:color w:val="000000" w:themeColor="text1"/>
                <w:lang w:val="en-US"/>
              </w:rPr>
            </w:rPrChange>
          </w:rPr>
          <w:t>-</w:t>
        </w:r>
        <w:r w:rsidR="00814DBB">
          <w:rPr>
            <w:color w:val="000000" w:themeColor="text1"/>
            <w:lang w:val="en-US"/>
          </w:rPr>
          <w:t>AKL</w:t>
        </w:r>
      </w:ins>
      <w:r w:rsidRPr="00A56683">
        <w:rPr>
          <w:color w:val="000000" w:themeColor="text1"/>
        </w:rPr>
        <w:t xml:space="preserve">, </w:t>
      </w:r>
      <w:r w:rsidRPr="00A56683">
        <w:rPr>
          <w:bCs/>
        </w:rPr>
        <w:t>капсулы, 100 мг,</w:t>
      </w:r>
      <w:r w:rsidRPr="00A56683">
        <w:rPr>
          <w:color w:val="000000" w:themeColor="text1"/>
        </w:rPr>
        <w:t xml:space="preserve"> разработанный </w:t>
      </w:r>
      <w:r w:rsidRPr="00A56683">
        <w:rPr>
          <w:bCs/>
        </w:rPr>
        <w:t>дочерним подразделением ГК «Р-Фарм», Россия – ООО «Технология лекарств»</w:t>
      </w:r>
      <w:r w:rsidRPr="00A56683">
        <w:rPr>
          <w:color w:val="000000" w:themeColor="text1"/>
        </w:rPr>
        <w:t xml:space="preserve">, </w:t>
      </w:r>
      <w:r w:rsidRPr="00A56683">
        <w:rPr>
          <w:color w:val="000000"/>
        </w:rPr>
        <w:t>полностью соответствует по качественному и количественному составу действующего и вспомогательных веществ, лекарственной форме и дозировке референтному препарату эверолимуса Калквенс</w:t>
      </w:r>
      <w:r w:rsidRPr="00A56683">
        <w:rPr>
          <w:color w:val="000000"/>
          <w:vertAlign w:val="superscript"/>
        </w:rPr>
        <w:t>®</w:t>
      </w:r>
      <w:r w:rsidRPr="00A56683">
        <w:rPr>
          <w:color w:val="000000"/>
        </w:rPr>
        <w:t>, капсулы</w:t>
      </w:r>
      <w:r w:rsidRPr="00A56683">
        <w:t xml:space="preserve"> 100 мг (АстраЗенека АБ, Щвеция), имея минимальные отличия в количественном составе некоторых вспомогательных веществ, скорее всего обусловленные различным подходом к округлению.</w:t>
      </w:r>
    </w:p>
    <w:p w14:paraId="3BCA0A53" w14:textId="23455855" w:rsidR="00C602C5" w:rsidRPr="00860221" w:rsidRDefault="00C602C5" w:rsidP="00860221">
      <w:pPr>
        <w:ind w:firstLine="709"/>
        <w:jc w:val="both"/>
        <w:rPr>
          <w:color w:val="000000" w:themeColor="text1"/>
        </w:rPr>
      </w:pPr>
      <w:r w:rsidRPr="00A56683">
        <w:rPr>
          <w:color w:val="000000" w:themeColor="text1"/>
        </w:rPr>
        <w:t xml:space="preserve">В планируемом клиническом исследовании биоэквивалентности будет использоваться дозировка 100 мг. Сопоставление составов </w:t>
      </w:r>
      <w:del w:id="195" w:author="Khasanova, Nailya" w:date="2024-09-23T08:28:00Z">
        <w:r w:rsidRPr="00A56683" w:rsidDel="00814DBB">
          <w:rPr>
            <w:rFonts w:eastAsiaTheme="minorHAnsi"/>
            <w:color w:val="000000" w:themeColor="text1"/>
          </w:rPr>
          <w:delText>DT-AKL</w:delText>
        </w:r>
      </w:del>
      <w:ins w:id="196" w:author="Khasanova, Nailya" w:date="2024-09-23T08:28:00Z">
        <w:r w:rsidR="00814DBB">
          <w:rPr>
            <w:rFonts w:eastAsiaTheme="minorHAnsi"/>
            <w:color w:val="000000" w:themeColor="text1"/>
          </w:rPr>
          <w:t>PT-AKL</w:t>
        </w:r>
      </w:ins>
      <w:r w:rsidRPr="00A56683">
        <w:rPr>
          <w:rFonts w:eastAsiaTheme="minorHAnsi"/>
          <w:color w:val="000000" w:themeColor="text1"/>
        </w:rPr>
        <w:t xml:space="preserve"> (АО «Р-Фарм», Россия) и референтного препарата </w:t>
      </w:r>
      <w:r w:rsidRPr="00A56683">
        <w:rPr>
          <w:color w:val="000000"/>
        </w:rPr>
        <w:t>Калквенс</w:t>
      </w:r>
      <w:r w:rsidRPr="00A56683">
        <w:rPr>
          <w:color w:val="000000"/>
          <w:vertAlign w:val="superscript"/>
        </w:rPr>
        <w:t>®</w:t>
      </w:r>
      <w:r w:rsidRPr="00A56683">
        <w:t xml:space="preserve"> (АстраЗенека АБ, Щвеция) </w:t>
      </w:r>
      <w:r w:rsidRPr="00A56683">
        <w:rPr>
          <w:rFonts w:eastAsiaTheme="minorHAnsi"/>
          <w:color w:val="000000" w:themeColor="text1"/>
        </w:rPr>
        <w:t>представлено в табл. 2-2. ниже</w:t>
      </w:r>
      <w:r w:rsidRPr="00243565">
        <w:rPr>
          <w:rFonts w:eastAsiaTheme="minorHAnsi"/>
          <w:color w:val="000000" w:themeColor="text1"/>
        </w:rPr>
        <w:t>.</w:t>
      </w:r>
      <w:r>
        <w:rPr>
          <w:rFonts w:eastAsiaTheme="minorHAnsi"/>
          <w:color w:val="000000" w:themeColor="text1"/>
        </w:rPr>
        <w:t xml:space="preserve"> </w:t>
      </w:r>
    </w:p>
    <w:p w14:paraId="41F3AF82" w14:textId="365A814F" w:rsidR="00860221" w:rsidRDefault="00860221" w:rsidP="00860221">
      <w:pPr>
        <w:pStyle w:val="af5"/>
        <w:keepNext/>
        <w:jc w:val="both"/>
      </w:pPr>
      <w:bookmarkStart w:id="197" w:name="_Toc159973342"/>
      <w:r>
        <w:t xml:space="preserve">Таблица </w:t>
      </w:r>
      <w:fldSimple w:instr=" STYLEREF 1 \s ">
        <w:r w:rsidR="008260B3">
          <w:rPr>
            <w:noProof/>
          </w:rPr>
          <w:t>2</w:t>
        </w:r>
      </w:fldSimple>
      <w:r w:rsidR="008260B3">
        <w:noBreakHyphen/>
      </w:r>
      <w:fldSimple w:instr=" SEQ Таблица \* ARABIC \s 1 ">
        <w:r w:rsidR="008260B3">
          <w:rPr>
            <w:noProof/>
          </w:rPr>
          <w:t>2</w:t>
        </w:r>
      </w:fldSimple>
      <w:r>
        <w:t>.</w:t>
      </w:r>
      <w:r w:rsidRPr="00860221">
        <w:t xml:space="preserve"> </w:t>
      </w:r>
      <w:r w:rsidRPr="00860221">
        <w:rPr>
          <w:b w:val="0"/>
        </w:rPr>
        <w:t xml:space="preserve">Сопоставление составов препарата </w:t>
      </w:r>
      <w:del w:id="198" w:author="Khasanova, Nailya" w:date="2024-09-23T08:28:00Z">
        <w:r w:rsidRPr="00860221" w:rsidDel="00814DBB">
          <w:rPr>
            <w:rFonts w:eastAsiaTheme="minorHAnsi"/>
            <w:b w:val="0"/>
            <w:color w:val="000000" w:themeColor="text1"/>
          </w:rPr>
          <w:delText>DT-AKL</w:delText>
        </w:r>
      </w:del>
      <w:ins w:id="199" w:author="Khasanova, Nailya" w:date="2024-09-23T08:28:00Z">
        <w:r w:rsidR="00814DBB">
          <w:rPr>
            <w:rFonts w:eastAsiaTheme="minorHAnsi"/>
            <w:b w:val="0"/>
            <w:color w:val="000000" w:themeColor="text1"/>
          </w:rPr>
          <w:t>PT-AKL</w:t>
        </w:r>
      </w:ins>
      <w:r w:rsidRPr="00860221">
        <w:rPr>
          <w:rFonts w:eastAsiaTheme="minorHAnsi"/>
          <w:b w:val="0"/>
          <w:color w:val="000000" w:themeColor="text1"/>
        </w:rPr>
        <w:t xml:space="preserve"> (АО «Р-Фарм», Россия) и референтного препарата </w:t>
      </w:r>
      <w:r w:rsidRPr="00860221">
        <w:rPr>
          <w:b w:val="0"/>
          <w:color w:val="000000"/>
        </w:rPr>
        <w:t>Калквенс</w:t>
      </w:r>
      <w:r w:rsidRPr="00860221">
        <w:rPr>
          <w:b w:val="0"/>
          <w:color w:val="000000"/>
          <w:vertAlign w:val="superscript"/>
        </w:rPr>
        <w:t>®</w:t>
      </w:r>
      <w:r w:rsidRPr="00860221">
        <w:rPr>
          <w:b w:val="0"/>
        </w:rPr>
        <w:t xml:space="preserve"> (АстраЗенека АБ, Щвеция) </w:t>
      </w:r>
      <w:r w:rsidRPr="00860221">
        <w:rPr>
          <w:b w:val="0"/>
          <w:color w:val="000000" w:themeColor="text1"/>
        </w:rPr>
        <w:t>в дозировке 100 мг</w:t>
      </w:r>
      <w:r>
        <w:rPr>
          <w:b w:val="0"/>
          <w:color w:val="000000" w:themeColor="text1"/>
        </w:rPr>
        <w:t>.</w:t>
      </w:r>
      <w:bookmarkEnd w:id="197"/>
    </w:p>
    <w:tbl>
      <w:tblPr>
        <w:tblStyle w:val="aff2"/>
        <w:tblW w:w="0" w:type="auto"/>
        <w:tblLook w:val="04A0" w:firstRow="1" w:lastRow="0" w:firstColumn="1" w:lastColumn="0" w:noHBand="0" w:noVBand="1"/>
      </w:tblPr>
      <w:tblGrid>
        <w:gridCol w:w="4815"/>
        <w:gridCol w:w="2268"/>
        <w:gridCol w:w="2263"/>
      </w:tblGrid>
      <w:tr w:rsidR="00C602C5" w:rsidRPr="00A56683" w14:paraId="6FB5810D" w14:textId="77777777" w:rsidTr="008670F3">
        <w:trPr>
          <w:trHeight w:val="339"/>
          <w:tblHeader/>
        </w:trPr>
        <w:tc>
          <w:tcPr>
            <w:tcW w:w="4815" w:type="dxa"/>
            <w:vMerge w:val="restart"/>
            <w:shd w:val="clear" w:color="auto" w:fill="D9D9D9" w:themeFill="background1" w:themeFillShade="D9"/>
            <w:vAlign w:val="center"/>
          </w:tcPr>
          <w:p w14:paraId="43FD2F4D" w14:textId="77777777" w:rsidR="00C602C5" w:rsidRPr="00A56683" w:rsidRDefault="00C602C5" w:rsidP="008670F3">
            <w:pPr>
              <w:jc w:val="both"/>
              <w:rPr>
                <w:b/>
                <w:color w:val="000000" w:themeColor="text1"/>
                <w:highlight w:val="yellow"/>
              </w:rPr>
            </w:pPr>
            <w:r w:rsidRPr="00A56683">
              <w:rPr>
                <w:b/>
                <w:color w:val="000000" w:themeColor="text1"/>
                <w:highlight w:val="yellow"/>
              </w:rPr>
              <w:t>Компонент</w:t>
            </w:r>
          </w:p>
        </w:tc>
        <w:tc>
          <w:tcPr>
            <w:tcW w:w="4531" w:type="dxa"/>
            <w:gridSpan w:val="2"/>
            <w:shd w:val="clear" w:color="auto" w:fill="D9D9D9" w:themeFill="background1" w:themeFillShade="D9"/>
            <w:vAlign w:val="center"/>
          </w:tcPr>
          <w:p w14:paraId="630C7370" w14:textId="12948078" w:rsidR="00C602C5" w:rsidRPr="00A56683" w:rsidRDefault="00C602C5" w:rsidP="008670F3">
            <w:pPr>
              <w:jc w:val="both"/>
              <w:rPr>
                <w:b/>
                <w:color w:val="000000" w:themeColor="text1"/>
                <w:highlight w:val="yellow"/>
              </w:rPr>
            </w:pPr>
            <w:r w:rsidRPr="00A56683">
              <w:rPr>
                <w:b/>
                <w:color w:val="000000" w:themeColor="text1"/>
                <w:highlight w:val="yellow"/>
              </w:rPr>
              <w:t>Дозировка</w:t>
            </w:r>
            <w:r w:rsidRPr="00A56683">
              <w:rPr>
                <w:b/>
                <w:color w:val="000000" w:themeColor="text1"/>
                <w:highlight w:val="yellow"/>
                <w:lang w:val="en-US"/>
              </w:rPr>
              <w:t xml:space="preserve"> </w:t>
            </w:r>
            <w:r w:rsidRPr="00A56683">
              <w:rPr>
                <w:b/>
                <w:color w:val="000000" w:themeColor="text1"/>
                <w:highlight w:val="yellow"/>
              </w:rPr>
              <w:t>10</w:t>
            </w:r>
            <w:r w:rsidR="00DB5DFA">
              <w:rPr>
                <w:b/>
                <w:color w:val="000000" w:themeColor="text1"/>
                <w:highlight w:val="yellow"/>
              </w:rPr>
              <w:t>0</w:t>
            </w:r>
            <w:r w:rsidRPr="00A56683">
              <w:rPr>
                <w:b/>
                <w:color w:val="000000" w:themeColor="text1"/>
                <w:highlight w:val="yellow"/>
              </w:rPr>
              <w:t xml:space="preserve"> мг</w:t>
            </w:r>
          </w:p>
        </w:tc>
      </w:tr>
      <w:tr w:rsidR="00C602C5" w:rsidRPr="00A56683" w14:paraId="0E8CF0C8" w14:textId="77777777" w:rsidTr="008670F3">
        <w:trPr>
          <w:tblHeader/>
        </w:trPr>
        <w:tc>
          <w:tcPr>
            <w:tcW w:w="4815" w:type="dxa"/>
            <w:vMerge/>
            <w:shd w:val="clear" w:color="auto" w:fill="D9D9D9" w:themeFill="background1" w:themeFillShade="D9"/>
            <w:vAlign w:val="center"/>
          </w:tcPr>
          <w:p w14:paraId="2124C91C" w14:textId="77777777" w:rsidR="00C602C5" w:rsidRPr="00A56683" w:rsidRDefault="00C602C5" w:rsidP="008670F3">
            <w:pPr>
              <w:jc w:val="both"/>
              <w:rPr>
                <w:b/>
                <w:color w:val="000000" w:themeColor="text1"/>
                <w:highlight w:val="yellow"/>
              </w:rPr>
            </w:pPr>
          </w:p>
        </w:tc>
        <w:tc>
          <w:tcPr>
            <w:tcW w:w="2268" w:type="dxa"/>
            <w:shd w:val="clear" w:color="auto" w:fill="D9D9D9" w:themeFill="background1" w:themeFillShade="D9"/>
            <w:vAlign w:val="center"/>
          </w:tcPr>
          <w:p w14:paraId="1B43F48A" w14:textId="626D1854" w:rsidR="00C602C5" w:rsidRPr="00A56683" w:rsidRDefault="00C602C5" w:rsidP="008670F3">
            <w:pPr>
              <w:jc w:val="both"/>
              <w:rPr>
                <w:b/>
                <w:color w:val="000000" w:themeColor="text1"/>
                <w:highlight w:val="yellow"/>
                <w:lang w:val="en-US"/>
              </w:rPr>
            </w:pPr>
            <w:del w:id="200" w:author="Khasanova, Nailya" w:date="2024-09-23T08:28:00Z">
              <w:r w:rsidRPr="00A56683" w:rsidDel="00814DBB">
                <w:rPr>
                  <w:b/>
                  <w:color w:val="000000" w:themeColor="text1"/>
                  <w:highlight w:val="yellow"/>
                  <w:lang w:val="en-US"/>
                </w:rPr>
                <w:delText>DT-AKL</w:delText>
              </w:r>
            </w:del>
            <w:ins w:id="201" w:author="Khasanova, Nailya" w:date="2024-09-23T08:28:00Z">
              <w:r w:rsidR="00814DBB">
                <w:rPr>
                  <w:b/>
                  <w:color w:val="000000" w:themeColor="text1"/>
                  <w:highlight w:val="yellow"/>
                  <w:lang w:val="en-US"/>
                </w:rPr>
                <w:t>PT-AKL</w:t>
              </w:r>
            </w:ins>
          </w:p>
        </w:tc>
        <w:tc>
          <w:tcPr>
            <w:tcW w:w="2263" w:type="dxa"/>
            <w:shd w:val="clear" w:color="auto" w:fill="D9D9D9" w:themeFill="background1" w:themeFillShade="D9"/>
            <w:vAlign w:val="center"/>
          </w:tcPr>
          <w:p w14:paraId="190922E9" w14:textId="1A3D35AF" w:rsidR="00C602C5" w:rsidRPr="00A56683" w:rsidRDefault="00DB5DFA" w:rsidP="008670F3">
            <w:pPr>
              <w:jc w:val="both"/>
              <w:rPr>
                <w:b/>
                <w:color w:val="000000" w:themeColor="text1"/>
                <w:highlight w:val="yellow"/>
              </w:rPr>
            </w:pPr>
            <w:r w:rsidRPr="00860221">
              <w:rPr>
                <w:color w:val="000000"/>
              </w:rPr>
              <w:t>Калквенс</w:t>
            </w:r>
            <w:r w:rsidRPr="00A56683">
              <w:rPr>
                <w:b/>
                <w:color w:val="000000" w:themeColor="text1"/>
                <w:highlight w:val="yellow"/>
                <w:vertAlign w:val="superscript"/>
              </w:rPr>
              <w:t xml:space="preserve"> </w:t>
            </w:r>
            <w:r w:rsidR="00C602C5" w:rsidRPr="00A56683">
              <w:rPr>
                <w:b/>
                <w:color w:val="000000" w:themeColor="text1"/>
                <w:highlight w:val="yellow"/>
                <w:vertAlign w:val="superscript"/>
              </w:rPr>
              <w:t>®</w:t>
            </w:r>
          </w:p>
        </w:tc>
      </w:tr>
      <w:tr w:rsidR="00C602C5" w:rsidRPr="00A56683" w14:paraId="58DEB6ED" w14:textId="77777777" w:rsidTr="008670F3">
        <w:tc>
          <w:tcPr>
            <w:tcW w:w="9346" w:type="dxa"/>
            <w:gridSpan w:val="3"/>
            <w:vAlign w:val="center"/>
          </w:tcPr>
          <w:p w14:paraId="4FFDDB9B" w14:textId="77777777" w:rsidR="00C602C5" w:rsidRPr="00A56683" w:rsidRDefault="00C602C5" w:rsidP="008670F3">
            <w:pPr>
              <w:jc w:val="both"/>
              <w:rPr>
                <w:color w:val="000000" w:themeColor="text1"/>
                <w:highlight w:val="yellow"/>
              </w:rPr>
            </w:pPr>
            <w:commentRangeStart w:id="202"/>
            <w:r w:rsidRPr="00A56683">
              <w:rPr>
                <w:i/>
                <w:iCs/>
                <w:highlight w:val="yellow"/>
              </w:rPr>
              <w:t>Действующее вещество:</w:t>
            </w:r>
            <w:commentRangeEnd w:id="202"/>
            <w:r w:rsidR="00DB5DFA">
              <w:rPr>
                <w:rStyle w:val="afb"/>
              </w:rPr>
              <w:commentReference w:id="202"/>
            </w:r>
          </w:p>
        </w:tc>
      </w:tr>
      <w:tr w:rsidR="00C602C5" w:rsidRPr="00A56683" w14:paraId="1F5CC402" w14:textId="77777777" w:rsidTr="008670F3">
        <w:tc>
          <w:tcPr>
            <w:tcW w:w="4815" w:type="dxa"/>
            <w:vAlign w:val="center"/>
          </w:tcPr>
          <w:p w14:paraId="365108D4" w14:textId="77777777" w:rsidR="00DB5DFA" w:rsidRPr="00401601" w:rsidRDefault="00DB5DFA" w:rsidP="00DB5DFA">
            <w:pPr>
              <w:ind w:left="708"/>
              <w:rPr>
                <w:rFonts w:eastAsia="Calibri"/>
                <w:szCs w:val="24"/>
              </w:rPr>
            </w:pPr>
            <w:r w:rsidRPr="00401601">
              <w:rPr>
                <w:rFonts w:eastAsia="Calibri"/>
                <w:szCs w:val="24"/>
                <w:highlight w:val="yellow"/>
              </w:rPr>
              <w:t>Акалабрутиниб</w:t>
            </w:r>
          </w:p>
          <w:p w14:paraId="731C9855" w14:textId="251BCB3F" w:rsidR="00C602C5" w:rsidRPr="00A56683" w:rsidRDefault="00C602C5" w:rsidP="008670F3">
            <w:pPr>
              <w:ind w:left="601"/>
              <w:jc w:val="both"/>
              <w:rPr>
                <w:color w:val="000000" w:themeColor="text1"/>
                <w:highlight w:val="yellow"/>
              </w:rPr>
            </w:pPr>
          </w:p>
        </w:tc>
        <w:tc>
          <w:tcPr>
            <w:tcW w:w="2268" w:type="dxa"/>
            <w:vAlign w:val="center"/>
          </w:tcPr>
          <w:p w14:paraId="2B0CE6D9" w14:textId="5675CE7E" w:rsidR="00C602C5" w:rsidRPr="00A56683" w:rsidRDefault="00C602C5" w:rsidP="00DB5DFA">
            <w:pPr>
              <w:jc w:val="both"/>
              <w:rPr>
                <w:color w:val="000000" w:themeColor="text1"/>
                <w:highlight w:val="yellow"/>
              </w:rPr>
            </w:pPr>
            <w:r w:rsidRPr="00A56683">
              <w:rPr>
                <w:color w:val="000000" w:themeColor="text1"/>
                <w:highlight w:val="yellow"/>
              </w:rPr>
              <w:t>10</w:t>
            </w:r>
            <w:r w:rsidR="00DB5DFA">
              <w:rPr>
                <w:color w:val="000000" w:themeColor="text1"/>
                <w:highlight w:val="yellow"/>
              </w:rPr>
              <w:t>0</w:t>
            </w:r>
            <w:r w:rsidRPr="00A56683">
              <w:rPr>
                <w:color w:val="000000" w:themeColor="text1"/>
                <w:highlight w:val="yellow"/>
              </w:rPr>
              <w:t xml:space="preserve"> мг</w:t>
            </w:r>
          </w:p>
        </w:tc>
        <w:tc>
          <w:tcPr>
            <w:tcW w:w="2263" w:type="dxa"/>
            <w:vAlign w:val="center"/>
          </w:tcPr>
          <w:p w14:paraId="2900D0F3" w14:textId="4DB17E80" w:rsidR="00C602C5" w:rsidRPr="00A56683" w:rsidRDefault="00C602C5" w:rsidP="008670F3">
            <w:pPr>
              <w:jc w:val="both"/>
              <w:rPr>
                <w:color w:val="000000" w:themeColor="text1"/>
                <w:highlight w:val="yellow"/>
              </w:rPr>
            </w:pPr>
            <w:r w:rsidRPr="00A56683">
              <w:rPr>
                <w:highlight w:val="yellow"/>
              </w:rPr>
              <w:t>10</w:t>
            </w:r>
            <w:r w:rsidR="00DB5DFA">
              <w:rPr>
                <w:highlight w:val="yellow"/>
              </w:rPr>
              <w:t>0</w:t>
            </w:r>
            <w:r w:rsidRPr="00A56683">
              <w:rPr>
                <w:highlight w:val="yellow"/>
              </w:rPr>
              <w:t xml:space="preserve"> мг</w:t>
            </w:r>
          </w:p>
        </w:tc>
      </w:tr>
      <w:tr w:rsidR="00C602C5" w:rsidRPr="00A56683" w14:paraId="39904FF0" w14:textId="77777777" w:rsidTr="008670F3">
        <w:tc>
          <w:tcPr>
            <w:tcW w:w="9346" w:type="dxa"/>
            <w:gridSpan w:val="3"/>
            <w:vAlign w:val="center"/>
          </w:tcPr>
          <w:p w14:paraId="44D85060" w14:textId="40EC1E8D" w:rsidR="00C602C5" w:rsidRPr="00A56683" w:rsidRDefault="00C602C5" w:rsidP="00DB5DFA">
            <w:pPr>
              <w:jc w:val="both"/>
              <w:rPr>
                <w:color w:val="000000" w:themeColor="text1"/>
                <w:highlight w:val="yellow"/>
              </w:rPr>
            </w:pPr>
            <w:r w:rsidRPr="00A56683">
              <w:rPr>
                <w:i/>
                <w:iCs/>
                <w:highlight w:val="yellow"/>
              </w:rPr>
              <w:t>Вспомогательные вещества</w:t>
            </w:r>
          </w:p>
        </w:tc>
      </w:tr>
      <w:tr w:rsidR="00DB5DFA" w:rsidRPr="00A56683" w14:paraId="6564BDF7" w14:textId="77777777" w:rsidTr="000E2CF2">
        <w:tc>
          <w:tcPr>
            <w:tcW w:w="4815" w:type="dxa"/>
          </w:tcPr>
          <w:p w14:paraId="70577497" w14:textId="276026B7" w:rsidR="00DB5DFA" w:rsidRPr="00A56683" w:rsidRDefault="00DB5DFA" w:rsidP="00DB5DFA">
            <w:pPr>
              <w:jc w:val="both"/>
              <w:rPr>
                <w:color w:val="000000" w:themeColor="text1"/>
                <w:highlight w:val="yellow"/>
              </w:rPr>
            </w:pPr>
            <w:r w:rsidRPr="00401601">
              <w:rPr>
                <w:rFonts w:eastAsia="Calibri"/>
                <w:szCs w:val="24"/>
                <w:highlight w:val="yellow"/>
              </w:rPr>
              <w:t>Лактозы моногидрат (</w:t>
            </w:r>
            <w:r w:rsidRPr="00401601">
              <w:rPr>
                <w:rFonts w:eastAsia="Calibri"/>
                <w:szCs w:val="24"/>
                <w:highlight w:val="yellow"/>
                <w:lang w:val="en-US"/>
              </w:rPr>
              <w:t>USP</w:t>
            </w:r>
            <w:r w:rsidRPr="00401601">
              <w:rPr>
                <w:rFonts w:eastAsia="Calibri"/>
                <w:szCs w:val="24"/>
                <w:highlight w:val="yellow"/>
              </w:rPr>
              <w:t xml:space="preserve">, </w:t>
            </w:r>
            <w:r w:rsidRPr="00401601">
              <w:rPr>
                <w:rFonts w:eastAsia="Calibri"/>
                <w:szCs w:val="24"/>
                <w:highlight w:val="yellow"/>
                <w:lang w:val="en-US"/>
              </w:rPr>
              <w:t>Ph</w:t>
            </w:r>
            <w:r w:rsidRPr="00401601">
              <w:rPr>
                <w:rFonts w:eastAsia="Calibri"/>
                <w:szCs w:val="24"/>
                <w:highlight w:val="yellow"/>
              </w:rPr>
              <w:t xml:space="preserve">. </w:t>
            </w:r>
            <w:r w:rsidRPr="00401601">
              <w:rPr>
                <w:rFonts w:eastAsia="Calibri"/>
                <w:szCs w:val="24"/>
                <w:highlight w:val="yellow"/>
                <w:lang w:val="en-US"/>
              </w:rPr>
              <w:t>Eur</w:t>
            </w:r>
            <w:r w:rsidRPr="00401601">
              <w:rPr>
                <w:rFonts w:eastAsia="Calibri"/>
                <w:szCs w:val="24"/>
                <w:highlight w:val="yellow"/>
              </w:rPr>
              <w:t>.)</w:t>
            </w:r>
          </w:p>
        </w:tc>
        <w:tc>
          <w:tcPr>
            <w:tcW w:w="2268" w:type="dxa"/>
            <w:vAlign w:val="center"/>
          </w:tcPr>
          <w:p w14:paraId="6620ACDB" w14:textId="231DEDFA" w:rsidR="00DB5DFA" w:rsidRPr="00A56683" w:rsidRDefault="00DB5DFA" w:rsidP="00DB5DFA">
            <w:pPr>
              <w:jc w:val="both"/>
              <w:rPr>
                <w:color w:val="000000" w:themeColor="text1"/>
                <w:highlight w:val="yellow"/>
              </w:rPr>
            </w:pPr>
            <w:r>
              <w:rPr>
                <w:rFonts w:eastAsia="Calibri"/>
                <w:szCs w:val="24"/>
                <w:highlight w:val="yellow"/>
              </w:rPr>
              <w:t xml:space="preserve">  </w:t>
            </w:r>
            <w:r w:rsidRPr="00401601">
              <w:rPr>
                <w:rFonts w:eastAsia="Calibri"/>
                <w:szCs w:val="24"/>
                <w:highlight w:val="yellow"/>
                <w:lang w:val="en-US"/>
              </w:rPr>
              <w:t>282,60</w:t>
            </w:r>
            <w:r w:rsidRPr="00401601">
              <w:rPr>
                <w:rFonts w:eastAsia="Calibri"/>
                <w:szCs w:val="24"/>
                <w:highlight w:val="yellow"/>
              </w:rPr>
              <w:t xml:space="preserve"> мг</w:t>
            </w:r>
          </w:p>
        </w:tc>
        <w:tc>
          <w:tcPr>
            <w:tcW w:w="2263" w:type="dxa"/>
            <w:vAlign w:val="center"/>
          </w:tcPr>
          <w:p w14:paraId="0E942BE6" w14:textId="0CF2B18B" w:rsidR="00DB5DFA" w:rsidRPr="00A56683" w:rsidRDefault="00DB5DFA" w:rsidP="00DB5DFA">
            <w:pPr>
              <w:jc w:val="both"/>
              <w:rPr>
                <w:color w:val="000000" w:themeColor="text1"/>
                <w:highlight w:val="yellow"/>
              </w:rPr>
            </w:pPr>
            <w:r>
              <w:rPr>
                <w:rFonts w:eastAsia="Calibri"/>
                <w:szCs w:val="24"/>
                <w:highlight w:val="yellow"/>
              </w:rPr>
              <w:t xml:space="preserve"> </w:t>
            </w:r>
            <w:r w:rsidRPr="00401601">
              <w:rPr>
                <w:rFonts w:eastAsia="Calibri"/>
                <w:szCs w:val="24"/>
                <w:highlight w:val="yellow"/>
                <w:lang w:val="en-US"/>
              </w:rPr>
              <w:t>282,60</w:t>
            </w:r>
            <w:r w:rsidRPr="00401601">
              <w:rPr>
                <w:rFonts w:eastAsia="Calibri"/>
                <w:szCs w:val="24"/>
                <w:highlight w:val="yellow"/>
              </w:rPr>
              <w:t xml:space="preserve"> мг</w:t>
            </w:r>
          </w:p>
        </w:tc>
      </w:tr>
      <w:tr w:rsidR="00DB5DFA" w:rsidRPr="00A56683" w14:paraId="4EBF04D2" w14:textId="77777777" w:rsidTr="000E2CF2">
        <w:tc>
          <w:tcPr>
            <w:tcW w:w="4815" w:type="dxa"/>
          </w:tcPr>
          <w:p w14:paraId="2F3AF28C" w14:textId="77777777" w:rsidR="00DB5DFA" w:rsidRPr="00401601" w:rsidRDefault="00DB5DFA" w:rsidP="00DB5DFA">
            <w:pPr>
              <w:rPr>
                <w:rFonts w:eastAsiaTheme="minorEastAsia"/>
                <w:szCs w:val="24"/>
                <w:highlight w:val="yellow"/>
                <w:lang w:eastAsia="ja-JP"/>
              </w:rPr>
            </w:pPr>
            <w:r w:rsidRPr="00401601">
              <w:rPr>
                <w:rFonts w:eastAsiaTheme="minorEastAsia"/>
                <w:szCs w:val="24"/>
                <w:highlight w:val="yellow"/>
                <w:lang w:eastAsia="ja-JP"/>
              </w:rPr>
              <w:t xml:space="preserve">Целлюлоза микрокристаллическая тип 102 </w:t>
            </w:r>
          </w:p>
          <w:p w14:paraId="64D89B66" w14:textId="0377A873" w:rsidR="00DB5DFA" w:rsidRPr="00A56683" w:rsidRDefault="00DB5DFA" w:rsidP="00DB5DFA">
            <w:pPr>
              <w:jc w:val="both"/>
              <w:rPr>
                <w:color w:val="000000" w:themeColor="text1"/>
                <w:highlight w:val="yellow"/>
              </w:rPr>
            </w:pPr>
            <w:r w:rsidRPr="00401601">
              <w:rPr>
                <w:rFonts w:eastAsia="Calibri"/>
                <w:szCs w:val="24"/>
                <w:highlight w:val="yellow"/>
              </w:rPr>
              <w:t>(</w:t>
            </w:r>
            <w:r w:rsidRPr="00401601">
              <w:rPr>
                <w:rFonts w:eastAsia="Calibri"/>
                <w:szCs w:val="24"/>
                <w:highlight w:val="yellow"/>
                <w:lang w:val="en-US"/>
              </w:rPr>
              <w:t>USP</w:t>
            </w:r>
            <w:r w:rsidRPr="00401601">
              <w:rPr>
                <w:rFonts w:eastAsia="Calibri"/>
                <w:szCs w:val="24"/>
                <w:highlight w:val="yellow"/>
              </w:rPr>
              <w:t xml:space="preserve">, </w:t>
            </w:r>
            <w:r w:rsidRPr="00401601">
              <w:rPr>
                <w:rFonts w:eastAsia="Calibri"/>
                <w:szCs w:val="24"/>
                <w:highlight w:val="yellow"/>
                <w:lang w:val="en-US"/>
              </w:rPr>
              <w:t>Ph</w:t>
            </w:r>
            <w:r w:rsidRPr="00401601">
              <w:rPr>
                <w:rFonts w:eastAsia="Calibri"/>
                <w:szCs w:val="24"/>
                <w:highlight w:val="yellow"/>
              </w:rPr>
              <w:t xml:space="preserve">. </w:t>
            </w:r>
            <w:r w:rsidRPr="00401601">
              <w:rPr>
                <w:rFonts w:eastAsia="Calibri"/>
                <w:szCs w:val="24"/>
                <w:highlight w:val="yellow"/>
                <w:lang w:val="en-US"/>
              </w:rPr>
              <w:t>Eur</w:t>
            </w:r>
            <w:r w:rsidRPr="00401601">
              <w:rPr>
                <w:rFonts w:eastAsia="Calibri"/>
                <w:szCs w:val="24"/>
                <w:highlight w:val="yellow"/>
              </w:rPr>
              <w:t>.)</w:t>
            </w:r>
          </w:p>
        </w:tc>
        <w:tc>
          <w:tcPr>
            <w:tcW w:w="2268" w:type="dxa"/>
            <w:vAlign w:val="center"/>
          </w:tcPr>
          <w:p w14:paraId="64CE7CC2" w14:textId="30A9528D" w:rsidR="00DB5DFA" w:rsidRPr="00A56683" w:rsidRDefault="00DB5DFA" w:rsidP="00DB5DFA">
            <w:pPr>
              <w:jc w:val="both"/>
              <w:rPr>
                <w:color w:val="000000" w:themeColor="text1"/>
                <w:highlight w:val="yellow"/>
              </w:rPr>
            </w:pPr>
            <w:r w:rsidRPr="00401601">
              <w:rPr>
                <w:rFonts w:eastAsia="Calibri"/>
                <w:szCs w:val="24"/>
                <w:highlight w:val="yellow"/>
              </w:rPr>
              <w:t>273,40 мг</w:t>
            </w:r>
          </w:p>
        </w:tc>
        <w:tc>
          <w:tcPr>
            <w:tcW w:w="2263" w:type="dxa"/>
            <w:vAlign w:val="center"/>
          </w:tcPr>
          <w:p w14:paraId="6094FD1C" w14:textId="3BFC4AAB" w:rsidR="00DB5DFA" w:rsidRPr="00A56683" w:rsidRDefault="00DB5DFA" w:rsidP="00DB5DFA">
            <w:pPr>
              <w:jc w:val="both"/>
              <w:rPr>
                <w:color w:val="000000" w:themeColor="text1"/>
                <w:highlight w:val="yellow"/>
              </w:rPr>
            </w:pPr>
            <w:r w:rsidRPr="00401601">
              <w:rPr>
                <w:rFonts w:eastAsia="Calibri"/>
                <w:szCs w:val="24"/>
                <w:highlight w:val="yellow"/>
              </w:rPr>
              <w:t>273,40 мг</w:t>
            </w:r>
          </w:p>
        </w:tc>
      </w:tr>
      <w:tr w:rsidR="00DB5DFA" w:rsidRPr="00A56683" w14:paraId="1F400E02" w14:textId="77777777" w:rsidTr="000E2CF2">
        <w:tc>
          <w:tcPr>
            <w:tcW w:w="4815" w:type="dxa"/>
          </w:tcPr>
          <w:p w14:paraId="1128CA7A" w14:textId="4D7F94E4" w:rsidR="00DB5DFA" w:rsidRPr="00A56683" w:rsidRDefault="00DB5DFA" w:rsidP="00DB5DFA">
            <w:pPr>
              <w:jc w:val="both"/>
              <w:rPr>
                <w:color w:val="000000" w:themeColor="text1"/>
                <w:highlight w:val="yellow"/>
              </w:rPr>
            </w:pPr>
            <w:r w:rsidRPr="00401601">
              <w:rPr>
                <w:rFonts w:eastAsia="Calibri"/>
                <w:szCs w:val="24"/>
                <w:highlight w:val="yellow"/>
              </w:rPr>
              <w:t>Натрия крахмаликолят (тип А) (</w:t>
            </w:r>
            <w:r w:rsidRPr="00401601">
              <w:rPr>
                <w:rFonts w:eastAsia="Calibri"/>
                <w:szCs w:val="24"/>
                <w:highlight w:val="yellow"/>
                <w:lang w:val="en-US"/>
              </w:rPr>
              <w:t>USP</w:t>
            </w:r>
            <w:r w:rsidRPr="00401601">
              <w:rPr>
                <w:rFonts w:eastAsia="Calibri"/>
                <w:szCs w:val="24"/>
                <w:highlight w:val="yellow"/>
              </w:rPr>
              <w:t xml:space="preserve">, </w:t>
            </w:r>
            <w:r w:rsidRPr="00401601">
              <w:rPr>
                <w:rFonts w:eastAsia="Calibri"/>
                <w:szCs w:val="24"/>
                <w:highlight w:val="yellow"/>
                <w:lang w:val="en-US"/>
              </w:rPr>
              <w:t>Ph</w:t>
            </w:r>
            <w:r w:rsidRPr="00401601">
              <w:rPr>
                <w:rFonts w:eastAsia="Calibri"/>
                <w:szCs w:val="24"/>
                <w:highlight w:val="yellow"/>
              </w:rPr>
              <w:t xml:space="preserve">. </w:t>
            </w:r>
            <w:r w:rsidRPr="00401601">
              <w:rPr>
                <w:rFonts w:eastAsia="Calibri"/>
                <w:szCs w:val="24"/>
                <w:highlight w:val="yellow"/>
                <w:lang w:val="en-US"/>
              </w:rPr>
              <w:t>Eur</w:t>
            </w:r>
            <w:r w:rsidRPr="00401601">
              <w:rPr>
                <w:rFonts w:eastAsia="Calibri"/>
                <w:szCs w:val="24"/>
                <w:highlight w:val="yellow"/>
              </w:rPr>
              <w:t>.)</w:t>
            </w:r>
          </w:p>
        </w:tc>
        <w:tc>
          <w:tcPr>
            <w:tcW w:w="2268" w:type="dxa"/>
            <w:vAlign w:val="center"/>
          </w:tcPr>
          <w:p w14:paraId="64EC6A28" w14:textId="65A08E6E" w:rsidR="00DB5DFA" w:rsidRPr="00A56683" w:rsidRDefault="00DB5DFA" w:rsidP="00DB5DFA">
            <w:pPr>
              <w:jc w:val="both"/>
              <w:rPr>
                <w:color w:val="000000" w:themeColor="text1"/>
                <w:highlight w:val="yellow"/>
              </w:rPr>
            </w:pPr>
            <w:r w:rsidRPr="00401601">
              <w:rPr>
                <w:rFonts w:eastAsia="Calibri"/>
                <w:szCs w:val="24"/>
                <w:highlight w:val="yellow"/>
              </w:rPr>
              <w:t>4,00 мг</w:t>
            </w:r>
          </w:p>
        </w:tc>
        <w:tc>
          <w:tcPr>
            <w:tcW w:w="2263" w:type="dxa"/>
            <w:vAlign w:val="center"/>
          </w:tcPr>
          <w:p w14:paraId="5CB17771" w14:textId="40E808E3" w:rsidR="00DB5DFA" w:rsidRPr="00A56683" w:rsidRDefault="00DB5DFA" w:rsidP="00DB5DFA">
            <w:pPr>
              <w:jc w:val="both"/>
              <w:rPr>
                <w:color w:val="000000" w:themeColor="text1"/>
                <w:highlight w:val="yellow"/>
              </w:rPr>
            </w:pPr>
            <w:r w:rsidRPr="00401601">
              <w:rPr>
                <w:rFonts w:eastAsia="Calibri"/>
                <w:szCs w:val="24"/>
                <w:highlight w:val="yellow"/>
              </w:rPr>
              <w:t>4,00 мг</w:t>
            </w:r>
          </w:p>
        </w:tc>
      </w:tr>
      <w:tr w:rsidR="00DB5DFA" w:rsidRPr="00A56683" w14:paraId="59A1FE5D" w14:textId="77777777" w:rsidTr="000E2CF2">
        <w:tc>
          <w:tcPr>
            <w:tcW w:w="4815" w:type="dxa"/>
          </w:tcPr>
          <w:p w14:paraId="17A1BA6E" w14:textId="6A17273E" w:rsidR="00DB5DFA" w:rsidRPr="00A56683" w:rsidRDefault="00DB5DFA" w:rsidP="00DB5DFA">
            <w:pPr>
              <w:jc w:val="both"/>
              <w:rPr>
                <w:color w:val="000000" w:themeColor="text1"/>
                <w:highlight w:val="yellow"/>
              </w:rPr>
            </w:pPr>
            <w:r w:rsidRPr="00401601">
              <w:rPr>
                <w:rFonts w:eastAsia="Calibri"/>
                <w:szCs w:val="24"/>
                <w:highlight w:val="yellow"/>
              </w:rPr>
              <w:t>Повидон К25 (</w:t>
            </w:r>
            <w:r w:rsidRPr="00401601">
              <w:rPr>
                <w:rFonts w:eastAsia="Calibri"/>
                <w:szCs w:val="24"/>
                <w:highlight w:val="yellow"/>
                <w:lang w:val="en-US"/>
              </w:rPr>
              <w:t>USP</w:t>
            </w:r>
            <w:r w:rsidRPr="00401601">
              <w:rPr>
                <w:rFonts w:eastAsia="Calibri"/>
                <w:szCs w:val="24"/>
                <w:highlight w:val="yellow"/>
              </w:rPr>
              <w:t xml:space="preserve">, </w:t>
            </w:r>
            <w:r w:rsidRPr="00401601">
              <w:rPr>
                <w:rFonts w:eastAsia="Calibri"/>
                <w:szCs w:val="24"/>
                <w:highlight w:val="yellow"/>
                <w:lang w:val="en-US"/>
              </w:rPr>
              <w:t>Ph</w:t>
            </w:r>
            <w:r w:rsidRPr="00401601">
              <w:rPr>
                <w:rFonts w:eastAsia="Calibri"/>
                <w:szCs w:val="24"/>
                <w:highlight w:val="yellow"/>
              </w:rPr>
              <w:t xml:space="preserve">. </w:t>
            </w:r>
            <w:r w:rsidRPr="00401601">
              <w:rPr>
                <w:rFonts w:eastAsia="Calibri"/>
                <w:szCs w:val="24"/>
                <w:highlight w:val="yellow"/>
                <w:lang w:val="en-US"/>
              </w:rPr>
              <w:t>Eur</w:t>
            </w:r>
            <w:r w:rsidRPr="00401601">
              <w:rPr>
                <w:rFonts w:eastAsia="Calibri"/>
                <w:szCs w:val="24"/>
                <w:highlight w:val="yellow"/>
              </w:rPr>
              <w:t>.)</w:t>
            </w:r>
          </w:p>
        </w:tc>
        <w:tc>
          <w:tcPr>
            <w:tcW w:w="2268" w:type="dxa"/>
            <w:vAlign w:val="center"/>
          </w:tcPr>
          <w:p w14:paraId="3279CAA7" w14:textId="1AAF2B97" w:rsidR="00DB5DFA" w:rsidRPr="00A56683" w:rsidRDefault="00DB5DFA" w:rsidP="00DB5DFA">
            <w:pPr>
              <w:jc w:val="both"/>
              <w:rPr>
                <w:color w:val="000000" w:themeColor="text1"/>
                <w:highlight w:val="yellow"/>
              </w:rPr>
            </w:pPr>
            <w:r w:rsidRPr="00401601">
              <w:rPr>
                <w:rFonts w:eastAsia="Calibri"/>
                <w:szCs w:val="24"/>
                <w:highlight w:val="yellow"/>
              </w:rPr>
              <w:t>12,80 мг</w:t>
            </w:r>
          </w:p>
        </w:tc>
        <w:tc>
          <w:tcPr>
            <w:tcW w:w="2263" w:type="dxa"/>
            <w:vAlign w:val="center"/>
          </w:tcPr>
          <w:p w14:paraId="05604775" w14:textId="2A2CA6E6" w:rsidR="00DB5DFA" w:rsidRPr="00A56683" w:rsidRDefault="00DB5DFA" w:rsidP="00DB5DFA">
            <w:pPr>
              <w:jc w:val="both"/>
              <w:rPr>
                <w:color w:val="000000" w:themeColor="text1"/>
                <w:highlight w:val="yellow"/>
              </w:rPr>
            </w:pPr>
            <w:r w:rsidRPr="00401601">
              <w:rPr>
                <w:rFonts w:eastAsia="Calibri"/>
                <w:szCs w:val="24"/>
                <w:highlight w:val="yellow"/>
              </w:rPr>
              <w:t>12,80 мг</w:t>
            </w:r>
          </w:p>
        </w:tc>
      </w:tr>
      <w:tr w:rsidR="00DB5DFA" w:rsidRPr="00A56683" w14:paraId="690A3F2E" w14:textId="77777777" w:rsidTr="000E2CF2">
        <w:tc>
          <w:tcPr>
            <w:tcW w:w="4815" w:type="dxa"/>
          </w:tcPr>
          <w:p w14:paraId="36A80BBB" w14:textId="396229DA" w:rsidR="00DB5DFA" w:rsidRPr="00A56683" w:rsidRDefault="00DB5DFA" w:rsidP="00DB5DFA">
            <w:pPr>
              <w:jc w:val="both"/>
              <w:rPr>
                <w:color w:val="000000" w:themeColor="text1"/>
                <w:highlight w:val="yellow"/>
              </w:rPr>
            </w:pPr>
            <w:r w:rsidRPr="00401601">
              <w:rPr>
                <w:rFonts w:eastAsia="Calibri"/>
                <w:szCs w:val="24"/>
                <w:highlight w:val="yellow"/>
              </w:rPr>
              <w:t>Кремния диоксид коллоидный (</w:t>
            </w:r>
            <w:r w:rsidRPr="00401601">
              <w:rPr>
                <w:rFonts w:eastAsia="Calibri"/>
                <w:szCs w:val="24"/>
                <w:highlight w:val="yellow"/>
                <w:lang w:val="en-US"/>
              </w:rPr>
              <w:t>USP</w:t>
            </w:r>
            <w:r w:rsidRPr="00401601">
              <w:rPr>
                <w:rFonts w:eastAsia="Calibri"/>
                <w:szCs w:val="24"/>
                <w:highlight w:val="yellow"/>
              </w:rPr>
              <w:t xml:space="preserve">, </w:t>
            </w:r>
            <w:r w:rsidRPr="00401601">
              <w:rPr>
                <w:rFonts w:eastAsia="Calibri"/>
                <w:szCs w:val="24"/>
                <w:highlight w:val="yellow"/>
                <w:lang w:val="en-US"/>
              </w:rPr>
              <w:t>Ph</w:t>
            </w:r>
            <w:r w:rsidRPr="00401601">
              <w:rPr>
                <w:rFonts w:eastAsia="Calibri"/>
                <w:szCs w:val="24"/>
                <w:highlight w:val="yellow"/>
              </w:rPr>
              <w:t xml:space="preserve">. </w:t>
            </w:r>
            <w:r w:rsidRPr="00401601">
              <w:rPr>
                <w:rFonts w:eastAsia="Calibri"/>
                <w:szCs w:val="24"/>
                <w:highlight w:val="yellow"/>
                <w:lang w:val="en-US"/>
              </w:rPr>
              <w:t>Eur</w:t>
            </w:r>
            <w:r w:rsidRPr="00401601">
              <w:rPr>
                <w:rFonts w:eastAsia="Calibri"/>
                <w:szCs w:val="24"/>
                <w:highlight w:val="yellow"/>
              </w:rPr>
              <w:t>.)</w:t>
            </w:r>
          </w:p>
        </w:tc>
        <w:tc>
          <w:tcPr>
            <w:tcW w:w="2268" w:type="dxa"/>
            <w:vAlign w:val="center"/>
          </w:tcPr>
          <w:p w14:paraId="67D6C585" w14:textId="0FDA1F20" w:rsidR="00DB5DFA" w:rsidRPr="00A56683" w:rsidRDefault="00DB5DFA" w:rsidP="00DB5DFA">
            <w:pPr>
              <w:jc w:val="both"/>
              <w:rPr>
                <w:color w:val="000000" w:themeColor="text1"/>
                <w:highlight w:val="yellow"/>
              </w:rPr>
            </w:pPr>
            <w:r w:rsidRPr="00401601">
              <w:rPr>
                <w:rFonts w:eastAsia="Calibri"/>
                <w:szCs w:val="24"/>
                <w:highlight w:val="yellow"/>
              </w:rPr>
              <w:t>6,40 мг</w:t>
            </w:r>
          </w:p>
        </w:tc>
        <w:tc>
          <w:tcPr>
            <w:tcW w:w="2263" w:type="dxa"/>
            <w:vAlign w:val="center"/>
          </w:tcPr>
          <w:p w14:paraId="35646F2F" w14:textId="6EF1973B" w:rsidR="00DB5DFA" w:rsidRPr="00A56683" w:rsidRDefault="00DB5DFA" w:rsidP="00DB5DFA">
            <w:pPr>
              <w:jc w:val="both"/>
              <w:rPr>
                <w:color w:val="000000" w:themeColor="text1"/>
                <w:highlight w:val="yellow"/>
              </w:rPr>
            </w:pPr>
            <w:r w:rsidRPr="00401601">
              <w:rPr>
                <w:rFonts w:eastAsia="Calibri"/>
                <w:szCs w:val="24"/>
                <w:highlight w:val="yellow"/>
              </w:rPr>
              <w:t>6,40 мг</w:t>
            </w:r>
          </w:p>
        </w:tc>
      </w:tr>
      <w:tr w:rsidR="00DB5DFA" w:rsidRPr="00A56683" w14:paraId="635CB59A" w14:textId="77777777" w:rsidTr="000E2CF2">
        <w:tc>
          <w:tcPr>
            <w:tcW w:w="4815" w:type="dxa"/>
          </w:tcPr>
          <w:p w14:paraId="4926B123" w14:textId="5AB5210B" w:rsidR="00DB5DFA" w:rsidRPr="00A56683" w:rsidRDefault="00DB5DFA" w:rsidP="00DB5DFA">
            <w:pPr>
              <w:jc w:val="both"/>
              <w:rPr>
                <w:color w:val="000000" w:themeColor="text1"/>
                <w:highlight w:val="yellow"/>
              </w:rPr>
            </w:pPr>
            <w:r w:rsidRPr="00401601">
              <w:rPr>
                <w:rFonts w:eastAsia="Calibri"/>
                <w:szCs w:val="24"/>
                <w:highlight w:val="yellow"/>
              </w:rPr>
              <w:t>Магния стеарат (</w:t>
            </w:r>
            <w:r w:rsidRPr="00401601">
              <w:rPr>
                <w:rFonts w:eastAsia="Calibri"/>
                <w:szCs w:val="24"/>
                <w:highlight w:val="yellow"/>
                <w:lang w:val="en-US"/>
              </w:rPr>
              <w:t>USP</w:t>
            </w:r>
            <w:r w:rsidRPr="00401601">
              <w:rPr>
                <w:rFonts w:eastAsia="Calibri"/>
                <w:szCs w:val="24"/>
                <w:highlight w:val="yellow"/>
              </w:rPr>
              <w:t xml:space="preserve">, </w:t>
            </w:r>
            <w:r w:rsidRPr="00401601">
              <w:rPr>
                <w:rFonts w:eastAsia="Calibri"/>
                <w:szCs w:val="24"/>
                <w:highlight w:val="yellow"/>
                <w:lang w:val="en-US"/>
              </w:rPr>
              <w:t>Ph</w:t>
            </w:r>
            <w:r w:rsidRPr="00401601">
              <w:rPr>
                <w:rFonts w:eastAsia="Calibri"/>
                <w:szCs w:val="24"/>
                <w:highlight w:val="yellow"/>
              </w:rPr>
              <w:t xml:space="preserve">. </w:t>
            </w:r>
            <w:r w:rsidRPr="00401601">
              <w:rPr>
                <w:rFonts w:eastAsia="Calibri"/>
                <w:szCs w:val="24"/>
                <w:highlight w:val="yellow"/>
                <w:lang w:val="en-US"/>
              </w:rPr>
              <w:t>Eur</w:t>
            </w:r>
            <w:r w:rsidRPr="00401601">
              <w:rPr>
                <w:rFonts w:eastAsia="Calibri"/>
                <w:szCs w:val="24"/>
                <w:highlight w:val="yellow"/>
              </w:rPr>
              <w:t>.)</w:t>
            </w:r>
          </w:p>
        </w:tc>
        <w:tc>
          <w:tcPr>
            <w:tcW w:w="2268" w:type="dxa"/>
            <w:vAlign w:val="center"/>
          </w:tcPr>
          <w:p w14:paraId="6C6654FE" w14:textId="250F3542" w:rsidR="00DB5DFA" w:rsidRPr="00A56683" w:rsidRDefault="00DB5DFA" w:rsidP="00DB5DFA">
            <w:pPr>
              <w:jc w:val="both"/>
              <w:rPr>
                <w:color w:val="000000" w:themeColor="text1"/>
                <w:highlight w:val="yellow"/>
              </w:rPr>
            </w:pPr>
            <w:r w:rsidRPr="00401601">
              <w:rPr>
                <w:rFonts w:eastAsia="Calibri"/>
                <w:szCs w:val="24"/>
                <w:highlight w:val="yellow"/>
              </w:rPr>
              <w:t xml:space="preserve">6,40 мг </w:t>
            </w:r>
          </w:p>
        </w:tc>
        <w:tc>
          <w:tcPr>
            <w:tcW w:w="2263" w:type="dxa"/>
            <w:vAlign w:val="center"/>
          </w:tcPr>
          <w:p w14:paraId="2CD786D7" w14:textId="507990ED" w:rsidR="00DB5DFA" w:rsidRPr="00A56683" w:rsidRDefault="00DB5DFA" w:rsidP="00DB5DFA">
            <w:pPr>
              <w:jc w:val="both"/>
              <w:rPr>
                <w:color w:val="000000" w:themeColor="text1"/>
                <w:highlight w:val="yellow"/>
              </w:rPr>
            </w:pPr>
            <w:r w:rsidRPr="00401601">
              <w:rPr>
                <w:rFonts w:eastAsia="Calibri"/>
                <w:szCs w:val="24"/>
                <w:highlight w:val="yellow"/>
              </w:rPr>
              <w:t xml:space="preserve">6,40 мг </w:t>
            </w:r>
          </w:p>
        </w:tc>
      </w:tr>
      <w:tr w:rsidR="00C602C5" w14:paraId="24D62838" w14:textId="77777777" w:rsidTr="008670F3">
        <w:tc>
          <w:tcPr>
            <w:tcW w:w="4815" w:type="dxa"/>
            <w:vAlign w:val="center"/>
          </w:tcPr>
          <w:p w14:paraId="76AFCA6E" w14:textId="77777777" w:rsidR="00C602C5" w:rsidRPr="00A56683" w:rsidRDefault="00C602C5" w:rsidP="008670F3">
            <w:pPr>
              <w:jc w:val="both"/>
              <w:rPr>
                <w:color w:val="000000" w:themeColor="text1"/>
                <w:highlight w:val="yellow"/>
              </w:rPr>
            </w:pPr>
            <w:r w:rsidRPr="00A56683">
              <w:rPr>
                <w:b/>
                <w:color w:val="000000" w:themeColor="text1"/>
                <w:highlight w:val="yellow"/>
              </w:rPr>
              <w:t>Масса таблетки:</w:t>
            </w:r>
          </w:p>
        </w:tc>
        <w:tc>
          <w:tcPr>
            <w:tcW w:w="2268" w:type="dxa"/>
            <w:vAlign w:val="center"/>
          </w:tcPr>
          <w:p w14:paraId="50F5D6F8" w14:textId="35D9416E" w:rsidR="00C602C5" w:rsidRPr="00A56683" w:rsidRDefault="00DB5DFA" w:rsidP="008670F3">
            <w:pPr>
              <w:jc w:val="both"/>
              <w:rPr>
                <w:color w:val="000000" w:themeColor="text1"/>
                <w:highlight w:val="yellow"/>
              </w:rPr>
            </w:pPr>
            <w:r w:rsidRPr="00401601">
              <w:rPr>
                <w:rFonts w:eastAsia="Calibri"/>
                <w:b/>
                <w:szCs w:val="24"/>
                <w:highlight w:val="yellow"/>
              </w:rPr>
              <w:t>640,00 м</w:t>
            </w:r>
          </w:p>
        </w:tc>
        <w:tc>
          <w:tcPr>
            <w:tcW w:w="2263" w:type="dxa"/>
            <w:vAlign w:val="center"/>
          </w:tcPr>
          <w:p w14:paraId="0244CF6D" w14:textId="61C47A37" w:rsidR="00C602C5" w:rsidRDefault="00DB5DFA" w:rsidP="008670F3">
            <w:pPr>
              <w:jc w:val="both"/>
              <w:rPr>
                <w:color w:val="000000" w:themeColor="text1"/>
              </w:rPr>
            </w:pPr>
            <w:r w:rsidRPr="00401601">
              <w:rPr>
                <w:rFonts w:eastAsia="Calibri"/>
                <w:b/>
                <w:szCs w:val="24"/>
                <w:highlight w:val="yellow"/>
              </w:rPr>
              <w:t>640,00 м</w:t>
            </w:r>
          </w:p>
        </w:tc>
      </w:tr>
    </w:tbl>
    <w:p w14:paraId="46D1B8D9" w14:textId="11BCDB11" w:rsidR="00C602C5" w:rsidRDefault="00C602C5" w:rsidP="00C602C5">
      <w:pPr>
        <w:jc w:val="both"/>
        <w:rPr>
          <w:color w:val="000000" w:themeColor="text1"/>
        </w:rPr>
      </w:pPr>
    </w:p>
    <w:p w14:paraId="152CC67D" w14:textId="4D857555" w:rsidR="00DB5DFA" w:rsidRPr="00637D4D" w:rsidRDefault="00DB5DFA" w:rsidP="00C602C5">
      <w:pPr>
        <w:jc w:val="both"/>
        <w:rPr>
          <w:color w:val="000000" w:themeColor="text1"/>
          <w:szCs w:val="24"/>
        </w:rPr>
      </w:pPr>
      <w:commentRangeStart w:id="203"/>
      <w:r w:rsidRPr="00637D4D">
        <w:rPr>
          <w:color w:val="000000" w:themeColor="text1"/>
          <w:szCs w:val="24"/>
        </w:rPr>
        <w:t>Класс</w:t>
      </w:r>
      <w:r w:rsidR="00637D4D" w:rsidRPr="00637D4D">
        <w:rPr>
          <w:color w:val="000000" w:themeColor="text1"/>
          <w:szCs w:val="24"/>
        </w:rPr>
        <w:t xml:space="preserve"> по </w:t>
      </w:r>
      <w:r w:rsidR="00637D4D" w:rsidRPr="00637D4D">
        <w:rPr>
          <w:bCs/>
          <w:color w:val="333333"/>
          <w:szCs w:val="24"/>
          <w:shd w:val="clear" w:color="auto" w:fill="FFFFFF"/>
        </w:rPr>
        <w:t>системе классификации</w:t>
      </w:r>
      <w:r w:rsidR="00637D4D" w:rsidRPr="00637D4D">
        <w:rPr>
          <w:color w:val="333333"/>
          <w:szCs w:val="24"/>
          <w:shd w:val="clear" w:color="auto" w:fill="FFFFFF"/>
        </w:rPr>
        <w:t> </w:t>
      </w:r>
      <w:r w:rsidR="00637D4D" w:rsidRPr="00637D4D">
        <w:rPr>
          <w:bCs/>
          <w:color w:val="333333"/>
          <w:szCs w:val="24"/>
          <w:shd w:val="clear" w:color="auto" w:fill="FFFFFF"/>
        </w:rPr>
        <w:t>биофармацевтических</w:t>
      </w:r>
      <w:r w:rsidR="00637D4D" w:rsidRPr="00637D4D">
        <w:rPr>
          <w:color w:val="333333"/>
          <w:szCs w:val="24"/>
          <w:shd w:val="clear" w:color="auto" w:fill="FFFFFF"/>
        </w:rPr>
        <w:t> препаратов (</w:t>
      </w:r>
      <w:r w:rsidR="00637D4D" w:rsidRPr="00637D4D">
        <w:rPr>
          <w:bCs/>
          <w:color w:val="333333"/>
          <w:szCs w:val="24"/>
          <w:shd w:val="clear" w:color="auto" w:fill="FFFFFF"/>
        </w:rPr>
        <w:t>BCS</w:t>
      </w:r>
      <w:r w:rsidR="00637D4D" w:rsidRPr="00637D4D">
        <w:rPr>
          <w:color w:val="333333"/>
          <w:szCs w:val="24"/>
          <w:shd w:val="clear" w:color="auto" w:fill="FFFFFF"/>
        </w:rPr>
        <w:t xml:space="preserve">): </w:t>
      </w:r>
      <w:commentRangeEnd w:id="203"/>
      <w:r w:rsidR="00637D4D">
        <w:rPr>
          <w:rStyle w:val="afb"/>
        </w:rPr>
        <w:commentReference w:id="203"/>
      </w:r>
    </w:p>
    <w:p w14:paraId="5E745950" w14:textId="77777777" w:rsidR="00637D4D" w:rsidRDefault="00637D4D" w:rsidP="00C602C5">
      <w:pPr>
        <w:jc w:val="both"/>
        <w:rPr>
          <w:color w:val="000000" w:themeColor="text1"/>
        </w:rPr>
      </w:pPr>
    </w:p>
    <w:p w14:paraId="169502B4" w14:textId="3DC8E804" w:rsidR="00C602C5" w:rsidRPr="00FC4D18" w:rsidRDefault="00C602C5" w:rsidP="00860221">
      <w:pPr>
        <w:pStyle w:val="3"/>
        <w:spacing w:before="240" w:after="240"/>
        <w:rPr>
          <w:color w:val="000000" w:themeColor="text1"/>
          <w:szCs w:val="24"/>
        </w:rPr>
      </w:pPr>
      <w:bookmarkStart w:id="204" w:name="_Toc115217925"/>
      <w:bookmarkStart w:id="205" w:name="_Toc159973288"/>
      <w:r w:rsidRPr="007D1505">
        <w:rPr>
          <w:color w:val="000000" w:themeColor="text1"/>
          <w:szCs w:val="24"/>
          <w:highlight w:val="yellow"/>
        </w:rPr>
        <w:t>Форма выпуска</w:t>
      </w:r>
      <w:bookmarkEnd w:id="204"/>
      <w:bookmarkEnd w:id="205"/>
    </w:p>
    <w:p w14:paraId="6D9573C0" w14:textId="77777777" w:rsidR="00C602C5" w:rsidRPr="00FC4D18" w:rsidRDefault="00C602C5" w:rsidP="00C602C5">
      <w:pPr>
        <w:ind w:firstLine="709"/>
        <w:jc w:val="both"/>
      </w:pPr>
      <w:r>
        <w:t>Капсулы 100</w:t>
      </w:r>
      <w:r w:rsidRPr="00FC4D18">
        <w:t xml:space="preserve"> мг.</w:t>
      </w:r>
    </w:p>
    <w:p w14:paraId="19868E14" w14:textId="77777777" w:rsidR="00C602C5" w:rsidRPr="007D1505" w:rsidRDefault="00C602C5" w:rsidP="00C602C5">
      <w:pPr>
        <w:ind w:firstLine="709"/>
        <w:jc w:val="both"/>
        <w:rPr>
          <w:rFonts w:eastAsiaTheme="minorEastAsia"/>
          <w:highlight w:val="yellow"/>
        </w:rPr>
      </w:pPr>
      <w:commentRangeStart w:id="206"/>
      <w:r w:rsidRPr="007D1505">
        <w:rPr>
          <w:highlight w:val="yellow"/>
          <w:shd w:val="clear" w:color="auto" w:fill="FFFFFF"/>
        </w:rPr>
        <w:t xml:space="preserve">По 10 таблеток в контурную ячейковую упаковку из фольги алюминиевой (материал комбинированный для холодной формовки и фольги алюминиевой печатной лакированной. </w:t>
      </w:r>
      <w:r w:rsidRPr="007D1505">
        <w:rPr>
          <w:rFonts w:eastAsiaTheme="minorEastAsia"/>
          <w:highlight w:val="yellow"/>
        </w:rPr>
        <w:lastRenderedPageBreak/>
        <w:t>По 30 таблеток в банку полимерную (из полиэтилена) для лекарственных средств, укупоренную крышкой полимерной (из полипропилена) с контролем первого вскрытия.</w:t>
      </w:r>
    </w:p>
    <w:p w14:paraId="5A055C85" w14:textId="77777777" w:rsidR="00C602C5" w:rsidRPr="007D1505" w:rsidRDefault="00C602C5" w:rsidP="00C602C5">
      <w:pPr>
        <w:ind w:firstLine="709"/>
        <w:jc w:val="both"/>
        <w:rPr>
          <w:rFonts w:eastAsiaTheme="minorEastAsia"/>
          <w:highlight w:val="yellow"/>
        </w:rPr>
      </w:pPr>
      <w:r w:rsidRPr="007D1505">
        <w:rPr>
          <w:rFonts w:eastAsiaTheme="minorEastAsia"/>
          <w:highlight w:val="yellow"/>
        </w:rPr>
        <w:t>На банку наклеивают этикетку из бумаги этикеточной или писчей, или самоклеящуюся этикетку.</w:t>
      </w:r>
    </w:p>
    <w:p w14:paraId="1ABB508E" w14:textId="77777777" w:rsidR="00C602C5" w:rsidRPr="007D1505" w:rsidRDefault="00C602C5" w:rsidP="00C602C5">
      <w:pPr>
        <w:ind w:firstLine="709"/>
        <w:jc w:val="both"/>
        <w:rPr>
          <w:rFonts w:eastAsiaTheme="minorEastAsia"/>
          <w:highlight w:val="yellow"/>
        </w:rPr>
      </w:pPr>
      <w:r w:rsidRPr="007D1505">
        <w:rPr>
          <w:rFonts w:eastAsiaTheme="minorEastAsia"/>
          <w:highlight w:val="yellow"/>
        </w:rPr>
        <w:t>Каждую банку или 3 контурных ячейковых упаковки</w:t>
      </w:r>
      <w:r w:rsidRPr="007D1505">
        <w:rPr>
          <w:highlight w:val="yellow"/>
        </w:rPr>
        <w:t xml:space="preserve"> </w:t>
      </w:r>
      <w:r w:rsidRPr="007D1505">
        <w:rPr>
          <w:rFonts w:eastAsiaTheme="minorEastAsia"/>
          <w:highlight w:val="yellow"/>
        </w:rPr>
        <w:t>вместе с инструкцией по применению помещают в пачку из картона коробочного.</w:t>
      </w:r>
    </w:p>
    <w:p w14:paraId="1F0E2331" w14:textId="77777777" w:rsidR="00C602C5" w:rsidRPr="00A4718B" w:rsidRDefault="00C602C5" w:rsidP="00C602C5">
      <w:pPr>
        <w:ind w:firstLine="709"/>
        <w:jc w:val="both"/>
      </w:pPr>
      <w:r w:rsidRPr="007D1505">
        <w:rPr>
          <w:rFonts w:eastAsiaTheme="minorEastAsia"/>
          <w:highlight w:val="yellow"/>
        </w:rPr>
        <w:t>Пачки помещают в групповую упаковку.</w:t>
      </w:r>
      <w:commentRangeEnd w:id="206"/>
      <w:r w:rsidR="00637D4D">
        <w:rPr>
          <w:rStyle w:val="afb"/>
        </w:rPr>
        <w:commentReference w:id="206"/>
      </w:r>
    </w:p>
    <w:p w14:paraId="7C68CCD7" w14:textId="64357045" w:rsidR="00C602C5" w:rsidRPr="00A4718B" w:rsidRDefault="00C602C5" w:rsidP="00860221">
      <w:pPr>
        <w:pStyle w:val="20"/>
        <w:spacing w:before="240" w:after="240"/>
        <w:rPr>
          <w:color w:val="000000" w:themeColor="text1"/>
          <w:szCs w:val="24"/>
        </w:rPr>
      </w:pPr>
      <w:bookmarkStart w:id="207" w:name="_Toc115217926"/>
      <w:bookmarkStart w:id="208" w:name="_Toc159973289"/>
      <w:r w:rsidRPr="00A4718B">
        <w:rPr>
          <w:color w:val="000000" w:themeColor="text1"/>
          <w:szCs w:val="24"/>
        </w:rPr>
        <w:t>Правила хранения и обращения</w:t>
      </w:r>
      <w:bookmarkEnd w:id="207"/>
      <w:bookmarkEnd w:id="208"/>
    </w:p>
    <w:p w14:paraId="5B873D3A" w14:textId="5A5218DD" w:rsidR="00C602C5" w:rsidRPr="00A4718B" w:rsidRDefault="00C602C5" w:rsidP="00C602C5">
      <w:pPr>
        <w:pStyle w:val="3"/>
        <w:spacing w:after="240"/>
        <w:rPr>
          <w:color w:val="000000" w:themeColor="text1"/>
          <w:szCs w:val="24"/>
        </w:rPr>
      </w:pPr>
      <w:bookmarkStart w:id="209" w:name="_Toc115217927"/>
      <w:bookmarkStart w:id="210" w:name="_Toc159973290"/>
      <w:r w:rsidRPr="00A4718B">
        <w:rPr>
          <w:color w:val="000000" w:themeColor="text1"/>
          <w:szCs w:val="24"/>
        </w:rPr>
        <w:t>Условия хранения и транспортировки</w:t>
      </w:r>
      <w:bookmarkEnd w:id="209"/>
      <w:bookmarkEnd w:id="210"/>
    </w:p>
    <w:p w14:paraId="6E44D447" w14:textId="77777777" w:rsidR="00C602C5" w:rsidRPr="00A4718B" w:rsidRDefault="00C602C5" w:rsidP="00860221">
      <w:pPr>
        <w:ind w:firstLine="709"/>
        <w:rPr>
          <w:rFonts w:eastAsia="Calibri"/>
        </w:rPr>
      </w:pPr>
      <w:r w:rsidRPr="00A4718B">
        <w:t xml:space="preserve">Хранить при температуре не выше </w:t>
      </w:r>
      <w:r>
        <w:t>30</w:t>
      </w:r>
      <w:r w:rsidRPr="00A4718B">
        <w:t>ºС</w:t>
      </w:r>
      <w:r w:rsidRPr="00A4718B">
        <w:rPr>
          <w:iCs/>
        </w:rPr>
        <w:t>.</w:t>
      </w:r>
    </w:p>
    <w:p w14:paraId="61908B72" w14:textId="5D159B0E" w:rsidR="00C602C5" w:rsidRPr="00796033" w:rsidRDefault="00C602C5" w:rsidP="00860221">
      <w:pPr>
        <w:pStyle w:val="3"/>
        <w:spacing w:before="240" w:after="240"/>
        <w:rPr>
          <w:color w:val="000000" w:themeColor="text1"/>
          <w:szCs w:val="24"/>
        </w:rPr>
      </w:pPr>
      <w:bookmarkStart w:id="211" w:name="_Toc115217928"/>
      <w:bookmarkStart w:id="212" w:name="_Toc159973291"/>
      <w:r w:rsidRPr="00796033">
        <w:rPr>
          <w:color w:val="000000" w:themeColor="text1"/>
          <w:szCs w:val="24"/>
        </w:rPr>
        <w:t>Срок годности</w:t>
      </w:r>
      <w:bookmarkEnd w:id="211"/>
      <w:bookmarkEnd w:id="212"/>
    </w:p>
    <w:p w14:paraId="014284BC" w14:textId="77777777" w:rsidR="00C602C5" w:rsidRPr="00796033" w:rsidRDefault="00C602C5" w:rsidP="00C602C5">
      <w:pPr>
        <w:ind w:firstLine="709"/>
        <w:rPr>
          <w:iCs/>
        </w:rPr>
      </w:pPr>
      <w:r w:rsidRPr="00796033">
        <w:rPr>
          <w:iCs/>
        </w:rPr>
        <w:t>3 года.</w:t>
      </w:r>
    </w:p>
    <w:p w14:paraId="6FEADE7C" w14:textId="77777777" w:rsidR="00C602C5" w:rsidRPr="00796033" w:rsidRDefault="00C602C5" w:rsidP="00C602C5">
      <w:pPr>
        <w:ind w:firstLine="709"/>
        <w:rPr>
          <w:rFonts w:eastAsia="Calibri"/>
        </w:rPr>
      </w:pPr>
    </w:p>
    <w:p w14:paraId="2066321D" w14:textId="705908C3" w:rsidR="00C602C5" w:rsidRPr="00796033" w:rsidRDefault="00C602C5" w:rsidP="00C602C5">
      <w:pPr>
        <w:pStyle w:val="3"/>
        <w:spacing w:after="240"/>
        <w:rPr>
          <w:color w:val="000000" w:themeColor="text1"/>
          <w:szCs w:val="24"/>
        </w:rPr>
      </w:pPr>
      <w:bookmarkStart w:id="213" w:name="_Toc115217929"/>
      <w:bookmarkStart w:id="214" w:name="_Toc159973292"/>
      <w:r w:rsidRPr="00796033">
        <w:rPr>
          <w:color w:val="000000" w:themeColor="text1"/>
          <w:szCs w:val="24"/>
        </w:rPr>
        <w:t>Правила по обращению с препаратом</w:t>
      </w:r>
      <w:bookmarkEnd w:id="213"/>
      <w:bookmarkEnd w:id="214"/>
    </w:p>
    <w:p w14:paraId="0B9D3351" w14:textId="77777777" w:rsidR="00C602C5" w:rsidRPr="00796033" w:rsidRDefault="00C602C5" w:rsidP="00C602C5">
      <w:pPr>
        <w:ind w:firstLine="709"/>
        <w:jc w:val="both"/>
        <w:rPr>
          <w:rFonts w:eastAsia="Calibri"/>
          <w:color w:val="000000" w:themeColor="text1"/>
        </w:rPr>
      </w:pPr>
      <w:r w:rsidRPr="00796033">
        <w:t xml:space="preserve">К обращению с акалабрутинибом не следует допускать никого, кроме пациента и/или ухаживающих за ним лиц.  </w:t>
      </w:r>
      <w:r w:rsidRPr="00796033">
        <w:rPr>
          <w:color w:val="333333"/>
        </w:rPr>
        <w:t>Исходя из результатов исследований на животных, при приеме акалабрутиниба во время беременности возможен риск для плода.</w:t>
      </w:r>
      <w:r w:rsidRPr="00796033">
        <w:t xml:space="preserve"> Женщинам, которые беременны или могут забеременеть, не следует контактировать с поврежденными или открытыми капсулами акалабрутиниба без средств защиты, например, перчаток.</w:t>
      </w:r>
    </w:p>
    <w:p w14:paraId="142F5A5D" w14:textId="77777777" w:rsidR="00C602C5" w:rsidRPr="00436348" w:rsidRDefault="00C602C5" w:rsidP="00C602C5">
      <w:pPr>
        <w:tabs>
          <w:tab w:val="left" w:pos="4588"/>
        </w:tabs>
        <w:ind w:left="284" w:hanging="284"/>
        <w:rPr>
          <w:color w:val="000000" w:themeColor="text1"/>
        </w:rPr>
        <w:sectPr w:rsidR="00C602C5" w:rsidRPr="00436348" w:rsidSect="008670F3">
          <w:pgSz w:w="11906" w:h="16838"/>
          <w:pgMar w:top="1134" w:right="849" w:bottom="1134" w:left="1701" w:header="708" w:footer="708" w:gutter="0"/>
          <w:cols w:space="708"/>
          <w:docGrid w:linePitch="360"/>
        </w:sectPr>
      </w:pPr>
    </w:p>
    <w:p w14:paraId="77AA52DC" w14:textId="038F5CF7" w:rsidR="00C602C5" w:rsidRPr="00F417CF" w:rsidRDefault="00C602C5" w:rsidP="00C602C5">
      <w:pPr>
        <w:pStyle w:val="1"/>
        <w:tabs>
          <w:tab w:val="left" w:pos="142"/>
          <w:tab w:val="left" w:pos="284"/>
        </w:tabs>
        <w:rPr>
          <w:rFonts w:cs="Times New Roman"/>
          <w:color w:val="000000" w:themeColor="text1"/>
          <w:szCs w:val="24"/>
        </w:rPr>
      </w:pPr>
      <w:bookmarkStart w:id="215" w:name="_Toc115217931"/>
      <w:bookmarkStart w:id="216" w:name="_Toc159973294"/>
      <w:r w:rsidRPr="00A33962">
        <w:rPr>
          <w:rFonts w:cs="Times New Roman"/>
          <w:color w:val="000000" w:themeColor="text1"/>
          <w:szCs w:val="24"/>
        </w:rPr>
        <w:lastRenderedPageBreak/>
        <w:t>РЕЗУЛЬТАТЫ ДОКЛИНИЧЕСКИХ ИССЛЕДОВАНИЙ</w:t>
      </w:r>
      <w:bookmarkEnd w:id="215"/>
      <w:bookmarkEnd w:id="216"/>
    </w:p>
    <w:p w14:paraId="5C39C126" w14:textId="77777777" w:rsidR="00C602C5" w:rsidRPr="00F417CF" w:rsidRDefault="00C602C5" w:rsidP="00860221">
      <w:pPr>
        <w:pStyle w:val="20"/>
        <w:numPr>
          <w:ilvl w:val="0"/>
          <w:numId w:val="0"/>
        </w:numPr>
        <w:spacing w:before="240" w:after="240"/>
        <w:rPr>
          <w:color w:val="000000" w:themeColor="text1"/>
          <w:szCs w:val="24"/>
        </w:rPr>
      </w:pPr>
      <w:bookmarkStart w:id="217" w:name="_Toc115217932"/>
      <w:bookmarkStart w:id="218" w:name="_Toc159973295"/>
      <w:r w:rsidRPr="00F417CF">
        <w:rPr>
          <w:color w:val="000000" w:themeColor="text1"/>
          <w:szCs w:val="24"/>
        </w:rPr>
        <w:t>Введение и резюме</w:t>
      </w:r>
      <w:bookmarkEnd w:id="217"/>
      <w:bookmarkEnd w:id="218"/>
    </w:p>
    <w:p w14:paraId="2EB3B921" w14:textId="63AFBC58" w:rsidR="00C602C5" w:rsidRPr="00A4718B" w:rsidRDefault="00C602C5" w:rsidP="00C602C5">
      <w:pPr>
        <w:ind w:firstLine="709"/>
        <w:jc w:val="both"/>
      </w:pPr>
      <w:bookmarkStart w:id="219" w:name="_Toc92645858"/>
      <w:bookmarkStart w:id="220" w:name="_Toc484199231"/>
      <w:r w:rsidRPr="00707D60">
        <w:t xml:space="preserve">Доклинических исследований препарата </w:t>
      </w:r>
      <w:del w:id="221" w:author="Khasanova, Nailya" w:date="2024-09-23T08:28:00Z">
        <w:r w:rsidDel="00814DBB">
          <w:rPr>
            <w:lang w:val="en-US"/>
          </w:rPr>
          <w:delText>DT</w:delText>
        </w:r>
        <w:r w:rsidRPr="00AC5E50" w:rsidDel="00814DBB">
          <w:delText>-</w:delText>
        </w:r>
        <w:r w:rsidDel="00814DBB">
          <w:rPr>
            <w:lang w:val="en-US"/>
          </w:rPr>
          <w:delText>AKL</w:delText>
        </w:r>
      </w:del>
      <w:ins w:id="222" w:author="Khasanova, Nailya" w:date="2024-09-23T08:28:00Z">
        <w:r w:rsidR="00814DBB">
          <w:rPr>
            <w:lang w:val="en-US"/>
          </w:rPr>
          <w:t>PT</w:t>
        </w:r>
        <w:r w:rsidR="00814DBB" w:rsidRPr="00814DBB">
          <w:rPr>
            <w:rPrChange w:id="223" w:author="Khasanova, Nailya" w:date="2024-09-23T08:28:00Z">
              <w:rPr>
                <w:lang w:val="en-US"/>
              </w:rPr>
            </w:rPrChange>
          </w:rPr>
          <w:t>-</w:t>
        </w:r>
        <w:r w:rsidR="00814DBB">
          <w:rPr>
            <w:lang w:val="en-US"/>
          </w:rPr>
          <w:t>AKL</w:t>
        </w:r>
      </w:ins>
      <w:r w:rsidRPr="00A4718B">
        <w:t xml:space="preserve">, </w:t>
      </w:r>
      <w:r>
        <w:t>капсулы 10</w:t>
      </w:r>
      <w:r w:rsidRPr="00A4718B">
        <w:t xml:space="preserve">0 мг (АО «Р-Фарм», Россия) не проводилось. Так как </w:t>
      </w:r>
      <w:del w:id="224" w:author="Khasanova, Nailya" w:date="2024-09-23T08:28:00Z">
        <w:r w:rsidDel="00814DBB">
          <w:rPr>
            <w:lang w:val="en-US"/>
          </w:rPr>
          <w:delText>DT</w:delText>
        </w:r>
        <w:r w:rsidRPr="00AC5E50" w:rsidDel="00814DBB">
          <w:delText>-</w:delText>
        </w:r>
        <w:r w:rsidDel="00814DBB">
          <w:rPr>
            <w:lang w:val="en-US"/>
          </w:rPr>
          <w:delText>AKL</w:delText>
        </w:r>
      </w:del>
      <w:ins w:id="225" w:author="Khasanova, Nailya" w:date="2024-09-23T08:28:00Z">
        <w:r w:rsidR="00814DBB">
          <w:rPr>
            <w:lang w:val="en-US"/>
          </w:rPr>
          <w:t>PT</w:t>
        </w:r>
        <w:r w:rsidR="00814DBB" w:rsidRPr="00814DBB">
          <w:rPr>
            <w:rPrChange w:id="226" w:author="Khasanova, Nailya" w:date="2024-09-23T08:28:00Z">
              <w:rPr>
                <w:lang w:val="en-US"/>
              </w:rPr>
            </w:rPrChange>
          </w:rPr>
          <w:t>-</w:t>
        </w:r>
        <w:r w:rsidR="00814DBB">
          <w:rPr>
            <w:lang w:val="en-US"/>
          </w:rPr>
          <w:t>AKL</w:t>
        </w:r>
      </w:ins>
      <w:r w:rsidRPr="00A4718B">
        <w:t xml:space="preserve"> (АО «Р-Фарм», Россия)</w:t>
      </w:r>
      <w:r>
        <w:t xml:space="preserve"> представляет собой </w:t>
      </w:r>
      <w:r w:rsidRPr="00A4718B">
        <w:t xml:space="preserve"> </w:t>
      </w:r>
      <w:r w:rsidRPr="002558B3">
        <w:rPr>
          <w:bCs/>
        </w:rPr>
        <w:t xml:space="preserve">воспроизведенный препарат </w:t>
      </w:r>
      <w:r>
        <w:rPr>
          <w:bCs/>
        </w:rPr>
        <w:t>акалабрутиниба</w:t>
      </w:r>
      <w:r w:rsidRPr="002558B3">
        <w:rPr>
          <w:bCs/>
        </w:rPr>
        <w:t xml:space="preserve">, </w:t>
      </w:r>
      <w:r>
        <w:rPr>
          <w:bCs/>
        </w:rPr>
        <w:t>который</w:t>
      </w:r>
      <w:r>
        <w:rPr>
          <w:color w:val="000000"/>
        </w:rPr>
        <w:t xml:space="preserve"> </w:t>
      </w:r>
      <w:commentRangeStart w:id="227"/>
      <w:r>
        <w:rPr>
          <w:color w:val="000000"/>
        </w:rPr>
        <w:t>полностью соответствует по качественному и количественному составу действующего и вспомогательных веществ, лекарственной форме и дозировке референтному препарату акалабрутиниб Калквенс</w:t>
      </w:r>
      <w:r>
        <w:rPr>
          <w:color w:val="000000"/>
          <w:vertAlign w:val="superscript"/>
        </w:rPr>
        <w:t>®</w:t>
      </w:r>
      <w:r>
        <w:rPr>
          <w:color w:val="000000"/>
        </w:rPr>
        <w:t xml:space="preserve"> </w:t>
      </w:r>
      <w:r>
        <w:t xml:space="preserve">(владелец РУ - АстраЗенека АБ, Щвеция), имея минимальные отличия в количественном составе некоторых вспомогательных веществ, скорее всего обусловленные различным подходом к округлению, </w:t>
      </w:r>
      <w:r w:rsidRPr="00707D60">
        <w:t>ожидается, что его свойства будут идентичны свойствам оригинального препарата.</w:t>
      </w:r>
      <w:commentRangeEnd w:id="227"/>
      <w:r w:rsidR="00637D4D">
        <w:rPr>
          <w:rStyle w:val="afb"/>
        </w:rPr>
        <w:commentReference w:id="227"/>
      </w:r>
      <w:r w:rsidRPr="00A4718B">
        <w:t xml:space="preserve"> </w:t>
      </w:r>
      <w:r>
        <w:t xml:space="preserve">Для прогнозирования токсического действия, планируемого к регистрации и коммерческому выпуску препарата </w:t>
      </w:r>
      <w:del w:id="228" w:author="Khasanova, Nailya" w:date="2024-09-23T08:28:00Z">
        <w:r w:rsidDel="00814DBB">
          <w:rPr>
            <w:color w:val="000000" w:themeColor="text1"/>
            <w:lang w:val="en-US"/>
          </w:rPr>
          <w:delText>DT</w:delText>
        </w:r>
        <w:r w:rsidRPr="00AC5E50" w:rsidDel="00814DBB">
          <w:rPr>
            <w:color w:val="000000" w:themeColor="text1"/>
          </w:rPr>
          <w:delText>-</w:delText>
        </w:r>
        <w:r w:rsidDel="00814DBB">
          <w:rPr>
            <w:color w:val="000000" w:themeColor="text1"/>
            <w:lang w:val="en-US"/>
          </w:rPr>
          <w:delText>AKL</w:delText>
        </w:r>
      </w:del>
      <w:ins w:id="229" w:author="Khasanova, Nailya" w:date="2024-09-23T08:28:00Z">
        <w:r w:rsidR="00814DBB">
          <w:rPr>
            <w:color w:val="000000" w:themeColor="text1"/>
            <w:lang w:val="en-US"/>
          </w:rPr>
          <w:t>PT</w:t>
        </w:r>
        <w:r w:rsidR="00814DBB" w:rsidRPr="00814DBB">
          <w:rPr>
            <w:color w:val="000000" w:themeColor="text1"/>
            <w:rPrChange w:id="230" w:author="Khasanova, Nailya" w:date="2024-09-23T08:28:00Z">
              <w:rPr>
                <w:color w:val="000000" w:themeColor="text1"/>
                <w:lang w:val="en-US"/>
              </w:rPr>
            </w:rPrChange>
          </w:rPr>
          <w:t>-</w:t>
        </w:r>
        <w:r w:rsidR="00814DBB">
          <w:rPr>
            <w:color w:val="000000" w:themeColor="text1"/>
            <w:lang w:val="en-US"/>
          </w:rPr>
          <w:t>AKL</w:t>
        </w:r>
      </w:ins>
      <w:r>
        <w:t xml:space="preserve"> были проанализированы данные исследований по изучению фармакологии и токсикологии оригинального препарата эверолимуса. Поскольку лекарственный препарат </w:t>
      </w:r>
      <w:del w:id="231" w:author="Khasanova, Nailya" w:date="2024-09-23T08:28:00Z">
        <w:r w:rsidDel="00814DBB">
          <w:rPr>
            <w:color w:val="000000" w:themeColor="text1"/>
            <w:lang w:val="en-US"/>
          </w:rPr>
          <w:delText>DT</w:delText>
        </w:r>
        <w:r w:rsidRPr="00AC5E50" w:rsidDel="00814DBB">
          <w:rPr>
            <w:color w:val="000000" w:themeColor="text1"/>
          </w:rPr>
          <w:delText>-</w:delText>
        </w:r>
        <w:r w:rsidDel="00814DBB">
          <w:rPr>
            <w:color w:val="000000" w:themeColor="text1"/>
            <w:lang w:val="en-US"/>
          </w:rPr>
          <w:delText>AKL</w:delText>
        </w:r>
      </w:del>
      <w:ins w:id="232" w:author="Khasanova, Nailya" w:date="2024-09-23T08:28:00Z">
        <w:r w:rsidR="00814DBB">
          <w:rPr>
            <w:color w:val="000000" w:themeColor="text1"/>
            <w:lang w:val="en-US"/>
          </w:rPr>
          <w:t>PT</w:t>
        </w:r>
        <w:r w:rsidR="00814DBB" w:rsidRPr="00814DBB">
          <w:rPr>
            <w:color w:val="000000" w:themeColor="text1"/>
            <w:rPrChange w:id="233" w:author="Khasanova, Nailya" w:date="2024-09-23T08:28:00Z">
              <w:rPr>
                <w:color w:val="000000" w:themeColor="text1"/>
                <w:lang w:val="en-US"/>
              </w:rPr>
            </w:rPrChange>
          </w:rPr>
          <w:t>-</w:t>
        </w:r>
        <w:r w:rsidR="00814DBB">
          <w:rPr>
            <w:color w:val="000000" w:themeColor="text1"/>
            <w:lang w:val="en-US"/>
          </w:rPr>
          <w:t>AKL</w:t>
        </w:r>
      </w:ins>
      <w:r>
        <w:t xml:space="preserve"> является воспроизведенным препаратом, собственные доклинические исследования не проводились.</w:t>
      </w:r>
    </w:p>
    <w:bookmarkEnd w:id="219"/>
    <w:bookmarkEnd w:id="220"/>
    <w:p w14:paraId="3FD1F729" w14:textId="77777777" w:rsidR="00C602C5" w:rsidRPr="00796033"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796033">
        <w:rPr>
          <w:rFonts w:asciiTheme="majorBidi" w:hAnsiTheme="majorBidi" w:cstheme="majorBidi"/>
          <w:lang w:val="ru"/>
        </w:rPr>
        <w:t xml:space="preserve">Фармакокинетика и метаболизм акалабрутиниба изучались в условиях </w:t>
      </w:r>
      <w:r w:rsidRPr="00796033">
        <w:rPr>
          <w:rFonts w:asciiTheme="majorBidi" w:hAnsiTheme="majorBidi" w:cstheme="majorBidi"/>
          <w:i/>
          <w:lang w:val="ru"/>
        </w:rPr>
        <w:t>in vitro</w:t>
      </w:r>
      <w:r w:rsidRPr="00796033">
        <w:rPr>
          <w:rFonts w:asciiTheme="majorBidi" w:hAnsiTheme="majorBidi" w:cstheme="majorBidi"/>
          <w:lang w:val="ru"/>
        </w:rPr>
        <w:t xml:space="preserve"> в тканях мышей, крыс, собак, обезьян и человека, а также в условиях </w:t>
      </w:r>
      <w:r w:rsidRPr="00796033">
        <w:rPr>
          <w:rFonts w:asciiTheme="majorBidi" w:hAnsiTheme="majorBidi" w:cstheme="majorBidi"/>
          <w:i/>
          <w:lang w:val="ru"/>
        </w:rPr>
        <w:t>in vivo</w:t>
      </w:r>
      <w:r w:rsidRPr="00796033">
        <w:rPr>
          <w:rFonts w:asciiTheme="majorBidi" w:hAnsiTheme="majorBidi" w:cstheme="majorBidi"/>
          <w:lang w:val="ru"/>
        </w:rPr>
        <w:t xml:space="preserve"> в тканях мышей, крыс, собак, обезьян и человека. Использовались те же виды и штаммы, что и в фармакологических и токсикологических исследованиях, за исключением исследования количественной авторадиографии всего тела (QWBA) на крысах, в котором использовался частично пигментированный штамм. Согласно соответствующим руководствам доклинический токсикологический профиль акалабрутиниба (ACP-196) изучался на мышах, крысах, кроликах и собаках. Изучен ряд промежуточных продуктов/технологических примесей этого соединения. Опорные исследования проводились в соответствии с правилами надлежащей лабораторной практики (GLP).</w:t>
      </w:r>
    </w:p>
    <w:p w14:paraId="7503C75E" w14:textId="77777777" w:rsidR="00C602C5" w:rsidRPr="003E453C" w:rsidRDefault="00C602C5" w:rsidP="00C602C5">
      <w:pPr>
        <w:ind w:firstLine="708"/>
        <w:jc w:val="both"/>
        <w:rPr>
          <w:lang w:val="ru"/>
        </w:rPr>
      </w:pPr>
      <w:r w:rsidRPr="0020789D">
        <w:rPr>
          <w:rFonts w:asciiTheme="majorBidi" w:hAnsiTheme="majorBidi" w:cstheme="majorBidi"/>
          <w:lang w:val="ru"/>
        </w:rPr>
        <w:t xml:space="preserve">Акалабрутиниб (ACP-196) представляет собой высокоселективный мощный пероральный ковалентный ингибитор BTK. Акалабрутиниб образует ковалентную связь с цистеиновым остатком (Cys 481) в аденозинтрифосфатном кармане (АТФ) BTK, необратимо инактивируя сам фермент и приводя к ингибированию сигналов пролиферации и выживания в злокачественных В-лимфоцитах. Акалабрутиниб имеет активный метаболит ACP-5862, который также является ковалентным ингибитором BTK </w:t>
      </w:r>
      <w:r w:rsidRPr="0020789D">
        <w:fldChar w:fldCharType="begin"/>
      </w:r>
      <w:r w:rsidRPr="0020789D">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20789D">
        <w:fldChar w:fldCharType="separate"/>
      </w:r>
      <w:r w:rsidRPr="0020789D">
        <w:t>[1]</w:t>
      </w:r>
      <w:r w:rsidRPr="0020789D">
        <w:fldChar w:fldCharType="end"/>
      </w:r>
      <w:r w:rsidRPr="0020789D">
        <w:rPr>
          <w:rFonts w:asciiTheme="majorBidi" w:hAnsiTheme="majorBidi" w:cstheme="majorBidi"/>
          <w:lang w:val="ru"/>
        </w:rPr>
        <w:t>.</w:t>
      </w:r>
    </w:p>
    <w:p w14:paraId="2D045B6F" w14:textId="77777777" w:rsidR="00C602C5" w:rsidRPr="003E453C" w:rsidRDefault="00C602C5" w:rsidP="00C602C5">
      <w:pPr>
        <w:ind w:firstLine="708"/>
        <w:jc w:val="both"/>
        <w:rPr>
          <w:color w:val="333333"/>
        </w:rPr>
      </w:pPr>
      <w:r w:rsidRPr="003E453C">
        <w:rPr>
          <w:color w:val="333333"/>
        </w:rPr>
        <w:t xml:space="preserve">Акалабрутиниб и его активный метаболит, АСР-5862, необратимо инактивируют </w:t>
      </w:r>
      <w:r>
        <w:rPr>
          <w:color w:val="333333"/>
        </w:rPr>
        <w:t>BTK</w:t>
      </w:r>
      <w:r w:rsidRPr="003E453C">
        <w:rPr>
          <w:color w:val="333333"/>
        </w:rPr>
        <w:t xml:space="preserve"> (ИК</w:t>
      </w:r>
      <w:r w:rsidRPr="003E453C">
        <w:rPr>
          <w:color w:val="333333"/>
          <w:vertAlign w:val="subscript"/>
        </w:rPr>
        <w:t>50</w:t>
      </w:r>
      <w:r w:rsidRPr="003E453C">
        <w:rPr>
          <w:color w:val="333333"/>
        </w:rPr>
        <w:t xml:space="preserve">≤5 нм) с минимальным побочным взаимодействием. Единственным дополнительным взаимодействием при клинически значимых концентрациях акалабрутиниба и АСР-5862, выявленным в результате скрининга 380 немутантных киназ млекопитающих, было взаимодействие с киназами ВМХ и ERBB4, при этом сила взаимодействия с этими киназами была в 3-4 раза меньше, чем с </w:t>
      </w:r>
      <w:r>
        <w:rPr>
          <w:color w:val="333333"/>
        </w:rPr>
        <w:t>BTK</w:t>
      </w:r>
      <w:r w:rsidRPr="003E453C">
        <w:rPr>
          <w:color w:val="333333"/>
        </w:rPr>
        <w:t xml:space="preserve">. </w:t>
      </w:r>
    </w:p>
    <w:p w14:paraId="1B347596" w14:textId="77777777" w:rsidR="00C602C5" w:rsidRPr="003E453C" w:rsidRDefault="00C602C5" w:rsidP="00C602C5">
      <w:pPr>
        <w:ind w:firstLine="708"/>
        <w:jc w:val="both"/>
        <w:rPr>
          <w:lang w:val="ru"/>
        </w:rPr>
      </w:pPr>
      <w:r w:rsidRPr="003E453C">
        <w:rPr>
          <w:color w:val="333333"/>
          <w:lang w:val="en-US"/>
        </w:rPr>
        <w:t>BTK</w:t>
      </w:r>
      <w:r w:rsidRPr="003E453C">
        <w:rPr>
          <w:color w:val="333333"/>
        </w:rPr>
        <w:t xml:space="preserve"> является сигнальной молекулой пути антигенраспознающего В-клеточного рецептора и рецептора цитокинов. В В-лимфоцитах передача сигналов посредством </w:t>
      </w:r>
      <w:r w:rsidRPr="003E453C">
        <w:rPr>
          <w:color w:val="333333"/>
          <w:lang w:val="en-US"/>
        </w:rPr>
        <w:t>BTK</w:t>
      </w:r>
      <w:r w:rsidRPr="003E453C">
        <w:rPr>
          <w:color w:val="333333"/>
        </w:rPr>
        <w:t xml:space="preserve"> способствует выживанию и пролиферации В-лимфоцитов и необходима для клеточной адгезии, миграции и хемотаксиса.</w:t>
      </w:r>
    </w:p>
    <w:p w14:paraId="468FC12D" w14:textId="77777777" w:rsidR="00C602C5" w:rsidRPr="003E453C" w:rsidRDefault="00C602C5" w:rsidP="00C602C5">
      <w:pPr>
        <w:ind w:firstLine="708"/>
        <w:jc w:val="both"/>
      </w:pPr>
      <w:r w:rsidRPr="003E453C">
        <w:rPr>
          <w:color w:val="333333"/>
        </w:rPr>
        <w:t xml:space="preserve">В доклинических исследованиях акалабрутиниб ингибировал опосредованную </w:t>
      </w:r>
      <w:r w:rsidRPr="003E453C">
        <w:rPr>
          <w:color w:val="333333"/>
          <w:lang w:val="en-US"/>
        </w:rPr>
        <w:t>BTK</w:t>
      </w:r>
      <w:r w:rsidRPr="003E453C">
        <w:rPr>
          <w:color w:val="333333"/>
        </w:rPr>
        <w:t xml:space="preserve"> активацию нисходящих сигнальных белков CD86 и CD69, пролиферацию и выживание злокачественных В-лимфоцитов и проявлял минимальную активность в отношении других иммунных клеток (Т-лимфоциты и натуральные киллеры (NK-клетки)</w:t>
      </w:r>
      <w:r>
        <w:rPr>
          <w:color w:val="333333"/>
        </w:rPr>
        <w:t xml:space="preserve"> </w:t>
      </w:r>
      <w:r w:rsidRPr="0020789D">
        <w:fldChar w:fldCharType="begin"/>
      </w:r>
      <w:r w:rsidRPr="0020789D">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20789D">
        <w:fldChar w:fldCharType="separate"/>
      </w:r>
      <w:r w:rsidRPr="0020789D">
        <w:t>[</w:t>
      </w:r>
      <w:r>
        <w:t>2</w:t>
      </w:r>
      <w:r w:rsidRPr="0020789D">
        <w:t>]</w:t>
      </w:r>
      <w:r w:rsidRPr="0020789D">
        <w:fldChar w:fldCharType="end"/>
      </w:r>
      <w:r w:rsidRPr="003E453C">
        <w:rPr>
          <w:color w:val="333333"/>
        </w:rPr>
        <w:t>.</w:t>
      </w:r>
    </w:p>
    <w:p w14:paraId="13F2B258" w14:textId="77777777" w:rsidR="00C602C5" w:rsidRPr="00A33962" w:rsidRDefault="00C602C5" w:rsidP="00C602C5">
      <w:pPr>
        <w:pStyle w:val="00Paragraph"/>
        <w:spacing w:before="0" w:after="0" w:line="240" w:lineRule="auto"/>
        <w:ind w:firstLine="708"/>
        <w:jc w:val="both"/>
        <w:rPr>
          <w:lang w:val="ru-RU"/>
        </w:rPr>
      </w:pPr>
      <w:r w:rsidRPr="006D3221">
        <w:rPr>
          <w:lang w:val="ru-RU"/>
        </w:rPr>
        <w:lastRenderedPageBreak/>
        <w:t xml:space="preserve">Результаты доклинических токсикологических исследований демонстрируют приемлемый профиль безопасности при соответствующих клинических уровнях воздействия и свидетельствуют в поддержку применения </w:t>
      </w:r>
      <w:r>
        <w:rPr>
          <w:lang w:val="ru-RU"/>
        </w:rPr>
        <w:t>акалабрутиниб</w:t>
      </w:r>
      <w:r w:rsidRPr="006D3221">
        <w:rPr>
          <w:lang w:val="ru-RU"/>
        </w:rPr>
        <w:t xml:space="preserve">а у всех больных </w:t>
      </w:r>
      <w:r>
        <w:rPr>
          <w:lang w:val="ru-RU"/>
        </w:rPr>
        <w:t>ХЛЛ</w:t>
      </w:r>
      <w:r w:rsidRPr="006D3221">
        <w:rPr>
          <w:lang w:val="ru-RU"/>
        </w:rPr>
        <w:t xml:space="preserve"> в клинической дозе </w:t>
      </w:r>
      <w:r>
        <w:rPr>
          <w:lang w:val="ru-RU"/>
        </w:rPr>
        <w:t xml:space="preserve">100 мг 2 раза в </w:t>
      </w:r>
      <w:r w:rsidRPr="006D3221">
        <w:rPr>
          <w:lang w:val="ru-RU"/>
        </w:rPr>
        <w:t>сут</w:t>
      </w:r>
      <w:r>
        <w:rPr>
          <w:lang w:val="ru-RU"/>
        </w:rPr>
        <w:t>ки</w:t>
      </w:r>
      <w:r w:rsidRPr="006D3221">
        <w:rPr>
          <w:lang w:val="ru-RU"/>
        </w:rPr>
        <w:t>.</w:t>
      </w:r>
    </w:p>
    <w:p w14:paraId="60B08906" w14:textId="6E898A7E" w:rsidR="00C602C5" w:rsidRPr="00084444" w:rsidRDefault="00C602C5" w:rsidP="00860221">
      <w:pPr>
        <w:pStyle w:val="20"/>
        <w:tabs>
          <w:tab w:val="left" w:pos="284"/>
          <w:tab w:val="left" w:pos="567"/>
        </w:tabs>
        <w:spacing w:before="240" w:after="240"/>
        <w:rPr>
          <w:color w:val="000000" w:themeColor="text1"/>
        </w:rPr>
      </w:pPr>
      <w:bookmarkStart w:id="234" w:name="_Toc115217933"/>
      <w:bookmarkStart w:id="235" w:name="_Toc159973296"/>
      <w:r w:rsidRPr="00084444">
        <w:rPr>
          <w:color w:val="000000" w:themeColor="text1"/>
        </w:rPr>
        <w:t>Доклиническая фармакология</w:t>
      </w:r>
      <w:bookmarkEnd w:id="234"/>
      <w:bookmarkEnd w:id="235"/>
    </w:p>
    <w:p w14:paraId="6F8587B7" w14:textId="3C3E03C5" w:rsidR="00C602C5" w:rsidRPr="00707D60" w:rsidRDefault="00C602C5" w:rsidP="00C602C5">
      <w:pPr>
        <w:pStyle w:val="3"/>
        <w:spacing w:after="240"/>
        <w:rPr>
          <w:color w:val="000000" w:themeColor="text1"/>
          <w:szCs w:val="24"/>
        </w:rPr>
      </w:pPr>
      <w:bookmarkStart w:id="236" w:name="_Toc115217934"/>
      <w:bookmarkStart w:id="237" w:name="_Toc159973297"/>
      <w:r w:rsidRPr="00146E7B">
        <w:rPr>
          <w:color w:val="000000" w:themeColor="text1"/>
          <w:szCs w:val="24"/>
        </w:rPr>
        <w:t>Механизм действия</w:t>
      </w:r>
      <w:bookmarkEnd w:id="236"/>
      <w:bookmarkEnd w:id="237"/>
    </w:p>
    <w:p w14:paraId="70B45DD4" w14:textId="77777777" w:rsidR="00C602C5" w:rsidRPr="007C3181" w:rsidRDefault="00C602C5" w:rsidP="00C602C5">
      <w:pPr>
        <w:ind w:firstLine="708"/>
        <w:jc w:val="both"/>
      </w:pPr>
      <w:bookmarkStart w:id="238" w:name="_Toc499821138"/>
      <w:bookmarkStart w:id="239" w:name="_Toc505020000"/>
      <w:bookmarkStart w:id="240" w:name="_Toc115217935"/>
      <w:r w:rsidRPr="007C3181">
        <w:rPr>
          <w:lang w:val="ru"/>
        </w:rPr>
        <w:t>Акалабрутиниб представляет собой селективный ингибитор тирозинкиназы Брутона (BTK). BTK является сигнальной молекулой пути антигенраспознающего В-клеточного рецептора и рецептора цитокинов. В В-лимфоцитах передача сигналов посредством BTK способствует выживанию и пролиферации В-лимфоцитов и необходима для клеточной адгезии, миграции и хемотаксиса.</w:t>
      </w:r>
    </w:p>
    <w:p w14:paraId="52809303" w14:textId="77777777" w:rsidR="00C602C5" w:rsidRPr="007C3181" w:rsidRDefault="00C602C5" w:rsidP="00C602C5">
      <w:pPr>
        <w:ind w:firstLine="708"/>
        <w:jc w:val="both"/>
      </w:pPr>
      <w:r w:rsidRPr="007C3181">
        <w:rPr>
          <w:lang w:val="ru"/>
        </w:rPr>
        <w:t xml:space="preserve">Акалабрутиниб и его активный метаболит АСР-5862 формируют ковалентную связь с цистеиновым остатком в активном центре BTK, что ведет к необратимой инактивации BTK с минимальными нецелевыми взаимодействиями </w:t>
      </w:r>
      <w:r w:rsidRPr="007C3181">
        <w:fldChar w:fldCharType="begin"/>
      </w:r>
      <w:r w:rsidRPr="007C3181">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7C3181">
        <w:fldChar w:fldCharType="separate"/>
      </w:r>
      <w:r w:rsidRPr="007C3181">
        <w:t>[3]</w:t>
      </w:r>
      <w:r w:rsidRPr="007C3181">
        <w:fldChar w:fldCharType="end"/>
      </w:r>
      <w:r w:rsidRPr="007C3181">
        <w:rPr>
          <w:color w:val="333333"/>
        </w:rPr>
        <w:t>.</w:t>
      </w:r>
    </w:p>
    <w:p w14:paraId="2994C3D1" w14:textId="1FA8018C" w:rsidR="00C602C5" w:rsidRPr="007C3181" w:rsidRDefault="00C602C5" w:rsidP="00860221">
      <w:pPr>
        <w:pStyle w:val="3"/>
        <w:spacing w:before="240" w:after="240"/>
        <w:jc w:val="both"/>
        <w:rPr>
          <w:i/>
          <w:color w:val="000000" w:themeColor="text1"/>
          <w:szCs w:val="24"/>
        </w:rPr>
      </w:pPr>
      <w:bookmarkStart w:id="241" w:name="_Toc159973298"/>
      <w:bookmarkEnd w:id="238"/>
      <w:bookmarkEnd w:id="239"/>
      <w:r w:rsidRPr="007C3181">
        <w:rPr>
          <w:color w:val="000000" w:themeColor="text1"/>
          <w:szCs w:val="24"/>
        </w:rPr>
        <w:t>Первичная фармакодинамика</w:t>
      </w:r>
      <w:bookmarkEnd w:id="240"/>
      <w:bookmarkEnd w:id="241"/>
    </w:p>
    <w:p w14:paraId="4B28E7B7" w14:textId="4C8433B7" w:rsidR="00C602C5" w:rsidRPr="00860221" w:rsidRDefault="00C602C5" w:rsidP="00860221">
      <w:pPr>
        <w:pStyle w:val="4"/>
        <w:tabs>
          <w:tab w:val="left" w:pos="709"/>
          <w:tab w:val="left" w:pos="7959"/>
        </w:tabs>
        <w:spacing w:after="100" w:afterAutospacing="1"/>
        <w:rPr>
          <w:i/>
          <w:color w:val="000000" w:themeColor="text1"/>
          <w:szCs w:val="24"/>
        </w:rPr>
      </w:pPr>
      <w:bookmarkStart w:id="242" w:name="_Toc115217936"/>
      <w:bookmarkStart w:id="243" w:name="_Hlk521883669"/>
      <w:r w:rsidRPr="00860221">
        <w:rPr>
          <w:color w:val="000000" w:themeColor="text1"/>
          <w:szCs w:val="24"/>
        </w:rPr>
        <w:t xml:space="preserve">Первичная фармакодинамика </w:t>
      </w:r>
      <w:r w:rsidRPr="00860221">
        <w:rPr>
          <w:i/>
          <w:color w:val="000000" w:themeColor="text1"/>
          <w:szCs w:val="24"/>
        </w:rPr>
        <w:t>in vitro</w:t>
      </w:r>
      <w:bookmarkEnd w:id="242"/>
      <w:r w:rsidRPr="00860221">
        <w:rPr>
          <w:i/>
          <w:color w:val="000000" w:themeColor="text1"/>
          <w:szCs w:val="24"/>
        </w:rPr>
        <w:tab/>
      </w:r>
    </w:p>
    <w:p w14:paraId="7B4E398F" w14:textId="77777777" w:rsidR="00C602C5" w:rsidRPr="007C3181"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7C3181">
        <w:rPr>
          <w:rFonts w:asciiTheme="majorBidi" w:hAnsiTheme="majorBidi" w:cstheme="majorBidi"/>
          <w:lang w:val="ru"/>
        </w:rPr>
        <w:t>Акалабрутиниб, ибрутиниб и его активный основной метаболит M37, а также спебрутиниб исследовались с помощью различных платформ для определения удельной активности и механизма связывания вещества с мишенью. Удельная активность BTK исследовалась в отношении акалабрутиниба и его основного метаболита ACP-5862 (M27). Ферментативную активность BTK определяли методом анализа поляризации флуоресценции на основе сродства с иммобилизованным металлическим ионом (IMAP)</w:t>
      </w:r>
      <w:r>
        <w:rPr>
          <w:rFonts w:asciiTheme="majorBidi" w:hAnsiTheme="majorBidi" w:cstheme="majorBidi"/>
          <w:lang w:val="ru"/>
        </w:rPr>
        <w:t xml:space="preserve"> таблица 3-1</w:t>
      </w:r>
      <w:r w:rsidRPr="007C3181">
        <w:rPr>
          <w:rFonts w:asciiTheme="majorBidi" w:hAnsiTheme="majorBidi" w:cstheme="majorBidi"/>
          <w:lang w:val="ru"/>
        </w:rPr>
        <w:t xml:space="preserve"> </w:t>
      </w:r>
      <w:r w:rsidRPr="007C3181">
        <w:fldChar w:fldCharType="begin"/>
      </w:r>
      <w:r w:rsidRPr="007C3181">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7C3181">
        <w:fldChar w:fldCharType="separate"/>
      </w:r>
      <w:r w:rsidRPr="007C3181">
        <w:t>[1]</w:t>
      </w:r>
      <w:r w:rsidRPr="007C3181">
        <w:fldChar w:fldCharType="end"/>
      </w:r>
      <w:r w:rsidRPr="007C3181">
        <w:rPr>
          <w:color w:val="333333"/>
        </w:rPr>
        <w:t>.</w:t>
      </w:r>
    </w:p>
    <w:p w14:paraId="7EEA41CA" w14:textId="195525A4" w:rsidR="00EF4A08" w:rsidRDefault="00EF4A08" w:rsidP="00EF4A08">
      <w:pPr>
        <w:pStyle w:val="af5"/>
        <w:keepNext/>
        <w:spacing w:before="240"/>
        <w:jc w:val="both"/>
      </w:pPr>
      <w:bookmarkStart w:id="244" w:name="_Toc159973343"/>
      <w:r w:rsidRPr="00EF4A08">
        <w:t xml:space="preserve">Таблица </w:t>
      </w:r>
      <w:fldSimple w:instr=" STYLEREF 1 \s ">
        <w:r w:rsidR="008260B3">
          <w:rPr>
            <w:noProof/>
          </w:rPr>
          <w:t>3</w:t>
        </w:r>
      </w:fldSimple>
      <w:r w:rsidR="008260B3">
        <w:noBreakHyphen/>
      </w:r>
      <w:fldSimple w:instr=" SEQ Таблица \* ARABIC \s 1 ">
        <w:r w:rsidR="008260B3">
          <w:rPr>
            <w:noProof/>
          </w:rPr>
          <w:t>1</w:t>
        </w:r>
      </w:fldSimple>
      <w:r w:rsidRPr="00EF4A08">
        <w:t>.</w:t>
      </w:r>
      <w:r w:rsidRPr="00EF4A08">
        <w:rPr>
          <w:rFonts w:asciiTheme="majorBidi" w:hAnsiTheme="majorBidi" w:cstheme="majorBidi"/>
          <w:lang w:val="ru"/>
        </w:rPr>
        <w:t xml:space="preserve"> </w:t>
      </w:r>
      <w:r w:rsidRPr="00EF4A08">
        <w:rPr>
          <w:rFonts w:asciiTheme="majorBidi" w:hAnsiTheme="majorBidi" w:cstheme="majorBidi"/>
          <w:b w:val="0"/>
          <w:lang w:val="ru"/>
        </w:rPr>
        <w:t>Удельная активность акалабрутиниба, ибрутиниба, ибрутиниба M37 и спебрутиниба в отношении BTK, установленная с помощью платформы для анализа IMAP.</w:t>
      </w:r>
      <w:bookmarkEnd w:id="244"/>
    </w:p>
    <w:tbl>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020"/>
        <w:gridCol w:w="3163"/>
        <w:gridCol w:w="3163"/>
      </w:tblGrid>
      <w:tr w:rsidR="00C602C5" w:rsidRPr="007C3181" w14:paraId="18D302ED" w14:textId="77777777" w:rsidTr="008670F3">
        <w:trPr>
          <w:cantSplit/>
          <w:trHeight w:val="23"/>
          <w:tblHeader/>
        </w:trPr>
        <w:tc>
          <w:tcPr>
            <w:tcW w:w="1616" w:type="pct"/>
            <w:shd w:val="clear" w:color="auto" w:fill="D9D9D9" w:themeFill="background1" w:themeFillShade="D9"/>
          </w:tcPr>
          <w:p w14:paraId="2912503B" w14:textId="77777777" w:rsidR="00C602C5" w:rsidRPr="007C3181" w:rsidRDefault="00C602C5" w:rsidP="008670F3">
            <w:pPr>
              <w:tabs>
                <w:tab w:val="left" w:pos="567"/>
              </w:tabs>
              <w:jc w:val="center"/>
              <w:rPr>
                <w:rFonts w:asciiTheme="majorBidi" w:hAnsiTheme="majorBidi" w:cstheme="majorBidi"/>
              </w:rPr>
            </w:pPr>
            <w:r w:rsidRPr="007C3181">
              <w:rPr>
                <w:rFonts w:asciiTheme="majorBidi" w:hAnsiTheme="majorBidi" w:cstheme="majorBidi"/>
                <w:b/>
                <w:bCs/>
                <w:lang w:val="ru"/>
              </w:rPr>
              <w:t>Соединение</w:t>
            </w:r>
            <w:r w:rsidRPr="007C3181">
              <w:rPr>
                <w:rFonts w:asciiTheme="majorBidi" w:hAnsiTheme="majorBidi" w:cstheme="majorBidi"/>
                <w:b/>
                <w:bCs/>
                <w:vertAlign w:val="superscript"/>
                <w:lang w:val="ru"/>
              </w:rPr>
              <w:t>a</w:t>
            </w:r>
          </w:p>
        </w:tc>
        <w:tc>
          <w:tcPr>
            <w:tcW w:w="1692" w:type="pct"/>
            <w:shd w:val="clear" w:color="auto" w:fill="D9D9D9" w:themeFill="background1" w:themeFillShade="D9"/>
          </w:tcPr>
          <w:p w14:paraId="3E9CB882" w14:textId="77777777" w:rsidR="00C602C5" w:rsidRPr="007C3181" w:rsidRDefault="00C602C5" w:rsidP="008670F3">
            <w:pPr>
              <w:tabs>
                <w:tab w:val="left" w:pos="567"/>
              </w:tabs>
              <w:jc w:val="center"/>
              <w:rPr>
                <w:rFonts w:asciiTheme="majorBidi" w:hAnsiTheme="majorBidi" w:cstheme="majorBidi"/>
                <w:b/>
                <w:bCs/>
                <w:vertAlign w:val="superscript"/>
              </w:rPr>
            </w:pPr>
            <w:r w:rsidRPr="007C3181">
              <w:rPr>
                <w:rFonts w:asciiTheme="majorBidi" w:hAnsiTheme="majorBidi" w:cstheme="majorBidi"/>
                <w:b/>
                <w:bCs/>
                <w:lang w:val="ru"/>
              </w:rPr>
              <w:t>Эксперимент 1</w:t>
            </w:r>
            <w:r w:rsidRPr="007C3181">
              <w:rPr>
                <w:rFonts w:asciiTheme="majorBidi" w:hAnsiTheme="majorBidi" w:cstheme="majorBidi"/>
                <w:b/>
                <w:bCs/>
                <w:vertAlign w:val="superscript"/>
                <w:lang w:val="ru"/>
              </w:rPr>
              <w:t>b</w:t>
            </w:r>
          </w:p>
          <w:p w14:paraId="1D5F323D" w14:textId="77777777" w:rsidR="00C602C5" w:rsidRPr="007C3181" w:rsidRDefault="00C602C5" w:rsidP="008670F3">
            <w:pPr>
              <w:tabs>
                <w:tab w:val="left" w:pos="567"/>
              </w:tabs>
              <w:jc w:val="center"/>
              <w:rPr>
                <w:rFonts w:asciiTheme="majorBidi" w:hAnsiTheme="majorBidi" w:cstheme="majorBidi"/>
              </w:rPr>
            </w:pPr>
            <w:r w:rsidRPr="007C3181">
              <w:rPr>
                <w:rFonts w:asciiTheme="majorBidi" w:hAnsiTheme="majorBidi" w:cstheme="majorBidi"/>
                <w:b/>
                <w:bCs/>
                <w:lang w:val="ru"/>
              </w:rPr>
              <w:t>IC</w:t>
            </w:r>
            <w:r w:rsidRPr="000A413D">
              <w:rPr>
                <w:rFonts w:asciiTheme="majorBidi" w:hAnsiTheme="majorBidi" w:cstheme="majorBidi"/>
                <w:b/>
                <w:bCs/>
                <w:vertAlign w:val="subscript"/>
                <w:lang w:val="ru"/>
              </w:rPr>
              <w:t>50</w:t>
            </w:r>
            <w:r w:rsidRPr="007C3181">
              <w:rPr>
                <w:rFonts w:asciiTheme="majorBidi" w:hAnsiTheme="majorBidi" w:cstheme="majorBidi"/>
                <w:b/>
                <w:bCs/>
                <w:lang w:val="ru"/>
              </w:rPr>
              <w:t xml:space="preserve"> (нМ)</w:t>
            </w:r>
          </w:p>
        </w:tc>
        <w:tc>
          <w:tcPr>
            <w:tcW w:w="1692" w:type="pct"/>
            <w:shd w:val="clear" w:color="auto" w:fill="D9D9D9" w:themeFill="background1" w:themeFillShade="D9"/>
          </w:tcPr>
          <w:p w14:paraId="68170DEC" w14:textId="77777777" w:rsidR="00C602C5" w:rsidRPr="007C3181" w:rsidRDefault="00C602C5" w:rsidP="008670F3">
            <w:pPr>
              <w:tabs>
                <w:tab w:val="left" w:pos="567"/>
              </w:tabs>
              <w:jc w:val="center"/>
              <w:rPr>
                <w:rFonts w:asciiTheme="majorBidi" w:hAnsiTheme="majorBidi" w:cstheme="majorBidi"/>
                <w:b/>
                <w:bCs/>
                <w:vertAlign w:val="superscript"/>
              </w:rPr>
            </w:pPr>
            <w:r w:rsidRPr="007C3181">
              <w:rPr>
                <w:rFonts w:asciiTheme="majorBidi" w:hAnsiTheme="majorBidi" w:cstheme="majorBidi"/>
                <w:b/>
                <w:bCs/>
                <w:lang w:val="ru"/>
              </w:rPr>
              <w:t>Эксперимент 2</w:t>
            </w:r>
            <w:r w:rsidRPr="007C3181">
              <w:rPr>
                <w:rFonts w:asciiTheme="majorBidi" w:hAnsiTheme="majorBidi" w:cstheme="majorBidi"/>
                <w:b/>
                <w:bCs/>
                <w:vertAlign w:val="superscript"/>
                <w:lang w:val="ru"/>
              </w:rPr>
              <w:t>c</w:t>
            </w:r>
          </w:p>
          <w:p w14:paraId="577E06AD" w14:textId="77777777" w:rsidR="00C602C5" w:rsidRPr="007C3181" w:rsidRDefault="00C602C5" w:rsidP="008670F3">
            <w:pPr>
              <w:tabs>
                <w:tab w:val="left" w:pos="567"/>
              </w:tabs>
              <w:jc w:val="center"/>
              <w:rPr>
                <w:rFonts w:asciiTheme="majorBidi" w:hAnsiTheme="majorBidi" w:cstheme="majorBidi"/>
              </w:rPr>
            </w:pPr>
            <w:r w:rsidRPr="007C3181">
              <w:rPr>
                <w:rFonts w:asciiTheme="majorBidi" w:hAnsiTheme="majorBidi" w:cstheme="majorBidi"/>
                <w:b/>
                <w:bCs/>
                <w:lang w:val="ru"/>
              </w:rPr>
              <w:t>IC</w:t>
            </w:r>
            <w:r w:rsidRPr="000A413D">
              <w:rPr>
                <w:rFonts w:asciiTheme="majorBidi" w:hAnsiTheme="majorBidi" w:cstheme="majorBidi"/>
                <w:b/>
                <w:bCs/>
                <w:vertAlign w:val="subscript"/>
                <w:lang w:val="ru"/>
              </w:rPr>
              <w:t>50</w:t>
            </w:r>
            <w:r w:rsidRPr="007C3181">
              <w:rPr>
                <w:rFonts w:asciiTheme="majorBidi" w:hAnsiTheme="majorBidi" w:cstheme="majorBidi"/>
                <w:b/>
                <w:bCs/>
                <w:lang w:val="ru"/>
              </w:rPr>
              <w:t xml:space="preserve"> (нМ)</w:t>
            </w:r>
          </w:p>
        </w:tc>
      </w:tr>
      <w:tr w:rsidR="00C602C5" w:rsidRPr="007C3181" w14:paraId="1E639A5E" w14:textId="77777777" w:rsidTr="008670F3">
        <w:trPr>
          <w:cantSplit/>
          <w:trHeight w:val="23"/>
        </w:trPr>
        <w:tc>
          <w:tcPr>
            <w:tcW w:w="1616" w:type="pct"/>
            <w:shd w:val="clear" w:color="auto" w:fill="FFFFFF"/>
          </w:tcPr>
          <w:p w14:paraId="7223FD09" w14:textId="77777777" w:rsidR="00C602C5" w:rsidRPr="007C3181" w:rsidRDefault="00C602C5" w:rsidP="008670F3">
            <w:pPr>
              <w:tabs>
                <w:tab w:val="left" w:pos="567"/>
              </w:tabs>
              <w:rPr>
                <w:rFonts w:asciiTheme="majorBidi" w:hAnsiTheme="majorBidi" w:cstheme="majorBidi"/>
              </w:rPr>
            </w:pPr>
            <w:r w:rsidRPr="007C3181">
              <w:rPr>
                <w:rFonts w:asciiTheme="majorBidi" w:hAnsiTheme="majorBidi" w:cstheme="majorBidi"/>
                <w:lang w:val="ru"/>
              </w:rPr>
              <w:t>Акалабрутиниб</w:t>
            </w:r>
          </w:p>
        </w:tc>
        <w:tc>
          <w:tcPr>
            <w:tcW w:w="1692" w:type="pct"/>
            <w:shd w:val="clear" w:color="auto" w:fill="FFFFFF"/>
          </w:tcPr>
          <w:p w14:paraId="69AF3249" w14:textId="77777777" w:rsidR="00C602C5" w:rsidRPr="007C3181" w:rsidRDefault="00C602C5" w:rsidP="008670F3">
            <w:pPr>
              <w:tabs>
                <w:tab w:val="left" w:pos="567"/>
              </w:tabs>
              <w:rPr>
                <w:rFonts w:asciiTheme="majorBidi" w:hAnsiTheme="majorBidi" w:cstheme="majorBidi"/>
              </w:rPr>
            </w:pPr>
            <w:r w:rsidRPr="007C3181">
              <w:rPr>
                <w:rFonts w:asciiTheme="majorBidi" w:hAnsiTheme="majorBidi" w:cstheme="majorBidi"/>
                <w:lang w:val="ru"/>
              </w:rPr>
              <w:t>5,1 ± 1,0</w:t>
            </w:r>
          </w:p>
        </w:tc>
        <w:tc>
          <w:tcPr>
            <w:tcW w:w="1692" w:type="pct"/>
            <w:shd w:val="clear" w:color="auto" w:fill="FFFFFF"/>
          </w:tcPr>
          <w:p w14:paraId="012909A4" w14:textId="77777777" w:rsidR="00C602C5" w:rsidRPr="007C3181" w:rsidRDefault="00C602C5" w:rsidP="008670F3">
            <w:pPr>
              <w:tabs>
                <w:tab w:val="left" w:pos="567"/>
              </w:tabs>
              <w:rPr>
                <w:rFonts w:asciiTheme="majorBidi" w:hAnsiTheme="majorBidi" w:cstheme="majorBidi"/>
              </w:rPr>
            </w:pPr>
            <w:r w:rsidRPr="007C3181">
              <w:rPr>
                <w:rFonts w:asciiTheme="majorBidi" w:hAnsiTheme="majorBidi" w:cstheme="majorBidi"/>
                <w:lang w:val="ru"/>
              </w:rPr>
              <w:t>3,0 ± 0,7</w:t>
            </w:r>
          </w:p>
        </w:tc>
      </w:tr>
      <w:tr w:rsidR="00C602C5" w:rsidRPr="007C3181" w14:paraId="66EDE5C1" w14:textId="77777777" w:rsidTr="008670F3">
        <w:trPr>
          <w:cantSplit/>
          <w:trHeight w:val="23"/>
        </w:trPr>
        <w:tc>
          <w:tcPr>
            <w:tcW w:w="1616" w:type="pct"/>
            <w:shd w:val="clear" w:color="auto" w:fill="FFFFFF"/>
          </w:tcPr>
          <w:p w14:paraId="6E25CE0E" w14:textId="77777777" w:rsidR="00C602C5" w:rsidRPr="007C3181" w:rsidRDefault="00C602C5" w:rsidP="008670F3">
            <w:pPr>
              <w:tabs>
                <w:tab w:val="left" w:pos="567"/>
              </w:tabs>
              <w:rPr>
                <w:rFonts w:asciiTheme="majorBidi" w:hAnsiTheme="majorBidi" w:cstheme="majorBidi"/>
              </w:rPr>
            </w:pPr>
            <w:r w:rsidRPr="007C3181">
              <w:rPr>
                <w:rFonts w:asciiTheme="majorBidi" w:hAnsiTheme="majorBidi" w:cstheme="majorBidi"/>
                <w:lang w:val="ru"/>
              </w:rPr>
              <w:t>ACP-5862 (M27)</w:t>
            </w:r>
          </w:p>
        </w:tc>
        <w:tc>
          <w:tcPr>
            <w:tcW w:w="1692" w:type="pct"/>
            <w:shd w:val="clear" w:color="auto" w:fill="FFFFFF"/>
          </w:tcPr>
          <w:p w14:paraId="3B5EE67C" w14:textId="77777777" w:rsidR="00C602C5" w:rsidRPr="007C3181" w:rsidRDefault="00C602C5" w:rsidP="008670F3">
            <w:pPr>
              <w:tabs>
                <w:tab w:val="left" w:pos="567"/>
              </w:tabs>
              <w:rPr>
                <w:rFonts w:asciiTheme="majorBidi" w:hAnsiTheme="majorBidi" w:cstheme="majorBidi"/>
              </w:rPr>
            </w:pPr>
            <w:r w:rsidRPr="007C3181">
              <w:rPr>
                <w:rFonts w:asciiTheme="majorBidi" w:hAnsiTheme="majorBidi" w:cstheme="majorBidi"/>
                <w:lang w:val="ru"/>
              </w:rPr>
              <w:t>Н/О</w:t>
            </w:r>
          </w:p>
        </w:tc>
        <w:tc>
          <w:tcPr>
            <w:tcW w:w="1692" w:type="pct"/>
            <w:shd w:val="clear" w:color="auto" w:fill="FFFFFF"/>
          </w:tcPr>
          <w:p w14:paraId="42BCFACA" w14:textId="77777777" w:rsidR="00C602C5" w:rsidRPr="007C3181" w:rsidRDefault="00C602C5" w:rsidP="008670F3">
            <w:pPr>
              <w:tabs>
                <w:tab w:val="left" w:pos="567"/>
              </w:tabs>
              <w:rPr>
                <w:rFonts w:asciiTheme="majorBidi" w:hAnsiTheme="majorBidi" w:cstheme="majorBidi"/>
              </w:rPr>
            </w:pPr>
            <w:r w:rsidRPr="007C3181">
              <w:rPr>
                <w:rFonts w:asciiTheme="majorBidi" w:hAnsiTheme="majorBidi" w:cstheme="majorBidi"/>
                <w:lang w:val="ru"/>
              </w:rPr>
              <w:t>5,0 ± 1,0</w:t>
            </w:r>
          </w:p>
        </w:tc>
      </w:tr>
      <w:tr w:rsidR="00C602C5" w:rsidRPr="007C3181" w14:paraId="0A2375C8" w14:textId="77777777" w:rsidTr="008670F3">
        <w:trPr>
          <w:cantSplit/>
          <w:trHeight w:val="23"/>
        </w:trPr>
        <w:tc>
          <w:tcPr>
            <w:tcW w:w="1616" w:type="pct"/>
            <w:shd w:val="clear" w:color="auto" w:fill="FFFFFF"/>
          </w:tcPr>
          <w:p w14:paraId="4F941D2A" w14:textId="77777777" w:rsidR="00C602C5" w:rsidRPr="007C3181" w:rsidRDefault="00C602C5" w:rsidP="008670F3">
            <w:pPr>
              <w:tabs>
                <w:tab w:val="left" w:pos="567"/>
              </w:tabs>
              <w:rPr>
                <w:rFonts w:asciiTheme="majorBidi" w:hAnsiTheme="majorBidi" w:cstheme="majorBidi"/>
              </w:rPr>
            </w:pPr>
            <w:r w:rsidRPr="007C3181">
              <w:rPr>
                <w:rFonts w:asciiTheme="majorBidi" w:hAnsiTheme="majorBidi" w:cstheme="majorBidi"/>
                <w:lang w:val="ru"/>
              </w:rPr>
              <w:t>Ибрутиниб</w:t>
            </w:r>
          </w:p>
        </w:tc>
        <w:tc>
          <w:tcPr>
            <w:tcW w:w="1692" w:type="pct"/>
            <w:shd w:val="clear" w:color="auto" w:fill="FFFFFF"/>
          </w:tcPr>
          <w:p w14:paraId="002FBE5C" w14:textId="77777777" w:rsidR="00C602C5" w:rsidRPr="007C3181" w:rsidRDefault="00C602C5" w:rsidP="008670F3">
            <w:pPr>
              <w:tabs>
                <w:tab w:val="left" w:pos="567"/>
              </w:tabs>
              <w:rPr>
                <w:rFonts w:asciiTheme="majorBidi" w:hAnsiTheme="majorBidi" w:cstheme="majorBidi"/>
              </w:rPr>
            </w:pPr>
            <w:r w:rsidRPr="007C3181">
              <w:rPr>
                <w:rFonts w:asciiTheme="majorBidi" w:hAnsiTheme="majorBidi" w:cstheme="majorBidi"/>
                <w:lang w:val="ru"/>
              </w:rPr>
              <w:t>1,5 ± 0,2</w:t>
            </w:r>
          </w:p>
        </w:tc>
        <w:tc>
          <w:tcPr>
            <w:tcW w:w="1692" w:type="pct"/>
            <w:shd w:val="clear" w:color="auto" w:fill="FFFFFF"/>
          </w:tcPr>
          <w:p w14:paraId="42A68AB1" w14:textId="77777777" w:rsidR="00C602C5" w:rsidRPr="007C3181" w:rsidRDefault="00C602C5" w:rsidP="008670F3">
            <w:pPr>
              <w:tabs>
                <w:tab w:val="left" w:pos="567"/>
              </w:tabs>
              <w:rPr>
                <w:rFonts w:asciiTheme="majorBidi" w:hAnsiTheme="majorBidi" w:cstheme="majorBidi"/>
              </w:rPr>
            </w:pPr>
            <w:r w:rsidRPr="007C3181">
              <w:rPr>
                <w:rFonts w:asciiTheme="majorBidi" w:hAnsiTheme="majorBidi" w:cstheme="majorBidi"/>
                <w:lang w:val="ru"/>
              </w:rPr>
              <w:t>Н/О</w:t>
            </w:r>
          </w:p>
        </w:tc>
      </w:tr>
      <w:tr w:rsidR="00C602C5" w:rsidRPr="007C3181" w14:paraId="3AFE479E" w14:textId="77777777" w:rsidTr="008670F3">
        <w:trPr>
          <w:cantSplit/>
          <w:trHeight w:val="23"/>
        </w:trPr>
        <w:tc>
          <w:tcPr>
            <w:tcW w:w="1616" w:type="pct"/>
            <w:shd w:val="clear" w:color="auto" w:fill="FFFFFF"/>
          </w:tcPr>
          <w:p w14:paraId="0D6A347A" w14:textId="77777777" w:rsidR="00C602C5" w:rsidRPr="007C3181" w:rsidRDefault="00C602C5" w:rsidP="008670F3">
            <w:pPr>
              <w:tabs>
                <w:tab w:val="left" w:pos="567"/>
              </w:tabs>
              <w:rPr>
                <w:rFonts w:asciiTheme="majorBidi" w:hAnsiTheme="majorBidi" w:cstheme="majorBidi"/>
              </w:rPr>
            </w:pPr>
            <w:r w:rsidRPr="007C3181">
              <w:rPr>
                <w:rFonts w:asciiTheme="majorBidi" w:hAnsiTheme="majorBidi" w:cstheme="majorBidi"/>
                <w:lang w:val="ru"/>
              </w:rPr>
              <w:t>Ибрутиниб M37</w:t>
            </w:r>
          </w:p>
          <w:p w14:paraId="3E6BF65A" w14:textId="77777777" w:rsidR="00C602C5" w:rsidRPr="007C3181" w:rsidRDefault="00C602C5" w:rsidP="008670F3">
            <w:pPr>
              <w:tabs>
                <w:tab w:val="left" w:pos="567"/>
              </w:tabs>
              <w:rPr>
                <w:rFonts w:asciiTheme="majorBidi" w:hAnsiTheme="majorBidi" w:cstheme="majorBidi"/>
              </w:rPr>
            </w:pPr>
            <w:r w:rsidRPr="007C3181">
              <w:rPr>
                <w:rFonts w:asciiTheme="majorBidi" w:hAnsiTheme="majorBidi" w:cstheme="majorBidi"/>
                <w:lang w:val="ru"/>
              </w:rPr>
              <w:t>R,R энантиомер (ACP-5009)</w:t>
            </w:r>
          </w:p>
        </w:tc>
        <w:tc>
          <w:tcPr>
            <w:tcW w:w="1692" w:type="pct"/>
            <w:shd w:val="clear" w:color="auto" w:fill="FFFFFF"/>
          </w:tcPr>
          <w:p w14:paraId="4ED69FDB" w14:textId="77777777" w:rsidR="00C602C5" w:rsidRPr="007C3181" w:rsidRDefault="00C602C5" w:rsidP="008670F3">
            <w:pPr>
              <w:tabs>
                <w:tab w:val="left" w:pos="567"/>
              </w:tabs>
              <w:rPr>
                <w:rFonts w:asciiTheme="majorBidi" w:hAnsiTheme="majorBidi" w:cstheme="majorBidi"/>
              </w:rPr>
            </w:pPr>
            <w:r w:rsidRPr="007C3181">
              <w:rPr>
                <w:rFonts w:asciiTheme="majorBidi" w:hAnsiTheme="majorBidi" w:cstheme="majorBidi"/>
                <w:lang w:val="ru"/>
              </w:rPr>
              <w:t>14,2 ± 1,7</w:t>
            </w:r>
          </w:p>
        </w:tc>
        <w:tc>
          <w:tcPr>
            <w:tcW w:w="1692" w:type="pct"/>
            <w:shd w:val="clear" w:color="auto" w:fill="FFFFFF"/>
          </w:tcPr>
          <w:p w14:paraId="1ABF6123" w14:textId="77777777" w:rsidR="00C602C5" w:rsidRPr="007C3181" w:rsidRDefault="00C602C5" w:rsidP="008670F3">
            <w:pPr>
              <w:tabs>
                <w:tab w:val="left" w:pos="567"/>
              </w:tabs>
              <w:rPr>
                <w:rFonts w:asciiTheme="majorBidi" w:hAnsiTheme="majorBidi" w:cstheme="majorBidi"/>
              </w:rPr>
            </w:pPr>
            <w:r w:rsidRPr="007C3181">
              <w:rPr>
                <w:rFonts w:asciiTheme="majorBidi" w:hAnsiTheme="majorBidi" w:cstheme="majorBidi"/>
                <w:lang w:val="ru"/>
              </w:rPr>
              <w:t>Н/О</w:t>
            </w:r>
          </w:p>
        </w:tc>
      </w:tr>
      <w:tr w:rsidR="00C602C5" w:rsidRPr="007C3181" w14:paraId="1647CEFF" w14:textId="77777777" w:rsidTr="008670F3">
        <w:trPr>
          <w:cantSplit/>
          <w:trHeight w:val="23"/>
        </w:trPr>
        <w:tc>
          <w:tcPr>
            <w:tcW w:w="1616" w:type="pct"/>
            <w:shd w:val="clear" w:color="auto" w:fill="FFFFFF"/>
          </w:tcPr>
          <w:p w14:paraId="480E5250" w14:textId="77777777" w:rsidR="00C602C5" w:rsidRPr="007C3181" w:rsidRDefault="00C602C5" w:rsidP="008670F3">
            <w:pPr>
              <w:tabs>
                <w:tab w:val="left" w:pos="567"/>
              </w:tabs>
              <w:rPr>
                <w:rFonts w:asciiTheme="majorBidi" w:hAnsiTheme="majorBidi" w:cstheme="majorBidi"/>
              </w:rPr>
            </w:pPr>
            <w:r w:rsidRPr="007C3181">
              <w:rPr>
                <w:rFonts w:asciiTheme="majorBidi" w:hAnsiTheme="majorBidi" w:cstheme="majorBidi"/>
                <w:lang w:val="ru"/>
              </w:rPr>
              <w:t>Спебрутиниб</w:t>
            </w:r>
            <w:r w:rsidRPr="007C3181">
              <w:rPr>
                <w:rFonts w:asciiTheme="majorBidi" w:hAnsiTheme="majorBidi" w:cstheme="majorBidi"/>
                <w:vertAlign w:val="superscript"/>
                <w:lang w:val="ru"/>
              </w:rPr>
              <w:t>d</w:t>
            </w:r>
          </w:p>
        </w:tc>
        <w:tc>
          <w:tcPr>
            <w:tcW w:w="1692" w:type="pct"/>
            <w:shd w:val="clear" w:color="auto" w:fill="FFFFFF"/>
          </w:tcPr>
          <w:p w14:paraId="68789FB3" w14:textId="77777777" w:rsidR="00C602C5" w:rsidRPr="007C3181" w:rsidRDefault="00C602C5" w:rsidP="008670F3">
            <w:pPr>
              <w:tabs>
                <w:tab w:val="left" w:pos="567"/>
              </w:tabs>
              <w:rPr>
                <w:rFonts w:asciiTheme="majorBidi" w:hAnsiTheme="majorBidi" w:cstheme="majorBidi"/>
              </w:rPr>
            </w:pPr>
            <w:r w:rsidRPr="007C3181">
              <w:rPr>
                <w:rFonts w:asciiTheme="majorBidi" w:hAnsiTheme="majorBidi" w:cstheme="majorBidi"/>
                <w:lang w:val="ru"/>
              </w:rPr>
              <w:t>2,3 ± 0,5</w:t>
            </w:r>
          </w:p>
        </w:tc>
        <w:tc>
          <w:tcPr>
            <w:tcW w:w="1692" w:type="pct"/>
            <w:shd w:val="clear" w:color="auto" w:fill="FFFFFF"/>
          </w:tcPr>
          <w:p w14:paraId="769391A8" w14:textId="77777777" w:rsidR="00C602C5" w:rsidRPr="007C3181" w:rsidRDefault="00C602C5" w:rsidP="008670F3">
            <w:pPr>
              <w:tabs>
                <w:tab w:val="left" w:pos="567"/>
              </w:tabs>
              <w:rPr>
                <w:rFonts w:asciiTheme="majorBidi" w:hAnsiTheme="majorBidi" w:cstheme="majorBidi"/>
              </w:rPr>
            </w:pPr>
            <w:r w:rsidRPr="007C3181">
              <w:rPr>
                <w:rFonts w:asciiTheme="majorBidi" w:hAnsiTheme="majorBidi" w:cstheme="majorBidi"/>
                <w:lang w:val="ru"/>
              </w:rPr>
              <w:t>Н/О</w:t>
            </w:r>
          </w:p>
        </w:tc>
      </w:tr>
      <w:tr w:rsidR="00C602C5" w:rsidRPr="007C3181" w14:paraId="14130605" w14:textId="77777777" w:rsidTr="008670F3">
        <w:trPr>
          <w:cantSplit/>
          <w:trHeight w:val="23"/>
        </w:trPr>
        <w:tc>
          <w:tcPr>
            <w:tcW w:w="5000" w:type="pct"/>
            <w:gridSpan w:val="3"/>
            <w:shd w:val="clear" w:color="auto" w:fill="FFFFFF"/>
          </w:tcPr>
          <w:p w14:paraId="5BDCD4F1" w14:textId="77777777" w:rsidR="00C602C5" w:rsidRPr="007C3181" w:rsidRDefault="00C602C5" w:rsidP="008670F3">
            <w:pPr>
              <w:tabs>
                <w:tab w:val="left" w:pos="567"/>
              </w:tabs>
              <w:rPr>
                <w:rFonts w:asciiTheme="majorBidi" w:hAnsiTheme="majorBidi" w:cstheme="majorBidi"/>
                <w:b/>
                <w:sz w:val="20"/>
                <w:szCs w:val="20"/>
                <w:lang w:val="ru"/>
              </w:rPr>
            </w:pPr>
            <w:r w:rsidRPr="007C3181">
              <w:rPr>
                <w:rFonts w:asciiTheme="majorBidi" w:hAnsiTheme="majorBidi" w:cstheme="majorBidi"/>
                <w:b/>
                <w:sz w:val="20"/>
                <w:szCs w:val="20"/>
                <w:lang w:val="ru"/>
              </w:rPr>
              <w:lastRenderedPageBreak/>
              <w:t>Примечани</w:t>
            </w:r>
            <w:r>
              <w:rPr>
                <w:rFonts w:asciiTheme="majorBidi" w:hAnsiTheme="majorBidi" w:cstheme="majorBidi"/>
                <w:b/>
                <w:sz w:val="20"/>
                <w:szCs w:val="20"/>
                <w:lang w:val="ru"/>
              </w:rPr>
              <w:t>е</w:t>
            </w:r>
            <w:r w:rsidRPr="007C3181">
              <w:rPr>
                <w:rFonts w:asciiTheme="majorBidi" w:hAnsiTheme="majorBidi" w:cstheme="majorBidi"/>
                <w:b/>
                <w:sz w:val="20"/>
                <w:szCs w:val="20"/>
                <w:lang w:val="ru"/>
              </w:rPr>
              <w:t>:</w:t>
            </w:r>
          </w:p>
          <w:p w14:paraId="41E20641" w14:textId="77777777" w:rsidR="00C602C5" w:rsidRPr="007C3181" w:rsidRDefault="00C602C5" w:rsidP="008670F3">
            <w:pPr>
              <w:tabs>
                <w:tab w:val="left" w:pos="567"/>
              </w:tabs>
              <w:rPr>
                <w:rFonts w:asciiTheme="majorBidi" w:hAnsiTheme="majorBidi" w:cstheme="majorBidi"/>
                <w:sz w:val="20"/>
                <w:szCs w:val="20"/>
              </w:rPr>
            </w:pPr>
            <w:r w:rsidRPr="007C3181">
              <w:rPr>
                <w:rFonts w:asciiTheme="majorBidi" w:hAnsiTheme="majorBidi" w:cstheme="majorBidi"/>
                <w:sz w:val="20"/>
                <w:szCs w:val="20"/>
                <w:lang w:val="ru"/>
              </w:rPr>
              <w:t>АТФ = аденозинтрифосфат; BTK = тирозинкиназа Брутона; IC50 = концентрация полумаксимального ингибирования; IMAP = анализ поляризации флуоресценции на основе сродства ионов; Н/О = не определялось.</w:t>
            </w:r>
          </w:p>
          <w:p w14:paraId="1716CA40" w14:textId="77777777" w:rsidR="00C602C5" w:rsidRPr="007C3181" w:rsidRDefault="00C602C5" w:rsidP="008670F3">
            <w:pPr>
              <w:tabs>
                <w:tab w:val="left" w:pos="567"/>
              </w:tabs>
              <w:rPr>
                <w:rFonts w:asciiTheme="majorBidi" w:hAnsiTheme="majorBidi" w:cstheme="majorBidi"/>
                <w:sz w:val="20"/>
                <w:szCs w:val="20"/>
              </w:rPr>
            </w:pPr>
            <w:r w:rsidRPr="00AB4FE2">
              <w:rPr>
                <w:rFonts w:asciiTheme="majorBidi" w:hAnsiTheme="majorBidi" w:cstheme="majorBidi"/>
                <w:sz w:val="20"/>
                <w:szCs w:val="20"/>
                <w:vertAlign w:val="superscript"/>
                <w:lang w:val="ru"/>
              </w:rPr>
              <w:t>a</w:t>
            </w:r>
            <w:r w:rsidRPr="007C3181">
              <w:rPr>
                <w:rFonts w:asciiTheme="majorBidi" w:hAnsiTheme="majorBidi" w:cstheme="majorBidi"/>
                <w:sz w:val="20"/>
                <w:szCs w:val="20"/>
                <w:lang w:val="ru"/>
              </w:rPr>
              <w:t xml:space="preserve"> В каждом анализе проводилось прямое сравнение перечисленных соединений. Приведенные данные представляют собой средние значения ± СО из 3-4 независимых циклов анализа. Перед запуском киназной реакции путем добавления АТФ все исследуемые соединения предварительно инкубировали в течение 60 минут. </w:t>
            </w:r>
          </w:p>
          <w:p w14:paraId="6059BC89" w14:textId="77777777" w:rsidR="00C602C5" w:rsidRPr="007C3181" w:rsidRDefault="00C602C5" w:rsidP="008670F3">
            <w:pPr>
              <w:tabs>
                <w:tab w:val="left" w:pos="567"/>
              </w:tabs>
              <w:rPr>
                <w:rFonts w:asciiTheme="majorBidi" w:hAnsiTheme="majorBidi" w:cstheme="majorBidi"/>
                <w:sz w:val="20"/>
                <w:szCs w:val="20"/>
              </w:rPr>
            </w:pPr>
            <w:r w:rsidRPr="00AB4FE2">
              <w:rPr>
                <w:rFonts w:asciiTheme="majorBidi" w:hAnsiTheme="majorBidi" w:cstheme="majorBidi"/>
                <w:sz w:val="20"/>
                <w:szCs w:val="20"/>
                <w:vertAlign w:val="superscript"/>
                <w:lang w:val="ru"/>
              </w:rPr>
              <w:t>b</w:t>
            </w:r>
            <w:r w:rsidRPr="007C3181">
              <w:rPr>
                <w:rFonts w:asciiTheme="majorBidi" w:hAnsiTheme="majorBidi" w:cstheme="majorBidi"/>
                <w:sz w:val="20"/>
                <w:szCs w:val="20"/>
                <w:lang w:val="ru"/>
              </w:rPr>
              <w:t xml:space="preserve"> Из исследования R2013002A. </w:t>
            </w:r>
          </w:p>
          <w:p w14:paraId="6DA2B1F4" w14:textId="77777777" w:rsidR="00C602C5" w:rsidRPr="007C3181" w:rsidRDefault="00C602C5" w:rsidP="008670F3">
            <w:pPr>
              <w:tabs>
                <w:tab w:val="left" w:pos="567"/>
              </w:tabs>
              <w:rPr>
                <w:rFonts w:asciiTheme="majorBidi" w:hAnsiTheme="majorBidi" w:cstheme="majorBidi"/>
                <w:sz w:val="20"/>
                <w:szCs w:val="20"/>
              </w:rPr>
            </w:pPr>
            <w:r w:rsidRPr="00AB4FE2">
              <w:rPr>
                <w:rFonts w:asciiTheme="majorBidi" w:hAnsiTheme="majorBidi" w:cstheme="majorBidi"/>
                <w:sz w:val="20"/>
                <w:szCs w:val="20"/>
                <w:vertAlign w:val="superscript"/>
                <w:lang w:val="ru"/>
              </w:rPr>
              <w:t>c</w:t>
            </w:r>
            <w:r w:rsidRPr="007C3181">
              <w:rPr>
                <w:rFonts w:asciiTheme="majorBidi" w:hAnsiTheme="majorBidi" w:cstheme="majorBidi"/>
                <w:sz w:val="20"/>
                <w:szCs w:val="20"/>
                <w:lang w:val="ru"/>
              </w:rPr>
              <w:t xml:space="preserve"> Из исследования R2017001. </w:t>
            </w:r>
          </w:p>
          <w:p w14:paraId="1591C3D9" w14:textId="77777777" w:rsidR="00C602C5" w:rsidRPr="007C3181" w:rsidRDefault="00C602C5" w:rsidP="008670F3">
            <w:pPr>
              <w:tabs>
                <w:tab w:val="left" w:pos="567"/>
              </w:tabs>
              <w:rPr>
                <w:rFonts w:asciiTheme="majorBidi" w:hAnsiTheme="majorBidi" w:cstheme="majorBidi"/>
                <w:sz w:val="20"/>
                <w:szCs w:val="20"/>
                <w:lang w:val="ru"/>
              </w:rPr>
            </w:pPr>
            <w:r w:rsidRPr="00AB4FE2">
              <w:rPr>
                <w:rFonts w:asciiTheme="majorBidi" w:hAnsiTheme="majorBidi" w:cstheme="majorBidi"/>
                <w:sz w:val="20"/>
                <w:szCs w:val="20"/>
                <w:vertAlign w:val="superscript"/>
                <w:lang w:val="ru"/>
              </w:rPr>
              <w:t>d</w:t>
            </w:r>
            <w:r w:rsidRPr="007C3181">
              <w:rPr>
                <w:rFonts w:asciiTheme="majorBidi" w:hAnsiTheme="majorBidi" w:cstheme="majorBidi"/>
                <w:sz w:val="20"/>
                <w:szCs w:val="20"/>
                <w:lang w:val="ru"/>
              </w:rPr>
              <w:t xml:space="preserve"> Также известен как CC-292.</w:t>
            </w:r>
          </w:p>
        </w:tc>
      </w:tr>
    </w:tbl>
    <w:p w14:paraId="38DAAB69" w14:textId="77777777" w:rsidR="00C602C5" w:rsidRDefault="00C602C5" w:rsidP="00C602C5">
      <w:pPr>
        <w:tabs>
          <w:tab w:val="left" w:pos="567"/>
        </w:tabs>
        <w:rPr>
          <w:rFonts w:asciiTheme="majorBidi" w:hAnsiTheme="majorBidi" w:cstheme="majorBidi"/>
          <w:sz w:val="18"/>
          <w:u w:val="single"/>
          <w:lang w:val="ru"/>
        </w:rPr>
      </w:pPr>
    </w:p>
    <w:p w14:paraId="37EE9A76" w14:textId="77777777" w:rsidR="00C602C5" w:rsidRPr="000A413D" w:rsidRDefault="00C602C5" w:rsidP="00C602C5">
      <w:pPr>
        <w:tabs>
          <w:tab w:val="left" w:pos="567"/>
        </w:tabs>
        <w:rPr>
          <w:rFonts w:asciiTheme="majorBidi" w:hAnsiTheme="majorBidi" w:cstheme="majorBidi"/>
          <w:u w:val="single"/>
        </w:rPr>
      </w:pPr>
      <w:r w:rsidRPr="000A413D">
        <w:rPr>
          <w:rFonts w:asciiTheme="majorBidi" w:hAnsiTheme="majorBidi" w:cstheme="majorBidi"/>
          <w:u w:val="single"/>
          <w:lang w:val="ru"/>
        </w:rPr>
        <w:t>Определение ковалентного механизма действия акалабрутиниба и ACP-5862</w:t>
      </w:r>
    </w:p>
    <w:p w14:paraId="57A86700" w14:textId="77777777" w:rsidR="00C602C5" w:rsidRPr="00AF1F17" w:rsidRDefault="00C602C5" w:rsidP="00C602C5">
      <w:pPr>
        <w:tabs>
          <w:tab w:val="left" w:pos="567"/>
        </w:tabs>
        <w:spacing w:before="240" w:after="240"/>
        <w:jc w:val="both"/>
        <w:rPr>
          <w:rFonts w:asciiTheme="majorBidi" w:hAnsiTheme="majorBidi" w:cstheme="majorBidi"/>
        </w:rPr>
      </w:pPr>
      <w:r>
        <w:rPr>
          <w:rFonts w:asciiTheme="majorBidi" w:hAnsiTheme="majorBidi" w:cstheme="majorBidi"/>
        </w:rPr>
        <w:tab/>
      </w:r>
      <w:r w:rsidRPr="00AF1F17">
        <w:rPr>
          <w:rFonts w:asciiTheme="majorBidi" w:hAnsiTheme="majorBidi" w:cstheme="majorBidi"/>
        </w:rPr>
        <w:t>З</w:t>
      </w:r>
      <w:r w:rsidRPr="00AF1F17">
        <w:rPr>
          <w:rFonts w:asciiTheme="majorBidi" w:hAnsiTheme="majorBidi" w:cstheme="majorBidi"/>
          <w:lang w:val="ru"/>
        </w:rPr>
        <w:t>начения IC</w:t>
      </w:r>
      <w:r w:rsidRPr="00AF1F17">
        <w:rPr>
          <w:rFonts w:asciiTheme="majorBidi" w:hAnsiTheme="majorBidi" w:cstheme="majorBidi"/>
          <w:vertAlign w:val="subscript"/>
          <w:lang w:val="ru"/>
        </w:rPr>
        <w:t>50</w:t>
      </w:r>
      <w:r w:rsidRPr="00AF1F17">
        <w:rPr>
          <w:rFonts w:asciiTheme="majorBidi" w:hAnsiTheme="majorBidi" w:cstheme="majorBidi"/>
          <w:lang w:val="ru"/>
        </w:rPr>
        <w:t xml:space="preserve"> рассчитаны на основе дозовых кривых для акалабрутиниба и ACP-5862, полученных в ходе анализов IMAP, в которых варьировалось время предварительной инкубации и концентрация АТФ</w:t>
      </w:r>
      <w:r>
        <w:rPr>
          <w:rFonts w:asciiTheme="majorBidi" w:hAnsiTheme="majorBidi" w:cstheme="majorBidi"/>
          <w:lang w:val="ru"/>
        </w:rPr>
        <w:t xml:space="preserve"> (табл. 3-2)</w:t>
      </w:r>
      <w:r w:rsidRPr="00AF1F17">
        <w:rPr>
          <w:rFonts w:asciiTheme="majorBidi" w:hAnsiTheme="majorBidi" w:cstheme="majorBidi"/>
          <w:lang w:val="ru"/>
        </w:rPr>
        <w:t>.</w:t>
      </w:r>
    </w:p>
    <w:p w14:paraId="5E5847D5" w14:textId="00F3FD48" w:rsidR="00EF4A08" w:rsidRDefault="00EF4A08" w:rsidP="00EF4A08">
      <w:pPr>
        <w:pStyle w:val="af5"/>
        <w:keepNext/>
        <w:jc w:val="both"/>
      </w:pPr>
      <w:bookmarkStart w:id="245" w:name="_Toc159973344"/>
      <w:r>
        <w:t xml:space="preserve">Таблица </w:t>
      </w:r>
      <w:fldSimple w:instr=" STYLEREF 1 \s ">
        <w:r w:rsidR="008260B3">
          <w:rPr>
            <w:noProof/>
          </w:rPr>
          <w:t>3</w:t>
        </w:r>
      </w:fldSimple>
      <w:r w:rsidR="008260B3">
        <w:noBreakHyphen/>
      </w:r>
      <w:fldSimple w:instr=" SEQ Таблица \* ARABIC \s 1 ">
        <w:r w:rsidR="008260B3">
          <w:rPr>
            <w:noProof/>
          </w:rPr>
          <w:t>2</w:t>
        </w:r>
      </w:fldSimple>
      <w:r>
        <w:t>.</w:t>
      </w:r>
      <w:r w:rsidRPr="00EF4A08">
        <w:rPr>
          <w:rFonts w:asciiTheme="majorBidi" w:hAnsiTheme="majorBidi" w:cstheme="majorBidi"/>
          <w:iCs/>
          <w:lang w:val="ru"/>
        </w:rPr>
        <w:t xml:space="preserve"> </w:t>
      </w:r>
      <w:r w:rsidRPr="00EF4A08">
        <w:rPr>
          <w:rFonts w:asciiTheme="majorBidi" w:hAnsiTheme="majorBidi" w:cstheme="majorBidi"/>
          <w:b w:val="0"/>
          <w:iCs/>
          <w:lang w:val="ru"/>
        </w:rPr>
        <w:t>Характеристика механизма ингибирования BTK; анализ IMAP при различном времени предварительной инкубации (0, 30, 60 мин) и концентрации АТФ (5, 25, 100 мкМ).</w:t>
      </w:r>
      <w:bookmarkEnd w:id="245"/>
    </w:p>
    <w:tbl>
      <w:tblPr>
        <w:tblOverlap w:val="neve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698"/>
        <w:gridCol w:w="757"/>
        <w:gridCol w:w="1355"/>
        <w:gridCol w:w="1471"/>
        <w:gridCol w:w="1280"/>
        <w:gridCol w:w="1118"/>
        <w:gridCol w:w="1667"/>
      </w:tblGrid>
      <w:tr w:rsidR="00C602C5" w:rsidRPr="000A413D" w14:paraId="5427CD29" w14:textId="77777777" w:rsidTr="008670F3">
        <w:trPr>
          <w:trHeight w:val="28"/>
          <w:tblHeader/>
          <w:jc w:val="right"/>
        </w:trPr>
        <w:tc>
          <w:tcPr>
            <w:tcW w:w="908" w:type="pct"/>
            <w:vMerge w:val="restart"/>
            <w:shd w:val="clear" w:color="auto" w:fill="D9D9D9" w:themeFill="background1" w:themeFillShade="D9"/>
          </w:tcPr>
          <w:p w14:paraId="5768BCBE" w14:textId="77777777" w:rsidR="00C602C5" w:rsidRPr="000A413D" w:rsidRDefault="00C602C5" w:rsidP="008670F3">
            <w:pPr>
              <w:jc w:val="center"/>
              <w:rPr>
                <w:rFonts w:asciiTheme="majorBidi" w:hAnsiTheme="majorBidi" w:cstheme="majorBidi"/>
                <w:b/>
              </w:rPr>
            </w:pPr>
            <w:r w:rsidRPr="000A413D">
              <w:rPr>
                <w:rFonts w:asciiTheme="majorBidi" w:hAnsiTheme="majorBidi" w:cstheme="majorBidi"/>
                <w:b/>
                <w:bCs/>
                <w:lang w:val="ru"/>
              </w:rPr>
              <w:t xml:space="preserve">АТФ </w:t>
            </w:r>
            <w:r w:rsidRPr="000A413D">
              <w:rPr>
                <w:rFonts w:asciiTheme="majorBidi" w:hAnsiTheme="majorBidi" w:cstheme="majorBidi"/>
                <w:b/>
                <w:smallCaps/>
                <w:lang w:val="ru"/>
              </w:rPr>
              <w:t>(мкМ)</w:t>
            </w:r>
          </w:p>
        </w:tc>
        <w:tc>
          <w:tcPr>
            <w:tcW w:w="4092" w:type="pct"/>
            <w:gridSpan w:val="6"/>
            <w:shd w:val="clear" w:color="auto" w:fill="D9D9D9" w:themeFill="background1" w:themeFillShade="D9"/>
          </w:tcPr>
          <w:p w14:paraId="681DA3F5" w14:textId="77777777" w:rsidR="00C602C5" w:rsidRPr="000A413D" w:rsidRDefault="00C602C5" w:rsidP="008670F3">
            <w:pPr>
              <w:jc w:val="center"/>
              <w:rPr>
                <w:rFonts w:asciiTheme="majorBidi" w:hAnsiTheme="majorBidi" w:cstheme="majorBidi"/>
                <w:b/>
              </w:rPr>
            </w:pPr>
            <w:r w:rsidRPr="000A413D">
              <w:rPr>
                <w:rFonts w:asciiTheme="majorBidi" w:hAnsiTheme="majorBidi" w:cstheme="majorBidi"/>
                <w:b/>
                <w:bCs/>
                <w:lang w:val="ru"/>
              </w:rPr>
              <w:t>IC</w:t>
            </w:r>
            <w:r w:rsidRPr="000A413D">
              <w:rPr>
                <w:rFonts w:asciiTheme="majorBidi" w:hAnsiTheme="majorBidi" w:cstheme="majorBidi"/>
                <w:b/>
                <w:bCs/>
                <w:vertAlign w:val="subscript"/>
                <w:lang w:val="ru"/>
              </w:rPr>
              <w:t>50</w:t>
            </w:r>
            <w:r w:rsidRPr="000A413D">
              <w:rPr>
                <w:rFonts w:asciiTheme="majorBidi" w:hAnsiTheme="majorBidi" w:cstheme="majorBidi"/>
                <w:b/>
                <w:bCs/>
                <w:lang w:val="ru"/>
              </w:rPr>
              <w:t xml:space="preserve"> (нМ)</w:t>
            </w:r>
          </w:p>
        </w:tc>
      </w:tr>
      <w:tr w:rsidR="00C602C5" w:rsidRPr="000A413D" w14:paraId="53D2193D" w14:textId="77777777" w:rsidTr="008670F3">
        <w:trPr>
          <w:trHeight w:val="28"/>
          <w:tblHeader/>
          <w:jc w:val="right"/>
        </w:trPr>
        <w:tc>
          <w:tcPr>
            <w:tcW w:w="908" w:type="pct"/>
            <w:vMerge/>
            <w:shd w:val="clear" w:color="auto" w:fill="D9D9D9" w:themeFill="background1" w:themeFillShade="D9"/>
          </w:tcPr>
          <w:p w14:paraId="15F691F6" w14:textId="77777777" w:rsidR="00C602C5" w:rsidRPr="000A413D" w:rsidRDefault="00C602C5" w:rsidP="008670F3">
            <w:pPr>
              <w:jc w:val="center"/>
              <w:rPr>
                <w:rFonts w:asciiTheme="majorBidi" w:hAnsiTheme="majorBidi" w:cstheme="majorBidi"/>
                <w:b/>
              </w:rPr>
            </w:pPr>
          </w:p>
        </w:tc>
        <w:tc>
          <w:tcPr>
            <w:tcW w:w="1917" w:type="pct"/>
            <w:gridSpan w:val="3"/>
            <w:shd w:val="clear" w:color="auto" w:fill="D9D9D9" w:themeFill="background1" w:themeFillShade="D9"/>
          </w:tcPr>
          <w:p w14:paraId="2F4A4BB5" w14:textId="77777777" w:rsidR="00C602C5" w:rsidRPr="000A413D" w:rsidRDefault="00C602C5" w:rsidP="008670F3">
            <w:pPr>
              <w:jc w:val="center"/>
              <w:rPr>
                <w:rFonts w:asciiTheme="majorBidi" w:hAnsiTheme="majorBidi" w:cstheme="majorBidi"/>
                <w:b/>
              </w:rPr>
            </w:pPr>
            <w:r w:rsidRPr="000A413D">
              <w:rPr>
                <w:rFonts w:asciiTheme="majorBidi" w:hAnsiTheme="majorBidi" w:cstheme="majorBidi"/>
                <w:b/>
                <w:bCs/>
                <w:lang w:val="ru"/>
              </w:rPr>
              <w:t>Акалабрутиниб</w:t>
            </w:r>
          </w:p>
        </w:tc>
        <w:tc>
          <w:tcPr>
            <w:tcW w:w="2175" w:type="pct"/>
            <w:gridSpan w:val="3"/>
            <w:shd w:val="clear" w:color="auto" w:fill="D9D9D9" w:themeFill="background1" w:themeFillShade="D9"/>
          </w:tcPr>
          <w:p w14:paraId="50472137" w14:textId="77777777" w:rsidR="00C602C5" w:rsidRPr="000A413D" w:rsidRDefault="00C602C5" w:rsidP="008670F3">
            <w:pPr>
              <w:jc w:val="center"/>
              <w:rPr>
                <w:rFonts w:asciiTheme="majorBidi" w:hAnsiTheme="majorBidi" w:cstheme="majorBidi"/>
                <w:b/>
              </w:rPr>
            </w:pPr>
            <w:r w:rsidRPr="000A413D">
              <w:rPr>
                <w:rFonts w:asciiTheme="majorBidi" w:hAnsiTheme="majorBidi" w:cstheme="majorBidi"/>
                <w:b/>
                <w:bCs/>
                <w:lang w:val="ru"/>
              </w:rPr>
              <w:t>ACP-5862</w:t>
            </w:r>
          </w:p>
        </w:tc>
      </w:tr>
      <w:tr w:rsidR="00C602C5" w:rsidRPr="000A413D" w14:paraId="2F260291" w14:textId="77777777" w:rsidTr="008670F3">
        <w:trPr>
          <w:trHeight w:val="28"/>
          <w:tblHeader/>
          <w:jc w:val="right"/>
        </w:trPr>
        <w:tc>
          <w:tcPr>
            <w:tcW w:w="908" w:type="pct"/>
            <w:vMerge/>
            <w:shd w:val="clear" w:color="auto" w:fill="D9D9D9" w:themeFill="background1" w:themeFillShade="D9"/>
          </w:tcPr>
          <w:p w14:paraId="3E1F2655" w14:textId="77777777" w:rsidR="00C602C5" w:rsidRPr="000A413D" w:rsidRDefault="00C602C5" w:rsidP="008670F3">
            <w:pPr>
              <w:jc w:val="center"/>
              <w:rPr>
                <w:rFonts w:asciiTheme="majorBidi" w:hAnsiTheme="majorBidi" w:cstheme="majorBidi"/>
                <w:b/>
              </w:rPr>
            </w:pPr>
          </w:p>
        </w:tc>
        <w:tc>
          <w:tcPr>
            <w:tcW w:w="405" w:type="pct"/>
            <w:shd w:val="clear" w:color="auto" w:fill="D9D9D9" w:themeFill="background1" w:themeFillShade="D9"/>
          </w:tcPr>
          <w:p w14:paraId="4C0E574E" w14:textId="77777777" w:rsidR="00C602C5" w:rsidRPr="000A413D" w:rsidRDefault="00C602C5" w:rsidP="008670F3">
            <w:pPr>
              <w:jc w:val="center"/>
              <w:rPr>
                <w:rFonts w:asciiTheme="majorBidi" w:hAnsiTheme="majorBidi" w:cstheme="majorBidi"/>
                <w:b/>
              </w:rPr>
            </w:pPr>
            <w:r w:rsidRPr="000A413D">
              <w:rPr>
                <w:rFonts w:asciiTheme="majorBidi" w:hAnsiTheme="majorBidi" w:cstheme="majorBidi"/>
                <w:b/>
                <w:bCs/>
                <w:lang w:val="ru"/>
              </w:rPr>
              <w:t>0 мин</w:t>
            </w:r>
          </w:p>
        </w:tc>
        <w:tc>
          <w:tcPr>
            <w:tcW w:w="725" w:type="pct"/>
            <w:shd w:val="clear" w:color="auto" w:fill="D9D9D9" w:themeFill="background1" w:themeFillShade="D9"/>
          </w:tcPr>
          <w:p w14:paraId="5D382FAA" w14:textId="77777777" w:rsidR="00C602C5" w:rsidRPr="000A413D" w:rsidRDefault="00C602C5" w:rsidP="008670F3">
            <w:pPr>
              <w:jc w:val="center"/>
              <w:rPr>
                <w:rFonts w:asciiTheme="majorBidi" w:hAnsiTheme="majorBidi" w:cstheme="majorBidi"/>
                <w:b/>
              </w:rPr>
            </w:pPr>
            <w:r w:rsidRPr="000A413D">
              <w:rPr>
                <w:rFonts w:asciiTheme="majorBidi" w:hAnsiTheme="majorBidi" w:cstheme="majorBidi"/>
                <w:b/>
                <w:bCs/>
                <w:lang w:val="ru"/>
              </w:rPr>
              <w:t>30 мин</w:t>
            </w:r>
          </w:p>
        </w:tc>
        <w:tc>
          <w:tcPr>
            <w:tcW w:w="787" w:type="pct"/>
            <w:shd w:val="clear" w:color="auto" w:fill="D9D9D9" w:themeFill="background1" w:themeFillShade="D9"/>
          </w:tcPr>
          <w:p w14:paraId="4F896EEA" w14:textId="77777777" w:rsidR="00C602C5" w:rsidRPr="000A413D" w:rsidRDefault="00C602C5" w:rsidP="008670F3">
            <w:pPr>
              <w:jc w:val="center"/>
              <w:rPr>
                <w:rFonts w:asciiTheme="majorBidi" w:hAnsiTheme="majorBidi" w:cstheme="majorBidi"/>
                <w:b/>
              </w:rPr>
            </w:pPr>
            <w:r w:rsidRPr="000A413D">
              <w:rPr>
                <w:rFonts w:asciiTheme="majorBidi" w:hAnsiTheme="majorBidi" w:cstheme="majorBidi"/>
                <w:b/>
                <w:bCs/>
                <w:lang w:val="ru"/>
              </w:rPr>
              <w:t>60 мин</w:t>
            </w:r>
          </w:p>
        </w:tc>
        <w:tc>
          <w:tcPr>
            <w:tcW w:w="685" w:type="pct"/>
            <w:shd w:val="clear" w:color="auto" w:fill="D9D9D9" w:themeFill="background1" w:themeFillShade="D9"/>
          </w:tcPr>
          <w:p w14:paraId="6670DEE6" w14:textId="77777777" w:rsidR="00C602C5" w:rsidRPr="000A413D" w:rsidRDefault="00C602C5" w:rsidP="008670F3">
            <w:pPr>
              <w:jc w:val="center"/>
              <w:rPr>
                <w:rFonts w:asciiTheme="majorBidi" w:hAnsiTheme="majorBidi" w:cstheme="majorBidi"/>
                <w:b/>
              </w:rPr>
            </w:pPr>
            <w:r w:rsidRPr="000A413D">
              <w:rPr>
                <w:rFonts w:asciiTheme="majorBidi" w:hAnsiTheme="majorBidi" w:cstheme="majorBidi"/>
                <w:b/>
                <w:bCs/>
                <w:lang w:val="ru"/>
              </w:rPr>
              <w:t>0 мин</w:t>
            </w:r>
          </w:p>
        </w:tc>
        <w:tc>
          <w:tcPr>
            <w:tcW w:w="598" w:type="pct"/>
            <w:shd w:val="clear" w:color="auto" w:fill="D9D9D9" w:themeFill="background1" w:themeFillShade="D9"/>
          </w:tcPr>
          <w:p w14:paraId="1323F9DF" w14:textId="77777777" w:rsidR="00C602C5" w:rsidRPr="000A413D" w:rsidRDefault="00C602C5" w:rsidP="008670F3">
            <w:pPr>
              <w:jc w:val="center"/>
              <w:rPr>
                <w:rFonts w:asciiTheme="majorBidi" w:hAnsiTheme="majorBidi" w:cstheme="majorBidi"/>
                <w:b/>
              </w:rPr>
            </w:pPr>
            <w:r w:rsidRPr="000A413D">
              <w:rPr>
                <w:rFonts w:asciiTheme="majorBidi" w:hAnsiTheme="majorBidi" w:cstheme="majorBidi"/>
                <w:b/>
                <w:bCs/>
                <w:lang w:val="ru"/>
              </w:rPr>
              <w:t>30 мин</w:t>
            </w:r>
          </w:p>
        </w:tc>
        <w:tc>
          <w:tcPr>
            <w:tcW w:w="892" w:type="pct"/>
            <w:shd w:val="clear" w:color="auto" w:fill="D9D9D9" w:themeFill="background1" w:themeFillShade="D9"/>
          </w:tcPr>
          <w:p w14:paraId="66358B18" w14:textId="77777777" w:rsidR="00C602C5" w:rsidRPr="000A413D" w:rsidRDefault="00C602C5" w:rsidP="008670F3">
            <w:pPr>
              <w:jc w:val="center"/>
              <w:rPr>
                <w:rFonts w:asciiTheme="majorBidi" w:hAnsiTheme="majorBidi" w:cstheme="majorBidi"/>
                <w:b/>
              </w:rPr>
            </w:pPr>
            <w:r w:rsidRPr="000A413D">
              <w:rPr>
                <w:rFonts w:asciiTheme="majorBidi" w:hAnsiTheme="majorBidi" w:cstheme="majorBidi"/>
                <w:b/>
                <w:bCs/>
                <w:lang w:val="ru"/>
              </w:rPr>
              <w:t>60 мин</w:t>
            </w:r>
          </w:p>
        </w:tc>
      </w:tr>
      <w:tr w:rsidR="00C602C5" w:rsidRPr="000A413D" w14:paraId="7ECF1B76" w14:textId="77777777" w:rsidTr="008670F3">
        <w:trPr>
          <w:trHeight w:val="28"/>
          <w:tblHeader/>
          <w:jc w:val="right"/>
        </w:trPr>
        <w:tc>
          <w:tcPr>
            <w:tcW w:w="908" w:type="pct"/>
            <w:shd w:val="clear" w:color="auto" w:fill="FFFFFF"/>
          </w:tcPr>
          <w:p w14:paraId="603D4F43"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5</w:t>
            </w:r>
          </w:p>
        </w:tc>
        <w:tc>
          <w:tcPr>
            <w:tcW w:w="405" w:type="pct"/>
            <w:shd w:val="clear" w:color="auto" w:fill="FFFFFF"/>
          </w:tcPr>
          <w:p w14:paraId="2B16AE55"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12</w:t>
            </w:r>
          </w:p>
        </w:tc>
        <w:tc>
          <w:tcPr>
            <w:tcW w:w="725" w:type="pct"/>
            <w:shd w:val="clear" w:color="auto" w:fill="FFFFFF"/>
          </w:tcPr>
          <w:p w14:paraId="202AC96C"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4,6</w:t>
            </w:r>
          </w:p>
        </w:tc>
        <w:tc>
          <w:tcPr>
            <w:tcW w:w="787" w:type="pct"/>
            <w:shd w:val="clear" w:color="auto" w:fill="FFFFFF"/>
          </w:tcPr>
          <w:p w14:paraId="247E0635"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3,2</w:t>
            </w:r>
          </w:p>
        </w:tc>
        <w:tc>
          <w:tcPr>
            <w:tcW w:w="685" w:type="pct"/>
            <w:shd w:val="clear" w:color="auto" w:fill="FFFFFF"/>
          </w:tcPr>
          <w:p w14:paraId="11C0EE28"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27</w:t>
            </w:r>
          </w:p>
        </w:tc>
        <w:tc>
          <w:tcPr>
            <w:tcW w:w="598" w:type="pct"/>
            <w:shd w:val="clear" w:color="auto" w:fill="FFFFFF"/>
          </w:tcPr>
          <w:p w14:paraId="317D3246"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13</w:t>
            </w:r>
          </w:p>
        </w:tc>
        <w:tc>
          <w:tcPr>
            <w:tcW w:w="892" w:type="pct"/>
            <w:shd w:val="clear" w:color="auto" w:fill="FFFFFF"/>
          </w:tcPr>
          <w:p w14:paraId="2AFE74AF"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6,9</w:t>
            </w:r>
          </w:p>
        </w:tc>
      </w:tr>
      <w:tr w:rsidR="00C602C5" w:rsidRPr="000A413D" w14:paraId="1AB1FBA8" w14:textId="77777777" w:rsidTr="008670F3">
        <w:trPr>
          <w:trHeight w:val="28"/>
          <w:tblHeader/>
          <w:jc w:val="right"/>
        </w:trPr>
        <w:tc>
          <w:tcPr>
            <w:tcW w:w="908" w:type="pct"/>
            <w:shd w:val="clear" w:color="auto" w:fill="FFFFFF"/>
          </w:tcPr>
          <w:p w14:paraId="6A5D7F6A"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25</w:t>
            </w:r>
          </w:p>
        </w:tc>
        <w:tc>
          <w:tcPr>
            <w:tcW w:w="405" w:type="pct"/>
            <w:shd w:val="clear" w:color="auto" w:fill="FFFFFF"/>
          </w:tcPr>
          <w:p w14:paraId="1FEE07F6"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28</w:t>
            </w:r>
          </w:p>
        </w:tc>
        <w:tc>
          <w:tcPr>
            <w:tcW w:w="725" w:type="pct"/>
            <w:shd w:val="clear" w:color="auto" w:fill="FFFFFF"/>
          </w:tcPr>
          <w:p w14:paraId="09B424EA"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7,6</w:t>
            </w:r>
          </w:p>
        </w:tc>
        <w:tc>
          <w:tcPr>
            <w:tcW w:w="787" w:type="pct"/>
            <w:shd w:val="clear" w:color="auto" w:fill="FFFFFF"/>
          </w:tcPr>
          <w:p w14:paraId="5EF8CF7E"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3,9</w:t>
            </w:r>
          </w:p>
        </w:tc>
        <w:tc>
          <w:tcPr>
            <w:tcW w:w="685" w:type="pct"/>
            <w:shd w:val="clear" w:color="auto" w:fill="FFFFFF"/>
          </w:tcPr>
          <w:p w14:paraId="0A3CEE3E"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72</w:t>
            </w:r>
          </w:p>
        </w:tc>
        <w:tc>
          <w:tcPr>
            <w:tcW w:w="598" w:type="pct"/>
            <w:shd w:val="clear" w:color="auto" w:fill="FFFFFF"/>
          </w:tcPr>
          <w:p w14:paraId="5E8C6F5A"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18</w:t>
            </w:r>
          </w:p>
        </w:tc>
        <w:tc>
          <w:tcPr>
            <w:tcW w:w="892" w:type="pct"/>
            <w:shd w:val="clear" w:color="auto" w:fill="FFFFFF"/>
          </w:tcPr>
          <w:p w14:paraId="4C98BDB1"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9,5</w:t>
            </w:r>
          </w:p>
        </w:tc>
      </w:tr>
      <w:tr w:rsidR="00C602C5" w:rsidRPr="000A413D" w14:paraId="3478243D" w14:textId="77777777" w:rsidTr="008670F3">
        <w:trPr>
          <w:trHeight w:val="28"/>
          <w:tblHeader/>
          <w:jc w:val="right"/>
        </w:trPr>
        <w:tc>
          <w:tcPr>
            <w:tcW w:w="908" w:type="pct"/>
            <w:shd w:val="clear" w:color="auto" w:fill="FFFFFF"/>
          </w:tcPr>
          <w:p w14:paraId="39101308"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100</w:t>
            </w:r>
          </w:p>
        </w:tc>
        <w:tc>
          <w:tcPr>
            <w:tcW w:w="405" w:type="pct"/>
            <w:shd w:val="clear" w:color="auto" w:fill="FFFFFF"/>
          </w:tcPr>
          <w:p w14:paraId="38B6D9D2"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61</w:t>
            </w:r>
          </w:p>
        </w:tc>
        <w:tc>
          <w:tcPr>
            <w:tcW w:w="725" w:type="pct"/>
            <w:shd w:val="clear" w:color="auto" w:fill="FFFFFF"/>
          </w:tcPr>
          <w:p w14:paraId="59CF24CE"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9,0</w:t>
            </w:r>
          </w:p>
        </w:tc>
        <w:tc>
          <w:tcPr>
            <w:tcW w:w="787" w:type="pct"/>
            <w:shd w:val="clear" w:color="auto" w:fill="FFFFFF"/>
          </w:tcPr>
          <w:p w14:paraId="7AC3D2AA"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4,4</w:t>
            </w:r>
          </w:p>
        </w:tc>
        <w:tc>
          <w:tcPr>
            <w:tcW w:w="685" w:type="pct"/>
            <w:shd w:val="clear" w:color="auto" w:fill="FFFFFF"/>
          </w:tcPr>
          <w:p w14:paraId="4575D02C"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101</w:t>
            </w:r>
          </w:p>
        </w:tc>
        <w:tc>
          <w:tcPr>
            <w:tcW w:w="598" w:type="pct"/>
            <w:shd w:val="clear" w:color="auto" w:fill="FFFFFF"/>
          </w:tcPr>
          <w:p w14:paraId="53C0111C"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24</w:t>
            </w:r>
          </w:p>
        </w:tc>
        <w:tc>
          <w:tcPr>
            <w:tcW w:w="892" w:type="pct"/>
            <w:shd w:val="clear" w:color="auto" w:fill="FFFFFF"/>
          </w:tcPr>
          <w:p w14:paraId="0A5D32F2"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10,8</w:t>
            </w:r>
          </w:p>
        </w:tc>
      </w:tr>
      <w:tr w:rsidR="00C602C5" w:rsidRPr="000A413D" w14:paraId="74DD503B" w14:textId="77777777" w:rsidTr="008670F3">
        <w:trPr>
          <w:trHeight w:val="28"/>
          <w:tblHeader/>
          <w:jc w:val="right"/>
        </w:trPr>
        <w:tc>
          <w:tcPr>
            <w:tcW w:w="5000" w:type="pct"/>
            <w:gridSpan w:val="7"/>
            <w:shd w:val="clear" w:color="auto" w:fill="FFFFFF"/>
          </w:tcPr>
          <w:p w14:paraId="00130617" w14:textId="77777777" w:rsidR="00C602C5" w:rsidRPr="000A413D" w:rsidRDefault="00C602C5" w:rsidP="008670F3">
            <w:pPr>
              <w:jc w:val="both"/>
              <w:rPr>
                <w:rFonts w:asciiTheme="majorBidi" w:hAnsiTheme="majorBidi" w:cstheme="majorBidi"/>
                <w:sz w:val="20"/>
                <w:szCs w:val="20"/>
              </w:rPr>
            </w:pPr>
            <w:r w:rsidRPr="000A413D">
              <w:rPr>
                <w:rFonts w:asciiTheme="majorBidi" w:hAnsiTheme="majorBidi" w:cstheme="majorBidi"/>
                <w:b/>
                <w:bCs/>
                <w:sz w:val="20"/>
                <w:szCs w:val="20"/>
                <w:lang w:val="ru"/>
              </w:rPr>
              <w:t>Примечани</w:t>
            </w:r>
            <w:r>
              <w:rPr>
                <w:rFonts w:asciiTheme="majorBidi" w:hAnsiTheme="majorBidi" w:cstheme="majorBidi"/>
                <w:b/>
                <w:bCs/>
                <w:sz w:val="20"/>
                <w:szCs w:val="20"/>
                <w:lang w:val="ru"/>
              </w:rPr>
              <w:t>е</w:t>
            </w:r>
            <w:r w:rsidRPr="000A413D">
              <w:rPr>
                <w:rFonts w:asciiTheme="majorBidi" w:hAnsiTheme="majorBidi" w:cstheme="majorBidi"/>
                <w:sz w:val="20"/>
                <w:szCs w:val="20"/>
                <w:lang w:val="ru"/>
              </w:rPr>
              <w:t>: АТФ = аденозинтрифосфат; BTK = тирозинкиназа Брутона; IC</w:t>
            </w:r>
            <w:r w:rsidRPr="000A413D">
              <w:rPr>
                <w:rFonts w:asciiTheme="majorBidi" w:hAnsiTheme="majorBidi" w:cstheme="majorBidi"/>
                <w:sz w:val="20"/>
                <w:szCs w:val="20"/>
                <w:vertAlign w:val="subscript"/>
                <w:lang w:val="ru"/>
              </w:rPr>
              <w:t>50</w:t>
            </w:r>
            <w:r w:rsidRPr="000A413D">
              <w:rPr>
                <w:rFonts w:asciiTheme="majorBidi" w:hAnsiTheme="majorBidi" w:cstheme="majorBidi"/>
                <w:sz w:val="20"/>
                <w:szCs w:val="20"/>
                <w:lang w:val="ru"/>
              </w:rPr>
              <w:t xml:space="preserve"> = концентрация полумаксимального ингибирования; IMAP = анализ поляризации флуоресценции на основе сродства ионов; мин = минуты.</w:t>
            </w:r>
            <w:r>
              <w:rPr>
                <w:rFonts w:asciiTheme="majorBidi" w:hAnsiTheme="majorBidi" w:cstheme="majorBidi"/>
                <w:sz w:val="20"/>
                <w:szCs w:val="20"/>
              </w:rPr>
              <w:t xml:space="preserve"> </w:t>
            </w:r>
          </w:p>
        </w:tc>
      </w:tr>
    </w:tbl>
    <w:p w14:paraId="695BEA42" w14:textId="77777777" w:rsidR="00C602C5" w:rsidRPr="00447482" w:rsidRDefault="00C602C5" w:rsidP="00C602C5">
      <w:pPr>
        <w:rPr>
          <w:rFonts w:asciiTheme="majorBidi" w:hAnsiTheme="majorBidi" w:cstheme="majorBidi"/>
          <w:sz w:val="18"/>
        </w:rPr>
      </w:pPr>
    </w:p>
    <w:p w14:paraId="61D58AAA" w14:textId="32B1BEFE" w:rsidR="00EF4A08" w:rsidRDefault="00EF4A08" w:rsidP="00EF4A08">
      <w:pPr>
        <w:pStyle w:val="af5"/>
        <w:keepNext/>
        <w:jc w:val="both"/>
      </w:pPr>
      <w:bookmarkStart w:id="246" w:name="_Toc159973345"/>
      <w:r>
        <w:t xml:space="preserve">Таблица </w:t>
      </w:r>
      <w:fldSimple w:instr=" STYLEREF 1 \s ">
        <w:r w:rsidR="008260B3">
          <w:rPr>
            <w:noProof/>
          </w:rPr>
          <w:t>3</w:t>
        </w:r>
      </w:fldSimple>
      <w:r w:rsidR="008260B3">
        <w:noBreakHyphen/>
      </w:r>
      <w:fldSimple w:instr=" SEQ Таблица \* ARABIC \s 1 ">
        <w:r w:rsidR="008260B3">
          <w:rPr>
            <w:noProof/>
          </w:rPr>
          <w:t>3</w:t>
        </w:r>
      </w:fldSimple>
      <w:r>
        <w:t>.</w:t>
      </w:r>
      <w:r w:rsidRPr="00EF4A08">
        <w:rPr>
          <w:rFonts w:asciiTheme="majorBidi" w:hAnsiTheme="majorBidi" w:cstheme="majorBidi"/>
          <w:iCs/>
          <w:lang w:val="ru"/>
        </w:rPr>
        <w:t xml:space="preserve"> </w:t>
      </w:r>
      <w:r w:rsidRPr="00EF4A08">
        <w:rPr>
          <w:rFonts w:asciiTheme="majorBidi" w:hAnsiTheme="majorBidi" w:cstheme="majorBidi"/>
          <w:b w:val="0"/>
          <w:iCs/>
          <w:lang w:val="ru"/>
        </w:rPr>
        <w:t>Селективное ингибирование киназной активности, достигаемое на фоне приема акалабрутиниба, ACP-5862, ибрутиниба, ибрутиниба M37 и спебрутиниба.</w:t>
      </w:r>
      <w:bookmarkEnd w:id="246"/>
    </w:p>
    <w:tbl>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927"/>
        <w:gridCol w:w="1483"/>
        <w:gridCol w:w="1487"/>
        <w:gridCol w:w="1353"/>
        <w:gridCol w:w="1247"/>
        <w:gridCol w:w="1468"/>
        <w:gridCol w:w="1381"/>
      </w:tblGrid>
      <w:tr w:rsidR="00C602C5" w:rsidRPr="000A413D" w14:paraId="734616FF" w14:textId="77777777" w:rsidTr="008670F3">
        <w:trPr>
          <w:trHeight w:val="23"/>
          <w:tblHeader/>
        </w:trPr>
        <w:tc>
          <w:tcPr>
            <w:tcW w:w="927" w:type="dxa"/>
            <w:shd w:val="clear" w:color="auto" w:fill="D9D9D9" w:themeFill="background1" w:themeFillShade="D9"/>
          </w:tcPr>
          <w:p w14:paraId="004F253C" w14:textId="77777777" w:rsidR="00C602C5" w:rsidRPr="000A413D" w:rsidRDefault="00C602C5" w:rsidP="008670F3">
            <w:pPr>
              <w:jc w:val="center"/>
              <w:rPr>
                <w:rFonts w:asciiTheme="majorBidi" w:hAnsiTheme="majorBidi" w:cstheme="majorBidi"/>
              </w:rPr>
            </w:pPr>
          </w:p>
        </w:tc>
        <w:tc>
          <w:tcPr>
            <w:tcW w:w="8419" w:type="dxa"/>
            <w:gridSpan w:val="6"/>
            <w:shd w:val="clear" w:color="auto" w:fill="D9D9D9" w:themeFill="background1" w:themeFillShade="D9"/>
          </w:tcPr>
          <w:p w14:paraId="77542CC2" w14:textId="77777777" w:rsidR="00C602C5" w:rsidRPr="000A413D" w:rsidRDefault="00C602C5" w:rsidP="008670F3">
            <w:pPr>
              <w:jc w:val="center"/>
              <w:rPr>
                <w:rFonts w:asciiTheme="majorBidi" w:hAnsiTheme="majorBidi" w:cstheme="majorBidi"/>
              </w:rPr>
            </w:pPr>
            <w:r w:rsidRPr="000A413D">
              <w:rPr>
                <w:rFonts w:asciiTheme="majorBidi" w:hAnsiTheme="majorBidi" w:cstheme="majorBidi"/>
                <w:b/>
                <w:bCs/>
                <w:lang w:val="ru"/>
              </w:rPr>
              <w:t>IC</w:t>
            </w:r>
            <w:r w:rsidRPr="000A413D">
              <w:rPr>
                <w:rFonts w:asciiTheme="majorBidi" w:hAnsiTheme="majorBidi" w:cstheme="majorBidi"/>
                <w:b/>
                <w:bCs/>
                <w:vertAlign w:val="subscript"/>
                <w:lang w:val="ru"/>
              </w:rPr>
              <w:t>50</w:t>
            </w:r>
            <w:r w:rsidRPr="000A413D">
              <w:rPr>
                <w:rFonts w:asciiTheme="majorBidi" w:hAnsiTheme="majorBidi" w:cstheme="majorBidi"/>
                <w:b/>
                <w:bCs/>
                <w:lang w:val="ru"/>
              </w:rPr>
              <w:t xml:space="preserve"> (нМ)</w:t>
            </w:r>
          </w:p>
        </w:tc>
      </w:tr>
      <w:tr w:rsidR="00C602C5" w:rsidRPr="000A413D" w14:paraId="3A1852F6" w14:textId="77777777" w:rsidTr="008670F3">
        <w:trPr>
          <w:trHeight w:val="23"/>
          <w:tblHeader/>
        </w:trPr>
        <w:tc>
          <w:tcPr>
            <w:tcW w:w="927" w:type="dxa"/>
            <w:shd w:val="clear" w:color="auto" w:fill="D9D9D9" w:themeFill="background1" w:themeFillShade="D9"/>
          </w:tcPr>
          <w:p w14:paraId="62ED1AE9" w14:textId="77777777" w:rsidR="00C602C5" w:rsidRPr="000A413D" w:rsidRDefault="00C602C5" w:rsidP="008670F3">
            <w:pPr>
              <w:jc w:val="center"/>
              <w:rPr>
                <w:rFonts w:asciiTheme="majorBidi" w:hAnsiTheme="majorBidi" w:cstheme="majorBidi"/>
              </w:rPr>
            </w:pPr>
            <w:r w:rsidRPr="000A413D">
              <w:rPr>
                <w:rFonts w:asciiTheme="majorBidi" w:hAnsiTheme="majorBidi" w:cstheme="majorBidi"/>
                <w:b/>
                <w:bCs/>
                <w:lang w:val="ru"/>
              </w:rPr>
              <w:t>Киназа</w:t>
            </w:r>
          </w:p>
        </w:tc>
        <w:tc>
          <w:tcPr>
            <w:tcW w:w="1483" w:type="dxa"/>
            <w:shd w:val="clear" w:color="auto" w:fill="D9D9D9" w:themeFill="background1" w:themeFillShade="D9"/>
          </w:tcPr>
          <w:p w14:paraId="3D2E5A99" w14:textId="77777777" w:rsidR="00C602C5" w:rsidRPr="000A413D" w:rsidRDefault="00C602C5" w:rsidP="008670F3">
            <w:pPr>
              <w:jc w:val="center"/>
              <w:rPr>
                <w:rFonts w:asciiTheme="majorBidi" w:hAnsiTheme="majorBidi" w:cstheme="majorBidi"/>
              </w:rPr>
            </w:pPr>
            <w:r w:rsidRPr="000A413D">
              <w:rPr>
                <w:rFonts w:asciiTheme="majorBidi" w:hAnsiTheme="majorBidi" w:cstheme="majorBidi"/>
                <w:b/>
                <w:bCs/>
                <w:lang w:val="ru"/>
              </w:rPr>
              <w:t>Акалабрутиниб (ACP-196) Эксп. 1</w:t>
            </w:r>
          </w:p>
        </w:tc>
        <w:tc>
          <w:tcPr>
            <w:tcW w:w="1487" w:type="dxa"/>
            <w:shd w:val="clear" w:color="auto" w:fill="D9D9D9" w:themeFill="background1" w:themeFillShade="D9"/>
          </w:tcPr>
          <w:p w14:paraId="36568662" w14:textId="77777777" w:rsidR="00C602C5" w:rsidRPr="000A413D" w:rsidRDefault="00C602C5" w:rsidP="008670F3">
            <w:pPr>
              <w:jc w:val="center"/>
              <w:rPr>
                <w:rFonts w:asciiTheme="majorBidi" w:hAnsiTheme="majorBidi" w:cstheme="majorBidi"/>
              </w:rPr>
            </w:pPr>
            <w:r w:rsidRPr="000A413D">
              <w:rPr>
                <w:rFonts w:asciiTheme="majorBidi" w:hAnsiTheme="majorBidi" w:cstheme="majorBidi"/>
                <w:b/>
                <w:bCs/>
                <w:lang w:val="ru"/>
              </w:rPr>
              <w:t>Акалабрутиниб (ACP-196) Эксп. 2</w:t>
            </w:r>
          </w:p>
        </w:tc>
        <w:tc>
          <w:tcPr>
            <w:tcW w:w="1353" w:type="dxa"/>
            <w:shd w:val="clear" w:color="auto" w:fill="D9D9D9" w:themeFill="background1" w:themeFillShade="D9"/>
          </w:tcPr>
          <w:p w14:paraId="306E3F89" w14:textId="77777777" w:rsidR="00C602C5" w:rsidRPr="000A413D" w:rsidRDefault="00C602C5" w:rsidP="008670F3">
            <w:pPr>
              <w:jc w:val="center"/>
              <w:rPr>
                <w:rFonts w:asciiTheme="majorBidi" w:hAnsiTheme="majorBidi" w:cstheme="majorBidi"/>
              </w:rPr>
            </w:pPr>
            <w:r w:rsidRPr="000A413D">
              <w:rPr>
                <w:rFonts w:asciiTheme="majorBidi" w:hAnsiTheme="majorBidi" w:cstheme="majorBidi"/>
                <w:b/>
                <w:bCs/>
                <w:lang w:val="ru"/>
              </w:rPr>
              <w:t>ACP-5862</w:t>
            </w:r>
          </w:p>
          <w:p w14:paraId="10882DC2" w14:textId="77777777" w:rsidR="00C602C5" w:rsidRPr="000A413D" w:rsidRDefault="00C602C5" w:rsidP="008670F3">
            <w:pPr>
              <w:jc w:val="center"/>
              <w:rPr>
                <w:rFonts w:asciiTheme="majorBidi" w:hAnsiTheme="majorBidi" w:cstheme="majorBidi"/>
              </w:rPr>
            </w:pPr>
            <w:r w:rsidRPr="000A413D">
              <w:rPr>
                <w:rFonts w:asciiTheme="majorBidi" w:hAnsiTheme="majorBidi" w:cstheme="majorBidi"/>
                <w:b/>
                <w:bCs/>
                <w:lang w:val="ru"/>
              </w:rPr>
              <w:t>(M27)</w:t>
            </w:r>
          </w:p>
          <w:p w14:paraId="53502DCA" w14:textId="77777777" w:rsidR="00C602C5" w:rsidRPr="000A413D" w:rsidRDefault="00C602C5" w:rsidP="008670F3">
            <w:pPr>
              <w:jc w:val="center"/>
              <w:rPr>
                <w:rFonts w:asciiTheme="majorBidi" w:hAnsiTheme="majorBidi" w:cstheme="majorBidi"/>
              </w:rPr>
            </w:pPr>
            <w:r w:rsidRPr="000A413D">
              <w:rPr>
                <w:rFonts w:asciiTheme="majorBidi" w:hAnsiTheme="majorBidi" w:cstheme="majorBidi"/>
                <w:b/>
                <w:bCs/>
                <w:lang w:val="ru"/>
              </w:rPr>
              <w:t>Эксп. 2</w:t>
            </w:r>
          </w:p>
        </w:tc>
        <w:tc>
          <w:tcPr>
            <w:tcW w:w="1247" w:type="dxa"/>
            <w:shd w:val="clear" w:color="auto" w:fill="D9D9D9" w:themeFill="background1" w:themeFillShade="D9"/>
          </w:tcPr>
          <w:p w14:paraId="45F96EB5" w14:textId="77777777" w:rsidR="00C602C5" w:rsidRPr="000A413D" w:rsidRDefault="00C602C5" w:rsidP="008670F3">
            <w:pPr>
              <w:jc w:val="center"/>
              <w:rPr>
                <w:rFonts w:asciiTheme="majorBidi" w:hAnsiTheme="majorBidi" w:cstheme="majorBidi"/>
              </w:rPr>
            </w:pPr>
            <w:r w:rsidRPr="000A413D">
              <w:rPr>
                <w:rFonts w:asciiTheme="majorBidi" w:hAnsiTheme="majorBidi" w:cstheme="majorBidi"/>
                <w:b/>
                <w:bCs/>
                <w:lang w:val="ru"/>
              </w:rPr>
              <w:t>Ибрутиниб (ACP-2001) Эксп. 1</w:t>
            </w:r>
          </w:p>
        </w:tc>
        <w:tc>
          <w:tcPr>
            <w:tcW w:w="1468" w:type="dxa"/>
            <w:shd w:val="clear" w:color="auto" w:fill="D9D9D9" w:themeFill="background1" w:themeFillShade="D9"/>
          </w:tcPr>
          <w:p w14:paraId="0D18E4CF" w14:textId="77777777" w:rsidR="00C602C5" w:rsidRPr="000A413D" w:rsidRDefault="00C602C5" w:rsidP="008670F3">
            <w:pPr>
              <w:jc w:val="center"/>
              <w:rPr>
                <w:rFonts w:asciiTheme="majorBidi" w:hAnsiTheme="majorBidi" w:cstheme="majorBidi"/>
              </w:rPr>
            </w:pPr>
            <w:r w:rsidRPr="000A413D">
              <w:rPr>
                <w:rFonts w:asciiTheme="majorBidi" w:hAnsiTheme="majorBidi" w:cstheme="majorBidi"/>
                <w:b/>
                <w:bCs/>
                <w:lang w:val="ru"/>
              </w:rPr>
              <w:t>Ибрутиниб M37 (ACP-5009)</w:t>
            </w:r>
            <w:r w:rsidRPr="000A413D">
              <w:rPr>
                <w:rFonts w:asciiTheme="majorBidi" w:hAnsiTheme="majorBidi" w:cstheme="majorBidi"/>
                <w:b/>
                <w:bCs/>
                <w:vertAlign w:val="superscript"/>
                <w:lang w:val="ru"/>
              </w:rPr>
              <w:t>a</w:t>
            </w:r>
            <w:r w:rsidRPr="000A413D">
              <w:rPr>
                <w:rFonts w:asciiTheme="majorBidi" w:hAnsiTheme="majorBidi" w:cstheme="majorBidi"/>
                <w:b/>
                <w:bCs/>
                <w:lang w:val="ru"/>
              </w:rPr>
              <w:t xml:space="preserve"> Эксп. 1</w:t>
            </w:r>
          </w:p>
        </w:tc>
        <w:tc>
          <w:tcPr>
            <w:tcW w:w="1381" w:type="dxa"/>
            <w:shd w:val="clear" w:color="auto" w:fill="D9D9D9" w:themeFill="background1" w:themeFillShade="D9"/>
          </w:tcPr>
          <w:p w14:paraId="0F0E7E84" w14:textId="77777777" w:rsidR="00C602C5" w:rsidRPr="000A413D" w:rsidRDefault="00C602C5" w:rsidP="008670F3">
            <w:pPr>
              <w:jc w:val="center"/>
              <w:rPr>
                <w:rFonts w:asciiTheme="majorBidi" w:hAnsiTheme="majorBidi" w:cstheme="majorBidi"/>
              </w:rPr>
            </w:pPr>
            <w:r w:rsidRPr="000A413D">
              <w:rPr>
                <w:rFonts w:asciiTheme="majorBidi" w:hAnsiTheme="majorBidi" w:cstheme="majorBidi"/>
                <w:b/>
                <w:bCs/>
                <w:lang w:val="ru"/>
              </w:rPr>
              <w:t>Спебрутиниб (ACP-4006) Эксп. 1</w:t>
            </w:r>
          </w:p>
        </w:tc>
      </w:tr>
      <w:tr w:rsidR="00C602C5" w:rsidRPr="000A413D" w14:paraId="44A8C74C" w14:textId="77777777" w:rsidTr="008670F3">
        <w:trPr>
          <w:trHeight w:val="23"/>
        </w:trPr>
        <w:tc>
          <w:tcPr>
            <w:tcW w:w="927" w:type="dxa"/>
            <w:shd w:val="clear" w:color="auto" w:fill="FFFFFF"/>
          </w:tcPr>
          <w:p w14:paraId="52338C5F"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BTK</w:t>
            </w:r>
            <w:r w:rsidRPr="000A413D">
              <w:rPr>
                <w:rFonts w:asciiTheme="majorBidi" w:hAnsiTheme="majorBidi" w:cstheme="majorBidi"/>
                <w:vertAlign w:val="superscript"/>
                <w:lang w:val="ru"/>
              </w:rPr>
              <w:t>b</w:t>
            </w:r>
          </w:p>
        </w:tc>
        <w:tc>
          <w:tcPr>
            <w:tcW w:w="1483" w:type="dxa"/>
            <w:shd w:val="clear" w:color="auto" w:fill="FFFFFF"/>
          </w:tcPr>
          <w:p w14:paraId="1E9CECA9"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5,1 ± 1,0</w:t>
            </w:r>
          </w:p>
        </w:tc>
        <w:tc>
          <w:tcPr>
            <w:tcW w:w="1487" w:type="dxa"/>
            <w:shd w:val="clear" w:color="auto" w:fill="FFFFFF"/>
          </w:tcPr>
          <w:p w14:paraId="052FC233"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3,0 ± 0,7</w:t>
            </w:r>
          </w:p>
        </w:tc>
        <w:tc>
          <w:tcPr>
            <w:tcW w:w="1353" w:type="dxa"/>
            <w:shd w:val="clear" w:color="auto" w:fill="FFFFFF"/>
          </w:tcPr>
          <w:p w14:paraId="1439D7DA"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5,0 ± 1,0</w:t>
            </w:r>
          </w:p>
        </w:tc>
        <w:tc>
          <w:tcPr>
            <w:tcW w:w="1247" w:type="dxa"/>
            <w:shd w:val="clear" w:color="auto" w:fill="FFFFFF"/>
          </w:tcPr>
          <w:p w14:paraId="0A1A77F4"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1,5 ± 0,2</w:t>
            </w:r>
          </w:p>
        </w:tc>
        <w:tc>
          <w:tcPr>
            <w:tcW w:w="1468" w:type="dxa"/>
            <w:shd w:val="clear" w:color="auto" w:fill="FFFFFF"/>
          </w:tcPr>
          <w:p w14:paraId="34787022"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14 ± 2</w:t>
            </w:r>
          </w:p>
        </w:tc>
        <w:tc>
          <w:tcPr>
            <w:tcW w:w="1381" w:type="dxa"/>
            <w:shd w:val="clear" w:color="auto" w:fill="FFFFFF"/>
          </w:tcPr>
          <w:p w14:paraId="0B728D70"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2,3 ± 0,5</w:t>
            </w:r>
          </w:p>
        </w:tc>
      </w:tr>
      <w:tr w:rsidR="00C602C5" w:rsidRPr="000A413D" w14:paraId="0E6B5EEB" w14:textId="77777777" w:rsidTr="008670F3">
        <w:trPr>
          <w:trHeight w:val="23"/>
        </w:trPr>
        <w:tc>
          <w:tcPr>
            <w:tcW w:w="927" w:type="dxa"/>
            <w:shd w:val="clear" w:color="auto" w:fill="FFFFFF"/>
          </w:tcPr>
          <w:p w14:paraId="19F27EA3"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TEC</w:t>
            </w:r>
          </w:p>
        </w:tc>
        <w:tc>
          <w:tcPr>
            <w:tcW w:w="1483" w:type="dxa"/>
            <w:shd w:val="clear" w:color="auto" w:fill="FFFFFF"/>
          </w:tcPr>
          <w:p w14:paraId="06F0E665"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126 ± 11</w:t>
            </w:r>
          </w:p>
        </w:tc>
        <w:tc>
          <w:tcPr>
            <w:tcW w:w="1487" w:type="dxa"/>
            <w:shd w:val="clear" w:color="auto" w:fill="FFFFFF"/>
          </w:tcPr>
          <w:p w14:paraId="62C3667D"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139 ± 16</w:t>
            </w:r>
          </w:p>
        </w:tc>
        <w:tc>
          <w:tcPr>
            <w:tcW w:w="1353" w:type="dxa"/>
            <w:shd w:val="clear" w:color="auto" w:fill="FFFFFF"/>
          </w:tcPr>
          <w:p w14:paraId="7D3FB348"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345 ± 34</w:t>
            </w:r>
          </w:p>
        </w:tc>
        <w:tc>
          <w:tcPr>
            <w:tcW w:w="1247" w:type="dxa"/>
            <w:shd w:val="clear" w:color="auto" w:fill="FFFFFF"/>
          </w:tcPr>
          <w:p w14:paraId="0FCDC440"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10 ± 2</w:t>
            </w:r>
          </w:p>
        </w:tc>
        <w:tc>
          <w:tcPr>
            <w:tcW w:w="1468" w:type="dxa"/>
            <w:shd w:val="clear" w:color="auto" w:fill="FFFFFF"/>
          </w:tcPr>
          <w:p w14:paraId="63EE7EB9"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16 ± 1</w:t>
            </w:r>
          </w:p>
        </w:tc>
        <w:tc>
          <w:tcPr>
            <w:tcW w:w="1381" w:type="dxa"/>
            <w:shd w:val="clear" w:color="auto" w:fill="FFFFFF"/>
          </w:tcPr>
          <w:p w14:paraId="4F80773E"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16 ± 4</w:t>
            </w:r>
          </w:p>
        </w:tc>
      </w:tr>
      <w:tr w:rsidR="00C602C5" w:rsidRPr="000A413D" w14:paraId="702FD31F" w14:textId="77777777" w:rsidTr="008670F3">
        <w:trPr>
          <w:trHeight w:val="23"/>
        </w:trPr>
        <w:tc>
          <w:tcPr>
            <w:tcW w:w="927" w:type="dxa"/>
            <w:shd w:val="clear" w:color="auto" w:fill="FFFFFF"/>
          </w:tcPr>
          <w:p w14:paraId="4825053C"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ITK</w:t>
            </w:r>
            <w:r w:rsidRPr="000A413D">
              <w:rPr>
                <w:rFonts w:asciiTheme="majorBidi" w:hAnsiTheme="majorBidi" w:cstheme="majorBidi"/>
                <w:vertAlign w:val="superscript"/>
                <w:lang w:val="ru"/>
              </w:rPr>
              <w:t>b</w:t>
            </w:r>
          </w:p>
        </w:tc>
        <w:tc>
          <w:tcPr>
            <w:tcW w:w="1483" w:type="dxa"/>
            <w:shd w:val="clear" w:color="auto" w:fill="FFFFFF"/>
          </w:tcPr>
          <w:p w14:paraId="4F469A8C"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&gt; 1000</w:t>
            </w:r>
          </w:p>
        </w:tc>
        <w:tc>
          <w:tcPr>
            <w:tcW w:w="1487" w:type="dxa"/>
            <w:shd w:val="clear" w:color="auto" w:fill="FFFFFF"/>
          </w:tcPr>
          <w:p w14:paraId="62A3DF33"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&gt; 10 000</w:t>
            </w:r>
          </w:p>
        </w:tc>
        <w:tc>
          <w:tcPr>
            <w:tcW w:w="1353" w:type="dxa"/>
            <w:shd w:val="clear" w:color="auto" w:fill="FFFFFF"/>
          </w:tcPr>
          <w:p w14:paraId="43B68869"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&gt; 10 000</w:t>
            </w:r>
          </w:p>
        </w:tc>
        <w:tc>
          <w:tcPr>
            <w:tcW w:w="1247" w:type="dxa"/>
            <w:shd w:val="clear" w:color="auto" w:fill="FFFFFF"/>
          </w:tcPr>
          <w:p w14:paraId="4C9BF8AA"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4,9 ± 1,2</w:t>
            </w:r>
          </w:p>
        </w:tc>
        <w:tc>
          <w:tcPr>
            <w:tcW w:w="1468" w:type="dxa"/>
            <w:shd w:val="clear" w:color="auto" w:fill="FFFFFF"/>
          </w:tcPr>
          <w:p w14:paraId="169F6767"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1340 ± 411</w:t>
            </w:r>
          </w:p>
        </w:tc>
        <w:tc>
          <w:tcPr>
            <w:tcW w:w="1381" w:type="dxa"/>
            <w:shd w:val="clear" w:color="auto" w:fill="FFFFFF"/>
          </w:tcPr>
          <w:p w14:paraId="7C4EA57E"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24 ± 2</w:t>
            </w:r>
          </w:p>
        </w:tc>
      </w:tr>
      <w:tr w:rsidR="00C602C5" w:rsidRPr="000A413D" w14:paraId="344FDF3B" w14:textId="77777777" w:rsidTr="008670F3">
        <w:trPr>
          <w:trHeight w:val="23"/>
        </w:trPr>
        <w:tc>
          <w:tcPr>
            <w:tcW w:w="927" w:type="dxa"/>
            <w:shd w:val="clear" w:color="auto" w:fill="FFFFFF"/>
          </w:tcPr>
          <w:p w14:paraId="75C3524E"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BMX</w:t>
            </w:r>
          </w:p>
        </w:tc>
        <w:tc>
          <w:tcPr>
            <w:tcW w:w="1483" w:type="dxa"/>
            <w:shd w:val="clear" w:color="auto" w:fill="FFFFFF"/>
          </w:tcPr>
          <w:p w14:paraId="613978E3"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46 ± 12</w:t>
            </w:r>
          </w:p>
        </w:tc>
        <w:tc>
          <w:tcPr>
            <w:tcW w:w="1487" w:type="dxa"/>
            <w:shd w:val="clear" w:color="auto" w:fill="FFFFFF"/>
          </w:tcPr>
          <w:p w14:paraId="74DF94B9"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58 ± 8</w:t>
            </w:r>
          </w:p>
        </w:tc>
        <w:tc>
          <w:tcPr>
            <w:tcW w:w="1353" w:type="dxa"/>
            <w:shd w:val="clear" w:color="auto" w:fill="FFFFFF"/>
          </w:tcPr>
          <w:p w14:paraId="40596B80"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15 ± 2</w:t>
            </w:r>
          </w:p>
        </w:tc>
        <w:tc>
          <w:tcPr>
            <w:tcW w:w="1247" w:type="dxa"/>
            <w:shd w:val="clear" w:color="auto" w:fill="FFFFFF"/>
          </w:tcPr>
          <w:p w14:paraId="417DF5BA"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0,8 ± 0,1</w:t>
            </w:r>
          </w:p>
        </w:tc>
        <w:tc>
          <w:tcPr>
            <w:tcW w:w="1468" w:type="dxa"/>
            <w:shd w:val="clear" w:color="auto" w:fill="FFFFFF"/>
          </w:tcPr>
          <w:p w14:paraId="1848AD73"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15 ± 4</w:t>
            </w:r>
          </w:p>
        </w:tc>
        <w:tc>
          <w:tcPr>
            <w:tcW w:w="1381" w:type="dxa"/>
            <w:shd w:val="clear" w:color="auto" w:fill="FFFFFF"/>
          </w:tcPr>
          <w:p w14:paraId="3732D631"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1,6 ± 0,4</w:t>
            </w:r>
          </w:p>
        </w:tc>
      </w:tr>
      <w:tr w:rsidR="00C602C5" w:rsidRPr="000A413D" w14:paraId="1A24146B" w14:textId="77777777" w:rsidTr="008670F3">
        <w:trPr>
          <w:trHeight w:val="23"/>
        </w:trPr>
        <w:tc>
          <w:tcPr>
            <w:tcW w:w="927" w:type="dxa"/>
            <w:shd w:val="clear" w:color="auto" w:fill="FFFFFF"/>
          </w:tcPr>
          <w:p w14:paraId="7733B492"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TXK</w:t>
            </w:r>
          </w:p>
        </w:tc>
        <w:tc>
          <w:tcPr>
            <w:tcW w:w="1483" w:type="dxa"/>
            <w:shd w:val="clear" w:color="auto" w:fill="FFFFFF"/>
          </w:tcPr>
          <w:p w14:paraId="15A33296"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368 ± 141</w:t>
            </w:r>
          </w:p>
        </w:tc>
        <w:tc>
          <w:tcPr>
            <w:tcW w:w="1487" w:type="dxa"/>
            <w:shd w:val="clear" w:color="auto" w:fill="FFFFFF"/>
          </w:tcPr>
          <w:p w14:paraId="30D86D8C"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352 +118</w:t>
            </w:r>
          </w:p>
        </w:tc>
        <w:tc>
          <w:tcPr>
            <w:tcW w:w="1353" w:type="dxa"/>
            <w:shd w:val="clear" w:color="auto" w:fill="FFFFFF"/>
          </w:tcPr>
          <w:p w14:paraId="79EF7184"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567 ± 174</w:t>
            </w:r>
          </w:p>
        </w:tc>
        <w:tc>
          <w:tcPr>
            <w:tcW w:w="1247" w:type="dxa"/>
            <w:shd w:val="clear" w:color="auto" w:fill="FFFFFF"/>
          </w:tcPr>
          <w:p w14:paraId="71E2D71A"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2,0 ± 0,3</w:t>
            </w:r>
          </w:p>
        </w:tc>
        <w:tc>
          <w:tcPr>
            <w:tcW w:w="1468" w:type="dxa"/>
            <w:shd w:val="clear" w:color="auto" w:fill="FFFFFF"/>
          </w:tcPr>
          <w:p w14:paraId="2662EDEB"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258 ± 145</w:t>
            </w:r>
          </w:p>
        </w:tc>
        <w:tc>
          <w:tcPr>
            <w:tcW w:w="1381" w:type="dxa"/>
            <w:shd w:val="clear" w:color="auto" w:fill="FFFFFF"/>
          </w:tcPr>
          <w:p w14:paraId="3C4E1262"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9,1 ± 2,7</w:t>
            </w:r>
          </w:p>
        </w:tc>
      </w:tr>
      <w:tr w:rsidR="00C602C5" w:rsidRPr="000A413D" w14:paraId="0DEF934B" w14:textId="77777777" w:rsidTr="008670F3">
        <w:trPr>
          <w:trHeight w:val="23"/>
        </w:trPr>
        <w:tc>
          <w:tcPr>
            <w:tcW w:w="927" w:type="dxa"/>
            <w:shd w:val="clear" w:color="auto" w:fill="FFFFFF"/>
          </w:tcPr>
          <w:p w14:paraId="7530060A"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EGFR</w:t>
            </w:r>
          </w:p>
        </w:tc>
        <w:tc>
          <w:tcPr>
            <w:tcW w:w="1483" w:type="dxa"/>
            <w:shd w:val="clear" w:color="auto" w:fill="FFFFFF"/>
          </w:tcPr>
          <w:p w14:paraId="4E649E2D"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&gt; 1000</w:t>
            </w:r>
          </w:p>
        </w:tc>
        <w:tc>
          <w:tcPr>
            <w:tcW w:w="1487" w:type="dxa"/>
            <w:shd w:val="clear" w:color="auto" w:fill="FFFFFF"/>
          </w:tcPr>
          <w:p w14:paraId="0514F799"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&gt; 10 000</w:t>
            </w:r>
          </w:p>
        </w:tc>
        <w:tc>
          <w:tcPr>
            <w:tcW w:w="1353" w:type="dxa"/>
            <w:shd w:val="clear" w:color="auto" w:fill="FFFFFF"/>
          </w:tcPr>
          <w:p w14:paraId="106B547E"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&gt; 10 000</w:t>
            </w:r>
          </w:p>
        </w:tc>
        <w:tc>
          <w:tcPr>
            <w:tcW w:w="1247" w:type="dxa"/>
            <w:shd w:val="clear" w:color="auto" w:fill="FFFFFF"/>
          </w:tcPr>
          <w:p w14:paraId="00952A30"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5,3 ± 1,3</w:t>
            </w:r>
          </w:p>
        </w:tc>
        <w:tc>
          <w:tcPr>
            <w:tcW w:w="1468" w:type="dxa"/>
            <w:shd w:val="clear" w:color="auto" w:fill="FFFFFF"/>
          </w:tcPr>
          <w:p w14:paraId="758020B1"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&gt; 1000</w:t>
            </w:r>
          </w:p>
        </w:tc>
        <w:tc>
          <w:tcPr>
            <w:tcW w:w="1381" w:type="dxa"/>
            <w:shd w:val="clear" w:color="auto" w:fill="FFFFFF"/>
          </w:tcPr>
          <w:p w14:paraId="4F731B6A"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199 ± 35</w:t>
            </w:r>
          </w:p>
        </w:tc>
      </w:tr>
      <w:tr w:rsidR="00C602C5" w:rsidRPr="000A413D" w14:paraId="2BF13494" w14:textId="77777777" w:rsidTr="008670F3">
        <w:trPr>
          <w:trHeight w:val="23"/>
        </w:trPr>
        <w:tc>
          <w:tcPr>
            <w:tcW w:w="927" w:type="dxa"/>
            <w:shd w:val="clear" w:color="auto" w:fill="FFFFFF"/>
          </w:tcPr>
          <w:p w14:paraId="3AF2594C"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ERBB2</w:t>
            </w:r>
          </w:p>
        </w:tc>
        <w:tc>
          <w:tcPr>
            <w:tcW w:w="1483" w:type="dxa"/>
            <w:shd w:val="clear" w:color="auto" w:fill="FFFFFF"/>
          </w:tcPr>
          <w:p w14:paraId="7E588329"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 1000</w:t>
            </w:r>
          </w:p>
        </w:tc>
        <w:tc>
          <w:tcPr>
            <w:tcW w:w="1487" w:type="dxa"/>
            <w:shd w:val="clear" w:color="auto" w:fill="FFFFFF"/>
          </w:tcPr>
          <w:p w14:paraId="24ACB1D5"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413 ± 79</w:t>
            </w:r>
          </w:p>
        </w:tc>
        <w:tc>
          <w:tcPr>
            <w:tcW w:w="1353" w:type="dxa"/>
            <w:shd w:val="clear" w:color="auto" w:fill="FFFFFF"/>
          </w:tcPr>
          <w:p w14:paraId="102F0EA0"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552 ± 166</w:t>
            </w:r>
          </w:p>
        </w:tc>
        <w:tc>
          <w:tcPr>
            <w:tcW w:w="1247" w:type="dxa"/>
            <w:shd w:val="clear" w:color="auto" w:fill="FFFFFF"/>
          </w:tcPr>
          <w:p w14:paraId="7850C638"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6,4 ± 1,8</w:t>
            </w:r>
          </w:p>
        </w:tc>
        <w:tc>
          <w:tcPr>
            <w:tcW w:w="1468" w:type="dxa"/>
            <w:shd w:val="clear" w:color="auto" w:fill="FFFFFF"/>
          </w:tcPr>
          <w:p w14:paraId="4DD15817"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&gt; 1000</w:t>
            </w:r>
          </w:p>
        </w:tc>
        <w:tc>
          <w:tcPr>
            <w:tcW w:w="1381" w:type="dxa"/>
            <w:shd w:val="clear" w:color="auto" w:fill="FFFFFF"/>
          </w:tcPr>
          <w:p w14:paraId="732D4D09"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&gt; 1000</w:t>
            </w:r>
          </w:p>
        </w:tc>
      </w:tr>
      <w:tr w:rsidR="00C602C5" w:rsidRPr="000A413D" w14:paraId="08AC9144" w14:textId="77777777" w:rsidTr="008670F3">
        <w:trPr>
          <w:trHeight w:val="23"/>
        </w:trPr>
        <w:tc>
          <w:tcPr>
            <w:tcW w:w="927" w:type="dxa"/>
            <w:shd w:val="clear" w:color="auto" w:fill="FFFFFF"/>
          </w:tcPr>
          <w:p w14:paraId="5F7AD13A"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ERBB4</w:t>
            </w:r>
          </w:p>
        </w:tc>
        <w:tc>
          <w:tcPr>
            <w:tcW w:w="1483" w:type="dxa"/>
            <w:shd w:val="clear" w:color="auto" w:fill="FFFFFF"/>
          </w:tcPr>
          <w:p w14:paraId="05B99882"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16 ± 5</w:t>
            </w:r>
          </w:p>
        </w:tc>
        <w:tc>
          <w:tcPr>
            <w:tcW w:w="1487" w:type="dxa"/>
            <w:shd w:val="clear" w:color="auto" w:fill="FFFFFF"/>
          </w:tcPr>
          <w:p w14:paraId="3C1C5F0F"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19 ± 1.0</w:t>
            </w:r>
          </w:p>
        </w:tc>
        <w:tc>
          <w:tcPr>
            <w:tcW w:w="1353" w:type="dxa"/>
            <w:shd w:val="clear" w:color="auto" w:fill="FFFFFF"/>
          </w:tcPr>
          <w:p w14:paraId="2777A641"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343 ± 23</w:t>
            </w:r>
          </w:p>
        </w:tc>
        <w:tc>
          <w:tcPr>
            <w:tcW w:w="1247" w:type="dxa"/>
            <w:shd w:val="clear" w:color="auto" w:fill="FFFFFF"/>
          </w:tcPr>
          <w:p w14:paraId="3431E35B"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3,4 ± 1,4</w:t>
            </w:r>
          </w:p>
        </w:tc>
        <w:tc>
          <w:tcPr>
            <w:tcW w:w="1468" w:type="dxa"/>
            <w:shd w:val="clear" w:color="auto" w:fill="FFFFFF"/>
          </w:tcPr>
          <w:p w14:paraId="78EBE86E"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83 ± 4</w:t>
            </w:r>
          </w:p>
        </w:tc>
        <w:tc>
          <w:tcPr>
            <w:tcW w:w="1381" w:type="dxa"/>
            <w:shd w:val="clear" w:color="auto" w:fill="FFFFFF"/>
          </w:tcPr>
          <w:p w14:paraId="0D40C404"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49 ± 12</w:t>
            </w:r>
          </w:p>
        </w:tc>
      </w:tr>
      <w:tr w:rsidR="00C602C5" w:rsidRPr="000A413D" w14:paraId="7264482E" w14:textId="77777777" w:rsidTr="008670F3">
        <w:trPr>
          <w:trHeight w:val="23"/>
        </w:trPr>
        <w:tc>
          <w:tcPr>
            <w:tcW w:w="927" w:type="dxa"/>
            <w:shd w:val="clear" w:color="auto" w:fill="FFFFFF"/>
          </w:tcPr>
          <w:p w14:paraId="5F4D9FF0"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BLK</w:t>
            </w:r>
          </w:p>
        </w:tc>
        <w:tc>
          <w:tcPr>
            <w:tcW w:w="1483" w:type="dxa"/>
            <w:shd w:val="clear" w:color="auto" w:fill="FFFFFF"/>
          </w:tcPr>
          <w:p w14:paraId="3FFDA9E8"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&gt; 1000</w:t>
            </w:r>
          </w:p>
        </w:tc>
        <w:tc>
          <w:tcPr>
            <w:tcW w:w="1487" w:type="dxa"/>
            <w:shd w:val="clear" w:color="auto" w:fill="FFFFFF"/>
          </w:tcPr>
          <w:p w14:paraId="016BFC75"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1763 ± 356</w:t>
            </w:r>
          </w:p>
        </w:tc>
        <w:tc>
          <w:tcPr>
            <w:tcW w:w="1353" w:type="dxa"/>
            <w:shd w:val="clear" w:color="auto" w:fill="FFFFFF"/>
          </w:tcPr>
          <w:p w14:paraId="26C0B972"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6170 ± 3348</w:t>
            </w:r>
          </w:p>
        </w:tc>
        <w:tc>
          <w:tcPr>
            <w:tcW w:w="1247" w:type="dxa"/>
            <w:shd w:val="clear" w:color="auto" w:fill="FFFFFF"/>
          </w:tcPr>
          <w:p w14:paraId="4A9712F2"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0,1 ± 0,0</w:t>
            </w:r>
          </w:p>
        </w:tc>
        <w:tc>
          <w:tcPr>
            <w:tcW w:w="1468" w:type="dxa"/>
            <w:shd w:val="clear" w:color="auto" w:fill="FFFFFF"/>
          </w:tcPr>
          <w:p w14:paraId="20BEACAA"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4,8 ± 0,2</w:t>
            </w:r>
          </w:p>
        </w:tc>
        <w:tc>
          <w:tcPr>
            <w:tcW w:w="1381" w:type="dxa"/>
            <w:shd w:val="clear" w:color="auto" w:fill="FFFFFF"/>
          </w:tcPr>
          <w:p w14:paraId="4DF2B05A"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131 ± 27</w:t>
            </w:r>
          </w:p>
        </w:tc>
      </w:tr>
      <w:tr w:rsidR="00C602C5" w:rsidRPr="000A413D" w14:paraId="3C7D26E0" w14:textId="77777777" w:rsidTr="008670F3">
        <w:trPr>
          <w:trHeight w:val="23"/>
        </w:trPr>
        <w:tc>
          <w:tcPr>
            <w:tcW w:w="927" w:type="dxa"/>
            <w:shd w:val="clear" w:color="auto" w:fill="FFFFFF"/>
          </w:tcPr>
          <w:p w14:paraId="0C32049A"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JAK3</w:t>
            </w:r>
          </w:p>
        </w:tc>
        <w:tc>
          <w:tcPr>
            <w:tcW w:w="1483" w:type="dxa"/>
            <w:shd w:val="clear" w:color="auto" w:fill="FFFFFF"/>
          </w:tcPr>
          <w:p w14:paraId="75E72D08"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&gt; 1000</w:t>
            </w:r>
          </w:p>
        </w:tc>
        <w:tc>
          <w:tcPr>
            <w:tcW w:w="1487" w:type="dxa"/>
            <w:shd w:val="clear" w:color="auto" w:fill="FFFFFF"/>
          </w:tcPr>
          <w:p w14:paraId="40B788BD"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&gt; 10 000</w:t>
            </w:r>
          </w:p>
        </w:tc>
        <w:tc>
          <w:tcPr>
            <w:tcW w:w="1353" w:type="dxa"/>
            <w:shd w:val="clear" w:color="auto" w:fill="FFFFFF"/>
          </w:tcPr>
          <w:p w14:paraId="5C0585D0"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&gt; 10 000</w:t>
            </w:r>
          </w:p>
        </w:tc>
        <w:tc>
          <w:tcPr>
            <w:tcW w:w="1247" w:type="dxa"/>
            <w:shd w:val="clear" w:color="auto" w:fill="FFFFFF"/>
          </w:tcPr>
          <w:p w14:paraId="5AEB5D85"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32 ± 15</w:t>
            </w:r>
          </w:p>
        </w:tc>
        <w:tc>
          <w:tcPr>
            <w:tcW w:w="1468" w:type="dxa"/>
            <w:shd w:val="clear" w:color="auto" w:fill="FFFFFF"/>
          </w:tcPr>
          <w:p w14:paraId="126F92CF"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&gt; 1000</w:t>
            </w:r>
          </w:p>
        </w:tc>
        <w:tc>
          <w:tcPr>
            <w:tcW w:w="1381" w:type="dxa"/>
            <w:shd w:val="clear" w:color="auto" w:fill="FFFFFF"/>
          </w:tcPr>
          <w:p w14:paraId="5D5FBA5B" w14:textId="77777777" w:rsidR="00C602C5" w:rsidRPr="000A413D" w:rsidRDefault="00C602C5" w:rsidP="008670F3">
            <w:pPr>
              <w:rPr>
                <w:rFonts w:asciiTheme="majorBidi" w:hAnsiTheme="majorBidi" w:cstheme="majorBidi"/>
              </w:rPr>
            </w:pPr>
            <w:r w:rsidRPr="000A413D">
              <w:rPr>
                <w:rFonts w:asciiTheme="majorBidi" w:hAnsiTheme="majorBidi" w:cstheme="majorBidi"/>
                <w:lang w:val="ru"/>
              </w:rPr>
              <w:t>5,4 ± 1,1</w:t>
            </w:r>
          </w:p>
        </w:tc>
      </w:tr>
      <w:tr w:rsidR="00C602C5" w:rsidRPr="000A413D" w14:paraId="673876FA" w14:textId="77777777" w:rsidTr="008670F3">
        <w:trPr>
          <w:trHeight w:val="23"/>
        </w:trPr>
        <w:tc>
          <w:tcPr>
            <w:tcW w:w="9346" w:type="dxa"/>
            <w:gridSpan w:val="7"/>
            <w:shd w:val="clear" w:color="auto" w:fill="FFFFFF"/>
          </w:tcPr>
          <w:p w14:paraId="284935D8" w14:textId="77777777" w:rsidR="00C602C5" w:rsidRDefault="00C602C5" w:rsidP="008670F3">
            <w:pPr>
              <w:tabs>
                <w:tab w:val="left" w:pos="567"/>
              </w:tabs>
              <w:jc w:val="both"/>
              <w:rPr>
                <w:rFonts w:asciiTheme="majorBidi" w:hAnsiTheme="majorBidi" w:cstheme="majorBidi"/>
                <w:sz w:val="20"/>
                <w:szCs w:val="20"/>
                <w:lang w:val="ru"/>
              </w:rPr>
            </w:pPr>
            <w:r w:rsidRPr="000A413D">
              <w:rPr>
                <w:rFonts w:asciiTheme="majorBidi" w:hAnsiTheme="majorBidi" w:cstheme="majorBidi"/>
                <w:b/>
                <w:bCs/>
                <w:sz w:val="20"/>
                <w:szCs w:val="20"/>
                <w:lang w:val="ru"/>
              </w:rPr>
              <w:t>Примечани</w:t>
            </w:r>
            <w:r>
              <w:rPr>
                <w:rFonts w:asciiTheme="majorBidi" w:hAnsiTheme="majorBidi" w:cstheme="majorBidi"/>
                <w:b/>
                <w:bCs/>
                <w:sz w:val="20"/>
                <w:szCs w:val="20"/>
                <w:lang w:val="ru"/>
              </w:rPr>
              <w:t>е</w:t>
            </w:r>
            <w:r w:rsidRPr="000A413D">
              <w:rPr>
                <w:rFonts w:asciiTheme="majorBidi" w:hAnsiTheme="majorBidi" w:cstheme="majorBidi"/>
                <w:sz w:val="20"/>
                <w:szCs w:val="20"/>
                <w:lang w:val="ru"/>
              </w:rPr>
              <w:t>:</w:t>
            </w:r>
            <w:r>
              <w:rPr>
                <w:rFonts w:asciiTheme="majorBidi" w:hAnsiTheme="majorBidi" w:cstheme="majorBidi"/>
                <w:sz w:val="20"/>
                <w:szCs w:val="20"/>
                <w:lang w:val="ru"/>
              </w:rPr>
              <w:t xml:space="preserve"> </w:t>
            </w:r>
          </w:p>
          <w:p w14:paraId="1BA36A79" w14:textId="77777777" w:rsidR="00C602C5" w:rsidRPr="008E0C83" w:rsidRDefault="00C602C5" w:rsidP="008670F3">
            <w:pPr>
              <w:tabs>
                <w:tab w:val="left" w:pos="567"/>
              </w:tabs>
              <w:jc w:val="both"/>
              <w:rPr>
                <w:rFonts w:asciiTheme="majorBidi" w:hAnsiTheme="majorBidi" w:cstheme="majorBidi"/>
                <w:sz w:val="16"/>
                <w:szCs w:val="20"/>
                <w:lang w:val="ru"/>
              </w:rPr>
            </w:pPr>
            <w:r w:rsidRPr="000A413D">
              <w:rPr>
                <w:rFonts w:asciiTheme="majorBidi" w:hAnsiTheme="majorBidi" w:cstheme="majorBidi"/>
                <w:sz w:val="20"/>
                <w:szCs w:val="20"/>
                <w:lang w:val="ru"/>
              </w:rPr>
              <w:lastRenderedPageBreak/>
              <w:t>BLK = протоонкоген BLK, киназа семейства Src; BMX = нерецепторная тирозинкиназа BMX; BTK = тирозинкиназа Брутона; EGFR = рецептор эпидермального фактора роста; ERBB2 = рецепторная тирозинкиназа 2-го типа онкогена erb-b2; ERBB4 = рецепторная тирозинкиназа 4-го типа онкогена erb-b2; Эксп. = эксперимент; IC50 = концентрация полумаксимального ингибирования; IMAP = анализ поляризации флуоресценции на основе сродства ионов; ITK = индуцируемая интерлейкином 2 Т-клеточная киназа; JAK3 = Янус-киназа 3; TEC = белковая тирозинкиназа из семейства tec; TXK = тирозинкиназа TXK.</w:t>
            </w:r>
          </w:p>
        </w:tc>
      </w:tr>
    </w:tbl>
    <w:p w14:paraId="7C39388C" w14:textId="77777777" w:rsidR="00C602C5" w:rsidRPr="000A413D" w:rsidRDefault="00C602C5" w:rsidP="00C602C5">
      <w:pPr>
        <w:tabs>
          <w:tab w:val="left" w:pos="567"/>
        </w:tabs>
        <w:spacing w:before="240" w:after="240"/>
        <w:rPr>
          <w:rFonts w:asciiTheme="majorBidi" w:hAnsiTheme="majorBidi" w:cstheme="majorBidi"/>
          <w:u w:val="single"/>
        </w:rPr>
      </w:pPr>
      <w:r w:rsidRPr="000A413D">
        <w:rPr>
          <w:rFonts w:asciiTheme="majorBidi" w:hAnsiTheme="majorBidi" w:cstheme="majorBidi"/>
          <w:u w:val="single"/>
          <w:lang w:val="ru"/>
        </w:rPr>
        <w:lastRenderedPageBreak/>
        <w:t>Широкая киномная селективность акалабрутиниба и ACP-5862</w:t>
      </w:r>
    </w:p>
    <w:p w14:paraId="3A3B49FF" w14:textId="77777777" w:rsidR="00C602C5" w:rsidRPr="000A413D" w:rsidRDefault="00C602C5" w:rsidP="00C602C5">
      <w:pPr>
        <w:tabs>
          <w:tab w:val="left" w:pos="567"/>
        </w:tabs>
        <w:jc w:val="both"/>
        <w:rPr>
          <w:rFonts w:asciiTheme="majorBidi" w:hAnsiTheme="majorBidi" w:cstheme="majorBidi"/>
          <w:lang w:val="ru"/>
        </w:rPr>
      </w:pPr>
      <w:r>
        <w:rPr>
          <w:rFonts w:asciiTheme="majorBidi" w:hAnsiTheme="majorBidi" w:cstheme="majorBidi"/>
          <w:lang w:val="ru"/>
        </w:rPr>
        <w:tab/>
      </w:r>
      <w:r w:rsidRPr="000A413D">
        <w:rPr>
          <w:rFonts w:asciiTheme="majorBidi" w:hAnsiTheme="majorBidi" w:cstheme="majorBidi"/>
          <w:lang w:val="ru"/>
        </w:rPr>
        <w:t>Для акалабрутиниба, ибрутиниба и их основных метаболитов был проведен более широкий скрининг кинома с помощью доступных на рынке киназных панелей ThermoFisher (282 киназы млекопитающих) и DiscoveRx (384 или 392 киназы млекопитающих дикого типа). Определение профиля с помощью набора ThermoFisher проводилось в виде высокодозного (10 мкМ) скрининга с использованием технологий анализа Z'-LYTE™, LanthaScreen или Adapta.</w:t>
      </w:r>
    </w:p>
    <w:p w14:paraId="0F928E49" w14:textId="77777777" w:rsidR="00C602C5" w:rsidRPr="00632FFB" w:rsidRDefault="00C602C5" w:rsidP="00C602C5">
      <w:pPr>
        <w:tabs>
          <w:tab w:val="left" w:pos="567"/>
        </w:tabs>
        <w:jc w:val="both"/>
        <w:rPr>
          <w:rFonts w:asciiTheme="majorBidi" w:hAnsiTheme="majorBidi" w:cstheme="majorBidi"/>
        </w:rPr>
      </w:pPr>
      <w:r w:rsidRPr="00632FFB">
        <w:rPr>
          <w:rFonts w:asciiTheme="majorBidi" w:hAnsiTheme="majorBidi" w:cstheme="majorBidi"/>
          <w:lang w:val="ru"/>
        </w:rPr>
        <w:tab/>
        <w:t>Для более глубокого изучения селективности киназной активности акалабрутиниба и ACP-5862 были получены значения показателя IC</w:t>
      </w:r>
      <w:r w:rsidRPr="008C298A">
        <w:rPr>
          <w:rFonts w:asciiTheme="majorBidi" w:hAnsiTheme="majorBidi" w:cstheme="majorBidi"/>
          <w:vertAlign w:val="subscript"/>
          <w:lang w:val="ru"/>
        </w:rPr>
        <w:t>50</w:t>
      </w:r>
      <w:r w:rsidRPr="00632FFB">
        <w:rPr>
          <w:rFonts w:asciiTheme="majorBidi" w:hAnsiTheme="majorBidi" w:cstheme="majorBidi"/>
          <w:lang w:val="ru"/>
        </w:rPr>
        <w:t xml:space="preserve"> для 32 киназ, выявленные в результате первоначального скрининга, где за критерий отбора принимали уровень ингибирования &gt; 70% при концентрации 10 мкМ (исключая киназы 3F-Cys).</w:t>
      </w:r>
      <w:r w:rsidRPr="00632FFB">
        <w:rPr>
          <w:rFonts w:asciiTheme="majorBidi" w:hAnsiTheme="majorBidi" w:cstheme="majorBidi"/>
        </w:rPr>
        <w:t xml:space="preserve"> </w:t>
      </w:r>
      <w:r w:rsidRPr="00632FFB">
        <w:rPr>
          <w:rFonts w:asciiTheme="majorBidi" w:hAnsiTheme="majorBidi" w:cstheme="majorBidi"/>
          <w:lang w:val="ru"/>
        </w:rPr>
        <w:t>Результаты для всех киназ со значениями IC</w:t>
      </w:r>
      <w:r w:rsidRPr="008C298A">
        <w:rPr>
          <w:rFonts w:asciiTheme="majorBidi" w:hAnsiTheme="majorBidi" w:cstheme="majorBidi"/>
          <w:vertAlign w:val="subscript"/>
          <w:lang w:val="ru"/>
        </w:rPr>
        <w:t>50</w:t>
      </w:r>
      <w:r w:rsidRPr="00632FFB">
        <w:rPr>
          <w:rFonts w:asciiTheme="majorBidi" w:hAnsiTheme="majorBidi" w:cstheme="majorBidi"/>
          <w:lang w:val="ru"/>
        </w:rPr>
        <w:t xml:space="preserve"> менее 1 мкМ д</w:t>
      </w:r>
      <w:r>
        <w:rPr>
          <w:rFonts w:asciiTheme="majorBidi" w:hAnsiTheme="majorBidi" w:cstheme="majorBidi"/>
          <w:lang w:val="ru"/>
        </w:rPr>
        <w:t xml:space="preserve">ля акалабрутиниба или ACP-5862 </w:t>
      </w:r>
      <w:r w:rsidRPr="00632FFB">
        <w:rPr>
          <w:rFonts w:asciiTheme="majorBidi" w:hAnsiTheme="majorBidi" w:cstheme="majorBidi"/>
          <w:lang w:val="ru"/>
        </w:rPr>
        <w:t xml:space="preserve">согласно данным исследований R2013002A и </w:t>
      </w:r>
      <w:r>
        <w:rPr>
          <w:rFonts w:asciiTheme="majorBidi" w:hAnsiTheme="majorBidi" w:cstheme="majorBidi"/>
          <w:lang w:val="ru"/>
        </w:rPr>
        <w:t xml:space="preserve"> R2017001 </w:t>
      </w:r>
      <w:r w:rsidRPr="00632FFB">
        <w:rPr>
          <w:rFonts w:asciiTheme="majorBidi" w:hAnsiTheme="majorBidi" w:cstheme="majorBidi"/>
          <w:lang w:val="ru"/>
        </w:rPr>
        <w:t>приведены в табл. 3-4 и 3-5.</w:t>
      </w:r>
    </w:p>
    <w:p w14:paraId="04694769" w14:textId="77777777" w:rsidR="00C602C5" w:rsidRPr="00447482" w:rsidRDefault="00C602C5" w:rsidP="00C602C5">
      <w:pPr>
        <w:tabs>
          <w:tab w:val="left" w:pos="567"/>
        </w:tabs>
        <w:ind w:left="360" w:hanging="360"/>
        <w:jc w:val="both"/>
        <w:rPr>
          <w:rFonts w:asciiTheme="majorBidi" w:hAnsiTheme="majorBidi" w:cstheme="majorBidi"/>
          <w:sz w:val="18"/>
        </w:rPr>
      </w:pPr>
    </w:p>
    <w:p w14:paraId="4C83552D" w14:textId="51576810" w:rsidR="00EF4A08" w:rsidRDefault="00EF4A08" w:rsidP="00EF4A08">
      <w:pPr>
        <w:pStyle w:val="af5"/>
        <w:keepNext/>
        <w:jc w:val="both"/>
      </w:pPr>
      <w:bookmarkStart w:id="247" w:name="_Toc159973346"/>
      <w:r>
        <w:t xml:space="preserve">Таблица </w:t>
      </w:r>
      <w:fldSimple w:instr=" STYLEREF 1 \s ">
        <w:r w:rsidR="008260B3">
          <w:rPr>
            <w:noProof/>
          </w:rPr>
          <w:t>3</w:t>
        </w:r>
      </w:fldSimple>
      <w:r w:rsidR="008260B3">
        <w:noBreakHyphen/>
      </w:r>
      <w:fldSimple w:instr=" SEQ Таблица \* ARABIC \s 1 ">
        <w:r w:rsidR="008260B3">
          <w:rPr>
            <w:noProof/>
          </w:rPr>
          <w:t>4</w:t>
        </w:r>
      </w:fldSimple>
      <w:r>
        <w:t>.</w:t>
      </w:r>
      <w:r w:rsidRPr="00EF4A08">
        <w:rPr>
          <w:rFonts w:asciiTheme="majorBidi" w:hAnsiTheme="majorBidi" w:cstheme="majorBidi"/>
          <w:lang w:val="ru"/>
        </w:rPr>
        <w:t xml:space="preserve"> </w:t>
      </w:r>
      <w:r w:rsidRPr="00EF4A08">
        <w:rPr>
          <w:rFonts w:asciiTheme="majorBidi" w:hAnsiTheme="majorBidi" w:cstheme="majorBidi"/>
          <w:b w:val="0"/>
          <w:lang w:val="ru"/>
        </w:rPr>
        <w:t>Дозозависимые результаты скрининга 280 киназ, проведенного с помощью набора ThermoFisher.</w:t>
      </w:r>
      <w:bookmarkEnd w:id="247"/>
    </w:p>
    <w:tbl>
      <w:tblPr>
        <w:tblOverlap w:val="neve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903"/>
        <w:gridCol w:w="3146"/>
        <w:gridCol w:w="3297"/>
      </w:tblGrid>
      <w:tr w:rsidR="00C602C5" w:rsidRPr="007005D1" w14:paraId="5A68D7EE" w14:textId="77777777" w:rsidTr="008670F3">
        <w:trPr>
          <w:trHeight w:val="29"/>
          <w:tblHeader/>
          <w:jc w:val="right"/>
        </w:trPr>
        <w:tc>
          <w:tcPr>
            <w:tcW w:w="1553" w:type="pct"/>
            <w:vMerge w:val="restart"/>
            <w:shd w:val="clear" w:color="auto" w:fill="D9D9D9" w:themeFill="background1" w:themeFillShade="D9"/>
          </w:tcPr>
          <w:p w14:paraId="57C16384" w14:textId="77777777" w:rsidR="00C602C5" w:rsidRPr="007005D1" w:rsidRDefault="00C602C5" w:rsidP="008670F3">
            <w:pPr>
              <w:tabs>
                <w:tab w:val="left" w:pos="567"/>
              </w:tabs>
              <w:jc w:val="center"/>
              <w:rPr>
                <w:rFonts w:asciiTheme="majorBidi" w:hAnsiTheme="majorBidi" w:cstheme="majorBidi"/>
              </w:rPr>
            </w:pPr>
            <w:r w:rsidRPr="007005D1">
              <w:rPr>
                <w:rFonts w:asciiTheme="majorBidi" w:hAnsiTheme="majorBidi" w:cstheme="majorBidi"/>
                <w:b/>
                <w:bCs/>
                <w:lang w:val="ru"/>
              </w:rPr>
              <w:t>Киназа</w:t>
            </w:r>
          </w:p>
        </w:tc>
        <w:tc>
          <w:tcPr>
            <w:tcW w:w="3447" w:type="pct"/>
            <w:gridSpan w:val="2"/>
            <w:shd w:val="clear" w:color="auto" w:fill="D9D9D9" w:themeFill="background1" w:themeFillShade="D9"/>
          </w:tcPr>
          <w:p w14:paraId="3113A9E1" w14:textId="77777777" w:rsidR="00C602C5" w:rsidRPr="007005D1" w:rsidRDefault="00C602C5" w:rsidP="008670F3">
            <w:pPr>
              <w:tabs>
                <w:tab w:val="left" w:pos="567"/>
              </w:tabs>
              <w:jc w:val="center"/>
              <w:rPr>
                <w:rFonts w:asciiTheme="majorBidi" w:hAnsiTheme="majorBidi" w:cstheme="majorBidi"/>
              </w:rPr>
            </w:pPr>
            <w:r w:rsidRPr="007005D1">
              <w:rPr>
                <w:rFonts w:asciiTheme="majorBidi" w:hAnsiTheme="majorBidi" w:cstheme="majorBidi"/>
                <w:b/>
                <w:bCs/>
                <w:lang w:val="ru"/>
              </w:rPr>
              <w:t>IC</w:t>
            </w:r>
            <w:r w:rsidRPr="007005D1">
              <w:rPr>
                <w:rFonts w:asciiTheme="majorBidi" w:hAnsiTheme="majorBidi" w:cstheme="majorBidi"/>
                <w:b/>
                <w:bCs/>
                <w:vertAlign w:val="subscript"/>
                <w:lang w:val="ru"/>
              </w:rPr>
              <w:t>50</w:t>
            </w:r>
            <w:r w:rsidRPr="007005D1">
              <w:rPr>
                <w:rFonts w:asciiTheme="majorBidi" w:hAnsiTheme="majorBidi" w:cstheme="majorBidi"/>
                <w:b/>
                <w:bCs/>
                <w:lang w:val="ru"/>
              </w:rPr>
              <w:t xml:space="preserve"> (нМ)</w:t>
            </w:r>
          </w:p>
        </w:tc>
      </w:tr>
      <w:tr w:rsidR="00C602C5" w:rsidRPr="007005D1" w14:paraId="10C32A9D" w14:textId="77777777" w:rsidTr="008670F3">
        <w:trPr>
          <w:trHeight w:val="29"/>
          <w:tblHeader/>
          <w:jc w:val="right"/>
        </w:trPr>
        <w:tc>
          <w:tcPr>
            <w:tcW w:w="1553" w:type="pct"/>
            <w:vMerge/>
            <w:shd w:val="clear" w:color="auto" w:fill="D9D9D9" w:themeFill="background1" w:themeFillShade="D9"/>
          </w:tcPr>
          <w:p w14:paraId="0330B256" w14:textId="77777777" w:rsidR="00C602C5" w:rsidRPr="007005D1" w:rsidRDefault="00C602C5" w:rsidP="008670F3">
            <w:pPr>
              <w:tabs>
                <w:tab w:val="left" w:pos="567"/>
              </w:tabs>
              <w:jc w:val="center"/>
              <w:rPr>
                <w:rFonts w:asciiTheme="majorBidi" w:hAnsiTheme="majorBidi" w:cstheme="majorBidi"/>
              </w:rPr>
            </w:pPr>
          </w:p>
        </w:tc>
        <w:tc>
          <w:tcPr>
            <w:tcW w:w="1683" w:type="pct"/>
            <w:shd w:val="clear" w:color="auto" w:fill="D9D9D9" w:themeFill="background1" w:themeFillShade="D9"/>
          </w:tcPr>
          <w:p w14:paraId="7E363DCB" w14:textId="77777777" w:rsidR="00C602C5" w:rsidRPr="007005D1" w:rsidRDefault="00C602C5" w:rsidP="008670F3">
            <w:pPr>
              <w:tabs>
                <w:tab w:val="left" w:pos="567"/>
              </w:tabs>
              <w:jc w:val="center"/>
              <w:rPr>
                <w:rFonts w:asciiTheme="majorBidi" w:hAnsiTheme="majorBidi" w:cstheme="majorBidi"/>
              </w:rPr>
            </w:pPr>
            <w:r w:rsidRPr="007005D1">
              <w:rPr>
                <w:rFonts w:asciiTheme="majorBidi" w:hAnsiTheme="majorBidi" w:cstheme="majorBidi"/>
                <w:b/>
                <w:bCs/>
                <w:lang w:val="ru"/>
              </w:rPr>
              <w:t>Акалабрутиниб</w:t>
            </w:r>
          </w:p>
        </w:tc>
        <w:tc>
          <w:tcPr>
            <w:tcW w:w="1764" w:type="pct"/>
            <w:shd w:val="clear" w:color="auto" w:fill="D9D9D9" w:themeFill="background1" w:themeFillShade="D9"/>
          </w:tcPr>
          <w:p w14:paraId="01ED8991" w14:textId="77777777" w:rsidR="00C602C5" w:rsidRPr="007005D1" w:rsidRDefault="00C602C5" w:rsidP="008670F3">
            <w:pPr>
              <w:tabs>
                <w:tab w:val="left" w:pos="567"/>
              </w:tabs>
              <w:jc w:val="center"/>
              <w:rPr>
                <w:rFonts w:asciiTheme="majorBidi" w:hAnsiTheme="majorBidi" w:cstheme="majorBidi"/>
              </w:rPr>
            </w:pPr>
            <w:r w:rsidRPr="007005D1">
              <w:rPr>
                <w:rFonts w:asciiTheme="majorBidi" w:hAnsiTheme="majorBidi" w:cstheme="majorBidi"/>
                <w:b/>
                <w:bCs/>
                <w:lang w:val="ru"/>
              </w:rPr>
              <w:t>ACP-5862</w:t>
            </w:r>
          </w:p>
        </w:tc>
      </w:tr>
      <w:tr w:rsidR="00C602C5" w:rsidRPr="007005D1" w14:paraId="4476D6FB" w14:textId="77777777" w:rsidTr="008670F3">
        <w:trPr>
          <w:trHeight w:val="29"/>
          <w:jc w:val="right"/>
        </w:trPr>
        <w:tc>
          <w:tcPr>
            <w:tcW w:w="1553" w:type="pct"/>
            <w:shd w:val="clear" w:color="auto" w:fill="FFFFFF"/>
          </w:tcPr>
          <w:p w14:paraId="2A467F96" w14:textId="77777777" w:rsidR="00C602C5" w:rsidRPr="007005D1" w:rsidRDefault="00C602C5" w:rsidP="008670F3">
            <w:pPr>
              <w:tabs>
                <w:tab w:val="left" w:pos="567"/>
              </w:tabs>
              <w:rPr>
                <w:rFonts w:asciiTheme="majorBidi" w:hAnsiTheme="majorBidi" w:cstheme="majorBidi"/>
              </w:rPr>
            </w:pPr>
            <w:r w:rsidRPr="007005D1">
              <w:rPr>
                <w:rFonts w:asciiTheme="majorBidi" w:hAnsiTheme="majorBidi" w:cstheme="majorBidi"/>
                <w:lang w:val="ru"/>
              </w:rPr>
              <w:t>CDK8 /циклин c</w:t>
            </w:r>
            <w:r w:rsidRPr="007005D1">
              <w:rPr>
                <w:rFonts w:asciiTheme="majorBidi" w:hAnsiTheme="majorBidi" w:cstheme="majorBidi"/>
                <w:vertAlign w:val="superscript"/>
                <w:lang w:val="ru"/>
              </w:rPr>
              <w:t>a</w:t>
            </w:r>
          </w:p>
        </w:tc>
        <w:tc>
          <w:tcPr>
            <w:tcW w:w="1683" w:type="pct"/>
            <w:shd w:val="clear" w:color="auto" w:fill="FFFFFF"/>
          </w:tcPr>
          <w:p w14:paraId="6D9970F6" w14:textId="77777777" w:rsidR="00C602C5" w:rsidRPr="007005D1" w:rsidRDefault="00C602C5" w:rsidP="008670F3">
            <w:pPr>
              <w:tabs>
                <w:tab w:val="left" w:pos="567"/>
              </w:tabs>
              <w:rPr>
                <w:rFonts w:asciiTheme="majorBidi" w:hAnsiTheme="majorBidi" w:cstheme="majorBidi"/>
              </w:rPr>
            </w:pPr>
            <w:r w:rsidRPr="007005D1">
              <w:rPr>
                <w:rFonts w:asciiTheme="majorBidi" w:hAnsiTheme="majorBidi" w:cstheme="majorBidi"/>
                <w:lang w:val="ru"/>
              </w:rPr>
              <w:t>1280</w:t>
            </w:r>
          </w:p>
        </w:tc>
        <w:tc>
          <w:tcPr>
            <w:tcW w:w="1764" w:type="pct"/>
            <w:shd w:val="clear" w:color="auto" w:fill="FFFFFF"/>
          </w:tcPr>
          <w:p w14:paraId="328F748B" w14:textId="77777777" w:rsidR="00C602C5" w:rsidRPr="007005D1" w:rsidRDefault="00C602C5" w:rsidP="008670F3">
            <w:pPr>
              <w:tabs>
                <w:tab w:val="left" w:pos="567"/>
              </w:tabs>
              <w:rPr>
                <w:rFonts w:asciiTheme="majorBidi" w:hAnsiTheme="majorBidi" w:cstheme="majorBidi"/>
              </w:rPr>
            </w:pPr>
            <w:r w:rsidRPr="007005D1">
              <w:rPr>
                <w:rFonts w:asciiTheme="majorBidi" w:hAnsiTheme="majorBidi" w:cstheme="majorBidi"/>
                <w:lang w:val="ru"/>
              </w:rPr>
              <w:t>445</w:t>
            </w:r>
          </w:p>
        </w:tc>
      </w:tr>
      <w:tr w:rsidR="00C602C5" w:rsidRPr="007005D1" w14:paraId="74AAC9C9" w14:textId="77777777" w:rsidTr="008670F3">
        <w:trPr>
          <w:trHeight w:val="29"/>
          <w:jc w:val="right"/>
        </w:trPr>
        <w:tc>
          <w:tcPr>
            <w:tcW w:w="1553" w:type="pct"/>
            <w:shd w:val="clear" w:color="auto" w:fill="FFFFFF"/>
          </w:tcPr>
          <w:p w14:paraId="1E2236E6" w14:textId="77777777" w:rsidR="00C602C5" w:rsidRPr="007005D1" w:rsidRDefault="00C602C5" w:rsidP="008670F3">
            <w:pPr>
              <w:tabs>
                <w:tab w:val="left" w:pos="567"/>
              </w:tabs>
              <w:rPr>
                <w:rFonts w:asciiTheme="majorBidi" w:hAnsiTheme="majorBidi" w:cstheme="majorBidi"/>
              </w:rPr>
            </w:pPr>
            <w:r w:rsidRPr="007005D1">
              <w:rPr>
                <w:rFonts w:asciiTheme="majorBidi" w:hAnsiTheme="majorBidi" w:cstheme="majorBidi"/>
                <w:lang w:val="ru"/>
              </w:rPr>
              <w:t>FGR</w:t>
            </w:r>
          </w:p>
        </w:tc>
        <w:tc>
          <w:tcPr>
            <w:tcW w:w="1683" w:type="pct"/>
            <w:shd w:val="clear" w:color="auto" w:fill="FFFFFF"/>
          </w:tcPr>
          <w:p w14:paraId="21A0D59F" w14:textId="77777777" w:rsidR="00C602C5" w:rsidRPr="007005D1" w:rsidRDefault="00C602C5" w:rsidP="008670F3">
            <w:pPr>
              <w:tabs>
                <w:tab w:val="left" w:pos="567"/>
              </w:tabs>
              <w:rPr>
                <w:rFonts w:asciiTheme="majorBidi" w:hAnsiTheme="majorBidi" w:cstheme="majorBidi"/>
              </w:rPr>
            </w:pPr>
            <w:r w:rsidRPr="007005D1">
              <w:rPr>
                <w:rFonts w:asciiTheme="majorBidi" w:hAnsiTheme="majorBidi" w:cstheme="majorBidi"/>
                <w:lang w:val="ru"/>
              </w:rPr>
              <w:t>1660</w:t>
            </w:r>
          </w:p>
        </w:tc>
        <w:tc>
          <w:tcPr>
            <w:tcW w:w="1764" w:type="pct"/>
            <w:shd w:val="clear" w:color="auto" w:fill="FFFFFF"/>
          </w:tcPr>
          <w:p w14:paraId="322FF3DA" w14:textId="77777777" w:rsidR="00C602C5" w:rsidRPr="007005D1" w:rsidRDefault="00C602C5" w:rsidP="008670F3">
            <w:pPr>
              <w:tabs>
                <w:tab w:val="left" w:pos="567"/>
              </w:tabs>
              <w:rPr>
                <w:rFonts w:asciiTheme="majorBidi" w:hAnsiTheme="majorBidi" w:cstheme="majorBidi"/>
              </w:rPr>
            </w:pPr>
            <w:r w:rsidRPr="007005D1">
              <w:rPr>
                <w:rFonts w:asciiTheme="majorBidi" w:hAnsiTheme="majorBidi" w:cstheme="majorBidi"/>
                <w:lang w:val="ru"/>
              </w:rPr>
              <w:t>973</w:t>
            </w:r>
          </w:p>
        </w:tc>
      </w:tr>
      <w:tr w:rsidR="00C602C5" w:rsidRPr="007005D1" w14:paraId="2EA343FA" w14:textId="77777777" w:rsidTr="008670F3">
        <w:trPr>
          <w:trHeight w:val="29"/>
          <w:jc w:val="right"/>
        </w:trPr>
        <w:tc>
          <w:tcPr>
            <w:tcW w:w="1553" w:type="pct"/>
            <w:shd w:val="clear" w:color="auto" w:fill="FFFFFF"/>
          </w:tcPr>
          <w:p w14:paraId="570C0AD2" w14:textId="77777777" w:rsidR="00C602C5" w:rsidRPr="007005D1" w:rsidRDefault="00C602C5" w:rsidP="008670F3">
            <w:pPr>
              <w:tabs>
                <w:tab w:val="left" w:pos="567"/>
              </w:tabs>
              <w:rPr>
                <w:rFonts w:asciiTheme="majorBidi" w:hAnsiTheme="majorBidi" w:cstheme="majorBidi"/>
              </w:rPr>
            </w:pPr>
            <w:r w:rsidRPr="007005D1">
              <w:rPr>
                <w:rFonts w:asciiTheme="majorBidi" w:hAnsiTheme="majorBidi" w:cstheme="majorBidi"/>
                <w:lang w:val="ru"/>
              </w:rPr>
              <w:t>PTK5</w:t>
            </w:r>
          </w:p>
        </w:tc>
        <w:tc>
          <w:tcPr>
            <w:tcW w:w="1683" w:type="pct"/>
            <w:shd w:val="clear" w:color="auto" w:fill="FFFFFF"/>
          </w:tcPr>
          <w:p w14:paraId="0407FC39" w14:textId="77777777" w:rsidR="00C602C5" w:rsidRPr="007005D1" w:rsidRDefault="00C602C5" w:rsidP="008670F3">
            <w:pPr>
              <w:tabs>
                <w:tab w:val="left" w:pos="567"/>
              </w:tabs>
              <w:rPr>
                <w:rFonts w:asciiTheme="majorBidi" w:hAnsiTheme="majorBidi" w:cstheme="majorBidi"/>
              </w:rPr>
            </w:pPr>
            <w:r w:rsidRPr="007005D1">
              <w:rPr>
                <w:rFonts w:asciiTheme="majorBidi" w:hAnsiTheme="majorBidi" w:cstheme="majorBidi"/>
                <w:lang w:val="ru"/>
              </w:rPr>
              <w:t>964</w:t>
            </w:r>
          </w:p>
        </w:tc>
        <w:tc>
          <w:tcPr>
            <w:tcW w:w="1764" w:type="pct"/>
            <w:shd w:val="clear" w:color="auto" w:fill="FFFFFF"/>
          </w:tcPr>
          <w:p w14:paraId="4163D9B1" w14:textId="77777777" w:rsidR="00C602C5" w:rsidRPr="007005D1" w:rsidRDefault="00C602C5" w:rsidP="008670F3">
            <w:pPr>
              <w:tabs>
                <w:tab w:val="left" w:pos="567"/>
              </w:tabs>
              <w:rPr>
                <w:rFonts w:asciiTheme="majorBidi" w:hAnsiTheme="majorBidi" w:cstheme="majorBidi"/>
              </w:rPr>
            </w:pPr>
            <w:r w:rsidRPr="007005D1">
              <w:rPr>
                <w:rFonts w:asciiTheme="majorBidi" w:hAnsiTheme="majorBidi" w:cstheme="majorBidi"/>
                <w:lang w:val="ru"/>
              </w:rPr>
              <w:t>2770</w:t>
            </w:r>
          </w:p>
        </w:tc>
      </w:tr>
      <w:tr w:rsidR="00C602C5" w:rsidRPr="007005D1" w14:paraId="14DAC027" w14:textId="77777777" w:rsidTr="008670F3">
        <w:trPr>
          <w:trHeight w:val="29"/>
          <w:jc w:val="right"/>
        </w:trPr>
        <w:tc>
          <w:tcPr>
            <w:tcW w:w="1553" w:type="pct"/>
            <w:shd w:val="clear" w:color="auto" w:fill="FFFFFF"/>
          </w:tcPr>
          <w:p w14:paraId="48739E25" w14:textId="77777777" w:rsidR="00C602C5" w:rsidRPr="007005D1" w:rsidRDefault="00C602C5" w:rsidP="008670F3">
            <w:pPr>
              <w:tabs>
                <w:tab w:val="left" w:pos="567"/>
              </w:tabs>
              <w:rPr>
                <w:rFonts w:asciiTheme="majorBidi" w:hAnsiTheme="majorBidi" w:cstheme="majorBidi"/>
              </w:rPr>
            </w:pPr>
            <w:r w:rsidRPr="007005D1">
              <w:rPr>
                <w:rFonts w:asciiTheme="majorBidi" w:hAnsiTheme="majorBidi" w:cstheme="majorBidi"/>
                <w:lang w:val="ru"/>
              </w:rPr>
              <w:t>PTK6</w:t>
            </w:r>
          </w:p>
        </w:tc>
        <w:tc>
          <w:tcPr>
            <w:tcW w:w="1683" w:type="pct"/>
            <w:shd w:val="clear" w:color="auto" w:fill="FFFFFF"/>
          </w:tcPr>
          <w:p w14:paraId="1686C07E" w14:textId="77777777" w:rsidR="00C602C5" w:rsidRPr="007005D1" w:rsidRDefault="00C602C5" w:rsidP="008670F3">
            <w:pPr>
              <w:tabs>
                <w:tab w:val="left" w:pos="567"/>
              </w:tabs>
              <w:rPr>
                <w:rFonts w:asciiTheme="majorBidi" w:hAnsiTheme="majorBidi" w:cstheme="majorBidi"/>
              </w:rPr>
            </w:pPr>
            <w:r w:rsidRPr="007005D1">
              <w:rPr>
                <w:rFonts w:asciiTheme="majorBidi" w:hAnsiTheme="majorBidi" w:cstheme="majorBidi"/>
                <w:lang w:val="ru"/>
              </w:rPr>
              <w:t>626</w:t>
            </w:r>
          </w:p>
        </w:tc>
        <w:tc>
          <w:tcPr>
            <w:tcW w:w="1764" w:type="pct"/>
            <w:shd w:val="clear" w:color="auto" w:fill="FFFFFF"/>
          </w:tcPr>
          <w:p w14:paraId="4A936D73" w14:textId="77777777" w:rsidR="00C602C5" w:rsidRPr="007005D1" w:rsidRDefault="00C602C5" w:rsidP="008670F3">
            <w:pPr>
              <w:tabs>
                <w:tab w:val="left" w:pos="567"/>
              </w:tabs>
              <w:rPr>
                <w:rFonts w:asciiTheme="majorBidi" w:hAnsiTheme="majorBidi" w:cstheme="majorBidi"/>
              </w:rPr>
            </w:pPr>
            <w:r w:rsidRPr="007005D1">
              <w:rPr>
                <w:rFonts w:asciiTheme="majorBidi" w:hAnsiTheme="majorBidi" w:cstheme="majorBidi"/>
                <w:lang w:val="ru"/>
              </w:rPr>
              <w:t>61</w:t>
            </w:r>
          </w:p>
        </w:tc>
      </w:tr>
      <w:tr w:rsidR="00C602C5" w:rsidRPr="007005D1" w14:paraId="24E34C09" w14:textId="77777777" w:rsidTr="008670F3">
        <w:trPr>
          <w:trHeight w:val="29"/>
          <w:jc w:val="right"/>
        </w:trPr>
        <w:tc>
          <w:tcPr>
            <w:tcW w:w="1553" w:type="pct"/>
            <w:shd w:val="clear" w:color="auto" w:fill="FFFFFF"/>
          </w:tcPr>
          <w:p w14:paraId="270A56CF" w14:textId="77777777" w:rsidR="00C602C5" w:rsidRPr="007005D1" w:rsidRDefault="00C602C5" w:rsidP="008670F3">
            <w:pPr>
              <w:tabs>
                <w:tab w:val="left" w:pos="567"/>
              </w:tabs>
              <w:rPr>
                <w:rFonts w:asciiTheme="majorBidi" w:hAnsiTheme="majorBidi" w:cstheme="majorBidi"/>
              </w:rPr>
            </w:pPr>
            <w:r w:rsidRPr="007005D1">
              <w:rPr>
                <w:rFonts w:asciiTheme="majorBidi" w:hAnsiTheme="majorBidi" w:cstheme="majorBidi"/>
                <w:lang w:val="ru"/>
              </w:rPr>
              <w:t>RIPK2</w:t>
            </w:r>
          </w:p>
        </w:tc>
        <w:tc>
          <w:tcPr>
            <w:tcW w:w="1683" w:type="pct"/>
            <w:shd w:val="clear" w:color="auto" w:fill="FFFFFF"/>
          </w:tcPr>
          <w:p w14:paraId="52B11758" w14:textId="77777777" w:rsidR="00C602C5" w:rsidRPr="007005D1" w:rsidRDefault="00C602C5" w:rsidP="008670F3">
            <w:pPr>
              <w:tabs>
                <w:tab w:val="left" w:pos="567"/>
              </w:tabs>
              <w:rPr>
                <w:rFonts w:asciiTheme="majorBidi" w:hAnsiTheme="majorBidi" w:cstheme="majorBidi"/>
              </w:rPr>
            </w:pPr>
            <w:r w:rsidRPr="007005D1">
              <w:rPr>
                <w:rFonts w:asciiTheme="majorBidi" w:hAnsiTheme="majorBidi" w:cstheme="majorBidi"/>
                <w:lang w:val="ru"/>
              </w:rPr>
              <w:t>418</w:t>
            </w:r>
          </w:p>
        </w:tc>
        <w:tc>
          <w:tcPr>
            <w:tcW w:w="1764" w:type="pct"/>
            <w:shd w:val="clear" w:color="auto" w:fill="FFFFFF"/>
          </w:tcPr>
          <w:p w14:paraId="6ED96422" w14:textId="77777777" w:rsidR="00C602C5" w:rsidRPr="007005D1" w:rsidRDefault="00C602C5" w:rsidP="008670F3">
            <w:pPr>
              <w:tabs>
                <w:tab w:val="left" w:pos="567"/>
              </w:tabs>
              <w:rPr>
                <w:rFonts w:asciiTheme="majorBidi" w:hAnsiTheme="majorBidi" w:cstheme="majorBidi"/>
              </w:rPr>
            </w:pPr>
            <w:r w:rsidRPr="007005D1">
              <w:rPr>
                <w:rFonts w:asciiTheme="majorBidi" w:hAnsiTheme="majorBidi" w:cstheme="majorBidi"/>
                <w:lang w:val="ru"/>
              </w:rPr>
              <w:t>732</w:t>
            </w:r>
          </w:p>
        </w:tc>
      </w:tr>
      <w:tr w:rsidR="00C602C5" w:rsidRPr="007005D1" w14:paraId="39F4E57B" w14:textId="77777777" w:rsidTr="008670F3">
        <w:trPr>
          <w:trHeight w:val="29"/>
          <w:jc w:val="right"/>
        </w:trPr>
        <w:tc>
          <w:tcPr>
            <w:tcW w:w="5000" w:type="pct"/>
            <w:gridSpan w:val="3"/>
            <w:shd w:val="clear" w:color="auto" w:fill="FFFFFF"/>
          </w:tcPr>
          <w:p w14:paraId="3EE8CD76" w14:textId="77777777" w:rsidR="00C602C5" w:rsidRDefault="00C602C5" w:rsidP="008670F3">
            <w:pPr>
              <w:tabs>
                <w:tab w:val="left" w:pos="567"/>
              </w:tabs>
              <w:rPr>
                <w:rFonts w:asciiTheme="majorBidi" w:hAnsiTheme="majorBidi" w:cstheme="majorBidi"/>
                <w:sz w:val="20"/>
                <w:szCs w:val="20"/>
                <w:lang w:val="ru"/>
              </w:rPr>
            </w:pPr>
            <w:r w:rsidRPr="007005D1">
              <w:rPr>
                <w:rFonts w:asciiTheme="majorBidi" w:hAnsiTheme="majorBidi" w:cstheme="majorBidi"/>
                <w:b/>
                <w:bCs/>
                <w:sz w:val="20"/>
                <w:szCs w:val="20"/>
                <w:lang w:val="ru"/>
              </w:rPr>
              <w:t>Примечание</w:t>
            </w:r>
            <w:r w:rsidRPr="007005D1">
              <w:rPr>
                <w:rFonts w:asciiTheme="majorBidi" w:hAnsiTheme="majorBidi" w:cstheme="majorBidi"/>
                <w:sz w:val="20"/>
                <w:szCs w:val="20"/>
                <w:lang w:val="ru"/>
              </w:rPr>
              <w:t xml:space="preserve">: </w:t>
            </w:r>
          </w:p>
          <w:p w14:paraId="041EF9B1" w14:textId="77777777" w:rsidR="00C602C5" w:rsidRDefault="00C602C5" w:rsidP="008670F3">
            <w:pPr>
              <w:tabs>
                <w:tab w:val="left" w:pos="567"/>
              </w:tabs>
              <w:rPr>
                <w:rFonts w:asciiTheme="majorBidi" w:hAnsiTheme="majorBidi" w:cstheme="majorBidi"/>
                <w:sz w:val="20"/>
                <w:szCs w:val="20"/>
                <w:lang w:val="ru"/>
              </w:rPr>
            </w:pPr>
            <w:r w:rsidRPr="007005D1">
              <w:rPr>
                <w:rFonts w:asciiTheme="majorBidi" w:hAnsiTheme="majorBidi" w:cstheme="majorBidi"/>
                <w:sz w:val="20"/>
                <w:szCs w:val="20"/>
                <w:lang w:val="ru"/>
              </w:rPr>
              <w:t xml:space="preserve">CDK8 = циклин-зависимая киназа 8; </w:t>
            </w:r>
          </w:p>
          <w:p w14:paraId="335DBC44" w14:textId="77777777" w:rsidR="00C602C5" w:rsidRDefault="00C602C5" w:rsidP="008670F3">
            <w:pPr>
              <w:tabs>
                <w:tab w:val="left" w:pos="567"/>
              </w:tabs>
              <w:rPr>
                <w:rFonts w:asciiTheme="majorBidi" w:hAnsiTheme="majorBidi" w:cstheme="majorBidi"/>
                <w:sz w:val="20"/>
                <w:szCs w:val="20"/>
                <w:lang w:val="ru"/>
              </w:rPr>
            </w:pPr>
            <w:r w:rsidRPr="007005D1">
              <w:rPr>
                <w:rFonts w:asciiTheme="majorBidi" w:hAnsiTheme="majorBidi" w:cstheme="majorBidi"/>
                <w:sz w:val="20"/>
                <w:szCs w:val="20"/>
                <w:lang w:val="ru"/>
              </w:rPr>
              <w:t xml:space="preserve">FGR = протоонкоген FGR, тирозинкиназа семейства Src; </w:t>
            </w:r>
          </w:p>
          <w:p w14:paraId="2E0C42B0" w14:textId="77777777" w:rsidR="00C602C5" w:rsidRDefault="00C602C5" w:rsidP="008670F3">
            <w:pPr>
              <w:tabs>
                <w:tab w:val="left" w:pos="567"/>
              </w:tabs>
              <w:rPr>
                <w:rFonts w:asciiTheme="majorBidi" w:hAnsiTheme="majorBidi" w:cstheme="majorBidi"/>
                <w:sz w:val="20"/>
                <w:szCs w:val="20"/>
                <w:lang w:val="ru"/>
              </w:rPr>
            </w:pPr>
            <w:r w:rsidRPr="007005D1">
              <w:rPr>
                <w:rFonts w:asciiTheme="majorBidi" w:hAnsiTheme="majorBidi" w:cstheme="majorBidi"/>
                <w:sz w:val="20"/>
                <w:szCs w:val="20"/>
                <w:lang w:val="ru"/>
              </w:rPr>
              <w:t>IC</w:t>
            </w:r>
            <w:r w:rsidRPr="007005D1">
              <w:rPr>
                <w:rFonts w:asciiTheme="majorBidi" w:hAnsiTheme="majorBidi" w:cstheme="majorBidi"/>
                <w:sz w:val="20"/>
                <w:szCs w:val="20"/>
                <w:vertAlign w:val="subscript"/>
                <w:lang w:val="ru"/>
              </w:rPr>
              <w:t>50</w:t>
            </w:r>
            <w:r w:rsidRPr="007005D1">
              <w:rPr>
                <w:rFonts w:asciiTheme="majorBidi" w:hAnsiTheme="majorBidi" w:cstheme="majorBidi"/>
                <w:sz w:val="20"/>
                <w:szCs w:val="20"/>
                <w:lang w:val="ru"/>
              </w:rPr>
              <w:t xml:space="preserve"> = концентрация полумаксимального ингибирования; </w:t>
            </w:r>
          </w:p>
          <w:p w14:paraId="27672671" w14:textId="77777777" w:rsidR="00C602C5" w:rsidRDefault="00C602C5" w:rsidP="008670F3">
            <w:pPr>
              <w:tabs>
                <w:tab w:val="left" w:pos="567"/>
              </w:tabs>
              <w:rPr>
                <w:rFonts w:asciiTheme="majorBidi" w:hAnsiTheme="majorBidi" w:cstheme="majorBidi"/>
                <w:sz w:val="20"/>
                <w:szCs w:val="20"/>
                <w:lang w:val="ru"/>
              </w:rPr>
            </w:pPr>
            <w:r w:rsidRPr="007005D1">
              <w:rPr>
                <w:rFonts w:asciiTheme="majorBidi" w:hAnsiTheme="majorBidi" w:cstheme="majorBidi"/>
                <w:sz w:val="20"/>
                <w:szCs w:val="20"/>
                <w:lang w:val="ru"/>
              </w:rPr>
              <w:t>PTK5 = белковая тирозинкиназа 5;</w:t>
            </w:r>
          </w:p>
          <w:p w14:paraId="3B3A81FC" w14:textId="77777777" w:rsidR="00C602C5" w:rsidRDefault="00C602C5" w:rsidP="008670F3">
            <w:pPr>
              <w:tabs>
                <w:tab w:val="left" w:pos="567"/>
              </w:tabs>
              <w:rPr>
                <w:rFonts w:asciiTheme="majorBidi" w:hAnsiTheme="majorBidi" w:cstheme="majorBidi"/>
                <w:sz w:val="20"/>
                <w:szCs w:val="20"/>
                <w:lang w:val="ru"/>
              </w:rPr>
            </w:pPr>
            <w:r w:rsidRPr="007005D1">
              <w:rPr>
                <w:rFonts w:asciiTheme="majorBidi" w:hAnsiTheme="majorBidi" w:cstheme="majorBidi"/>
                <w:sz w:val="20"/>
                <w:szCs w:val="20"/>
                <w:lang w:val="ru"/>
              </w:rPr>
              <w:t xml:space="preserve"> PTK6 = белковая тирозинкиназа 6; </w:t>
            </w:r>
          </w:p>
          <w:p w14:paraId="4E997E95" w14:textId="77777777" w:rsidR="00C602C5" w:rsidRPr="007005D1" w:rsidRDefault="00C602C5" w:rsidP="008670F3">
            <w:pPr>
              <w:tabs>
                <w:tab w:val="left" w:pos="567"/>
              </w:tabs>
              <w:rPr>
                <w:rFonts w:asciiTheme="majorBidi" w:hAnsiTheme="majorBidi" w:cstheme="majorBidi"/>
                <w:sz w:val="20"/>
                <w:szCs w:val="20"/>
              </w:rPr>
            </w:pPr>
            <w:r w:rsidRPr="007005D1">
              <w:rPr>
                <w:rFonts w:asciiTheme="majorBidi" w:hAnsiTheme="majorBidi" w:cstheme="majorBidi"/>
                <w:sz w:val="20"/>
                <w:szCs w:val="20"/>
                <w:lang w:val="ru"/>
              </w:rPr>
              <w:t>RIPK2 = взаимодействующая с рецепторами серин/треонин-киназа 2.</w:t>
            </w:r>
          </w:p>
          <w:p w14:paraId="7199F264" w14:textId="77777777" w:rsidR="00C602C5" w:rsidRPr="007005D1" w:rsidRDefault="00C602C5" w:rsidP="008670F3">
            <w:pPr>
              <w:tabs>
                <w:tab w:val="left" w:pos="567"/>
              </w:tabs>
              <w:rPr>
                <w:rFonts w:asciiTheme="majorBidi" w:hAnsiTheme="majorBidi" w:cstheme="majorBidi"/>
                <w:lang w:val="ru"/>
              </w:rPr>
            </w:pPr>
            <w:r w:rsidRPr="007005D1">
              <w:rPr>
                <w:rFonts w:asciiTheme="majorBidi" w:hAnsiTheme="majorBidi" w:cstheme="majorBidi"/>
                <w:sz w:val="20"/>
                <w:szCs w:val="20"/>
              </w:rPr>
              <w:t>З</w:t>
            </w:r>
            <w:r w:rsidRPr="007005D1">
              <w:rPr>
                <w:rFonts w:asciiTheme="majorBidi" w:hAnsiTheme="majorBidi" w:cstheme="majorBidi"/>
                <w:sz w:val="20"/>
                <w:szCs w:val="20"/>
                <w:lang w:val="ru"/>
              </w:rPr>
              <w:t>начения IC</w:t>
            </w:r>
            <w:r w:rsidRPr="007005D1">
              <w:rPr>
                <w:rFonts w:asciiTheme="majorBidi" w:hAnsiTheme="majorBidi" w:cstheme="majorBidi"/>
                <w:sz w:val="20"/>
                <w:szCs w:val="20"/>
                <w:vertAlign w:val="subscript"/>
                <w:lang w:val="ru"/>
              </w:rPr>
              <w:t>50</w:t>
            </w:r>
            <w:r w:rsidRPr="007005D1">
              <w:rPr>
                <w:rFonts w:asciiTheme="majorBidi" w:hAnsiTheme="majorBidi" w:cstheme="majorBidi"/>
                <w:sz w:val="20"/>
                <w:szCs w:val="20"/>
                <w:lang w:val="ru"/>
              </w:rPr>
              <w:t xml:space="preserve"> для киназ, проанализированные по дозовой кривой, построенной на 10 точках, с применением набора ThermoFisher. Для обнаружения CDK8 и RIPK2 использовали анализ LanthaScreen, для FGR, PTK5 и PTK6 — Z'-LYTE</w:t>
            </w:r>
          </w:p>
        </w:tc>
      </w:tr>
    </w:tbl>
    <w:p w14:paraId="031482F8" w14:textId="77777777" w:rsidR="00C602C5" w:rsidRPr="00447482" w:rsidRDefault="00C602C5" w:rsidP="00C602C5">
      <w:pPr>
        <w:tabs>
          <w:tab w:val="left" w:pos="567"/>
        </w:tabs>
        <w:rPr>
          <w:rFonts w:asciiTheme="majorBidi" w:hAnsiTheme="majorBidi" w:cstheme="majorBidi"/>
          <w:sz w:val="16"/>
          <w:szCs w:val="20"/>
        </w:rPr>
      </w:pPr>
    </w:p>
    <w:p w14:paraId="783958CC" w14:textId="2314F1DA" w:rsidR="00EF4A08" w:rsidRPr="00EF4A08" w:rsidRDefault="00EF4A08" w:rsidP="00EF4A08">
      <w:pPr>
        <w:tabs>
          <w:tab w:val="left" w:pos="567"/>
        </w:tabs>
        <w:jc w:val="both"/>
        <w:rPr>
          <w:rFonts w:asciiTheme="majorBidi" w:hAnsiTheme="majorBidi" w:cstheme="majorBidi"/>
          <w:bCs/>
          <w:sz w:val="18"/>
          <w:lang w:val="ru"/>
        </w:rPr>
      </w:pPr>
      <w:bookmarkStart w:id="248" w:name="_Toc159973347"/>
      <w:r w:rsidRPr="00EF4A08">
        <w:rPr>
          <w:b/>
        </w:rPr>
        <w:t xml:space="preserve">Таблица </w:t>
      </w:r>
      <w:r w:rsidR="008260B3">
        <w:rPr>
          <w:b/>
        </w:rPr>
        <w:fldChar w:fldCharType="begin"/>
      </w:r>
      <w:r w:rsidR="008260B3">
        <w:rPr>
          <w:b/>
        </w:rPr>
        <w:instrText xml:space="preserve"> STYLEREF 1 \s </w:instrText>
      </w:r>
      <w:r w:rsidR="008260B3">
        <w:rPr>
          <w:b/>
        </w:rPr>
        <w:fldChar w:fldCharType="separate"/>
      </w:r>
      <w:r w:rsidR="008260B3">
        <w:rPr>
          <w:b/>
          <w:noProof/>
        </w:rPr>
        <w:t>3</w:t>
      </w:r>
      <w:r w:rsidR="008260B3">
        <w:rPr>
          <w:b/>
        </w:rPr>
        <w:fldChar w:fldCharType="end"/>
      </w:r>
      <w:r w:rsidR="008260B3">
        <w:rPr>
          <w:b/>
        </w:rPr>
        <w:noBreakHyphen/>
      </w:r>
      <w:r w:rsidR="008260B3">
        <w:rPr>
          <w:b/>
        </w:rPr>
        <w:fldChar w:fldCharType="begin"/>
      </w:r>
      <w:r w:rsidR="008260B3">
        <w:rPr>
          <w:b/>
        </w:rPr>
        <w:instrText xml:space="preserve"> SEQ Таблица \* ARABIC \s 1 </w:instrText>
      </w:r>
      <w:r w:rsidR="008260B3">
        <w:rPr>
          <w:b/>
        </w:rPr>
        <w:fldChar w:fldCharType="separate"/>
      </w:r>
      <w:r w:rsidR="008260B3">
        <w:rPr>
          <w:b/>
          <w:noProof/>
        </w:rPr>
        <w:t>5</w:t>
      </w:r>
      <w:r w:rsidR="008260B3">
        <w:rPr>
          <w:b/>
        </w:rPr>
        <w:fldChar w:fldCharType="end"/>
      </w:r>
      <w:r w:rsidRPr="00EF4A08">
        <w:rPr>
          <w:b/>
        </w:rPr>
        <w:t>.</w:t>
      </w:r>
      <w:r w:rsidRPr="00EF4A08">
        <w:rPr>
          <w:rFonts w:asciiTheme="majorBidi" w:hAnsiTheme="majorBidi" w:cstheme="majorBidi"/>
          <w:bCs/>
          <w:lang w:val="ru"/>
        </w:rPr>
        <w:t xml:space="preserve"> </w:t>
      </w:r>
      <w:r w:rsidRPr="00632FFB">
        <w:rPr>
          <w:rFonts w:asciiTheme="majorBidi" w:hAnsiTheme="majorBidi" w:cstheme="majorBidi"/>
          <w:bCs/>
          <w:lang w:val="ru"/>
        </w:rPr>
        <w:t>Суммарное число ингибируемых киназ в киномном профиле, определявшемся с помощью набора DiscoveRx (скрининговая концентрация 1 мкМ).</w:t>
      </w:r>
      <w:bookmarkEnd w:id="248"/>
    </w:p>
    <w:tbl>
      <w:tblPr>
        <w:tblpPr w:leftFromText="180" w:rightFromText="180" w:vertAnchor="text" w:horzAnchor="margin" w:tblpY="49"/>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717"/>
        <w:gridCol w:w="1871"/>
        <w:gridCol w:w="1578"/>
        <w:gridCol w:w="1578"/>
        <w:gridCol w:w="1602"/>
      </w:tblGrid>
      <w:tr w:rsidR="00EF4A08" w:rsidRPr="00632FFB" w14:paraId="70709D72" w14:textId="77777777" w:rsidTr="00EF4A08">
        <w:trPr>
          <w:trHeight w:val="29"/>
          <w:tblHeader/>
        </w:trPr>
        <w:tc>
          <w:tcPr>
            <w:tcW w:w="1454" w:type="pct"/>
            <w:shd w:val="clear" w:color="auto" w:fill="D9D9D9" w:themeFill="background1" w:themeFillShade="D9"/>
          </w:tcPr>
          <w:p w14:paraId="72A36CEE" w14:textId="77777777" w:rsidR="00EF4A08" w:rsidRPr="00632FFB" w:rsidRDefault="00EF4A08" w:rsidP="00EF4A08">
            <w:pPr>
              <w:tabs>
                <w:tab w:val="left" w:pos="567"/>
              </w:tabs>
              <w:jc w:val="center"/>
              <w:rPr>
                <w:rFonts w:asciiTheme="majorBidi" w:hAnsiTheme="majorBidi" w:cstheme="majorBidi"/>
              </w:rPr>
            </w:pPr>
          </w:p>
        </w:tc>
        <w:tc>
          <w:tcPr>
            <w:tcW w:w="1001" w:type="pct"/>
            <w:shd w:val="clear" w:color="auto" w:fill="D9D9D9" w:themeFill="background1" w:themeFillShade="D9"/>
          </w:tcPr>
          <w:p w14:paraId="0296DDC1" w14:textId="77777777" w:rsidR="00EF4A08" w:rsidRPr="00632FFB" w:rsidRDefault="00EF4A08" w:rsidP="00EF4A08">
            <w:pPr>
              <w:tabs>
                <w:tab w:val="left" w:pos="567"/>
              </w:tabs>
              <w:jc w:val="center"/>
              <w:rPr>
                <w:rFonts w:asciiTheme="majorBidi" w:hAnsiTheme="majorBidi" w:cstheme="majorBidi"/>
              </w:rPr>
            </w:pPr>
            <w:r w:rsidRPr="00632FFB">
              <w:rPr>
                <w:rFonts w:asciiTheme="majorBidi" w:hAnsiTheme="majorBidi" w:cstheme="majorBidi"/>
                <w:b/>
                <w:bCs/>
                <w:lang w:val="ru"/>
              </w:rPr>
              <w:t>Киназы</w:t>
            </w:r>
          </w:p>
        </w:tc>
        <w:tc>
          <w:tcPr>
            <w:tcW w:w="2545" w:type="pct"/>
            <w:gridSpan w:val="3"/>
            <w:shd w:val="clear" w:color="auto" w:fill="D9D9D9" w:themeFill="background1" w:themeFillShade="D9"/>
          </w:tcPr>
          <w:p w14:paraId="70C5D45B" w14:textId="77777777" w:rsidR="00EF4A08" w:rsidRPr="00632FFB" w:rsidRDefault="00EF4A08" w:rsidP="00EF4A08">
            <w:pPr>
              <w:tabs>
                <w:tab w:val="left" w:pos="567"/>
              </w:tabs>
              <w:jc w:val="center"/>
              <w:rPr>
                <w:rFonts w:asciiTheme="majorBidi" w:hAnsiTheme="majorBidi" w:cstheme="majorBidi"/>
              </w:rPr>
            </w:pPr>
            <w:r w:rsidRPr="00632FFB">
              <w:rPr>
                <w:rFonts w:asciiTheme="majorBidi" w:hAnsiTheme="majorBidi" w:cstheme="majorBidi"/>
                <w:b/>
                <w:bCs/>
                <w:lang w:val="ru"/>
              </w:rPr>
              <w:t>Число киназ, обеспечивающих ингибирование на следующих уровнях концентрации</w:t>
            </w:r>
          </w:p>
        </w:tc>
      </w:tr>
      <w:tr w:rsidR="00EF4A08" w:rsidRPr="00632FFB" w14:paraId="7B20A3E3" w14:textId="77777777" w:rsidTr="00EF4A08">
        <w:trPr>
          <w:trHeight w:val="29"/>
          <w:tblHeader/>
        </w:trPr>
        <w:tc>
          <w:tcPr>
            <w:tcW w:w="1454" w:type="pct"/>
            <w:shd w:val="clear" w:color="auto" w:fill="D9D9D9" w:themeFill="background1" w:themeFillShade="D9"/>
          </w:tcPr>
          <w:p w14:paraId="2B550F08" w14:textId="77777777" w:rsidR="00EF4A08" w:rsidRPr="00632FFB" w:rsidRDefault="00EF4A08" w:rsidP="00EF4A08">
            <w:pPr>
              <w:tabs>
                <w:tab w:val="left" w:pos="567"/>
              </w:tabs>
              <w:jc w:val="center"/>
              <w:rPr>
                <w:rFonts w:asciiTheme="majorBidi" w:hAnsiTheme="majorBidi" w:cstheme="majorBidi"/>
              </w:rPr>
            </w:pPr>
            <w:r w:rsidRPr="00632FFB">
              <w:rPr>
                <w:rFonts w:asciiTheme="majorBidi" w:hAnsiTheme="majorBidi" w:cstheme="majorBidi"/>
                <w:b/>
                <w:bCs/>
                <w:lang w:val="ru"/>
              </w:rPr>
              <w:t>Соединение</w:t>
            </w:r>
          </w:p>
        </w:tc>
        <w:tc>
          <w:tcPr>
            <w:tcW w:w="1001" w:type="pct"/>
            <w:shd w:val="clear" w:color="auto" w:fill="D9D9D9" w:themeFill="background1" w:themeFillShade="D9"/>
          </w:tcPr>
          <w:p w14:paraId="792E800B" w14:textId="77777777" w:rsidR="00EF4A08" w:rsidRPr="00632FFB" w:rsidRDefault="00EF4A08" w:rsidP="00EF4A08">
            <w:pPr>
              <w:tabs>
                <w:tab w:val="left" w:pos="567"/>
              </w:tabs>
              <w:jc w:val="center"/>
              <w:rPr>
                <w:rFonts w:asciiTheme="majorBidi" w:hAnsiTheme="majorBidi" w:cstheme="majorBidi"/>
              </w:rPr>
            </w:pPr>
            <w:r w:rsidRPr="00632FFB">
              <w:rPr>
                <w:rFonts w:asciiTheme="majorBidi" w:hAnsiTheme="majorBidi" w:cstheme="majorBidi"/>
                <w:b/>
                <w:bCs/>
                <w:lang w:val="ru"/>
              </w:rPr>
              <w:t>Анализируемые (ДТ)</w:t>
            </w:r>
          </w:p>
        </w:tc>
        <w:tc>
          <w:tcPr>
            <w:tcW w:w="844" w:type="pct"/>
            <w:shd w:val="clear" w:color="auto" w:fill="D9D9D9" w:themeFill="background1" w:themeFillShade="D9"/>
          </w:tcPr>
          <w:p w14:paraId="07F3138C" w14:textId="77777777" w:rsidR="00EF4A08" w:rsidRPr="00632FFB" w:rsidRDefault="00EF4A08" w:rsidP="00EF4A08">
            <w:pPr>
              <w:tabs>
                <w:tab w:val="left" w:pos="567"/>
              </w:tabs>
              <w:jc w:val="center"/>
              <w:rPr>
                <w:rFonts w:asciiTheme="majorBidi" w:hAnsiTheme="majorBidi" w:cstheme="majorBidi"/>
              </w:rPr>
            </w:pPr>
            <w:r w:rsidRPr="00632FFB">
              <w:rPr>
                <w:rFonts w:asciiTheme="majorBidi" w:hAnsiTheme="majorBidi" w:cstheme="majorBidi"/>
                <w:b/>
                <w:bCs/>
                <w:lang w:val="ru"/>
              </w:rPr>
              <w:t>&gt;65%</w:t>
            </w:r>
          </w:p>
        </w:tc>
        <w:tc>
          <w:tcPr>
            <w:tcW w:w="844" w:type="pct"/>
            <w:shd w:val="clear" w:color="auto" w:fill="D9D9D9" w:themeFill="background1" w:themeFillShade="D9"/>
          </w:tcPr>
          <w:p w14:paraId="1341848E" w14:textId="77777777" w:rsidR="00EF4A08" w:rsidRPr="00632FFB" w:rsidRDefault="00EF4A08" w:rsidP="00EF4A08">
            <w:pPr>
              <w:tabs>
                <w:tab w:val="left" w:pos="567"/>
              </w:tabs>
              <w:jc w:val="center"/>
              <w:rPr>
                <w:rFonts w:asciiTheme="majorBidi" w:hAnsiTheme="majorBidi" w:cstheme="majorBidi"/>
              </w:rPr>
            </w:pPr>
            <w:r w:rsidRPr="00632FFB">
              <w:rPr>
                <w:rFonts w:asciiTheme="majorBidi" w:hAnsiTheme="majorBidi" w:cstheme="majorBidi"/>
                <w:b/>
                <w:bCs/>
                <w:lang w:val="ru"/>
              </w:rPr>
              <w:t>&gt;90%</w:t>
            </w:r>
          </w:p>
        </w:tc>
        <w:tc>
          <w:tcPr>
            <w:tcW w:w="857" w:type="pct"/>
            <w:shd w:val="clear" w:color="auto" w:fill="D9D9D9" w:themeFill="background1" w:themeFillShade="D9"/>
          </w:tcPr>
          <w:p w14:paraId="5386F2E2" w14:textId="77777777" w:rsidR="00EF4A08" w:rsidRPr="00632FFB" w:rsidRDefault="00EF4A08" w:rsidP="00EF4A08">
            <w:pPr>
              <w:tabs>
                <w:tab w:val="left" w:pos="567"/>
              </w:tabs>
              <w:jc w:val="center"/>
              <w:rPr>
                <w:rFonts w:asciiTheme="majorBidi" w:hAnsiTheme="majorBidi" w:cstheme="majorBidi"/>
              </w:rPr>
            </w:pPr>
            <w:r w:rsidRPr="00632FFB">
              <w:rPr>
                <w:rFonts w:asciiTheme="majorBidi" w:hAnsiTheme="majorBidi" w:cstheme="majorBidi"/>
                <w:b/>
                <w:bCs/>
                <w:lang w:val="ru"/>
              </w:rPr>
              <w:t>&gt;99%</w:t>
            </w:r>
          </w:p>
        </w:tc>
      </w:tr>
      <w:tr w:rsidR="00EF4A08" w:rsidRPr="00632FFB" w14:paraId="63E72CCB" w14:textId="77777777" w:rsidTr="00EF4A08">
        <w:trPr>
          <w:trHeight w:val="29"/>
          <w:tblHeader/>
        </w:trPr>
        <w:tc>
          <w:tcPr>
            <w:tcW w:w="1454" w:type="pct"/>
            <w:shd w:val="clear" w:color="auto" w:fill="FFFFFF"/>
          </w:tcPr>
          <w:p w14:paraId="2E3C28DD" w14:textId="77777777" w:rsidR="00EF4A08" w:rsidRPr="00632FFB" w:rsidRDefault="00EF4A08" w:rsidP="00EF4A08">
            <w:pPr>
              <w:tabs>
                <w:tab w:val="left" w:pos="567"/>
              </w:tabs>
              <w:rPr>
                <w:rFonts w:asciiTheme="majorBidi" w:hAnsiTheme="majorBidi" w:cstheme="majorBidi"/>
              </w:rPr>
            </w:pPr>
            <w:r w:rsidRPr="00632FFB">
              <w:rPr>
                <w:rFonts w:asciiTheme="majorBidi" w:hAnsiTheme="majorBidi" w:cstheme="majorBidi"/>
                <w:lang w:val="ru"/>
              </w:rPr>
              <w:t>Акалабрутиниб*</w:t>
            </w:r>
          </w:p>
        </w:tc>
        <w:tc>
          <w:tcPr>
            <w:tcW w:w="1001" w:type="pct"/>
            <w:shd w:val="clear" w:color="auto" w:fill="FFFFFF"/>
          </w:tcPr>
          <w:p w14:paraId="54F86141" w14:textId="77777777" w:rsidR="00EF4A08" w:rsidRPr="00632FFB" w:rsidRDefault="00EF4A08" w:rsidP="00EF4A08">
            <w:pPr>
              <w:tabs>
                <w:tab w:val="left" w:pos="567"/>
              </w:tabs>
              <w:rPr>
                <w:rFonts w:asciiTheme="majorBidi" w:hAnsiTheme="majorBidi" w:cstheme="majorBidi"/>
              </w:rPr>
            </w:pPr>
            <w:r w:rsidRPr="00632FFB">
              <w:rPr>
                <w:rFonts w:asciiTheme="majorBidi" w:hAnsiTheme="majorBidi" w:cstheme="majorBidi"/>
                <w:lang w:val="ru"/>
              </w:rPr>
              <w:t>384</w:t>
            </w:r>
          </w:p>
        </w:tc>
        <w:tc>
          <w:tcPr>
            <w:tcW w:w="844" w:type="pct"/>
            <w:shd w:val="clear" w:color="auto" w:fill="FFFFFF"/>
          </w:tcPr>
          <w:p w14:paraId="57B7D294" w14:textId="77777777" w:rsidR="00EF4A08" w:rsidRPr="00632FFB" w:rsidRDefault="00EF4A08" w:rsidP="00EF4A08">
            <w:pPr>
              <w:tabs>
                <w:tab w:val="left" w:pos="567"/>
              </w:tabs>
              <w:rPr>
                <w:rFonts w:asciiTheme="majorBidi" w:hAnsiTheme="majorBidi" w:cstheme="majorBidi"/>
              </w:rPr>
            </w:pPr>
            <w:r w:rsidRPr="00632FFB">
              <w:rPr>
                <w:rFonts w:asciiTheme="majorBidi" w:hAnsiTheme="majorBidi" w:cstheme="majorBidi"/>
                <w:lang w:val="ru"/>
              </w:rPr>
              <w:t>7</w:t>
            </w:r>
          </w:p>
        </w:tc>
        <w:tc>
          <w:tcPr>
            <w:tcW w:w="844" w:type="pct"/>
            <w:shd w:val="clear" w:color="auto" w:fill="FFFFFF"/>
          </w:tcPr>
          <w:p w14:paraId="42165B0C" w14:textId="77777777" w:rsidR="00EF4A08" w:rsidRPr="00632FFB" w:rsidRDefault="00EF4A08" w:rsidP="00EF4A08">
            <w:pPr>
              <w:tabs>
                <w:tab w:val="left" w:pos="567"/>
              </w:tabs>
              <w:rPr>
                <w:rFonts w:asciiTheme="majorBidi" w:hAnsiTheme="majorBidi" w:cstheme="majorBidi"/>
              </w:rPr>
            </w:pPr>
            <w:r w:rsidRPr="00632FFB">
              <w:rPr>
                <w:rFonts w:asciiTheme="majorBidi" w:hAnsiTheme="majorBidi" w:cstheme="majorBidi"/>
                <w:lang w:val="ru"/>
              </w:rPr>
              <w:t>4</w:t>
            </w:r>
          </w:p>
        </w:tc>
        <w:tc>
          <w:tcPr>
            <w:tcW w:w="857" w:type="pct"/>
            <w:shd w:val="clear" w:color="auto" w:fill="FFFFFF"/>
          </w:tcPr>
          <w:p w14:paraId="6EAFA8AF" w14:textId="77777777" w:rsidR="00EF4A08" w:rsidRPr="00632FFB" w:rsidRDefault="00EF4A08" w:rsidP="00EF4A08">
            <w:pPr>
              <w:tabs>
                <w:tab w:val="left" w:pos="567"/>
              </w:tabs>
              <w:rPr>
                <w:rFonts w:asciiTheme="majorBidi" w:hAnsiTheme="majorBidi" w:cstheme="majorBidi"/>
              </w:rPr>
            </w:pPr>
            <w:r w:rsidRPr="00632FFB">
              <w:rPr>
                <w:rFonts w:asciiTheme="majorBidi" w:hAnsiTheme="majorBidi" w:cstheme="majorBidi"/>
                <w:lang w:val="ru"/>
              </w:rPr>
              <w:t>1</w:t>
            </w:r>
          </w:p>
        </w:tc>
      </w:tr>
      <w:tr w:rsidR="00EF4A08" w:rsidRPr="00632FFB" w14:paraId="3CF13C57" w14:textId="77777777" w:rsidTr="00EF4A08">
        <w:trPr>
          <w:trHeight w:val="29"/>
          <w:tblHeader/>
        </w:trPr>
        <w:tc>
          <w:tcPr>
            <w:tcW w:w="1454" w:type="pct"/>
            <w:shd w:val="clear" w:color="auto" w:fill="FFFFFF"/>
          </w:tcPr>
          <w:p w14:paraId="36AE6540" w14:textId="77777777" w:rsidR="00EF4A08" w:rsidRPr="00632FFB" w:rsidRDefault="00EF4A08" w:rsidP="00EF4A08">
            <w:pPr>
              <w:tabs>
                <w:tab w:val="left" w:pos="567"/>
              </w:tabs>
              <w:rPr>
                <w:rFonts w:asciiTheme="majorBidi" w:hAnsiTheme="majorBidi" w:cstheme="majorBidi"/>
              </w:rPr>
            </w:pPr>
            <w:r w:rsidRPr="00632FFB">
              <w:rPr>
                <w:rFonts w:asciiTheme="majorBidi" w:hAnsiTheme="majorBidi" w:cstheme="majorBidi"/>
                <w:lang w:val="ru"/>
              </w:rPr>
              <w:t>ACP-5862</w:t>
            </w:r>
          </w:p>
        </w:tc>
        <w:tc>
          <w:tcPr>
            <w:tcW w:w="1001" w:type="pct"/>
            <w:shd w:val="clear" w:color="auto" w:fill="FFFFFF"/>
          </w:tcPr>
          <w:p w14:paraId="5B6F2B9B" w14:textId="77777777" w:rsidR="00EF4A08" w:rsidRPr="00632FFB" w:rsidRDefault="00EF4A08" w:rsidP="00EF4A08">
            <w:pPr>
              <w:tabs>
                <w:tab w:val="left" w:pos="567"/>
              </w:tabs>
              <w:rPr>
                <w:rFonts w:asciiTheme="majorBidi" w:hAnsiTheme="majorBidi" w:cstheme="majorBidi"/>
              </w:rPr>
            </w:pPr>
            <w:r w:rsidRPr="00632FFB">
              <w:rPr>
                <w:rFonts w:asciiTheme="majorBidi" w:hAnsiTheme="majorBidi" w:cstheme="majorBidi"/>
                <w:lang w:val="ru"/>
              </w:rPr>
              <w:t>384</w:t>
            </w:r>
          </w:p>
        </w:tc>
        <w:tc>
          <w:tcPr>
            <w:tcW w:w="844" w:type="pct"/>
            <w:shd w:val="clear" w:color="auto" w:fill="FFFFFF"/>
          </w:tcPr>
          <w:p w14:paraId="52E8AD9A" w14:textId="77777777" w:rsidR="00EF4A08" w:rsidRPr="00632FFB" w:rsidRDefault="00EF4A08" w:rsidP="00EF4A08">
            <w:pPr>
              <w:tabs>
                <w:tab w:val="left" w:pos="567"/>
              </w:tabs>
              <w:rPr>
                <w:rFonts w:asciiTheme="majorBidi" w:hAnsiTheme="majorBidi" w:cstheme="majorBidi"/>
              </w:rPr>
            </w:pPr>
            <w:r w:rsidRPr="00632FFB">
              <w:rPr>
                <w:rFonts w:asciiTheme="majorBidi" w:hAnsiTheme="majorBidi" w:cstheme="majorBidi"/>
                <w:lang w:val="ru"/>
              </w:rPr>
              <w:t>5</w:t>
            </w:r>
          </w:p>
        </w:tc>
        <w:tc>
          <w:tcPr>
            <w:tcW w:w="844" w:type="pct"/>
            <w:shd w:val="clear" w:color="auto" w:fill="FFFFFF"/>
          </w:tcPr>
          <w:p w14:paraId="4358D40C" w14:textId="77777777" w:rsidR="00EF4A08" w:rsidRPr="00632FFB" w:rsidRDefault="00EF4A08" w:rsidP="00EF4A08">
            <w:pPr>
              <w:tabs>
                <w:tab w:val="left" w:pos="567"/>
              </w:tabs>
              <w:rPr>
                <w:rFonts w:asciiTheme="majorBidi" w:hAnsiTheme="majorBidi" w:cstheme="majorBidi"/>
              </w:rPr>
            </w:pPr>
            <w:r w:rsidRPr="00632FFB">
              <w:rPr>
                <w:rFonts w:asciiTheme="majorBidi" w:hAnsiTheme="majorBidi" w:cstheme="majorBidi"/>
                <w:lang w:val="ru"/>
              </w:rPr>
              <w:t>2</w:t>
            </w:r>
          </w:p>
        </w:tc>
        <w:tc>
          <w:tcPr>
            <w:tcW w:w="857" w:type="pct"/>
            <w:shd w:val="clear" w:color="auto" w:fill="FFFFFF"/>
          </w:tcPr>
          <w:p w14:paraId="41CBA7CD" w14:textId="77777777" w:rsidR="00EF4A08" w:rsidRPr="00632FFB" w:rsidRDefault="00EF4A08" w:rsidP="00EF4A08">
            <w:pPr>
              <w:tabs>
                <w:tab w:val="left" w:pos="567"/>
              </w:tabs>
              <w:rPr>
                <w:rFonts w:asciiTheme="majorBidi" w:hAnsiTheme="majorBidi" w:cstheme="majorBidi"/>
              </w:rPr>
            </w:pPr>
            <w:r w:rsidRPr="00632FFB">
              <w:rPr>
                <w:rFonts w:asciiTheme="majorBidi" w:hAnsiTheme="majorBidi" w:cstheme="majorBidi"/>
                <w:lang w:val="ru"/>
              </w:rPr>
              <w:t>1</w:t>
            </w:r>
          </w:p>
        </w:tc>
      </w:tr>
      <w:tr w:rsidR="00EF4A08" w:rsidRPr="00632FFB" w14:paraId="69FBAD17" w14:textId="77777777" w:rsidTr="00EF4A08">
        <w:trPr>
          <w:trHeight w:val="29"/>
          <w:tblHeader/>
        </w:trPr>
        <w:tc>
          <w:tcPr>
            <w:tcW w:w="1454" w:type="pct"/>
            <w:shd w:val="clear" w:color="auto" w:fill="FFFFFF"/>
          </w:tcPr>
          <w:p w14:paraId="0DA4996B" w14:textId="77777777" w:rsidR="00EF4A08" w:rsidRPr="00632FFB" w:rsidRDefault="00EF4A08" w:rsidP="00EF4A08">
            <w:pPr>
              <w:tabs>
                <w:tab w:val="left" w:pos="567"/>
              </w:tabs>
              <w:rPr>
                <w:rFonts w:asciiTheme="majorBidi" w:hAnsiTheme="majorBidi" w:cstheme="majorBidi"/>
              </w:rPr>
            </w:pPr>
            <w:r w:rsidRPr="00632FFB">
              <w:rPr>
                <w:rFonts w:asciiTheme="majorBidi" w:hAnsiTheme="majorBidi" w:cstheme="majorBidi"/>
                <w:lang w:val="ru"/>
              </w:rPr>
              <w:t>Ибрутиниб</w:t>
            </w:r>
          </w:p>
        </w:tc>
        <w:tc>
          <w:tcPr>
            <w:tcW w:w="1001" w:type="pct"/>
            <w:shd w:val="clear" w:color="auto" w:fill="FFFFFF"/>
          </w:tcPr>
          <w:p w14:paraId="7E9E601B" w14:textId="77777777" w:rsidR="00EF4A08" w:rsidRPr="00632FFB" w:rsidRDefault="00EF4A08" w:rsidP="00EF4A08">
            <w:pPr>
              <w:tabs>
                <w:tab w:val="left" w:pos="567"/>
              </w:tabs>
              <w:rPr>
                <w:rFonts w:asciiTheme="majorBidi" w:hAnsiTheme="majorBidi" w:cstheme="majorBidi"/>
              </w:rPr>
            </w:pPr>
            <w:r w:rsidRPr="00632FFB">
              <w:rPr>
                <w:rFonts w:asciiTheme="majorBidi" w:hAnsiTheme="majorBidi" w:cstheme="majorBidi"/>
                <w:lang w:val="ru"/>
              </w:rPr>
              <w:t>384</w:t>
            </w:r>
          </w:p>
        </w:tc>
        <w:tc>
          <w:tcPr>
            <w:tcW w:w="844" w:type="pct"/>
            <w:shd w:val="clear" w:color="auto" w:fill="FFFFFF"/>
          </w:tcPr>
          <w:p w14:paraId="1CD9DB87" w14:textId="77777777" w:rsidR="00EF4A08" w:rsidRPr="00632FFB" w:rsidRDefault="00EF4A08" w:rsidP="00EF4A08">
            <w:pPr>
              <w:tabs>
                <w:tab w:val="left" w:pos="567"/>
              </w:tabs>
              <w:rPr>
                <w:rFonts w:asciiTheme="majorBidi" w:hAnsiTheme="majorBidi" w:cstheme="majorBidi"/>
              </w:rPr>
            </w:pPr>
            <w:r w:rsidRPr="00632FFB">
              <w:rPr>
                <w:rFonts w:asciiTheme="majorBidi" w:hAnsiTheme="majorBidi" w:cstheme="majorBidi"/>
                <w:lang w:val="ru"/>
              </w:rPr>
              <w:t>37</w:t>
            </w:r>
          </w:p>
        </w:tc>
        <w:tc>
          <w:tcPr>
            <w:tcW w:w="844" w:type="pct"/>
            <w:shd w:val="clear" w:color="auto" w:fill="FFFFFF"/>
          </w:tcPr>
          <w:p w14:paraId="6CC79D49" w14:textId="77777777" w:rsidR="00EF4A08" w:rsidRPr="00632FFB" w:rsidRDefault="00EF4A08" w:rsidP="00EF4A08">
            <w:pPr>
              <w:tabs>
                <w:tab w:val="left" w:pos="567"/>
              </w:tabs>
              <w:rPr>
                <w:rFonts w:asciiTheme="majorBidi" w:hAnsiTheme="majorBidi" w:cstheme="majorBidi"/>
              </w:rPr>
            </w:pPr>
            <w:r w:rsidRPr="00632FFB">
              <w:rPr>
                <w:rFonts w:asciiTheme="majorBidi" w:hAnsiTheme="majorBidi" w:cstheme="majorBidi"/>
                <w:lang w:val="ru"/>
              </w:rPr>
              <w:t>25</w:t>
            </w:r>
          </w:p>
        </w:tc>
        <w:tc>
          <w:tcPr>
            <w:tcW w:w="857" w:type="pct"/>
            <w:shd w:val="clear" w:color="auto" w:fill="FFFFFF"/>
          </w:tcPr>
          <w:p w14:paraId="40E9F228" w14:textId="77777777" w:rsidR="00EF4A08" w:rsidRPr="00632FFB" w:rsidRDefault="00EF4A08" w:rsidP="00EF4A08">
            <w:pPr>
              <w:tabs>
                <w:tab w:val="left" w:pos="567"/>
              </w:tabs>
              <w:rPr>
                <w:rFonts w:asciiTheme="majorBidi" w:hAnsiTheme="majorBidi" w:cstheme="majorBidi"/>
              </w:rPr>
            </w:pPr>
            <w:r w:rsidRPr="00632FFB">
              <w:rPr>
                <w:rFonts w:asciiTheme="majorBidi" w:hAnsiTheme="majorBidi" w:cstheme="majorBidi"/>
                <w:lang w:val="ru"/>
              </w:rPr>
              <w:t>13</w:t>
            </w:r>
          </w:p>
        </w:tc>
      </w:tr>
      <w:tr w:rsidR="00EF4A08" w:rsidRPr="00632FFB" w14:paraId="293EC1C1" w14:textId="77777777" w:rsidTr="00EF4A08">
        <w:trPr>
          <w:trHeight w:val="29"/>
          <w:tblHeader/>
        </w:trPr>
        <w:tc>
          <w:tcPr>
            <w:tcW w:w="1454" w:type="pct"/>
            <w:shd w:val="clear" w:color="auto" w:fill="FFFFFF"/>
          </w:tcPr>
          <w:p w14:paraId="772C2CE9" w14:textId="77777777" w:rsidR="00EF4A08" w:rsidRPr="00632FFB" w:rsidRDefault="00EF4A08" w:rsidP="00EF4A08">
            <w:pPr>
              <w:tabs>
                <w:tab w:val="left" w:pos="567"/>
              </w:tabs>
              <w:rPr>
                <w:rFonts w:asciiTheme="majorBidi" w:hAnsiTheme="majorBidi" w:cstheme="majorBidi"/>
              </w:rPr>
            </w:pPr>
            <w:r w:rsidRPr="00632FFB">
              <w:rPr>
                <w:rFonts w:asciiTheme="majorBidi" w:hAnsiTheme="majorBidi" w:cstheme="majorBidi"/>
                <w:lang w:val="ru"/>
              </w:rPr>
              <w:t>Ибрутиниб M37 (ACP-5009)</w:t>
            </w:r>
          </w:p>
        </w:tc>
        <w:tc>
          <w:tcPr>
            <w:tcW w:w="1001" w:type="pct"/>
            <w:shd w:val="clear" w:color="auto" w:fill="FFFFFF"/>
          </w:tcPr>
          <w:p w14:paraId="74C3D383" w14:textId="77777777" w:rsidR="00EF4A08" w:rsidRPr="00632FFB" w:rsidRDefault="00EF4A08" w:rsidP="00EF4A08">
            <w:pPr>
              <w:tabs>
                <w:tab w:val="left" w:pos="567"/>
              </w:tabs>
              <w:rPr>
                <w:rFonts w:asciiTheme="majorBidi" w:hAnsiTheme="majorBidi" w:cstheme="majorBidi"/>
              </w:rPr>
            </w:pPr>
            <w:r w:rsidRPr="00632FFB">
              <w:rPr>
                <w:rFonts w:asciiTheme="majorBidi" w:hAnsiTheme="majorBidi" w:cstheme="majorBidi"/>
                <w:lang w:val="ru"/>
              </w:rPr>
              <w:t>384</w:t>
            </w:r>
          </w:p>
        </w:tc>
        <w:tc>
          <w:tcPr>
            <w:tcW w:w="844" w:type="pct"/>
            <w:shd w:val="clear" w:color="auto" w:fill="FFFFFF"/>
          </w:tcPr>
          <w:p w14:paraId="179645F3" w14:textId="77777777" w:rsidR="00EF4A08" w:rsidRPr="00632FFB" w:rsidRDefault="00EF4A08" w:rsidP="00EF4A08">
            <w:pPr>
              <w:tabs>
                <w:tab w:val="left" w:pos="567"/>
              </w:tabs>
              <w:rPr>
                <w:rFonts w:asciiTheme="majorBidi" w:hAnsiTheme="majorBidi" w:cstheme="majorBidi"/>
              </w:rPr>
            </w:pPr>
            <w:r w:rsidRPr="00632FFB">
              <w:rPr>
                <w:rFonts w:asciiTheme="majorBidi" w:hAnsiTheme="majorBidi" w:cstheme="majorBidi"/>
                <w:lang w:val="ru"/>
              </w:rPr>
              <w:t>44</w:t>
            </w:r>
          </w:p>
        </w:tc>
        <w:tc>
          <w:tcPr>
            <w:tcW w:w="844" w:type="pct"/>
            <w:shd w:val="clear" w:color="auto" w:fill="FFFFFF"/>
          </w:tcPr>
          <w:p w14:paraId="7B062A67" w14:textId="77777777" w:rsidR="00EF4A08" w:rsidRPr="00632FFB" w:rsidRDefault="00EF4A08" w:rsidP="00EF4A08">
            <w:pPr>
              <w:tabs>
                <w:tab w:val="left" w:pos="567"/>
              </w:tabs>
              <w:rPr>
                <w:rFonts w:asciiTheme="majorBidi" w:hAnsiTheme="majorBidi" w:cstheme="majorBidi"/>
              </w:rPr>
            </w:pPr>
            <w:r w:rsidRPr="00632FFB">
              <w:rPr>
                <w:rFonts w:asciiTheme="majorBidi" w:hAnsiTheme="majorBidi" w:cstheme="majorBidi"/>
                <w:lang w:val="ru"/>
              </w:rPr>
              <w:t>26</w:t>
            </w:r>
          </w:p>
        </w:tc>
        <w:tc>
          <w:tcPr>
            <w:tcW w:w="857" w:type="pct"/>
            <w:shd w:val="clear" w:color="auto" w:fill="FFFFFF"/>
          </w:tcPr>
          <w:p w14:paraId="3695BB49" w14:textId="77777777" w:rsidR="00EF4A08" w:rsidRPr="00632FFB" w:rsidRDefault="00EF4A08" w:rsidP="00EF4A08">
            <w:pPr>
              <w:tabs>
                <w:tab w:val="left" w:pos="567"/>
              </w:tabs>
              <w:rPr>
                <w:rFonts w:asciiTheme="majorBidi" w:hAnsiTheme="majorBidi" w:cstheme="majorBidi"/>
              </w:rPr>
            </w:pPr>
            <w:r w:rsidRPr="00632FFB">
              <w:rPr>
                <w:rFonts w:asciiTheme="majorBidi" w:hAnsiTheme="majorBidi" w:cstheme="majorBidi"/>
                <w:lang w:val="ru"/>
              </w:rPr>
              <w:t>10</w:t>
            </w:r>
          </w:p>
        </w:tc>
      </w:tr>
      <w:tr w:rsidR="00EF4A08" w:rsidRPr="00632FFB" w14:paraId="1F6DF388" w14:textId="77777777" w:rsidTr="00EF4A08">
        <w:trPr>
          <w:trHeight w:val="29"/>
          <w:tblHeader/>
        </w:trPr>
        <w:tc>
          <w:tcPr>
            <w:tcW w:w="1454" w:type="pct"/>
            <w:shd w:val="clear" w:color="auto" w:fill="FFFFFF"/>
          </w:tcPr>
          <w:p w14:paraId="679BC19B" w14:textId="77777777" w:rsidR="00EF4A08" w:rsidRPr="00632FFB" w:rsidRDefault="00EF4A08" w:rsidP="00EF4A08">
            <w:pPr>
              <w:tabs>
                <w:tab w:val="left" w:pos="567"/>
              </w:tabs>
              <w:rPr>
                <w:rFonts w:asciiTheme="majorBidi" w:hAnsiTheme="majorBidi" w:cstheme="majorBidi"/>
              </w:rPr>
            </w:pPr>
            <w:r w:rsidRPr="00632FFB">
              <w:rPr>
                <w:rFonts w:asciiTheme="majorBidi" w:hAnsiTheme="majorBidi" w:cstheme="majorBidi"/>
                <w:lang w:val="ru"/>
              </w:rPr>
              <w:t>Спебрутиниб</w:t>
            </w:r>
          </w:p>
        </w:tc>
        <w:tc>
          <w:tcPr>
            <w:tcW w:w="1001" w:type="pct"/>
            <w:shd w:val="clear" w:color="auto" w:fill="FFFFFF"/>
          </w:tcPr>
          <w:p w14:paraId="5D5F55DC" w14:textId="77777777" w:rsidR="00EF4A08" w:rsidRPr="00632FFB" w:rsidRDefault="00EF4A08" w:rsidP="00EF4A08">
            <w:pPr>
              <w:tabs>
                <w:tab w:val="left" w:pos="567"/>
              </w:tabs>
              <w:rPr>
                <w:rFonts w:asciiTheme="majorBidi" w:hAnsiTheme="majorBidi" w:cstheme="majorBidi"/>
              </w:rPr>
            </w:pPr>
            <w:r w:rsidRPr="00632FFB">
              <w:rPr>
                <w:rFonts w:asciiTheme="majorBidi" w:hAnsiTheme="majorBidi" w:cstheme="majorBidi"/>
                <w:lang w:val="ru"/>
              </w:rPr>
              <w:t>384</w:t>
            </w:r>
          </w:p>
        </w:tc>
        <w:tc>
          <w:tcPr>
            <w:tcW w:w="844" w:type="pct"/>
            <w:shd w:val="clear" w:color="auto" w:fill="FFFFFF"/>
          </w:tcPr>
          <w:p w14:paraId="2D6DD11C" w14:textId="77777777" w:rsidR="00EF4A08" w:rsidRPr="00632FFB" w:rsidRDefault="00EF4A08" w:rsidP="00EF4A08">
            <w:pPr>
              <w:tabs>
                <w:tab w:val="left" w:pos="567"/>
              </w:tabs>
              <w:rPr>
                <w:rFonts w:asciiTheme="majorBidi" w:hAnsiTheme="majorBidi" w:cstheme="majorBidi"/>
              </w:rPr>
            </w:pPr>
            <w:r w:rsidRPr="00632FFB">
              <w:rPr>
                <w:rFonts w:asciiTheme="majorBidi" w:hAnsiTheme="majorBidi" w:cstheme="majorBidi"/>
                <w:lang w:val="ru"/>
              </w:rPr>
              <w:t>33</w:t>
            </w:r>
          </w:p>
        </w:tc>
        <w:tc>
          <w:tcPr>
            <w:tcW w:w="844" w:type="pct"/>
            <w:shd w:val="clear" w:color="auto" w:fill="FFFFFF"/>
          </w:tcPr>
          <w:p w14:paraId="68FBE022" w14:textId="77777777" w:rsidR="00EF4A08" w:rsidRPr="00632FFB" w:rsidRDefault="00EF4A08" w:rsidP="00EF4A08">
            <w:pPr>
              <w:tabs>
                <w:tab w:val="left" w:pos="567"/>
              </w:tabs>
              <w:rPr>
                <w:rFonts w:asciiTheme="majorBidi" w:hAnsiTheme="majorBidi" w:cstheme="majorBidi"/>
              </w:rPr>
            </w:pPr>
            <w:r w:rsidRPr="00632FFB">
              <w:rPr>
                <w:rFonts w:asciiTheme="majorBidi" w:hAnsiTheme="majorBidi" w:cstheme="majorBidi"/>
                <w:lang w:val="ru"/>
              </w:rPr>
              <w:t>14</w:t>
            </w:r>
          </w:p>
        </w:tc>
        <w:tc>
          <w:tcPr>
            <w:tcW w:w="857" w:type="pct"/>
            <w:shd w:val="clear" w:color="auto" w:fill="FFFFFF"/>
          </w:tcPr>
          <w:p w14:paraId="21D264B3" w14:textId="77777777" w:rsidR="00EF4A08" w:rsidRPr="00632FFB" w:rsidRDefault="00EF4A08" w:rsidP="00EF4A08">
            <w:pPr>
              <w:tabs>
                <w:tab w:val="left" w:pos="567"/>
              </w:tabs>
              <w:rPr>
                <w:rFonts w:asciiTheme="majorBidi" w:hAnsiTheme="majorBidi" w:cstheme="majorBidi"/>
              </w:rPr>
            </w:pPr>
            <w:r w:rsidRPr="00632FFB">
              <w:rPr>
                <w:rFonts w:asciiTheme="majorBidi" w:hAnsiTheme="majorBidi" w:cstheme="majorBidi"/>
                <w:lang w:val="ru"/>
              </w:rPr>
              <w:t>2</w:t>
            </w:r>
          </w:p>
        </w:tc>
      </w:tr>
      <w:tr w:rsidR="00EF4A08" w:rsidRPr="00632FFB" w14:paraId="5C9F452E" w14:textId="77777777" w:rsidTr="00EF4A08">
        <w:trPr>
          <w:trHeight w:val="29"/>
          <w:tblHeader/>
        </w:trPr>
        <w:tc>
          <w:tcPr>
            <w:tcW w:w="5000" w:type="pct"/>
            <w:gridSpan w:val="5"/>
            <w:shd w:val="clear" w:color="auto" w:fill="FFFFFF"/>
          </w:tcPr>
          <w:p w14:paraId="58246D57" w14:textId="77777777" w:rsidR="00EF4A08" w:rsidRDefault="00EF4A08" w:rsidP="00EF4A08">
            <w:pPr>
              <w:tabs>
                <w:tab w:val="left" w:pos="567"/>
              </w:tabs>
              <w:rPr>
                <w:rFonts w:asciiTheme="majorBidi" w:hAnsiTheme="majorBidi" w:cstheme="majorBidi"/>
                <w:sz w:val="20"/>
                <w:szCs w:val="20"/>
                <w:lang w:val="ru"/>
              </w:rPr>
            </w:pPr>
            <w:r w:rsidRPr="00632FFB">
              <w:rPr>
                <w:rFonts w:asciiTheme="majorBidi" w:hAnsiTheme="majorBidi" w:cstheme="majorBidi"/>
                <w:b/>
                <w:bCs/>
                <w:sz w:val="20"/>
                <w:szCs w:val="20"/>
                <w:lang w:val="ru"/>
              </w:rPr>
              <w:t>Примечание</w:t>
            </w:r>
            <w:r w:rsidRPr="00632FFB">
              <w:rPr>
                <w:rFonts w:asciiTheme="majorBidi" w:hAnsiTheme="majorBidi" w:cstheme="majorBidi"/>
                <w:sz w:val="20"/>
                <w:szCs w:val="20"/>
                <w:lang w:val="ru"/>
              </w:rPr>
              <w:t xml:space="preserve">: </w:t>
            </w:r>
          </w:p>
          <w:p w14:paraId="088380A5" w14:textId="77777777" w:rsidR="00EF4A08" w:rsidRDefault="00EF4A08" w:rsidP="00EF4A08">
            <w:pPr>
              <w:tabs>
                <w:tab w:val="left" w:pos="567"/>
              </w:tabs>
              <w:rPr>
                <w:rFonts w:asciiTheme="majorBidi" w:hAnsiTheme="majorBidi" w:cstheme="majorBidi"/>
                <w:sz w:val="20"/>
                <w:szCs w:val="20"/>
                <w:lang w:val="ru"/>
              </w:rPr>
            </w:pPr>
            <w:r w:rsidRPr="00632FFB">
              <w:rPr>
                <w:rFonts w:asciiTheme="majorBidi" w:hAnsiTheme="majorBidi" w:cstheme="majorBidi"/>
                <w:sz w:val="20"/>
                <w:szCs w:val="20"/>
                <w:lang w:val="ru"/>
              </w:rPr>
              <w:t>В таблице приведены результаты профилирования киназ с набором DiscoveRx Kinome с оценкой.</w:t>
            </w:r>
          </w:p>
          <w:p w14:paraId="37EAEBD8" w14:textId="77777777" w:rsidR="00EF4A08" w:rsidRPr="00632FFB" w:rsidRDefault="00EF4A08" w:rsidP="00EF4A08">
            <w:pPr>
              <w:tabs>
                <w:tab w:val="left" w:pos="567"/>
              </w:tabs>
              <w:rPr>
                <w:rFonts w:asciiTheme="majorBidi" w:hAnsiTheme="majorBidi" w:cstheme="majorBidi"/>
                <w:sz w:val="20"/>
                <w:szCs w:val="20"/>
              </w:rPr>
            </w:pPr>
            <w:r w:rsidRPr="00632FFB">
              <w:rPr>
                <w:rFonts w:asciiTheme="majorBidi" w:hAnsiTheme="majorBidi" w:cstheme="majorBidi"/>
                <w:sz w:val="20"/>
                <w:szCs w:val="20"/>
                <w:lang w:val="ru"/>
              </w:rPr>
              <w:t>*Для акалабрутиниба единственной киназой, ингибируемой более чем на 99%, была BTK. +</w:t>
            </w:r>
          </w:p>
          <w:p w14:paraId="4A669642" w14:textId="77777777" w:rsidR="00EF4A08" w:rsidRPr="00632FFB" w:rsidRDefault="00EF4A08" w:rsidP="00EF4A08">
            <w:pPr>
              <w:tabs>
                <w:tab w:val="left" w:pos="567"/>
              </w:tabs>
              <w:rPr>
                <w:rFonts w:asciiTheme="majorBidi" w:hAnsiTheme="majorBidi" w:cstheme="majorBidi"/>
                <w:sz w:val="20"/>
                <w:szCs w:val="20"/>
              </w:rPr>
            </w:pPr>
            <w:r w:rsidRPr="00632FFB">
              <w:rPr>
                <w:rFonts w:asciiTheme="majorBidi" w:hAnsiTheme="majorBidi" w:cstheme="majorBidi"/>
                <w:sz w:val="20"/>
                <w:szCs w:val="20"/>
                <w:lang w:val="ru"/>
              </w:rPr>
              <w:t>BTK = тирозинкиназа Брутона; ДТ = дикий тип.</w:t>
            </w:r>
          </w:p>
        </w:tc>
      </w:tr>
    </w:tbl>
    <w:p w14:paraId="2BE8D4F0" w14:textId="77777777" w:rsidR="00EF4A08" w:rsidRPr="00447482" w:rsidRDefault="00EF4A08" w:rsidP="00C602C5">
      <w:pPr>
        <w:tabs>
          <w:tab w:val="left" w:pos="567"/>
        </w:tabs>
        <w:ind w:left="567"/>
        <w:rPr>
          <w:rFonts w:asciiTheme="majorBidi" w:hAnsiTheme="majorBidi" w:cstheme="majorBidi"/>
          <w:sz w:val="16"/>
          <w:szCs w:val="20"/>
        </w:rPr>
      </w:pPr>
    </w:p>
    <w:p w14:paraId="150AB4EB" w14:textId="77777777" w:rsidR="00C602C5" w:rsidRPr="00632FFB" w:rsidRDefault="00C602C5" w:rsidP="00C602C5">
      <w:pPr>
        <w:tabs>
          <w:tab w:val="left" w:pos="567"/>
        </w:tabs>
        <w:spacing w:after="240"/>
        <w:jc w:val="both"/>
        <w:rPr>
          <w:rFonts w:asciiTheme="majorBidi" w:hAnsiTheme="majorBidi" w:cstheme="majorBidi"/>
        </w:rPr>
      </w:pPr>
      <w:r>
        <w:rPr>
          <w:rFonts w:asciiTheme="majorBidi" w:hAnsiTheme="majorBidi" w:cstheme="majorBidi"/>
          <w:lang w:val="ru"/>
        </w:rPr>
        <w:tab/>
        <w:t xml:space="preserve">По данным </w:t>
      </w:r>
      <w:r w:rsidRPr="00E66414">
        <w:rPr>
          <w:rFonts w:asciiTheme="majorBidi" w:hAnsiTheme="majorBidi" w:cstheme="majorBidi"/>
          <w:lang w:val="ru"/>
        </w:rPr>
        <w:t>исследования R2017001 значимые</w:t>
      </w:r>
      <w:r w:rsidRPr="00632FFB">
        <w:rPr>
          <w:rFonts w:asciiTheme="majorBidi" w:hAnsiTheme="majorBidi" w:cstheme="majorBidi"/>
          <w:lang w:val="ru"/>
        </w:rPr>
        <w:t xml:space="preserve"> взаимодействия были установлены для девяти киназ, обнаруживших &gt;65% активности связывания с акалабрутинибом или ACP-5862. Для прямого сравнения были получены значения показателя IC</w:t>
      </w:r>
      <w:r w:rsidRPr="00632FFB">
        <w:rPr>
          <w:rFonts w:asciiTheme="majorBidi" w:hAnsiTheme="majorBidi" w:cstheme="majorBidi"/>
          <w:vertAlign w:val="subscript"/>
          <w:lang w:val="ru"/>
        </w:rPr>
        <w:t>50</w:t>
      </w:r>
      <w:r>
        <w:rPr>
          <w:rFonts w:asciiTheme="majorBidi" w:hAnsiTheme="majorBidi" w:cstheme="majorBidi"/>
          <w:lang w:val="ru"/>
        </w:rPr>
        <w:t xml:space="preserve"> для акалабрутиниба и ACP-5862. </w:t>
      </w:r>
      <w:r w:rsidRPr="00AF1F17">
        <w:rPr>
          <w:rFonts w:asciiTheme="majorBidi" w:hAnsiTheme="majorBidi" w:cstheme="majorBidi"/>
          <w:lang w:val="ru"/>
        </w:rPr>
        <w:t>Определение профиля проводили с помощью скринингового набора DiscoveRx scanMAX™ с одной дозой (1 мкМ) на &gt; 450 доступных киназ (включая мутантные киназы). Киназы, которые ингибировались более чем на 65%, считались имеющими значимые взаимодействия, что сопровождалось определением IC</w:t>
      </w:r>
      <w:r w:rsidRPr="00AF1F17">
        <w:rPr>
          <w:rFonts w:asciiTheme="majorBidi" w:hAnsiTheme="majorBidi" w:cstheme="majorBidi"/>
          <w:vertAlign w:val="subscript"/>
          <w:lang w:val="ru"/>
        </w:rPr>
        <w:t>50</w:t>
      </w:r>
      <w:r w:rsidRPr="00AF1F17">
        <w:rPr>
          <w:rFonts w:asciiTheme="majorBidi" w:hAnsiTheme="majorBidi" w:cstheme="majorBidi"/>
          <w:lang w:val="ru"/>
        </w:rPr>
        <w:t xml:space="preserve"> на той же платформе. </w:t>
      </w:r>
    </w:p>
    <w:p w14:paraId="34FF532E" w14:textId="025E1FCA" w:rsidR="00EF4A08" w:rsidRDefault="00EF4A08" w:rsidP="00EF4A08">
      <w:pPr>
        <w:pStyle w:val="af5"/>
        <w:keepNext/>
        <w:jc w:val="both"/>
      </w:pPr>
      <w:bookmarkStart w:id="249" w:name="_Toc159973348"/>
      <w:r>
        <w:t xml:space="preserve">Таблица </w:t>
      </w:r>
      <w:fldSimple w:instr=" STYLEREF 1 \s ">
        <w:r w:rsidR="008260B3">
          <w:rPr>
            <w:noProof/>
          </w:rPr>
          <w:t>3</w:t>
        </w:r>
      </w:fldSimple>
      <w:r w:rsidR="008260B3">
        <w:noBreakHyphen/>
      </w:r>
      <w:fldSimple w:instr=" SEQ Таблица \* ARABIC \s 1 ">
        <w:r w:rsidR="008260B3">
          <w:rPr>
            <w:noProof/>
          </w:rPr>
          <w:t>6</w:t>
        </w:r>
      </w:fldSimple>
      <w:r>
        <w:t>.</w:t>
      </w:r>
      <w:r w:rsidRPr="00EF4A08">
        <w:rPr>
          <w:rFonts w:asciiTheme="majorBidi" w:hAnsiTheme="majorBidi" w:cstheme="majorBidi"/>
          <w:iCs/>
          <w:lang w:val="ru"/>
        </w:rPr>
        <w:t xml:space="preserve"> </w:t>
      </w:r>
      <w:r w:rsidRPr="00EF4A08">
        <w:rPr>
          <w:rFonts w:asciiTheme="majorBidi" w:hAnsiTheme="majorBidi" w:cstheme="majorBidi"/>
          <w:b w:val="0"/>
          <w:iCs/>
          <w:lang w:val="ru"/>
        </w:rPr>
        <w:t>Результаты скрининга KINOMEscan, показывающие положительные результаты с ингибированием &gt; 65% при 1 мкМ.</w:t>
      </w:r>
      <w:bookmarkEnd w:id="249"/>
    </w:p>
    <w:tbl>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434"/>
        <w:gridCol w:w="1880"/>
        <w:gridCol w:w="2318"/>
        <w:gridCol w:w="1839"/>
        <w:gridCol w:w="1875"/>
      </w:tblGrid>
      <w:tr w:rsidR="00C602C5" w:rsidRPr="00E66414" w14:paraId="5B674E1E" w14:textId="77777777" w:rsidTr="008670F3">
        <w:trPr>
          <w:trHeight w:val="23"/>
          <w:tblHeader/>
        </w:trPr>
        <w:tc>
          <w:tcPr>
            <w:tcW w:w="767" w:type="pct"/>
            <w:vMerge w:val="restart"/>
            <w:shd w:val="clear" w:color="auto" w:fill="D9D9D9" w:themeFill="background1" w:themeFillShade="D9"/>
          </w:tcPr>
          <w:p w14:paraId="5096ECC3" w14:textId="77777777" w:rsidR="00C602C5" w:rsidRPr="00E66414" w:rsidRDefault="00C602C5" w:rsidP="008670F3">
            <w:pPr>
              <w:tabs>
                <w:tab w:val="left" w:pos="567"/>
              </w:tabs>
            </w:pPr>
            <w:r w:rsidRPr="00E66414">
              <w:rPr>
                <w:b/>
                <w:bCs/>
                <w:lang w:val="ru"/>
              </w:rPr>
              <w:t>Киназа</w:t>
            </w:r>
          </w:p>
        </w:tc>
        <w:tc>
          <w:tcPr>
            <w:tcW w:w="2246" w:type="pct"/>
            <w:gridSpan w:val="2"/>
            <w:shd w:val="clear" w:color="auto" w:fill="D9D9D9" w:themeFill="background1" w:themeFillShade="D9"/>
          </w:tcPr>
          <w:p w14:paraId="4905D679" w14:textId="77777777" w:rsidR="00C602C5" w:rsidRPr="00E66414" w:rsidRDefault="00C602C5" w:rsidP="008670F3">
            <w:pPr>
              <w:tabs>
                <w:tab w:val="left" w:pos="567"/>
              </w:tabs>
            </w:pPr>
            <w:r w:rsidRPr="00E66414">
              <w:rPr>
                <w:b/>
                <w:bCs/>
                <w:lang w:val="ru"/>
              </w:rPr>
              <w:t>Ингибирование при 1 мкМ, %</w:t>
            </w:r>
          </w:p>
        </w:tc>
        <w:tc>
          <w:tcPr>
            <w:tcW w:w="1987" w:type="pct"/>
            <w:gridSpan w:val="2"/>
            <w:shd w:val="clear" w:color="auto" w:fill="D9D9D9" w:themeFill="background1" w:themeFillShade="D9"/>
          </w:tcPr>
          <w:p w14:paraId="0001AD70" w14:textId="77777777" w:rsidR="00C602C5" w:rsidRPr="00E66414" w:rsidRDefault="00C602C5" w:rsidP="008670F3">
            <w:pPr>
              <w:tabs>
                <w:tab w:val="left" w:pos="567"/>
              </w:tabs>
            </w:pPr>
            <w:r w:rsidRPr="00E66414">
              <w:rPr>
                <w:b/>
                <w:bCs/>
                <w:lang w:val="ru"/>
              </w:rPr>
              <w:t>IC</w:t>
            </w:r>
            <w:r w:rsidRPr="00E66414">
              <w:rPr>
                <w:b/>
                <w:bCs/>
                <w:vertAlign w:val="subscript"/>
                <w:lang w:val="ru"/>
              </w:rPr>
              <w:t>50</w:t>
            </w:r>
            <w:r w:rsidRPr="00E66414">
              <w:rPr>
                <w:b/>
                <w:bCs/>
                <w:lang w:val="ru"/>
              </w:rPr>
              <w:t xml:space="preserve"> (нМ)</w:t>
            </w:r>
          </w:p>
        </w:tc>
      </w:tr>
      <w:tr w:rsidR="00C602C5" w:rsidRPr="00E66414" w14:paraId="5D8B8E17" w14:textId="77777777" w:rsidTr="008670F3">
        <w:trPr>
          <w:trHeight w:val="23"/>
          <w:tblHeader/>
        </w:trPr>
        <w:tc>
          <w:tcPr>
            <w:tcW w:w="767" w:type="pct"/>
            <w:vMerge/>
            <w:shd w:val="clear" w:color="auto" w:fill="D9D9D9" w:themeFill="background1" w:themeFillShade="D9"/>
          </w:tcPr>
          <w:p w14:paraId="252CCA17" w14:textId="77777777" w:rsidR="00C602C5" w:rsidRPr="00E66414" w:rsidRDefault="00C602C5" w:rsidP="008670F3">
            <w:pPr>
              <w:tabs>
                <w:tab w:val="left" w:pos="567"/>
              </w:tabs>
            </w:pPr>
          </w:p>
        </w:tc>
        <w:tc>
          <w:tcPr>
            <w:tcW w:w="1006" w:type="pct"/>
            <w:shd w:val="clear" w:color="auto" w:fill="D9D9D9" w:themeFill="background1" w:themeFillShade="D9"/>
          </w:tcPr>
          <w:p w14:paraId="425198FD" w14:textId="77777777" w:rsidR="00C602C5" w:rsidRPr="00E66414" w:rsidRDefault="00C602C5" w:rsidP="008670F3">
            <w:pPr>
              <w:tabs>
                <w:tab w:val="left" w:pos="567"/>
              </w:tabs>
            </w:pPr>
            <w:r w:rsidRPr="00E66414">
              <w:rPr>
                <w:b/>
                <w:bCs/>
                <w:lang w:val="ru"/>
              </w:rPr>
              <w:t>Акалабрутиниб</w:t>
            </w:r>
          </w:p>
        </w:tc>
        <w:tc>
          <w:tcPr>
            <w:tcW w:w="1240" w:type="pct"/>
            <w:shd w:val="clear" w:color="auto" w:fill="D9D9D9" w:themeFill="background1" w:themeFillShade="D9"/>
          </w:tcPr>
          <w:p w14:paraId="4F670A6F" w14:textId="77777777" w:rsidR="00C602C5" w:rsidRPr="00E66414" w:rsidRDefault="00C602C5" w:rsidP="008670F3">
            <w:pPr>
              <w:tabs>
                <w:tab w:val="left" w:pos="567"/>
              </w:tabs>
            </w:pPr>
            <w:r w:rsidRPr="00E66414">
              <w:rPr>
                <w:b/>
                <w:bCs/>
                <w:lang w:val="ru"/>
              </w:rPr>
              <w:t>ACP-5862</w:t>
            </w:r>
          </w:p>
        </w:tc>
        <w:tc>
          <w:tcPr>
            <w:tcW w:w="984" w:type="pct"/>
            <w:shd w:val="clear" w:color="auto" w:fill="D9D9D9" w:themeFill="background1" w:themeFillShade="D9"/>
          </w:tcPr>
          <w:p w14:paraId="3F082D13" w14:textId="77777777" w:rsidR="00C602C5" w:rsidRPr="00E66414" w:rsidRDefault="00C602C5" w:rsidP="008670F3">
            <w:pPr>
              <w:tabs>
                <w:tab w:val="left" w:pos="567"/>
              </w:tabs>
            </w:pPr>
            <w:r w:rsidRPr="00E66414">
              <w:rPr>
                <w:b/>
                <w:bCs/>
                <w:lang w:val="ru"/>
              </w:rPr>
              <w:t>Акалабрутиниб</w:t>
            </w:r>
          </w:p>
        </w:tc>
        <w:tc>
          <w:tcPr>
            <w:tcW w:w="1003" w:type="pct"/>
            <w:shd w:val="clear" w:color="auto" w:fill="D9D9D9" w:themeFill="background1" w:themeFillShade="D9"/>
          </w:tcPr>
          <w:p w14:paraId="37B60932" w14:textId="77777777" w:rsidR="00C602C5" w:rsidRPr="00E66414" w:rsidRDefault="00C602C5" w:rsidP="008670F3">
            <w:pPr>
              <w:tabs>
                <w:tab w:val="left" w:pos="567"/>
              </w:tabs>
            </w:pPr>
            <w:r w:rsidRPr="00E66414">
              <w:rPr>
                <w:b/>
                <w:bCs/>
                <w:lang w:val="ru"/>
              </w:rPr>
              <w:t>ACP-5862</w:t>
            </w:r>
          </w:p>
        </w:tc>
      </w:tr>
      <w:tr w:rsidR="00C602C5" w:rsidRPr="00E66414" w14:paraId="6E69CE9B" w14:textId="77777777" w:rsidTr="008670F3">
        <w:trPr>
          <w:trHeight w:val="23"/>
          <w:tblHeader/>
        </w:trPr>
        <w:tc>
          <w:tcPr>
            <w:tcW w:w="767" w:type="pct"/>
            <w:shd w:val="clear" w:color="auto" w:fill="FFFFFF"/>
          </w:tcPr>
          <w:p w14:paraId="4DD6FAC5" w14:textId="77777777" w:rsidR="00C602C5" w:rsidRPr="00E66414" w:rsidRDefault="00C602C5" w:rsidP="008670F3">
            <w:pPr>
              <w:tabs>
                <w:tab w:val="left" w:pos="567"/>
              </w:tabs>
            </w:pPr>
            <w:r w:rsidRPr="00E66414">
              <w:rPr>
                <w:lang w:val="ru"/>
              </w:rPr>
              <w:t>BTK*</w:t>
            </w:r>
          </w:p>
        </w:tc>
        <w:tc>
          <w:tcPr>
            <w:tcW w:w="1006" w:type="pct"/>
            <w:shd w:val="clear" w:color="auto" w:fill="FFFFFF"/>
          </w:tcPr>
          <w:p w14:paraId="4B5F3F6B" w14:textId="77777777" w:rsidR="00C602C5" w:rsidRPr="00E66414" w:rsidRDefault="00C602C5" w:rsidP="008670F3">
            <w:pPr>
              <w:tabs>
                <w:tab w:val="left" w:pos="567"/>
              </w:tabs>
            </w:pPr>
            <w:r w:rsidRPr="00E66414">
              <w:rPr>
                <w:lang w:val="ru"/>
              </w:rPr>
              <w:t>99,95%</w:t>
            </w:r>
          </w:p>
        </w:tc>
        <w:tc>
          <w:tcPr>
            <w:tcW w:w="1240" w:type="pct"/>
            <w:shd w:val="clear" w:color="auto" w:fill="FFFFFF"/>
          </w:tcPr>
          <w:p w14:paraId="2010BC45" w14:textId="77777777" w:rsidR="00C602C5" w:rsidRPr="00E66414" w:rsidRDefault="00C602C5" w:rsidP="008670F3">
            <w:pPr>
              <w:tabs>
                <w:tab w:val="left" w:pos="567"/>
              </w:tabs>
            </w:pPr>
            <w:r w:rsidRPr="00E66414">
              <w:rPr>
                <w:lang w:val="ru"/>
              </w:rPr>
              <w:t>98,4%</w:t>
            </w:r>
          </w:p>
        </w:tc>
        <w:tc>
          <w:tcPr>
            <w:tcW w:w="984" w:type="pct"/>
            <w:shd w:val="clear" w:color="auto" w:fill="FFFFFF"/>
          </w:tcPr>
          <w:p w14:paraId="3D137916" w14:textId="77777777" w:rsidR="00C602C5" w:rsidRPr="00E66414" w:rsidRDefault="00C602C5" w:rsidP="008670F3">
            <w:pPr>
              <w:tabs>
                <w:tab w:val="left" w:pos="567"/>
              </w:tabs>
            </w:pPr>
            <w:r w:rsidRPr="00E66414">
              <w:rPr>
                <w:lang w:val="ru"/>
              </w:rPr>
              <w:t>15</w:t>
            </w:r>
          </w:p>
        </w:tc>
        <w:tc>
          <w:tcPr>
            <w:tcW w:w="1003" w:type="pct"/>
            <w:shd w:val="clear" w:color="auto" w:fill="FFFFFF"/>
          </w:tcPr>
          <w:p w14:paraId="2F19088D" w14:textId="77777777" w:rsidR="00C602C5" w:rsidRPr="00E66414" w:rsidRDefault="00C602C5" w:rsidP="008670F3">
            <w:pPr>
              <w:tabs>
                <w:tab w:val="left" w:pos="567"/>
              </w:tabs>
            </w:pPr>
            <w:r w:rsidRPr="00E66414">
              <w:rPr>
                <w:lang w:val="ru"/>
              </w:rPr>
              <w:t>29</w:t>
            </w:r>
          </w:p>
        </w:tc>
      </w:tr>
      <w:tr w:rsidR="00C602C5" w:rsidRPr="00E66414" w14:paraId="7CC37236" w14:textId="77777777" w:rsidTr="008670F3">
        <w:trPr>
          <w:trHeight w:val="23"/>
          <w:tblHeader/>
        </w:trPr>
        <w:tc>
          <w:tcPr>
            <w:tcW w:w="767" w:type="pct"/>
            <w:shd w:val="clear" w:color="auto" w:fill="FFFFFF"/>
          </w:tcPr>
          <w:p w14:paraId="6C27F1CA" w14:textId="77777777" w:rsidR="00C602C5" w:rsidRPr="00E66414" w:rsidRDefault="00C602C5" w:rsidP="008670F3">
            <w:pPr>
              <w:tabs>
                <w:tab w:val="left" w:pos="567"/>
              </w:tabs>
            </w:pPr>
            <w:r w:rsidRPr="00E66414">
              <w:rPr>
                <w:lang w:val="ru"/>
              </w:rPr>
              <w:t>BMX*</w:t>
            </w:r>
          </w:p>
        </w:tc>
        <w:tc>
          <w:tcPr>
            <w:tcW w:w="1006" w:type="pct"/>
            <w:shd w:val="clear" w:color="auto" w:fill="FFFFFF"/>
          </w:tcPr>
          <w:p w14:paraId="5373B85C" w14:textId="77777777" w:rsidR="00C602C5" w:rsidRPr="00E66414" w:rsidRDefault="00C602C5" w:rsidP="008670F3">
            <w:pPr>
              <w:tabs>
                <w:tab w:val="left" w:pos="567"/>
              </w:tabs>
            </w:pPr>
            <w:r w:rsidRPr="00E66414">
              <w:rPr>
                <w:lang w:val="ru"/>
              </w:rPr>
              <w:t>66%</w:t>
            </w:r>
          </w:p>
        </w:tc>
        <w:tc>
          <w:tcPr>
            <w:tcW w:w="1240" w:type="pct"/>
            <w:shd w:val="clear" w:color="auto" w:fill="FFFFFF"/>
          </w:tcPr>
          <w:p w14:paraId="19748381" w14:textId="77777777" w:rsidR="00C602C5" w:rsidRPr="00E66414" w:rsidRDefault="00C602C5" w:rsidP="008670F3">
            <w:pPr>
              <w:tabs>
                <w:tab w:val="left" w:pos="567"/>
              </w:tabs>
            </w:pPr>
            <w:r w:rsidRPr="00E66414">
              <w:rPr>
                <w:lang w:val="ru"/>
              </w:rPr>
              <w:t>76%</w:t>
            </w:r>
          </w:p>
        </w:tc>
        <w:tc>
          <w:tcPr>
            <w:tcW w:w="984" w:type="pct"/>
            <w:shd w:val="clear" w:color="auto" w:fill="FFFFFF"/>
          </w:tcPr>
          <w:p w14:paraId="25E5BCCA" w14:textId="77777777" w:rsidR="00C602C5" w:rsidRPr="00E66414" w:rsidRDefault="00C602C5" w:rsidP="008670F3">
            <w:pPr>
              <w:tabs>
                <w:tab w:val="left" w:pos="567"/>
              </w:tabs>
            </w:pPr>
            <w:r w:rsidRPr="00E66414">
              <w:rPr>
                <w:lang w:val="ru"/>
              </w:rPr>
              <w:t>570</w:t>
            </w:r>
          </w:p>
        </w:tc>
        <w:tc>
          <w:tcPr>
            <w:tcW w:w="1003" w:type="pct"/>
            <w:shd w:val="clear" w:color="auto" w:fill="FFFFFF"/>
          </w:tcPr>
          <w:p w14:paraId="79884B73" w14:textId="77777777" w:rsidR="00C602C5" w:rsidRPr="00E66414" w:rsidRDefault="00C602C5" w:rsidP="008670F3">
            <w:pPr>
              <w:tabs>
                <w:tab w:val="left" w:pos="567"/>
              </w:tabs>
            </w:pPr>
            <w:r w:rsidRPr="00E66414">
              <w:rPr>
                <w:lang w:val="ru"/>
              </w:rPr>
              <w:t>190</w:t>
            </w:r>
          </w:p>
        </w:tc>
      </w:tr>
      <w:tr w:rsidR="00C602C5" w:rsidRPr="00E66414" w14:paraId="718095E2" w14:textId="77777777" w:rsidTr="008670F3">
        <w:trPr>
          <w:trHeight w:val="23"/>
          <w:tblHeader/>
        </w:trPr>
        <w:tc>
          <w:tcPr>
            <w:tcW w:w="767" w:type="pct"/>
            <w:shd w:val="clear" w:color="auto" w:fill="FFFFFF"/>
          </w:tcPr>
          <w:p w14:paraId="71017022" w14:textId="77777777" w:rsidR="00C602C5" w:rsidRPr="00E66414" w:rsidRDefault="00C602C5" w:rsidP="008670F3">
            <w:pPr>
              <w:tabs>
                <w:tab w:val="left" w:pos="567"/>
              </w:tabs>
            </w:pPr>
            <w:r w:rsidRPr="00E66414">
              <w:rPr>
                <w:lang w:val="ru"/>
              </w:rPr>
              <w:t>PTK6</w:t>
            </w:r>
          </w:p>
        </w:tc>
        <w:tc>
          <w:tcPr>
            <w:tcW w:w="1006" w:type="pct"/>
            <w:shd w:val="clear" w:color="auto" w:fill="FFFFFF"/>
          </w:tcPr>
          <w:p w14:paraId="5F37C58E" w14:textId="77777777" w:rsidR="00C602C5" w:rsidRPr="00E66414" w:rsidRDefault="00C602C5" w:rsidP="008670F3">
            <w:pPr>
              <w:tabs>
                <w:tab w:val="left" w:pos="567"/>
              </w:tabs>
            </w:pPr>
            <w:r w:rsidRPr="00E66414">
              <w:rPr>
                <w:lang w:val="ru"/>
              </w:rPr>
              <w:t>21%</w:t>
            </w:r>
          </w:p>
        </w:tc>
        <w:tc>
          <w:tcPr>
            <w:tcW w:w="1240" w:type="pct"/>
            <w:shd w:val="clear" w:color="auto" w:fill="FFFFFF"/>
          </w:tcPr>
          <w:p w14:paraId="79A2C681" w14:textId="77777777" w:rsidR="00C602C5" w:rsidRPr="00E66414" w:rsidRDefault="00C602C5" w:rsidP="008670F3">
            <w:pPr>
              <w:tabs>
                <w:tab w:val="left" w:pos="567"/>
              </w:tabs>
            </w:pPr>
            <w:r w:rsidRPr="00E66414">
              <w:rPr>
                <w:lang w:val="ru"/>
              </w:rPr>
              <w:t>76%</w:t>
            </w:r>
          </w:p>
        </w:tc>
        <w:tc>
          <w:tcPr>
            <w:tcW w:w="984" w:type="pct"/>
            <w:shd w:val="clear" w:color="auto" w:fill="FFFFFF"/>
          </w:tcPr>
          <w:p w14:paraId="74A62E9B" w14:textId="77777777" w:rsidR="00C602C5" w:rsidRPr="00E66414" w:rsidRDefault="00C602C5" w:rsidP="008670F3">
            <w:pPr>
              <w:tabs>
                <w:tab w:val="left" w:pos="567"/>
              </w:tabs>
            </w:pPr>
            <w:r w:rsidRPr="00E66414">
              <w:rPr>
                <w:lang w:val="ru"/>
              </w:rPr>
              <w:t>1600</w:t>
            </w:r>
          </w:p>
        </w:tc>
        <w:tc>
          <w:tcPr>
            <w:tcW w:w="1003" w:type="pct"/>
            <w:shd w:val="clear" w:color="auto" w:fill="FFFFFF"/>
          </w:tcPr>
          <w:p w14:paraId="2656F84E" w14:textId="77777777" w:rsidR="00C602C5" w:rsidRPr="00E66414" w:rsidRDefault="00C602C5" w:rsidP="008670F3">
            <w:pPr>
              <w:tabs>
                <w:tab w:val="left" w:pos="567"/>
              </w:tabs>
            </w:pPr>
            <w:r w:rsidRPr="00E66414">
              <w:rPr>
                <w:lang w:val="ru"/>
              </w:rPr>
              <w:t>150</w:t>
            </w:r>
          </w:p>
        </w:tc>
      </w:tr>
      <w:tr w:rsidR="00C602C5" w:rsidRPr="00E66414" w14:paraId="19CB5441" w14:textId="77777777" w:rsidTr="008670F3">
        <w:trPr>
          <w:trHeight w:val="23"/>
          <w:tblHeader/>
        </w:trPr>
        <w:tc>
          <w:tcPr>
            <w:tcW w:w="767" w:type="pct"/>
            <w:shd w:val="clear" w:color="auto" w:fill="FFFFFF"/>
          </w:tcPr>
          <w:p w14:paraId="6D02FF3A" w14:textId="77777777" w:rsidR="00C602C5" w:rsidRPr="00E66414" w:rsidRDefault="00C602C5" w:rsidP="008670F3">
            <w:pPr>
              <w:tabs>
                <w:tab w:val="left" w:pos="567"/>
              </w:tabs>
            </w:pPr>
            <w:r w:rsidRPr="00E66414">
              <w:rPr>
                <w:lang w:val="ru"/>
              </w:rPr>
              <w:t>ERBB2*</w:t>
            </w:r>
          </w:p>
        </w:tc>
        <w:tc>
          <w:tcPr>
            <w:tcW w:w="1006" w:type="pct"/>
            <w:shd w:val="clear" w:color="auto" w:fill="FFFFFF"/>
          </w:tcPr>
          <w:p w14:paraId="2706454A" w14:textId="77777777" w:rsidR="00C602C5" w:rsidRPr="00E66414" w:rsidRDefault="00C602C5" w:rsidP="008670F3">
            <w:pPr>
              <w:tabs>
                <w:tab w:val="left" w:pos="567"/>
              </w:tabs>
            </w:pPr>
            <w:r w:rsidRPr="00E66414">
              <w:rPr>
                <w:lang w:val="ru"/>
              </w:rPr>
              <w:t>97,9%</w:t>
            </w:r>
          </w:p>
        </w:tc>
        <w:tc>
          <w:tcPr>
            <w:tcW w:w="1240" w:type="pct"/>
            <w:shd w:val="clear" w:color="auto" w:fill="FFFFFF"/>
          </w:tcPr>
          <w:p w14:paraId="369CED0B" w14:textId="77777777" w:rsidR="00C602C5" w:rsidRPr="00E66414" w:rsidRDefault="00C602C5" w:rsidP="008670F3">
            <w:pPr>
              <w:tabs>
                <w:tab w:val="left" w:pos="567"/>
              </w:tabs>
            </w:pPr>
            <w:r w:rsidRPr="00E66414">
              <w:rPr>
                <w:lang w:val="ru"/>
              </w:rPr>
              <w:t>89%</w:t>
            </w:r>
          </w:p>
        </w:tc>
        <w:tc>
          <w:tcPr>
            <w:tcW w:w="984" w:type="pct"/>
            <w:shd w:val="clear" w:color="auto" w:fill="FFFFFF"/>
          </w:tcPr>
          <w:p w14:paraId="3D3E8B93" w14:textId="77777777" w:rsidR="00C602C5" w:rsidRPr="00E66414" w:rsidRDefault="00C602C5" w:rsidP="008670F3">
            <w:pPr>
              <w:tabs>
                <w:tab w:val="left" w:pos="567"/>
              </w:tabs>
            </w:pPr>
            <w:r w:rsidRPr="00E66414">
              <w:rPr>
                <w:lang w:val="ru"/>
              </w:rPr>
              <w:t>56</w:t>
            </w:r>
          </w:p>
        </w:tc>
        <w:tc>
          <w:tcPr>
            <w:tcW w:w="1003" w:type="pct"/>
            <w:shd w:val="clear" w:color="auto" w:fill="FFFFFF"/>
          </w:tcPr>
          <w:p w14:paraId="237D524F" w14:textId="77777777" w:rsidR="00C602C5" w:rsidRPr="00E66414" w:rsidRDefault="00C602C5" w:rsidP="008670F3">
            <w:pPr>
              <w:tabs>
                <w:tab w:val="left" w:pos="567"/>
              </w:tabs>
            </w:pPr>
            <w:r w:rsidRPr="00E66414">
              <w:rPr>
                <w:lang w:val="ru"/>
              </w:rPr>
              <w:t>120</w:t>
            </w:r>
          </w:p>
        </w:tc>
      </w:tr>
      <w:tr w:rsidR="00C602C5" w:rsidRPr="00E66414" w14:paraId="778890CB" w14:textId="77777777" w:rsidTr="008670F3">
        <w:trPr>
          <w:trHeight w:val="23"/>
          <w:tblHeader/>
        </w:trPr>
        <w:tc>
          <w:tcPr>
            <w:tcW w:w="767" w:type="pct"/>
            <w:shd w:val="clear" w:color="auto" w:fill="FFFFFF"/>
          </w:tcPr>
          <w:p w14:paraId="286BF3E4" w14:textId="77777777" w:rsidR="00C602C5" w:rsidRPr="00E66414" w:rsidRDefault="00C602C5" w:rsidP="008670F3">
            <w:pPr>
              <w:tabs>
                <w:tab w:val="left" w:pos="567"/>
              </w:tabs>
            </w:pPr>
            <w:r w:rsidRPr="00E66414">
              <w:rPr>
                <w:lang w:val="ru"/>
              </w:rPr>
              <w:t>ERBB4*</w:t>
            </w:r>
          </w:p>
        </w:tc>
        <w:tc>
          <w:tcPr>
            <w:tcW w:w="1006" w:type="pct"/>
            <w:shd w:val="clear" w:color="auto" w:fill="FFFFFF"/>
          </w:tcPr>
          <w:p w14:paraId="50784719" w14:textId="77777777" w:rsidR="00C602C5" w:rsidRPr="00E66414" w:rsidRDefault="00C602C5" w:rsidP="008670F3">
            <w:pPr>
              <w:tabs>
                <w:tab w:val="left" w:pos="567"/>
              </w:tabs>
            </w:pPr>
            <w:r w:rsidRPr="00E66414">
              <w:rPr>
                <w:lang w:val="ru"/>
              </w:rPr>
              <w:t>95,7%</w:t>
            </w:r>
          </w:p>
        </w:tc>
        <w:tc>
          <w:tcPr>
            <w:tcW w:w="1240" w:type="pct"/>
            <w:shd w:val="clear" w:color="auto" w:fill="FFFFFF"/>
          </w:tcPr>
          <w:p w14:paraId="314C58AF" w14:textId="77777777" w:rsidR="00C602C5" w:rsidRPr="00E66414" w:rsidRDefault="00C602C5" w:rsidP="008670F3">
            <w:pPr>
              <w:tabs>
                <w:tab w:val="left" w:pos="567"/>
              </w:tabs>
            </w:pPr>
            <w:r w:rsidRPr="00E66414">
              <w:rPr>
                <w:lang w:val="ru"/>
              </w:rPr>
              <w:t>51%</w:t>
            </w:r>
          </w:p>
        </w:tc>
        <w:tc>
          <w:tcPr>
            <w:tcW w:w="984" w:type="pct"/>
            <w:shd w:val="clear" w:color="auto" w:fill="FFFFFF"/>
          </w:tcPr>
          <w:p w14:paraId="58F2F9CE" w14:textId="77777777" w:rsidR="00C602C5" w:rsidRPr="00E66414" w:rsidRDefault="00C602C5" w:rsidP="008670F3">
            <w:pPr>
              <w:tabs>
                <w:tab w:val="left" w:pos="567"/>
              </w:tabs>
            </w:pPr>
            <w:r w:rsidRPr="00E66414">
              <w:rPr>
                <w:lang w:val="ru"/>
              </w:rPr>
              <w:t>140</w:t>
            </w:r>
          </w:p>
        </w:tc>
        <w:tc>
          <w:tcPr>
            <w:tcW w:w="1003" w:type="pct"/>
            <w:shd w:val="clear" w:color="auto" w:fill="FFFFFF"/>
          </w:tcPr>
          <w:p w14:paraId="7C663191" w14:textId="77777777" w:rsidR="00C602C5" w:rsidRPr="00E66414" w:rsidRDefault="00C602C5" w:rsidP="008670F3">
            <w:pPr>
              <w:tabs>
                <w:tab w:val="left" w:pos="567"/>
              </w:tabs>
            </w:pPr>
            <w:r w:rsidRPr="00E66414">
              <w:rPr>
                <w:lang w:val="ru"/>
              </w:rPr>
              <w:t>970</w:t>
            </w:r>
          </w:p>
        </w:tc>
      </w:tr>
      <w:tr w:rsidR="00C602C5" w:rsidRPr="00E66414" w14:paraId="7886CCC7" w14:textId="77777777" w:rsidTr="008670F3">
        <w:trPr>
          <w:trHeight w:val="23"/>
          <w:tblHeader/>
        </w:trPr>
        <w:tc>
          <w:tcPr>
            <w:tcW w:w="767" w:type="pct"/>
            <w:shd w:val="clear" w:color="auto" w:fill="FFFFFF"/>
          </w:tcPr>
          <w:p w14:paraId="4D27A52B" w14:textId="77777777" w:rsidR="00C602C5" w:rsidRPr="00E66414" w:rsidRDefault="00C602C5" w:rsidP="008670F3">
            <w:pPr>
              <w:tabs>
                <w:tab w:val="left" w:pos="567"/>
              </w:tabs>
            </w:pPr>
            <w:r w:rsidRPr="00E66414">
              <w:rPr>
                <w:lang w:val="ru"/>
              </w:rPr>
              <w:t>LIMK1</w:t>
            </w:r>
          </w:p>
        </w:tc>
        <w:tc>
          <w:tcPr>
            <w:tcW w:w="1006" w:type="pct"/>
            <w:shd w:val="clear" w:color="auto" w:fill="FFFFFF"/>
          </w:tcPr>
          <w:p w14:paraId="04F85258" w14:textId="77777777" w:rsidR="00C602C5" w:rsidRPr="00E66414" w:rsidRDefault="00C602C5" w:rsidP="008670F3">
            <w:pPr>
              <w:tabs>
                <w:tab w:val="left" w:pos="567"/>
              </w:tabs>
            </w:pPr>
            <w:r w:rsidRPr="00E66414">
              <w:rPr>
                <w:lang w:val="ru"/>
              </w:rPr>
              <w:t>87%</w:t>
            </w:r>
          </w:p>
        </w:tc>
        <w:tc>
          <w:tcPr>
            <w:tcW w:w="1240" w:type="pct"/>
            <w:shd w:val="clear" w:color="auto" w:fill="FFFFFF"/>
          </w:tcPr>
          <w:p w14:paraId="457BA6C7" w14:textId="77777777" w:rsidR="00C602C5" w:rsidRPr="00E66414" w:rsidRDefault="00C602C5" w:rsidP="008670F3">
            <w:pPr>
              <w:tabs>
                <w:tab w:val="left" w:pos="567"/>
              </w:tabs>
            </w:pPr>
            <w:r w:rsidRPr="00E66414">
              <w:rPr>
                <w:lang w:val="ru"/>
              </w:rPr>
              <w:t>58%</w:t>
            </w:r>
          </w:p>
        </w:tc>
        <w:tc>
          <w:tcPr>
            <w:tcW w:w="984" w:type="pct"/>
            <w:shd w:val="clear" w:color="auto" w:fill="FFFFFF"/>
          </w:tcPr>
          <w:p w14:paraId="33B9EB99" w14:textId="77777777" w:rsidR="00C602C5" w:rsidRPr="00E66414" w:rsidRDefault="00C602C5" w:rsidP="008670F3">
            <w:pPr>
              <w:tabs>
                <w:tab w:val="left" w:pos="567"/>
              </w:tabs>
            </w:pPr>
            <w:r w:rsidRPr="00E66414">
              <w:rPr>
                <w:lang w:val="ru"/>
              </w:rPr>
              <w:t>190</w:t>
            </w:r>
          </w:p>
        </w:tc>
        <w:tc>
          <w:tcPr>
            <w:tcW w:w="1003" w:type="pct"/>
            <w:shd w:val="clear" w:color="auto" w:fill="FFFFFF"/>
          </w:tcPr>
          <w:p w14:paraId="7E90151C" w14:textId="77777777" w:rsidR="00C602C5" w:rsidRPr="00E66414" w:rsidRDefault="00C602C5" w:rsidP="008670F3">
            <w:pPr>
              <w:tabs>
                <w:tab w:val="left" w:pos="567"/>
              </w:tabs>
            </w:pPr>
            <w:r w:rsidRPr="00E66414">
              <w:rPr>
                <w:lang w:val="ru"/>
              </w:rPr>
              <w:t>400</w:t>
            </w:r>
          </w:p>
        </w:tc>
      </w:tr>
      <w:tr w:rsidR="00C602C5" w:rsidRPr="00E66414" w14:paraId="4D80B94E" w14:textId="77777777" w:rsidTr="008670F3">
        <w:trPr>
          <w:trHeight w:val="23"/>
          <w:tblHeader/>
        </w:trPr>
        <w:tc>
          <w:tcPr>
            <w:tcW w:w="767" w:type="pct"/>
            <w:shd w:val="clear" w:color="auto" w:fill="FFFFFF"/>
          </w:tcPr>
          <w:p w14:paraId="666AE700" w14:textId="77777777" w:rsidR="00C602C5" w:rsidRPr="00E66414" w:rsidRDefault="00C602C5" w:rsidP="008670F3">
            <w:pPr>
              <w:tabs>
                <w:tab w:val="left" w:pos="567"/>
              </w:tabs>
            </w:pPr>
            <w:r w:rsidRPr="00E66414">
              <w:rPr>
                <w:lang w:val="ru"/>
              </w:rPr>
              <w:t>MEK5</w:t>
            </w:r>
          </w:p>
        </w:tc>
        <w:tc>
          <w:tcPr>
            <w:tcW w:w="1006" w:type="pct"/>
            <w:shd w:val="clear" w:color="auto" w:fill="FFFFFF"/>
          </w:tcPr>
          <w:p w14:paraId="2E2CDCD1" w14:textId="77777777" w:rsidR="00C602C5" w:rsidRPr="00E66414" w:rsidRDefault="00C602C5" w:rsidP="008670F3">
            <w:pPr>
              <w:tabs>
                <w:tab w:val="left" w:pos="567"/>
              </w:tabs>
            </w:pPr>
            <w:r w:rsidRPr="00E66414">
              <w:rPr>
                <w:lang w:val="ru"/>
              </w:rPr>
              <w:t>35%</w:t>
            </w:r>
          </w:p>
        </w:tc>
        <w:tc>
          <w:tcPr>
            <w:tcW w:w="1240" w:type="pct"/>
            <w:shd w:val="clear" w:color="auto" w:fill="FFFFFF"/>
          </w:tcPr>
          <w:p w14:paraId="0A201466" w14:textId="77777777" w:rsidR="00C602C5" w:rsidRPr="00E66414" w:rsidRDefault="00C602C5" w:rsidP="008670F3">
            <w:pPr>
              <w:tabs>
                <w:tab w:val="left" w:pos="567"/>
              </w:tabs>
            </w:pPr>
            <w:r w:rsidRPr="00E66414">
              <w:rPr>
                <w:lang w:val="ru"/>
              </w:rPr>
              <w:t>96,3%</w:t>
            </w:r>
          </w:p>
        </w:tc>
        <w:tc>
          <w:tcPr>
            <w:tcW w:w="984" w:type="pct"/>
            <w:shd w:val="clear" w:color="auto" w:fill="FFFFFF"/>
          </w:tcPr>
          <w:p w14:paraId="0BBB31B3" w14:textId="77777777" w:rsidR="00C602C5" w:rsidRPr="00E66414" w:rsidRDefault="00C602C5" w:rsidP="008670F3">
            <w:pPr>
              <w:tabs>
                <w:tab w:val="left" w:pos="567"/>
              </w:tabs>
            </w:pPr>
            <w:r w:rsidRPr="00E66414">
              <w:rPr>
                <w:lang w:val="ru"/>
              </w:rPr>
              <w:t>930</w:t>
            </w:r>
          </w:p>
        </w:tc>
        <w:tc>
          <w:tcPr>
            <w:tcW w:w="1003" w:type="pct"/>
            <w:shd w:val="clear" w:color="auto" w:fill="FFFFFF"/>
          </w:tcPr>
          <w:p w14:paraId="276E4CB0" w14:textId="77777777" w:rsidR="00C602C5" w:rsidRPr="00E66414" w:rsidRDefault="00C602C5" w:rsidP="008670F3">
            <w:pPr>
              <w:tabs>
                <w:tab w:val="left" w:pos="567"/>
              </w:tabs>
            </w:pPr>
            <w:r w:rsidRPr="00E66414">
              <w:rPr>
                <w:lang w:val="ru"/>
              </w:rPr>
              <w:t>69</w:t>
            </w:r>
          </w:p>
        </w:tc>
      </w:tr>
      <w:tr w:rsidR="00C602C5" w:rsidRPr="00E66414" w14:paraId="5CAF5DFC" w14:textId="77777777" w:rsidTr="008670F3">
        <w:trPr>
          <w:trHeight w:val="23"/>
          <w:tblHeader/>
        </w:trPr>
        <w:tc>
          <w:tcPr>
            <w:tcW w:w="767" w:type="pct"/>
            <w:shd w:val="clear" w:color="auto" w:fill="FFFFFF"/>
          </w:tcPr>
          <w:p w14:paraId="5E51B61B" w14:textId="77777777" w:rsidR="00C602C5" w:rsidRPr="00E66414" w:rsidRDefault="00C602C5" w:rsidP="008670F3">
            <w:pPr>
              <w:tabs>
                <w:tab w:val="left" w:pos="567"/>
              </w:tabs>
            </w:pPr>
            <w:r w:rsidRPr="00E66414">
              <w:rPr>
                <w:lang w:val="ru"/>
              </w:rPr>
              <w:t>TEC*</w:t>
            </w:r>
          </w:p>
        </w:tc>
        <w:tc>
          <w:tcPr>
            <w:tcW w:w="1006" w:type="pct"/>
            <w:shd w:val="clear" w:color="auto" w:fill="FFFFFF"/>
          </w:tcPr>
          <w:p w14:paraId="7FC422AA" w14:textId="77777777" w:rsidR="00C602C5" w:rsidRPr="00E66414" w:rsidRDefault="00C602C5" w:rsidP="008670F3">
            <w:pPr>
              <w:tabs>
                <w:tab w:val="left" w:pos="567"/>
              </w:tabs>
            </w:pPr>
            <w:r w:rsidRPr="00E66414">
              <w:rPr>
                <w:lang w:val="ru"/>
              </w:rPr>
              <w:t>93,6%</w:t>
            </w:r>
          </w:p>
        </w:tc>
        <w:tc>
          <w:tcPr>
            <w:tcW w:w="1240" w:type="pct"/>
            <w:shd w:val="clear" w:color="auto" w:fill="FFFFFF"/>
          </w:tcPr>
          <w:p w14:paraId="2272D370" w14:textId="77777777" w:rsidR="00C602C5" w:rsidRPr="00E66414" w:rsidRDefault="00C602C5" w:rsidP="008670F3">
            <w:pPr>
              <w:tabs>
                <w:tab w:val="left" w:pos="567"/>
              </w:tabs>
            </w:pPr>
            <w:r w:rsidRPr="00E66414">
              <w:rPr>
                <w:lang w:val="ru"/>
              </w:rPr>
              <w:t>93,5%</w:t>
            </w:r>
          </w:p>
        </w:tc>
        <w:tc>
          <w:tcPr>
            <w:tcW w:w="984" w:type="pct"/>
            <w:shd w:val="clear" w:color="auto" w:fill="FFFFFF"/>
          </w:tcPr>
          <w:p w14:paraId="2A2636F2" w14:textId="77777777" w:rsidR="00C602C5" w:rsidRPr="00E66414" w:rsidRDefault="00C602C5" w:rsidP="008670F3">
            <w:pPr>
              <w:tabs>
                <w:tab w:val="left" w:pos="567"/>
              </w:tabs>
            </w:pPr>
            <w:r w:rsidRPr="00E66414">
              <w:rPr>
                <w:lang w:val="ru"/>
              </w:rPr>
              <w:t>16</w:t>
            </w:r>
          </w:p>
        </w:tc>
        <w:tc>
          <w:tcPr>
            <w:tcW w:w="1003" w:type="pct"/>
            <w:shd w:val="clear" w:color="auto" w:fill="FFFFFF"/>
          </w:tcPr>
          <w:p w14:paraId="1716B1CA" w14:textId="77777777" w:rsidR="00C602C5" w:rsidRPr="00E66414" w:rsidRDefault="00C602C5" w:rsidP="008670F3">
            <w:pPr>
              <w:tabs>
                <w:tab w:val="left" w:pos="567"/>
              </w:tabs>
            </w:pPr>
            <w:r w:rsidRPr="00E66414">
              <w:rPr>
                <w:lang w:val="ru"/>
              </w:rPr>
              <w:t>40</w:t>
            </w:r>
          </w:p>
        </w:tc>
      </w:tr>
      <w:tr w:rsidR="00C602C5" w:rsidRPr="00E66414" w14:paraId="0D194C78" w14:textId="77777777" w:rsidTr="008670F3">
        <w:trPr>
          <w:trHeight w:val="23"/>
          <w:tblHeader/>
        </w:trPr>
        <w:tc>
          <w:tcPr>
            <w:tcW w:w="767" w:type="pct"/>
            <w:shd w:val="clear" w:color="auto" w:fill="FFFFFF"/>
          </w:tcPr>
          <w:p w14:paraId="4EB570F3" w14:textId="77777777" w:rsidR="00C602C5" w:rsidRPr="00E66414" w:rsidRDefault="00C602C5" w:rsidP="008670F3">
            <w:pPr>
              <w:tabs>
                <w:tab w:val="left" w:pos="567"/>
              </w:tabs>
            </w:pPr>
            <w:r w:rsidRPr="00E66414">
              <w:rPr>
                <w:lang w:val="ru"/>
              </w:rPr>
              <w:t>TXK*</w:t>
            </w:r>
          </w:p>
        </w:tc>
        <w:tc>
          <w:tcPr>
            <w:tcW w:w="1006" w:type="pct"/>
            <w:shd w:val="clear" w:color="auto" w:fill="FFFFFF"/>
          </w:tcPr>
          <w:p w14:paraId="21BB0367" w14:textId="77777777" w:rsidR="00C602C5" w:rsidRPr="00E66414" w:rsidRDefault="00C602C5" w:rsidP="008670F3">
            <w:pPr>
              <w:tabs>
                <w:tab w:val="left" w:pos="567"/>
              </w:tabs>
            </w:pPr>
            <w:r w:rsidRPr="00E66414">
              <w:rPr>
                <w:lang w:val="ru"/>
              </w:rPr>
              <w:t>76%</w:t>
            </w:r>
          </w:p>
        </w:tc>
        <w:tc>
          <w:tcPr>
            <w:tcW w:w="1240" w:type="pct"/>
            <w:shd w:val="clear" w:color="auto" w:fill="FFFFFF"/>
          </w:tcPr>
          <w:p w14:paraId="1E7E5A31" w14:textId="77777777" w:rsidR="00C602C5" w:rsidRPr="00E66414" w:rsidRDefault="00C602C5" w:rsidP="008670F3">
            <w:pPr>
              <w:tabs>
                <w:tab w:val="left" w:pos="567"/>
              </w:tabs>
            </w:pPr>
            <w:r w:rsidRPr="00E66414">
              <w:rPr>
                <w:lang w:val="ru"/>
              </w:rPr>
              <w:t>40%</w:t>
            </w:r>
          </w:p>
        </w:tc>
        <w:tc>
          <w:tcPr>
            <w:tcW w:w="984" w:type="pct"/>
            <w:shd w:val="clear" w:color="auto" w:fill="FFFFFF"/>
          </w:tcPr>
          <w:p w14:paraId="7056C01F" w14:textId="77777777" w:rsidR="00C602C5" w:rsidRPr="00E66414" w:rsidRDefault="00C602C5" w:rsidP="008670F3">
            <w:pPr>
              <w:tabs>
                <w:tab w:val="left" w:pos="567"/>
              </w:tabs>
            </w:pPr>
            <w:r w:rsidRPr="00E66414">
              <w:rPr>
                <w:lang w:val="ru"/>
              </w:rPr>
              <w:t>540</w:t>
            </w:r>
          </w:p>
        </w:tc>
        <w:tc>
          <w:tcPr>
            <w:tcW w:w="1003" w:type="pct"/>
            <w:shd w:val="clear" w:color="auto" w:fill="FFFFFF"/>
          </w:tcPr>
          <w:p w14:paraId="4B15598D" w14:textId="77777777" w:rsidR="00C602C5" w:rsidRPr="00E66414" w:rsidRDefault="00C602C5" w:rsidP="008670F3">
            <w:pPr>
              <w:tabs>
                <w:tab w:val="left" w:pos="567"/>
              </w:tabs>
            </w:pPr>
            <w:r w:rsidRPr="00E66414">
              <w:rPr>
                <w:lang w:val="ru"/>
              </w:rPr>
              <w:t>1100</w:t>
            </w:r>
          </w:p>
        </w:tc>
      </w:tr>
      <w:tr w:rsidR="00C602C5" w:rsidRPr="00E66414" w14:paraId="4D0CBA0C" w14:textId="77777777" w:rsidTr="008670F3">
        <w:trPr>
          <w:trHeight w:val="23"/>
          <w:tblHeader/>
        </w:trPr>
        <w:tc>
          <w:tcPr>
            <w:tcW w:w="5000" w:type="pct"/>
            <w:gridSpan w:val="5"/>
            <w:shd w:val="clear" w:color="auto" w:fill="FFFFFF"/>
          </w:tcPr>
          <w:p w14:paraId="1E974DB2" w14:textId="77777777" w:rsidR="00C602C5" w:rsidRPr="00E66414" w:rsidRDefault="00C602C5" w:rsidP="008670F3">
            <w:pPr>
              <w:tabs>
                <w:tab w:val="left" w:pos="567"/>
              </w:tabs>
              <w:rPr>
                <w:rFonts w:asciiTheme="majorBidi" w:hAnsiTheme="majorBidi" w:cstheme="majorBidi"/>
                <w:b/>
                <w:bCs/>
                <w:sz w:val="20"/>
                <w:szCs w:val="20"/>
                <w:lang w:val="ru"/>
              </w:rPr>
            </w:pPr>
            <w:r w:rsidRPr="00E66414">
              <w:rPr>
                <w:rFonts w:asciiTheme="majorBidi" w:hAnsiTheme="majorBidi" w:cstheme="majorBidi"/>
                <w:b/>
                <w:bCs/>
                <w:sz w:val="20"/>
                <w:szCs w:val="20"/>
                <w:lang w:val="ru"/>
              </w:rPr>
              <w:t>Примечание:</w:t>
            </w:r>
          </w:p>
          <w:p w14:paraId="2D8C5EB0" w14:textId="77777777" w:rsidR="00C602C5" w:rsidRDefault="00C602C5" w:rsidP="008670F3">
            <w:pPr>
              <w:tabs>
                <w:tab w:val="left" w:pos="567"/>
              </w:tabs>
              <w:rPr>
                <w:rFonts w:asciiTheme="majorBidi" w:hAnsiTheme="majorBidi" w:cstheme="majorBidi"/>
                <w:sz w:val="20"/>
                <w:szCs w:val="20"/>
                <w:lang w:val="ru"/>
              </w:rPr>
            </w:pPr>
            <w:r w:rsidRPr="00E66414">
              <w:rPr>
                <w:rFonts w:asciiTheme="majorBidi" w:hAnsiTheme="majorBidi" w:cstheme="majorBidi"/>
                <w:sz w:val="20"/>
                <w:szCs w:val="20"/>
                <w:lang w:val="ru"/>
              </w:rPr>
              <w:t>BMX = нерецепторная тирозинкиназа BMX; BTK = тирозинкиназа Брутона; ERBB2 = рецепторная тирозинкиназа 2-го типа онкогена erb-b2; ERBB4 = рецепторная тирозинкиназа 4-го типа онкогена erb-b2; IC</w:t>
            </w:r>
            <w:r w:rsidRPr="00AF1F17">
              <w:rPr>
                <w:rFonts w:asciiTheme="majorBidi" w:hAnsiTheme="majorBidi" w:cstheme="majorBidi"/>
                <w:sz w:val="20"/>
                <w:szCs w:val="20"/>
                <w:vertAlign w:val="subscript"/>
                <w:lang w:val="ru"/>
              </w:rPr>
              <w:t xml:space="preserve">50 </w:t>
            </w:r>
            <w:r w:rsidRPr="00E66414">
              <w:rPr>
                <w:rFonts w:asciiTheme="majorBidi" w:hAnsiTheme="majorBidi" w:cstheme="majorBidi"/>
                <w:sz w:val="20"/>
                <w:szCs w:val="20"/>
                <w:lang w:val="ru"/>
              </w:rPr>
              <w:t>= концентрация полумаксимального ингибирования; LIMK1 = киназа 1-го типа домена LIM; MEK5 = киназа митоген-активируемой протеинкиназы 5-го типа; PTK6 = белковая тирозинкиназа 6; TEC = белковая тирозинкиназа из семейства tec; TXK = тирозинкиназа TXK.</w:t>
            </w:r>
          </w:p>
          <w:p w14:paraId="7D19422D" w14:textId="77777777" w:rsidR="00C602C5" w:rsidRPr="00AF1F17" w:rsidRDefault="00C602C5" w:rsidP="008670F3">
            <w:pPr>
              <w:tabs>
                <w:tab w:val="left" w:pos="567"/>
              </w:tabs>
              <w:jc w:val="both"/>
              <w:rPr>
                <w:rFonts w:asciiTheme="majorBidi" w:hAnsiTheme="majorBidi" w:cstheme="majorBidi"/>
                <w:sz w:val="20"/>
                <w:szCs w:val="20"/>
              </w:rPr>
            </w:pPr>
            <w:r w:rsidRPr="00AF1F17">
              <w:rPr>
                <w:rFonts w:asciiTheme="majorBidi" w:hAnsiTheme="majorBidi" w:cstheme="majorBidi"/>
                <w:sz w:val="20"/>
                <w:szCs w:val="20"/>
                <w:lang w:val="ru"/>
              </w:rPr>
              <w:t>Киназы, помеченные «*», обозначают членов семейства киназ 3F-Cys.</w:t>
            </w:r>
          </w:p>
        </w:tc>
      </w:tr>
    </w:tbl>
    <w:p w14:paraId="7C4A4861" w14:textId="77777777" w:rsidR="00C602C5" w:rsidRPr="00E66414" w:rsidRDefault="00C602C5" w:rsidP="00C602C5">
      <w:pPr>
        <w:tabs>
          <w:tab w:val="left" w:pos="567"/>
        </w:tabs>
        <w:jc w:val="both"/>
        <w:rPr>
          <w:rFonts w:asciiTheme="majorBidi" w:hAnsiTheme="majorBidi" w:cstheme="majorBidi"/>
          <w:u w:val="single"/>
        </w:rPr>
      </w:pPr>
    </w:p>
    <w:p w14:paraId="48C7B244" w14:textId="77777777" w:rsidR="00C602C5" w:rsidRPr="00E66414" w:rsidRDefault="00C602C5" w:rsidP="00C602C5">
      <w:pPr>
        <w:tabs>
          <w:tab w:val="left" w:pos="567"/>
        </w:tabs>
        <w:jc w:val="both"/>
        <w:rPr>
          <w:rFonts w:asciiTheme="majorBidi" w:hAnsiTheme="majorBidi" w:cstheme="majorBidi"/>
          <w:u w:val="single"/>
        </w:rPr>
      </w:pPr>
      <w:r w:rsidRPr="00E66414">
        <w:rPr>
          <w:rFonts w:asciiTheme="majorBidi" w:hAnsiTheme="majorBidi" w:cstheme="majorBidi"/>
          <w:u w:val="single"/>
          <w:lang w:val="ru"/>
        </w:rPr>
        <w:t>Селективность по сравнению с киназами семейства Src</w:t>
      </w:r>
    </w:p>
    <w:p w14:paraId="300EAC74" w14:textId="77777777" w:rsidR="00C602C5" w:rsidRPr="00E66414" w:rsidRDefault="00C602C5" w:rsidP="00C602C5">
      <w:pPr>
        <w:tabs>
          <w:tab w:val="left" w:pos="567"/>
        </w:tabs>
        <w:jc w:val="both"/>
        <w:rPr>
          <w:rFonts w:asciiTheme="majorBidi" w:hAnsiTheme="majorBidi" w:cstheme="majorBidi"/>
        </w:rPr>
      </w:pPr>
    </w:p>
    <w:p w14:paraId="3DFA9823" w14:textId="77777777" w:rsidR="00C602C5" w:rsidRPr="00AF1F17" w:rsidRDefault="00C602C5" w:rsidP="00C602C5">
      <w:pPr>
        <w:tabs>
          <w:tab w:val="left" w:pos="567"/>
        </w:tabs>
        <w:jc w:val="both"/>
        <w:rPr>
          <w:rFonts w:asciiTheme="majorBidi" w:hAnsiTheme="majorBidi" w:cstheme="majorBidi"/>
          <w:sz w:val="20"/>
          <w:szCs w:val="20"/>
          <w:lang w:val="ru"/>
        </w:rPr>
      </w:pPr>
      <w:r w:rsidRPr="00E66414">
        <w:rPr>
          <w:rFonts w:asciiTheme="majorBidi" w:hAnsiTheme="majorBidi" w:cstheme="majorBidi"/>
          <w:lang w:val="ru"/>
        </w:rPr>
        <w:tab/>
        <w:t xml:space="preserve">Некоторые нерецепторные белковые тирозинкиназы протоонкогенов из семейства Src обнаруживали мощное ингибирование ибрутинибом, зафиксированное с помощью наборов </w:t>
      </w:r>
      <w:r w:rsidRPr="00E66414">
        <w:rPr>
          <w:rFonts w:asciiTheme="majorBidi" w:hAnsiTheme="majorBidi" w:cstheme="majorBidi"/>
          <w:lang w:val="ru"/>
        </w:rPr>
        <w:lastRenderedPageBreak/>
        <w:t>для сканирования ThermoFisher и DiscoveRx. Поскольку киназы семейства Src широко экспрессируются и играют важную роль для многих функций клеток кроветворной системы, при анализе ингибирования киназ человека из семейства Src были изучены ингибиторы BTK и ибрутиниб M37</w:t>
      </w:r>
      <w:r w:rsidRPr="00447482">
        <w:rPr>
          <w:rFonts w:asciiTheme="majorBidi" w:hAnsiTheme="majorBidi" w:cstheme="majorBidi"/>
          <w:sz w:val="18"/>
          <w:lang w:val="ru"/>
        </w:rPr>
        <w:t>.</w:t>
      </w:r>
      <w:r w:rsidRPr="00AF1F17">
        <w:rPr>
          <w:rFonts w:asciiTheme="majorBidi" w:hAnsiTheme="majorBidi" w:cstheme="majorBidi"/>
          <w:sz w:val="20"/>
          <w:szCs w:val="20"/>
          <w:lang w:val="ru"/>
        </w:rPr>
        <w:t xml:space="preserve"> </w:t>
      </w:r>
      <w:r w:rsidRPr="00AF1F17">
        <w:rPr>
          <w:rFonts w:asciiTheme="majorBidi" w:hAnsiTheme="majorBidi" w:cstheme="majorBidi"/>
          <w:lang w:val="ru"/>
        </w:rPr>
        <w:t>Киназная активность измерялась с помощью анализа Z'-LYTE (ThermoFisher). Результаты представляют собой средние значения ± СО из двух независимых циклов анализов.</w:t>
      </w:r>
    </w:p>
    <w:p w14:paraId="51AB40D1" w14:textId="77777777" w:rsidR="00C602C5" w:rsidRPr="00447482" w:rsidRDefault="00C602C5" w:rsidP="00C602C5">
      <w:pPr>
        <w:tabs>
          <w:tab w:val="left" w:pos="567"/>
        </w:tabs>
        <w:rPr>
          <w:rFonts w:asciiTheme="majorBidi" w:hAnsiTheme="majorBidi" w:cstheme="majorBidi"/>
          <w:sz w:val="18"/>
        </w:rPr>
      </w:pPr>
    </w:p>
    <w:p w14:paraId="298530A2" w14:textId="2C2F6AA9" w:rsidR="00EF4A08" w:rsidRDefault="00EF4A08" w:rsidP="00EF4A08">
      <w:pPr>
        <w:pStyle w:val="af5"/>
        <w:keepNext/>
        <w:jc w:val="both"/>
      </w:pPr>
      <w:bookmarkStart w:id="250" w:name="_Toc159973349"/>
      <w:r>
        <w:t xml:space="preserve">Таблица </w:t>
      </w:r>
      <w:fldSimple w:instr=" STYLEREF 1 \s ">
        <w:r w:rsidR="008260B3">
          <w:rPr>
            <w:noProof/>
          </w:rPr>
          <w:t>3</w:t>
        </w:r>
      </w:fldSimple>
      <w:r w:rsidR="008260B3">
        <w:noBreakHyphen/>
      </w:r>
      <w:fldSimple w:instr=" SEQ Таблица \* ARABIC \s 1 ">
        <w:r w:rsidR="008260B3">
          <w:rPr>
            <w:noProof/>
          </w:rPr>
          <w:t>7</w:t>
        </w:r>
      </w:fldSimple>
      <w:r>
        <w:t>.</w:t>
      </w:r>
      <w:r w:rsidRPr="00EF4A08">
        <w:rPr>
          <w:rFonts w:asciiTheme="majorBidi" w:hAnsiTheme="majorBidi" w:cstheme="majorBidi"/>
          <w:iCs/>
          <w:lang w:val="ru"/>
        </w:rPr>
        <w:t xml:space="preserve"> </w:t>
      </w:r>
      <w:r w:rsidRPr="00EF4A08">
        <w:rPr>
          <w:rFonts w:asciiTheme="majorBidi" w:hAnsiTheme="majorBidi" w:cstheme="majorBidi"/>
          <w:b w:val="0"/>
          <w:iCs/>
          <w:lang w:val="ru"/>
        </w:rPr>
        <w:t>Функциональные анализы киназ семейства Src: акалабрутиниб, ибрутиниб, спебрутиниб и метаболит ибрутиниба M37.</w:t>
      </w:r>
      <w:bookmarkEnd w:id="250"/>
    </w:p>
    <w:tbl>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129"/>
        <w:gridCol w:w="1911"/>
        <w:gridCol w:w="1801"/>
        <w:gridCol w:w="1734"/>
        <w:gridCol w:w="2771"/>
      </w:tblGrid>
      <w:tr w:rsidR="00C602C5" w:rsidRPr="00E66414" w14:paraId="73698923" w14:textId="77777777" w:rsidTr="008670F3">
        <w:trPr>
          <w:trHeight w:val="23"/>
          <w:tblHeader/>
        </w:trPr>
        <w:tc>
          <w:tcPr>
            <w:tcW w:w="1129" w:type="dxa"/>
            <w:shd w:val="clear" w:color="auto" w:fill="D9D9D9" w:themeFill="background1" w:themeFillShade="D9"/>
          </w:tcPr>
          <w:p w14:paraId="59FEC553" w14:textId="77777777" w:rsidR="00C602C5" w:rsidRPr="00E66414" w:rsidRDefault="00C602C5" w:rsidP="008670F3">
            <w:pPr>
              <w:tabs>
                <w:tab w:val="left" w:pos="567"/>
              </w:tabs>
              <w:jc w:val="center"/>
            </w:pPr>
          </w:p>
        </w:tc>
        <w:tc>
          <w:tcPr>
            <w:tcW w:w="8217" w:type="dxa"/>
            <w:gridSpan w:val="4"/>
            <w:shd w:val="clear" w:color="auto" w:fill="D9D9D9" w:themeFill="background1" w:themeFillShade="D9"/>
          </w:tcPr>
          <w:p w14:paraId="1DE4F3CC" w14:textId="77777777" w:rsidR="00C602C5" w:rsidRPr="00E66414" w:rsidRDefault="00C602C5" w:rsidP="008670F3">
            <w:pPr>
              <w:tabs>
                <w:tab w:val="left" w:pos="567"/>
              </w:tabs>
              <w:jc w:val="center"/>
            </w:pPr>
            <w:r w:rsidRPr="00E66414">
              <w:rPr>
                <w:b/>
                <w:bCs/>
                <w:lang w:val="ru"/>
              </w:rPr>
              <w:t>IC</w:t>
            </w:r>
            <w:r w:rsidRPr="00E66414">
              <w:rPr>
                <w:b/>
                <w:bCs/>
                <w:vertAlign w:val="subscript"/>
                <w:lang w:val="ru"/>
              </w:rPr>
              <w:t>50</w:t>
            </w:r>
            <w:r w:rsidRPr="00E66414">
              <w:rPr>
                <w:b/>
                <w:bCs/>
                <w:lang w:val="ru"/>
              </w:rPr>
              <w:t xml:space="preserve"> (нМ)</w:t>
            </w:r>
          </w:p>
        </w:tc>
      </w:tr>
      <w:tr w:rsidR="00C602C5" w:rsidRPr="00E66414" w14:paraId="0B365815" w14:textId="77777777" w:rsidTr="008670F3">
        <w:trPr>
          <w:trHeight w:val="23"/>
          <w:tblHeader/>
        </w:trPr>
        <w:tc>
          <w:tcPr>
            <w:tcW w:w="1129" w:type="dxa"/>
            <w:shd w:val="clear" w:color="auto" w:fill="D9D9D9" w:themeFill="background1" w:themeFillShade="D9"/>
          </w:tcPr>
          <w:p w14:paraId="32BEEE1D" w14:textId="77777777" w:rsidR="00C602C5" w:rsidRPr="00E66414" w:rsidRDefault="00C602C5" w:rsidP="008670F3">
            <w:pPr>
              <w:tabs>
                <w:tab w:val="left" w:pos="567"/>
              </w:tabs>
              <w:jc w:val="center"/>
            </w:pPr>
            <w:r w:rsidRPr="00E66414">
              <w:rPr>
                <w:b/>
                <w:bCs/>
                <w:lang w:val="ru"/>
              </w:rPr>
              <w:t>Киназа</w:t>
            </w:r>
          </w:p>
        </w:tc>
        <w:tc>
          <w:tcPr>
            <w:tcW w:w="1911" w:type="dxa"/>
            <w:shd w:val="clear" w:color="auto" w:fill="D9D9D9" w:themeFill="background1" w:themeFillShade="D9"/>
          </w:tcPr>
          <w:p w14:paraId="61C1A5AD" w14:textId="77777777" w:rsidR="00C602C5" w:rsidRPr="00E66414" w:rsidRDefault="00C602C5" w:rsidP="008670F3">
            <w:pPr>
              <w:tabs>
                <w:tab w:val="left" w:pos="567"/>
              </w:tabs>
              <w:jc w:val="center"/>
            </w:pPr>
            <w:r w:rsidRPr="00E66414">
              <w:rPr>
                <w:b/>
                <w:bCs/>
                <w:lang w:val="ru"/>
              </w:rPr>
              <w:t>Акалабрутиниб</w:t>
            </w:r>
          </w:p>
          <w:p w14:paraId="5CFDC133" w14:textId="77777777" w:rsidR="00C602C5" w:rsidRPr="00E66414" w:rsidRDefault="00C602C5" w:rsidP="008670F3">
            <w:pPr>
              <w:tabs>
                <w:tab w:val="left" w:pos="567"/>
              </w:tabs>
              <w:jc w:val="center"/>
            </w:pPr>
            <w:r w:rsidRPr="00E66414">
              <w:rPr>
                <w:b/>
                <w:bCs/>
                <w:lang w:val="ru"/>
              </w:rPr>
              <w:t>(ACP-196)</w:t>
            </w:r>
          </w:p>
        </w:tc>
        <w:tc>
          <w:tcPr>
            <w:tcW w:w="1801" w:type="dxa"/>
            <w:shd w:val="clear" w:color="auto" w:fill="D9D9D9" w:themeFill="background1" w:themeFillShade="D9"/>
          </w:tcPr>
          <w:p w14:paraId="0DE9BC30" w14:textId="77777777" w:rsidR="00C602C5" w:rsidRPr="00E66414" w:rsidRDefault="00C602C5" w:rsidP="008670F3">
            <w:pPr>
              <w:tabs>
                <w:tab w:val="left" w:pos="567"/>
              </w:tabs>
              <w:jc w:val="center"/>
            </w:pPr>
            <w:r w:rsidRPr="00E66414">
              <w:rPr>
                <w:b/>
                <w:bCs/>
                <w:lang w:val="ru"/>
              </w:rPr>
              <w:t>Ибрутиниб</w:t>
            </w:r>
          </w:p>
          <w:p w14:paraId="5AE53E2D" w14:textId="77777777" w:rsidR="00C602C5" w:rsidRPr="00E66414" w:rsidRDefault="00C602C5" w:rsidP="008670F3">
            <w:pPr>
              <w:tabs>
                <w:tab w:val="left" w:pos="567"/>
              </w:tabs>
              <w:jc w:val="center"/>
            </w:pPr>
            <w:r w:rsidRPr="00E66414">
              <w:rPr>
                <w:b/>
                <w:bCs/>
                <w:lang w:val="ru"/>
              </w:rPr>
              <w:t>(ACP-2001)</w:t>
            </w:r>
          </w:p>
        </w:tc>
        <w:tc>
          <w:tcPr>
            <w:tcW w:w="1734" w:type="dxa"/>
            <w:shd w:val="clear" w:color="auto" w:fill="D9D9D9" w:themeFill="background1" w:themeFillShade="D9"/>
          </w:tcPr>
          <w:p w14:paraId="278F1BCA" w14:textId="77777777" w:rsidR="00C602C5" w:rsidRPr="00E66414" w:rsidRDefault="00C602C5" w:rsidP="008670F3">
            <w:pPr>
              <w:tabs>
                <w:tab w:val="left" w:pos="567"/>
              </w:tabs>
              <w:jc w:val="center"/>
            </w:pPr>
            <w:r w:rsidRPr="00E66414">
              <w:rPr>
                <w:b/>
                <w:bCs/>
                <w:lang w:val="ru"/>
              </w:rPr>
              <w:t>Спебрутиниб</w:t>
            </w:r>
          </w:p>
          <w:p w14:paraId="3829ED40" w14:textId="77777777" w:rsidR="00C602C5" w:rsidRPr="00E66414" w:rsidRDefault="00C602C5" w:rsidP="008670F3">
            <w:pPr>
              <w:tabs>
                <w:tab w:val="left" w:pos="567"/>
              </w:tabs>
              <w:jc w:val="center"/>
            </w:pPr>
            <w:r w:rsidRPr="00E66414">
              <w:rPr>
                <w:b/>
                <w:bCs/>
                <w:lang w:val="ru"/>
              </w:rPr>
              <w:t>CC-292</w:t>
            </w:r>
          </w:p>
          <w:p w14:paraId="3B7F7410" w14:textId="77777777" w:rsidR="00C602C5" w:rsidRPr="00E66414" w:rsidRDefault="00C602C5" w:rsidP="008670F3">
            <w:pPr>
              <w:tabs>
                <w:tab w:val="left" w:pos="567"/>
              </w:tabs>
              <w:jc w:val="center"/>
            </w:pPr>
            <w:r w:rsidRPr="00E66414">
              <w:rPr>
                <w:b/>
                <w:bCs/>
                <w:lang w:val="ru"/>
              </w:rPr>
              <w:t>(ACP-4006)</w:t>
            </w:r>
          </w:p>
        </w:tc>
        <w:tc>
          <w:tcPr>
            <w:tcW w:w="2771" w:type="dxa"/>
            <w:shd w:val="clear" w:color="auto" w:fill="D9D9D9" w:themeFill="background1" w:themeFillShade="D9"/>
          </w:tcPr>
          <w:p w14:paraId="23944C0D" w14:textId="77777777" w:rsidR="00C602C5" w:rsidRPr="00E66414" w:rsidRDefault="00C602C5" w:rsidP="008670F3">
            <w:pPr>
              <w:tabs>
                <w:tab w:val="left" w:pos="567"/>
              </w:tabs>
              <w:jc w:val="center"/>
            </w:pPr>
            <w:r w:rsidRPr="00E66414">
              <w:rPr>
                <w:b/>
                <w:bCs/>
                <w:lang w:val="ru"/>
              </w:rPr>
              <w:t>R,R-энантиомер ибрутиниба M37 (ACP-5009)</w:t>
            </w:r>
            <w:r w:rsidRPr="00E66414">
              <w:rPr>
                <w:b/>
                <w:bCs/>
                <w:vertAlign w:val="superscript"/>
                <w:lang w:val="ru"/>
              </w:rPr>
              <w:t>a</w:t>
            </w:r>
          </w:p>
        </w:tc>
      </w:tr>
      <w:tr w:rsidR="00C602C5" w:rsidRPr="00E66414" w14:paraId="46131C54" w14:textId="77777777" w:rsidTr="008670F3">
        <w:trPr>
          <w:trHeight w:val="23"/>
          <w:tblHeader/>
        </w:trPr>
        <w:tc>
          <w:tcPr>
            <w:tcW w:w="1129" w:type="dxa"/>
            <w:shd w:val="clear" w:color="auto" w:fill="FFFFFF"/>
          </w:tcPr>
          <w:p w14:paraId="3EDDCA70" w14:textId="77777777" w:rsidR="00C602C5" w:rsidRPr="00E66414" w:rsidRDefault="00C602C5" w:rsidP="008670F3">
            <w:pPr>
              <w:tabs>
                <w:tab w:val="left" w:pos="567"/>
              </w:tabs>
            </w:pPr>
            <w:r w:rsidRPr="00E66414">
              <w:rPr>
                <w:lang w:val="ru"/>
              </w:rPr>
              <w:t>FGR</w:t>
            </w:r>
          </w:p>
        </w:tc>
        <w:tc>
          <w:tcPr>
            <w:tcW w:w="1911" w:type="dxa"/>
            <w:shd w:val="clear" w:color="auto" w:fill="FFFFFF"/>
          </w:tcPr>
          <w:p w14:paraId="5DABF5FD" w14:textId="77777777" w:rsidR="00C602C5" w:rsidRPr="00E66414" w:rsidRDefault="00C602C5" w:rsidP="008670F3">
            <w:pPr>
              <w:tabs>
                <w:tab w:val="left" w:pos="567"/>
              </w:tabs>
            </w:pPr>
            <w:r w:rsidRPr="00E66414">
              <w:rPr>
                <w:lang w:val="ru"/>
              </w:rPr>
              <w:t>&gt; 1000</w:t>
            </w:r>
          </w:p>
        </w:tc>
        <w:tc>
          <w:tcPr>
            <w:tcW w:w="1801" w:type="dxa"/>
            <w:shd w:val="clear" w:color="auto" w:fill="FFFFFF"/>
          </w:tcPr>
          <w:p w14:paraId="2908D9CE" w14:textId="77777777" w:rsidR="00C602C5" w:rsidRPr="00E66414" w:rsidRDefault="00C602C5" w:rsidP="008670F3">
            <w:pPr>
              <w:tabs>
                <w:tab w:val="left" w:pos="567"/>
              </w:tabs>
            </w:pPr>
            <w:r w:rsidRPr="00E66414">
              <w:rPr>
                <w:lang w:val="ru"/>
              </w:rPr>
              <w:t>3,3 ± 1,1</w:t>
            </w:r>
          </w:p>
        </w:tc>
        <w:tc>
          <w:tcPr>
            <w:tcW w:w="1734" w:type="dxa"/>
            <w:shd w:val="clear" w:color="auto" w:fill="FFFFFF"/>
          </w:tcPr>
          <w:p w14:paraId="53988715" w14:textId="77777777" w:rsidR="00C602C5" w:rsidRPr="00E66414" w:rsidRDefault="00C602C5" w:rsidP="008670F3">
            <w:pPr>
              <w:tabs>
                <w:tab w:val="left" w:pos="567"/>
              </w:tabs>
            </w:pPr>
            <w:r w:rsidRPr="00E66414">
              <w:rPr>
                <w:lang w:val="ru"/>
              </w:rPr>
              <w:t>348 ± 93</w:t>
            </w:r>
          </w:p>
        </w:tc>
        <w:tc>
          <w:tcPr>
            <w:tcW w:w="2771" w:type="dxa"/>
            <w:shd w:val="clear" w:color="auto" w:fill="FFFFFF"/>
          </w:tcPr>
          <w:p w14:paraId="1D8302E7" w14:textId="77777777" w:rsidR="00C602C5" w:rsidRPr="00E66414" w:rsidRDefault="00C602C5" w:rsidP="008670F3">
            <w:pPr>
              <w:tabs>
                <w:tab w:val="left" w:pos="567"/>
              </w:tabs>
            </w:pPr>
            <w:r w:rsidRPr="00E66414">
              <w:rPr>
                <w:lang w:val="ru"/>
              </w:rPr>
              <w:t>2,0 ± 0,2</w:t>
            </w:r>
          </w:p>
        </w:tc>
      </w:tr>
      <w:tr w:rsidR="00C602C5" w:rsidRPr="00E66414" w14:paraId="0CBBD805" w14:textId="77777777" w:rsidTr="008670F3">
        <w:trPr>
          <w:trHeight w:val="23"/>
          <w:tblHeader/>
        </w:trPr>
        <w:tc>
          <w:tcPr>
            <w:tcW w:w="1129" w:type="dxa"/>
            <w:shd w:val="clear" w:color="auto" w:fill="FFFFFF"/>
          </w:tcPr>
          <w:p w14:paraId="66329622" w14:textId="77777777" w:rsidR="00C602C5" w:rsidRPr="00E66414" w:rsidRDefault="00C602C5" w:rsidP="008670F3">
            <w:pPr>
              <w:tabs>
                <w:tab w:val="left" w:pos="567"/>
              </w:tabs>
            </w:pPr>
            <w:r w:rsidRPr="00E66414">
              <w:rPr>
                <w:lang w:val="ru"/>
              </w:rPr>
              <w:t>FYN</w:t>
            </w:r>
          </w:p>
        </w:tc>
        <w:tc>
          <w:tcPr>
            <w:tcW w:w="1911" w:type="dxa"/>
            <w:shd w:val="clear" w:color="auto" w:fill="FFFFFF"/>
          </w:tcPr>
          <w:p w14:paraId="3DB68B77" w14:textId="77777777" w:rsidR="00C602C5" w:rsidRPr="00E66414" w:rsidRDefault="00C602C5" w:rsidP="008670F3">
            <w:pPr>
              <w:tabs>
                <w:tab w:val="left" w:pos="567"/>
              </w:tabs>
            </w:pPr>
            <w:r w:rsidRPr="00E66414">
              <w:rPr>
                <w:lang w:val="ru"/>
              </w:rPr>
              <w:t>&gt; 1000</w:t>
            </w:r>
          </w:p>
        </w:tc>
        <w:tc>
          <w:tcPr>
            <w:tcW w:w="1801" w:type="dxa"/>
            <w:shd w:val="clear" w:color="auto" w:fill="FFFFFF"/>
          </w:tcPr>
          <w:p w14:paraId="1F112A66" w14:textId="77777777" w:rsidR="00C602C5" w:rsidRPr="00E66414" w:rsidRDefault="00C602C5" w:rsidP="008670F3">
            <w:pPr>
              <w:tabs>
                <w:tab w:val="left" w:pos="567"/>
              </w:tabs>
            </w:pPr>
            <w:r w:rsidRPr="00E66414">
              <w:rPr>
                <w:lang w:val="ru"/>
              </w:rPr>
              <w:t>29 ± 0</w:t>
            </w:r>
          </w:p>
        </w:tc>
        <w:tc>
          <w:tcPr>
            <w:tcW w:w="1734" w:type="dxa"/>
            <w:shd w:val="clear" w:color="auto" w:fill="FFFFFF"/>
          </w:tcPr>
          <w:p w14:paraId="7094608C" w14:textId="77777777" w:rsidR="00C602C5" w:rsidRPr="00E66414" w:rsidRDefault="00C602C5" w:rsidP="008670F3">
            <w:pPr>
              <w:tabs>
                <w:tab w:val="left" w:pos="567"/>
              </w:tabs>
            </w:pPr>
            <w:r w:rsidRPr="00E66414">
              <w:rPr>
                <w:lang w:val="ru"/>
              </w:rPr>
              <w:t>&gt; 1000</w:t>
            </w:r>
          </w:p>
        </w:tc>
        <w:tc>
          <w:tcPr>
            <w:tcW w:w="2771" w:type="dxa"/>
            <w:shd w:val="clear" w:color="auto" w:fill="FFFFFF"/>
          </w:tcPr>
          <w:p w14:paraId="0748BE5E" w14:textId="77777777" w:rsidR="00C602C5" w:rsidRPr="00E66414" w:rsidRDefault="00C602C5" w:rsidP="008670F3">
            <w:pPr>
              <w:tabs>
                <w:tab w:val="left" w:pos="567"/>
              </w:tabs>
            </w:pPr>
            <w:r w:rsidRPr="00E66414">
              <w:rPr>
                <w:lang w:val="ru"/>
              </w:rPr>
              <w:t>37 ± 6</w:t>
            </w:r>
          </w:p>
        </w:tc>
      </w:tr>
      <w:tr w:rsidR="00C602C5" w:rsidRPr="00E66414" w14:paraId="3A10602C" w14:textId="77777777" w:rsidTr="008670F3">
        <w:trPr>
          <w:trHeight w:val="23"/>
          <w:tblHeader/>
        </w:trPr>
        <w:tc>
          <w:tcPr>
            <w:tcW w:w="1129" w:type="dxa"/>
            <w:shd w:val="clear" w:color="auto" w:fill="FFFFFF"/>
          </w:tcPr>
          <w:p w14:paraId="1D5AF051" w14:textId="77777777" w:rsidR="00C602C5" w:rsidRPr="00E66414" w:rsidRDefault="00C602C5" w:rsidP="008670F3">
            <w:pPr>
              <w:tabs>
                <w:tab w:val="left" w:pos="567"/>
              </w:tabs>
            </w:pPr>
            <w:r w:rsidRPr="00E66414">
              <w:rPr>
                <w:lang w:val="ru"/>
              </w:rPr>
              <w:t>HCK</w:t>
            </w:r>
          </w:p>
        </w:tc>
        <w:tc>
          <w:tcPr>
            <w:tcW w:w="1911" w:type="dxa"/>
            <w:shd w:val="clear" w:color="auto" w:fill="FFFFFF"/>
          </w:tcPr>
          <w:p w14:paraId="44C20541" w14:textId="77777777" w:rsidR="00C602C5" w:rsidRPr="00E66414" w:rsidRDefault="00C602C5" w:rsidP="008670F3">
            <w:pPr>
              <w:tabs>
                <w:tab w:val="left" w:pos="567"/>
              </w:tabs>
            </w:pPr>
            <w:r w:rsidRPr="00E66414">
              <w:rPr>
                <w:lang w:val="ru"/>
              </w:rPr>
              <w:t>&gt; 1000</w:t>
            </w:r>
          </w:p>
        </w:tc>
        <w:tc>
          <w:tcPr>
            <w:tcW w:w="1801" w:type="dxa"/>
            <w:shd w:val="clear" w:color="auto" w:fill="FFFFFF"/>
          </w:tcPr>
          <w:p w14:paraId="6250606F" w14:textId="77777777" w:rsidR="00C602C5" w:rsidRPr="00E66414" w:rsidRDefault="00C602C5" w:rsidP="008670F3">
            <w:pPr>
              <w:tabs>
                <w:tab w:val="left" w:pos="567"/>
              </w:tabs>
            </w:pPr>
            <w:r w:rsidRPr="00E66414">
              <w:rPr>
                <w:lang w:val="ru"/>
              </w:rPr>
              <w:t>29 ± 0</w:t>
            </w:r>
          </w:p>
        </w:tc>
        <w:tc>
          <w:tcPr>
            <w:tcW w:w="1734" w:type="dxa"/>
            <w:shd w:val="clear" w:color="auto" w:fill="FFFFFF"/>
          </w:tcPr>
          <w:p w14:paraId="409069A7" w14:textId="77777777" w:rsidR="00C602C5" w:rsidRPr="00E66414" w:rsidRDefault="00C602C5" w:rsidP="008670F3">
            <w:pPr>
              <w:tabs>
                <w:tab w:val="left" w:pos="567"/>
              </w:tabs>
            </w:pPr>
            <w:r w:rsidRPr="00E66414">
              <w:rPr>
                <w:lang w:val="ru"/>
              </w:rPr>
              <w:t>&gt; 1000</w:t>
            </w:r>
          </w:p>
        </w:tc>
        <w:tc>
          <w:tcPr>
            <w:tcW w:w="2771" w:type="dxa"/>
            <w:shd w:val="clear" w:color="auto" w:fill="FFFFFF"/>
          </w:tcPr>
          <w:p w14:paraId="7F31F1A6" w14:textId="77777777" w:rsidR="00C602C5" w:rsidRPr="00E66414" w:rsidRDefault="00C602C5" w:rsidP="008670F3">
            <w:pPr>
              <w:tabs>
                <w:tab w:val="left" w:pos="567"/>
              </w:tabs>
            </w:pPr>
            <w:r w:rsidRPr="00E66414">
              <w:rPr>
                <w:lang w:val="ru"/>
              </w:rPr>
              <w:t>32 ± 3</w:t>
            </w:r>
          </w:p>
        </w:tc>
      </w:tr>
      <w:tr w:rsidR="00C602C5" w:rsidRPr="00E66414" w14:paraId="60EA015A" w14:textId="77777777" w:rsidTr="008670F3">
        <w:trPr>
          <w:trHeight w:val="23"/>
          <w:tblHeader/>
        </w:trPr>
        <w:tc>
          <w:tcPr>
            <w:tcW w:w="1129" w:type="dxa"/>
            <w:shd w:val="clear" w:color="auto" w:fill="FFFFFF"/>
          </w:tcPr>
          <w:p w14:paraId="21463CFF" w14:textId="77777777" w:rsidR="00C602C5" w:rsidRPr="00E66414" w:rsidRDefault="00C602C5" w:rsidP="008670F3">
            <w:pPr>
              <w:tabs>
                <w:tab w:val="left" w:pos="567"/>
              </w:tabs>
            </w:pPr>
            <w:r w:rsidRPr="00E66414">
              <w:rPr>
                <w:lang w:val="ru"/>
              </w:rPr>
              <w:t>LCK</w:t>
            </w:r>
          </w:p>
        </w:tc>
        <w:tc>
          <w:tcPr>
            <w:tcW w:w="1911" w:type="dxa"/>
            <w:shd w:val="clear" w:color="auto" w:fill="FFFFFF"/>
          </w:tcPr>
          <w:p w14:paraId="1E9EC147" w14:textId="77777777" w:rsidR="00C602C5" w:rsidRPr="00E66414" w:rsidRDefault="00C602C5" w:rsidP="008670F3">
            <w:pPr>
              <w:tabs>
                <w:tab w:val="left" w:pos="567"/>
              </w:tabs>
            </w:pPr>
            <w:r w:rsidRPr="00E66414">
              <w:rPr>
                <w:lang w:val="ru"/>
              </w:rPr>
              <w:t>&gt; 1000</w:t>
            </w:r>
          </w:p>
        </w:tc>
        <w:tc>
          <w:tcPr>
            <w:tcW w:w="1801" w:type="dxa"/>
            <w:shd w:val="clear" w:color="auto" w:fill="FFFFFF"/>
          </w:tcPr>
          <w:p w14:paraId="4B6994F0" w14:textId="77777777" w:rsidR="00C602C5" w:rsidRPr="00E66414" w:rsidRDefault="00C602C5" w:rsidP="008670F3">
            <w:pPr>
              <w:tabs>
                <w:tab w:val="left" w:pos="567"/>
              </w:tabs>
            </w:pPr>
            <w:r w:rsidRPr="00E66414">
              <w:rPr>
                <w:lang w:val="ru"/>
              </w:rPr>
              <w:t>6,3 ± 1,3</w:t>
            </w:r>
          </w:p>
        </w:tc>
        <w:tc>
          <w:tcPr>
            <w:tcW w:w="1734" w:type="dxa"/>
            <w:shd w:val="clear" w:color="auto" w:fill="FFFFFF"/>
          </w:tcPr>
          <w:p w14:paraId="2C83945B" w14:textId="77777777" w:rsidR="00C602C5" w:rsidRPr="00E66414" w:rsidRDefault="00C602C5" w:rsidP="008670F3">
            <w:pPr>
              <w:tabs>
                <w:tab w:val="left" w:pos="567"/>
              </w:tabs>
            </w:pPr>
            <w:r w:rsidRPr="00E66414">
              <w:rPr>
                <w:lang w:val="ru"/>
              </w:rPr>
              <w:t>&gt; 1000</w:t>
            </w:r>
          </w:p>
        </w:tc>
        <w:tc>
          <w:tcPr>
            <w:tcW w:w="2771" w:type="dxa"/>
            <w:shd w:val="clear" w:color="auto" w:fill="FFFFFF"/>
          </w:tcPr>
          <w:p w14:paraId="4EDF2061" w14:textId="77777777" w:rsidR="00C602C5" w:rsidRPr="00E66414" w:rsidRDefault="00C602C5" w:rsidP="008670F3">
            <w:pPr>
              <w:tabs>
                <w:tab w:val="left" w:pos="567"/>
              </w:tabs>
            </w:pPr>
            <w:r w:rsidRPr="00E66414">
              <w:rPr>
                <w:lang w:val="ru"/>
              </w:rPr>
              <w:t>3,9 ± 0,1</w:t>
            </w:r>
          </w:p>
        </w:tc>
      </w:tr>
      <w:tr w:rsidR="00C602C5" w:rsidRPr="00E66414" w14:paraId="2DFABB8A" w14:textId="77777777" w:rsidTr="008670F3">
        <w:trPr>
          <w:trHeight w:val="23"/>
          <w:tblHeader/>
        </w:trPr>
        <w:tc>
          <w:tcPr>
            <w:tcW w:w="1129" w:type="dxa"/>
            <w:shd w:val="clear" w:color="auto" w:fill="FFFFFF"/>
          </w:tcPr>
          <w:p w14:paraId="0C42CAEA" w14:textId="77777777" w:rsidR="00C602C5" w:rsidRPr="00E66414" w:rsidRDefault="00C602C5" w:rsidP="008670F3">
            <w:pPr>
              <w:tabs>
                <w:tab w:val="left" w:pos="567"/>
              </w:tabs>
            </w:pPr>
            <w:r w:rsidRPr="00E66414">
              <w:rPr>
                <w:lang w:val="ru"/>
              </w:rPr>
              <w:t>LYN</w:t>
            </w:r>
          </w:p>
        </w:tc>
        <w:tc>
          <w:tcPr>
            <w:tcW w:w="1911" w:type="dxa"/>
            <w:shd w:val="clear" w:color="auto" w:fill="FFFFFF"/>
          </w:tcPr>
          <w:p w14:paraId="796F3817" w14:textId="77777777" w:rsidR="00C602C5" w:rsidRPr="00E66414" w:rsidRDefault="00C602C5" w:rsidP="008670F3">
            <w:pPr>
              <w:tabs>
                <w:tab w:val="left" w:pos="567"/>
              </w:tabs>
            </w:pPr>
            <w:r w:rsidRPr="00E66414">
              <w:rPr>
                <w:lang w:val="ru"/>
              </w:rPr>
              <w:t>&gt; 1000</w:t>
            </w:r>
          </w:p>
        </w:tc>
        <w:tc>
          <w:tcPr>
            <w:tcW w:w="1801" w:type="dxa"/>
            <w:shd w:val="clear" w:color="auto" w:fill="FFFFFF"/>
          </w:tcPr>
          <w:p w14:paraId="3AC7B654" w14:textId="77777777" w:rsidR="00C602C5" w:rsidRPr="00E66414" w:rsidRDefault="00C602C5" w:rsidP="008670F3">
            <w:pPr>
              <w:tabs>
                <w:tab w:val="left" w:pos="567"/>
              </w:tabs>
            </w:pPr>
            <w:r w:rsidRPr="00E66414">
              <w:rPr>
                <w:lang w:val="ru"/>
              </w:rPr>
              <w:t>20 ± 1</w:t>
            </w:r>
          </w:p>
        </w:tc>
        <w:tc>
          <w:tcPr>
            <w:tcW w:w="1734" w:type="dxa"/>
            <w:shd w:val="clear" w:color="auto" w:fill="FFFFFF"/>
          </w:tcPr>
          <w:p w14:paraId="1AAA849E" w14:textId="77777777" w:rsidR="00C602C5" w:rsidRPr="00E66414" w:rsidRDefault="00C602C5" w:rsidP="008670F3">
            <w:pPr>
              <w:tabs>
                <w:tab w:val="left" w:pos="567"/>
              </w:tabs>
            </w:pPr>
            <w:r w:rsidRPr="00E66414">
              <w:rPr>
                <w:lang w:val="ru"/>
              </w:rPr>
              <w:t>&gt; 1000</w:t>
            </w:r>
          </w:p>
        </w:tc>
        <w:tc>
          <w:tcPr>
            <w:tcW w:w="2771" w:type="dxa"/>
            <w:shd w:val="clear" w:color="auto" w:fill="FFFFFF"/>
          </w:tcPr>
          <w:p w14:paraId="1AAE5B8C" w14:textId="77777777" w:rsidR="00C602C5" w:rsidRPr="00E66414" w:rsidRDefault="00C602C5" w:rsidP="008670F3">
            <w:pPr>
              <w:tabs>
                <w:tab w:val="left" w:pos="567"/>
              </w:tabs>
            </w:pPr>
            <w:r w:rsidRPr="00E66414">
              <w:rPr>
                <w:lang w:val="ru"/>
              </w:rPr>
              <w:t>19 ± 1</w:t>
            </w:r>
          </w:p>
        </w:tc>
      </w:tr>
      <w:tr w:rsidR="00C602C5" w:rsidRPr="00E66414" w14:paraId="3EE161F0" w14:textId="77777777" w:rsidTr="008670F3">
        <w:trPr>
          <w:trHeight w:val="23"/>
          <w:tblHeader/>
        </w:trPr>
        <w:tc>
          <w:tcPr>
            <w:tcW w:w="1129" w:type="dxa"/>
            <w:shd w:val="clear" w:color="auto" w:fill="FFFFFF"/>
          </w:tcPr>
          <w:p w14:paraId="06F96106" w14:textId="77777777" w:rsidR="00C602C5" w:rsidRPr="00E66414" w:rsidRDefault="00C602C5" w:rsidP="008670F3">
            <w:pPr>
              <w:tabs>
                <w:tab w:val="left" w:pos="567"/>
              </w:tabs>
            </w:pPr>
            <w:r w:rsidRPr="00E66414">
              <w:rPr>
                <w:lang w:val="ru"/>
              </w:rPr>
              <w:t>SRC</w:t>
            </w:r>
          </w:p>
        </w:tc>
        <w:tc>
          <w:tcPr>
            <w:tcW w:w="1911" w:type="dxa"/>
            <w:shd w:val="clear" w:color="auto" w:fill="FFFFFF"/>
          </w:tcPr>
          <w:p w14:paraId="280BC606" w14:textId="77777777" w:rsidR="00C602C5" w:rsidRPr="00E66414" w:rsidRDefault="00C602C5" w:rsidP="008670F3">
            <w:pPr>
              <w:tabs>
                <w:tab w:val="left" w:pos="567"/>
              </w:tabs>
            </w:pPr>
            <w:r w:rsidRPr="00E66414">
              <w:rPr>
                <w:lang w:val="ru"/>
              </w:rPr>
              <w:t>&gt; 1000</w:t>
            </w:r>
          </w:p>
        </w:tc>
        <w:tc>
          <w:tcPr>
            <w:tcW w:w="1801" w:type="dxa"/>
            <w:shd w:val="clear" w:color="auto" w:fill="FFFFFF"/>
          </w:tcPr>
          <w:p w14:paraId="66B89969" w14:textId="77777777" w:rsidR="00C602C5" w:rsidRPr="00E66414" w:rsidRDefault="00C602C5" w:rsidP="008670F3">
            <w:pPr>
              <w:tabs>
                <w:tab w:val="left" w:pos="567"/>
              </w:tabs>
            </w:pPr>
            <w:r w:rsidRPr="00E66414">
              <w:rPr>
                <w:lang w:val="ru"/>
              </w:rPr>
              <w:t>19 ± 1</w:t>
            </w:r>
          </w:p>
        </w:tc>
        <w:tc>
          <w:tcPr>
            <w:tcW w:w="1734" w:type="dxa"/>
            <w:shd w:val="clear" w:color="auto" w:fill="FFFFFF"/>
          </w:tcPr>
          <w:p w14:paraId="52E24B0D" w14:textId="77777777" w:rsidR="00C602C5" w:rsidRPr="00E66414" w:rsidRDefault="00C602C5" w:rsidP="008670F3">
            <w:pPr>
              <w:tabs>
                <w:tab w:val="left" w:pos="567"/>
              </w:tabs>
            </w:pPr>
            <w:r w:rsidRPr="00E66414">
              <w:rPr>
                <w:lang w:val="ru"/>
              </w:rPr>
              <w:t>699 ± 302</w:t>
            </w:r>
          </w:p>
        </w:tc>
        <w:tc>
          <w:tcPr>
            <w:tcW w:w="2771" w:type="dxa"/>
            <w:shd w:val="clear" w:color="auto" w:fill="FFFFFF"/>
          </w:tcPr>
          <w:p w14:paraId="4E661FDE" w14:textId="77777777" w:rsidR="00C602C5" w:rsidRPr="00E66414" w:rsidRDefault="00C602C5" w:rsidP="008670F3">
            <w:pPr>
              <w:tabs>
                <w:tab w:val="left" w:pos="567"/>
              </w:tabs>
            </w:pPr>
            <w:r w:rsidRPr="00E66414">
              <w:rPr>
                <w:lang w:val="ru"/>
              </w:rPr>
              <w:t>28 ± 8</w:t>
            </w:r>
          </w:p>
        </w:tc>
      </w:tr>
      <w:tr w:rsidR="00C602C5" w:rsidRPr="00E66414" w14:paraId="137B7E54" w14:textId="77777777" w:rsidTr="008670F3">
        <w:trPr>
          <w:trHeight w:val="23"/>
          <w:tblHeader/>
        </w:trPr>
        <w:tc>
          <w:tcPr>
            <w:tcW w:w="1129" w:type="dxa"/>
            <w:shd w:val="clear" w:color="auto" w:fill="FFFFFF"/>
          </w:tcPr>
          <w:p w14:paraId="6777094E" w14:textId="77777777" w:rsidR="00C602C5" w:rsidRPr="00E66414" w:rsidRDefault="00C602C5" w:rsidP="008670F3">
            <w:pPr>
              <w:tabs>
                <w:tab w:val="left" w:pos="567"/>
              </w:tabs>
            </w:pPr>
            <w:r w:rsidRPr="00E66414">
              <w:rPr>
                <w:lang w:val="ru"/>
              </w:rPr>
              <w:t>YES1</w:t>
            </w:r>
          </w:p>
        </w:tc>
        <w:tc>
          <w:tcPr>
            <w:tcW w:w="1911" w:type="dxa"/>
            <w:shd w:val="clear" w:color="auto" w:fill="FFFFFF"/>
          </w:tcPr>
          <w:p w14:paraId="5CACDC5C" w14:textId="77777777" w:rsidR="00C602C5" w:rsidRPr="00E66414" w:rsidRDefault="00C602C5" w:rsidP="008670F3">
            <w:pPr>
              <w:tabs>
                <w:tab w:val="left" w:pos="567"/>
              </w:tabs>
            </w:pPr>
            <w:r w:rsidRPr="00E66414">
              <w:rPr>
                <w:lang w:val="ru"/>
              </w:rPr>
              <w:t>&gt; 1000</w:t>
            </w:r>
          </w:p>
        </w:tc>
        <w:tc>
          <w:tcPr>
            <w:tcW w:w="1801" w:type="dxa"/>
            <w:shd w:val="clear" w:color="auto" w:fill="FFFFFF"/>
          </w:tcPr>
          <w:p w14:paraId="6E8EAC41" w14:textId="77777777" w:rsidR="00C602C5" w:rsidRPr="00E66414" w:rsidRDefault="00C602C5" w:rsidP="008670F3">
            <w:pPr>
              <w:tabs>
                <w:tab w:val="left" w:pos="567"/>
              </w:tabs>
            </w:pPr>
            <w:r w:rsidRPr="00E66414">
              <w:rPr>
                <w:lang w:val="ru"/>
              </w:rPr>
              <w:t>4,1 ± 0,2</w:t>
            </w:r>
          </w:p>
        </w:tc>
        <w:tc>
          <w:tcPr>
            <w:tcW w:w="1734" w:type="dxa"/>
            <w:shd w:val="clear" w:color="auto" w:fill="FFFFFF"/>
          </w:tcPr>
          <w:p w14:paraId="72733CF6" w14:textId="77777777" w:rsidR="00C602C5" w:rsidRPr="00E66414" w:rsidRDefault="00C602C5" w:rsidP="008670F3">
            <w:pPr>
              <w:tabs>
                <w:tab w:val="left" w:pos="567"/>
              </w:tabs>
            </w:pPr>
            <w:r w:rsidRPr="00E66414">
              <w:rPr>
                <w:lang w:val="ru"/>
              </w:rPr>
              <w:t>≈ 1000</w:t>
            </w:r>
          </w:p>
        </w:tc>
        <w:tc>
          <w:tcPr>
            <w:tcW w:w="2771" w:type="dxa"/>
            <w:shd w:val="clear" w:color="auto" w:fill="FFFFFF"/>
          </w:tcPr>
          <w:p w14:paraId="49F6933E" w14:textId="77777777" w:rsidR="00C602C5" w:rsidRPr="00E66414" w:rsidRDefault="00C602C5" w:rsidP="008670F3">
            <w:pPr>
              <w:tabs>
                <w:tab w:val="left" w:pos="567"/>
              </w:tabs>
            </w:pPr>
            <w:r w:rsidRPr="00E66414">
              <w:rPr>
                <w:lang w:val="ru"/>
              </w:rPr>
              <w:t>5,2 ± 1,3</w:t>
            </w:r>
          </w:p>
        </w:tc>
      </w:tr>
      <w:tr w:rsidR="00C602C5" w:rsidRPr="00E66414" w14:paraId="0E111E6C" w14:textId="77777777" w:rsidTr="008670F3">
        <w:trPr>
          <w:trHeight w:val="23"/>
          <w:tblHeader/>
        </w:trPr>
        <w:tc>
          <w:tcPr>
            <w:tcW w:w="9346" w:type="dxa"/>
            <w:gridSpan w:val="5"/>
            <w:shd w:val="clear" w:color="auto" w:fill="FFFFFF"/>
          </w:tcPr>
          <w:p w14:paraId="03AA16F7" w14:textId="77777777" w:rsidR="00C602C5" w:rsidRDefault="00C602C5" w:rsidP="008670F3">
            <w:pPr>
              <w:tabs>
                <w:tab w:val="left" w:pos="567"/>
              </w:tabs>
              <w:rPr>
                <w:rFonts w:asciiTheme="majorBidi" w:hAnsiTheme="majorBidi" w:cstheme="majorBidi"/>
                <w:sz w:val="20"/>
                <w:szCs w:val="20"/>
                <w:lang w:val="ru"/>
              </w:rPr>
            </w:pPr>
            <w:r w:rsidRPr="00E66414">
              <w:rPr>
                <w:b/>
                <w:sz w:val="20"/>
                <w:szCs w:val="20"/>
                <w:lang w:val="ru"/>
              </w:rPr>
              <w:t>Примечание:</w:t>
            </w:r>
            <w:r w:rsidRPr="00E66414">
              <w:rPr>
                <w:rFonts w:asciiTheme="majorBidi" w:hAnsiTheme="majorBidi" w:cstheme="majorBidi"/>
                <w:sz w:val="20"/>
                <w:szCs w:val="20"/>
                <w:lang w:val="ru"/>
              </w:rPr>
              <w:t xml:space="preserve"> </w:t>
            </w:r>
          </w:p>
          <w:p w14:paraId="2F3FA8EB" w14:textId="77777777" w:rsidR="00C602C5" w:rsidRPr="00E66414" w:rsidRDefault="00C602C5" w:rsidP="008670F3">
            <w:pPr>
              <w:tabs>
                <w:tab w:val="left" w:pos="567"/>
              </w:tabs>
              <w:rPr>
                <w:rFonts w:asciiTheme="majorBidi" w:hAnsiTheme="majorBidi" w:cstheme="majorBidi"/>
                <w:sz w:val="20"/>
                <w:szCs w:val="20"/>
              </w:rPr>
            </w:pPr>
            <w:r w:rsidRPr="00E66414">
              <w:rPr>
                <w:rFonts w:asciiTheme="majorBidi" w:hAnsiTheme="majorBidi" w:cstheme="majorBidi"/>
                <w:sz w:val="20"/>
                <w:szCs w:val="20"/>
                <w:lang w:val="ru"/>
              </w:rPr>
              <w:t>GR = протоонкоген FGR, тирозинкиназа семейства Src; FYN = протоонкоген FYN, тирозинкиназа семейства Src; HCK = протоонкоген HCK, тирозинкиназа семейства Src; IC50 = концентрация полумаксимального ингибирования; LCK = протоонкоген LCK, тирозинкиназа семейства Src; LYN = протоонкоген LYN, тирозинкиназа семейства Src; СО = стандартное отклонение; SRC = протоонкоген SRC, нерецепторная тирозинкиназа; YES1 = протоонкоген YES 1, тирозинкиназа семейства Src.</w:t>
            </w:r>
          </w:p>
          <w:p w14:paraId="38401923" w14:textId="77777777" w:rsidR="00C602C5" w:rsidRPr="00AF1F17" w:rsidRDefault="00C602C5" w:rsidP="008670F3">
            <w:pPr>
              <w:tabs>
                <w:tab w:val="left" w:pos="567"/>
                <w:tab w:val="left" w:pos="1046"/>
              </w:tabs>
              <w:rPr>
                <w:rFonts w:asciiTheme="majorBidi" w:hAnsiTheme="majorBidi" w:cstheme="majorBidi"/>
                <w:sz w:val="20"/>
                <w:szCs w:val="20"/>
              </w:rPr>
            </w:pPr>
            <w:r w:rsidRPr="00E66414">
              <w:rPr>
                <w:rFonts w:asciiTheme="majorBidi" w:hAnsiTheme="majorBidi" w:cstheme="majorBidi"/>
                <w:sz w:val="20"/>
                <w:szCs w:val="20"/>
                <w:vertAlign w:val="superscript"/>
                <w:lang w:val="ru"/>
              </w:rPr>
              <w:t>а</w:t>
            </w:r>
            <w:r w:rsidRPr="00E66414">
              <w:rPr>
                <w:rFonts w:asciiTheme="majorBidi" w:hAnsiTheme="majorBidi" w:cstheme="majorBidi"/>
                <w:sz w:val="20"/>
                <w:szCs w:val="20"/>
                <w:lang w:val="ru"/>
              </w:rPr>
              <w:t xml:space="preserve"> ACP-5009 является R,</w:t>
            </w:r>
            <w:r>
              <w:rPr>
                <w:rFonts w:asciiTheme="majorBidi" w:hAnsiTheme="majorBidi" w:cstheme="majorBidi"/>
                <w:sz w:val="20"/>
                <w:szCs w:val="20"/>
                <w:lang w:val="ru"/>
              </w:rPr>
              <w:t xml:space="preserve"> </w:t>
            </w:r>
            <w:r w:rsidRPr="00E66414">
              <w:rPr>
                <w:rFonts w:asciiTheme="majorBidi" w:hAnsiTheme="majorBidi" w:cstheme="majorBidi"/>
                <w:sz w:val="20"/>
                <w:szCs w:val="20"/>
                <w:lang w:val="ru"/>
              </w:rPr>
              <w:t>R-энантиомером ибрутиниба M37. Сопоставимые результаты получены для обоих возможных</w:t>
            </w:r>
            <w:r>
              <w:rPr>
                <w:rFonts w:asciiTheme="majorBidi" w:hAnsiTheme="majorBidi" w:cstheme="majorBidi"/>
                <w:sz w:val="20"/>
                <w:szCs w:val="20"/>
              </w:rPr>
              <w:t xml:space="preserve"> </w:t>
            </w:r>
            <w:r w:rsidRPr="00E66414">
              <w:rPr>
                <w:rFonts w:asciiTheme="majorBidi" w:hAnsiTheme="majorBidi" w:cstheme="majorBidi"/>
                <w:sz w:val="20"/>
                <w:szCs w:val="20"/>
                <w:lang w:val="ru"/>
              </w:rPr>
              <w:t>энантиомеров</w:t>
            </w:r>
          </w:p>
        </w:tc>
      </w:tr>
    </w:tbl>
    <w:p w14:paraId="41C8CC62" w14:textId="77777777" w:rsidR="00C602C5" w:rsidRPr="00E66414" w:rsidRDefault="00C602C5" w:rsidP="00C602C5">
      <w:pPr>
        <w:tabs>
          <w:tab w:val="left" w:pos="567"/>
        </w:tabs>
        <w:jc w:val="both"/>
        <w:rPr>
          <w:rFonts w:asciiTheme="majorBidi" w:hAnsiTheme="majorBidi" w:cstheme="majorBidi"/>
          <w:u w:val="single"/>
          <w:lang w:val="ru"/>
        </w:rPr>
      </w:pPr>
    </w:p>
    <w:p w14:paraId="4F559974" w14:textId="77777777" w:rsidR="00C602C5" w:rsidRPr="00E66414" w:rsidRDefault="00C602C5" w:rsidP="00C602C5">
      <w:pPr>
        <w:tabs>
          <w:tab w:val="left" w:pos="567"/>
        </w:tabs>
        <w:jc w:val="both"/>
        <w:rPr>
          <w:rFonts w:asciiTheme="majorBidi" w:hAnsiTheme="majorBidi" w:cstheme="majorBidi"/>
        </w:rPr>
      </w:pPr>
      <w:r w:rsidRPr="00E66414">
        <w:rPr>
          <w:rFonts w:asciiTheme="majorBidi" w:hAnsiTheme="majorBidi" w:cstheme="majorBidi"/>
          <w:u w:val="single"/>
          <w:lang w:val="ru"/>
        </w:rPr>
        <w:t>Клеточная активность ингибиторов BTK в В-лимфоцитах</w:t>
      </w:r>
    </w:p>
    <w:p w14:paraId="21ECC66B" w14:textId="77777777" w:rsidR="00C602C5" w:rsidRPr="00E66414" w:rsidRDefault="00C602C5" w:rsidP="00C602C5">
      <w:pPr>
        <w:tabs>
          <w:tab w:val="left" w:pos="567"/>
        </w:tabs>
        <w:jc w:val="both"/>
        <w:rPr>
          <w:rFonts w:asciiTheme="majorBidi" w:hAnsiTheme="majorBidi" w:cstheme="majorBidi"/>
        </w:rPr>
      </w:pPr>
    </w:p>
    <w:p w14:paraId="1384B118" w14:textId="77777777" w:rsidR="00C602C5" w:rsidRPr="00447482" w:rsidRDefault="00C602C5" w:rsidP="00C602C5">
      <w:pPr>
        <w:tabs>
          <w:tab w:val="left" w:pos="567"/>
        </w:tabs>
        <w:jc w:val="both"/>
        <w:rPr>
          <w:rFonts w:asciiTheme="majorBidi" w:hAnsiTheme="majorBidi" w:cstheme="majorBidi"/>
          <w:sz w:val="18"/>
        </w:rPr>
      </w:pPr>
      <w:r>
        <w:rPr>
          <w:rFonts w:asciiTheme="majorBidi" w:hAnsiTheme="majorBidi" w:cstheme="majorBidi"/>
          <w:lang w:val="ru"/>
        </w:rPr>
        <w:tab/>
      </w:r>
      <w:r w:rsidRPr="00E66414">
        <w:rPr>
          <w:rFonts w:asciiTheme="majorBidi" w:hAnsiTheme="majorBidi" w:cstheme="majorBidi"/>
          <w:lang w:val="ru"/>
        </w:rPr>
        <w:t>Активация -лимфоцитов определялась по положительной регуляции CD69 на В-лимфоцитах, что представляет собой клеточное событие, возникающее после BTK-опосредованных сигналов после стимуляции BCR</w:t>
      </w:r>
      <w:r>
        <w:rPr>
          <w:rFonts w:asciiTheme="majorBidi" w:hAnsiTheme="majorBidi" w:cstheme="majorBidi"/>
          <w:lang w:val="ru"/>
        </w:rPr>
        <w:t xml:space="preserve"> (табл. 3-8).</w:t>
      </w:r>
    </w:p>
    <w:p w14:paraId="551D4E1C" w14:textId="21F0160C" w:rsidR="00EF4A08" w:rsidRDefault="00EF4A08" w:rsidP="00EF4A08">
      <w:pPr>
        <w:pStyle w:val="af5"/>
        <w:keepNext/>
        <w:spacing w:before="240"/>
      </w:pPr>
      <w:bookmarkStart w:id="251" w:name="_Toc159973350"/>
      <w:r>
        <w:t xml:space="preserve">Таблица </w:t>
      </w:r>
      <w:fldSimple w:instr=" STYLEREF 1 \s ">
        <w:r w:rsidR="008260B3">
          <w:rPr>
            <w:noProof/>
          </w:rPr>
          <w:t>3</w:t>
        </w:r>
      </w:fldSimple>
      <w:r w:rsidR="008260B3">
        <w:noBreakHyphen/>
      </w:r>
      <w:fldSimple w:instr=" SEQ Таблица \* ARABIC \s 1 ">
        <w:r w:rsidR="008260B3">
          <w:rPr>
            <w:noProof/>
          </w:rPr>
          <w:t>8</w:t>
        </w:r>
      </w:fldSimple>
      <w:r>
        <w:t>.</w:t>
      </w:r>
      <w:r w:rsidRPr="00EF4A08">
        <w:rPr>
          <w:szCs w:val="24"/>
        </w:rPr>
        <w:t xml:space="preserve"> </w:t>
      </w:r>
      <w:r w:rsidRPr="00EF4A08">
        <w:rPr>
          <w:b w:val="0"/>
          <w:szCs w:val="24"/>
        </w:rPr>
        <w:t xml:space="preserve">Данные исследования </w:t>
      </w:r>
      <w:r w:rsidRPr="00EF4A08">
        <w:rPr>
          <w:rFonts w:asciiTheme="majorBidi" w:hAnsiTheme="majorBidi" w:cstheme="majorBidi"/>
          <w:b w:val="0"/>
          <w:szCs w:val="24"/>
          <w:lang w:val="ru"/>
        </w:rPr>
        <w:t>2013003A.</w:t>
      </w:r>
      <w:bookmarkEnd w:id="251"/>
    </w:p>
    <w:tbl>
      <w:tblPr>
        <w:tblOverlap w:val="neve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265"/>
        <w:gridCol w:w="3064"/>
        <w:gridCol w:w="3017"/>
      </w:tblGrid>
      <w:tr w:rsidR="00C602C5" w:rsidRPr="00634E85" w14:paraId="1458E792" w14:textId="77777777" w:rsidTr="008670F3">
        <w:trPr>
          <w:trHeight w:val="23"/>
          <w:tblHeader/>
          <w:jc w:val="right"/>
        </w:trPr>
        <w:tc>
          <w:tcPr>
            <w:tcW w:w="1747" w:type="pct"/>
            <w:vMerge w:val="restart"/>
            <w:shd w:val="clear" w:color="auto" w:fill="D9D9D9" w:themeFill="background1" w:themeFillShade="D9"/>
          </w:tcPr>
          <w:p w14:paraId="34EA3BEA" w14:textId="77777777" w:rsidR="00C602C5" w:rsidRPr="00634E85" w:rsidRDefault="00C602C5" w:rsidP="008670F3">
            <w:pPr>
              <w:tabs>
                <w:tab w:val="left" w:pos="567"/>
              </w:tabs>
              <w:jc w:val="center"/>
              <w:rPr>
                <w:rFonts w:asciiTheme="majorBidi" w:hAnsiTheme="majorBidi" w:cstheme="majorBidi"/>
              </w:rPr>
            </w:pPr>
            <w:r w:rsidRPr="00634E85">
              <w:rPr>
                <w:rFonts w:asciiTheme="majorBidi" w:hAnsiTheme="majorBidi" w:cstheme="majorBidi"/>
                <w:b/>
                <w:bCs/>
                <w:lang w:val="ru"/>
              </w:rPr>
              <w:t>Испытуемый препарат</w:t>
            </w:r>
          </w:p>
        </w:tc>
        <w:tc>
          <w:tcPr>
            <w:tcW w:w="3253" w:type="pct"/>
            <w:gridSpan w:val="2"/>
            <w:shd w:val="clear" w:color="auto" w:fill="D9D9D9" w:themeFill="background1" w:themeFillShade="D9"/>
          </w:tcPr>
          <w:p w14:paraId="19094997" w14:textId="77777777" w:rsidR="00C602C5" w:rsidRPr="00634E85" w:rsidRDefault="00C602C5" w:rsidP="008670F3">
            <w:pPr>
              <w:tabs>
                <w:tab w:val="left" w:pos="567"/>
              </w:tabs>
              <w:jc w:val="center"/>
              <w:rPr>
                <w:rFonts w:asciiTheme="majorBidi" w:hAnsiTheme="majorBidi" w:cstheme="majorBidi"/>
              </w:rPr>
            </w:pPr>
            <w:r w:rsidRPr="00634E85">
              <w:rPr>
                <w:rFonts w:asciiTheme="majorBidi" w:hAnsiTheme="majorBidi" w:cstheme="majorBidi"/>
                <w:b/>
                <w:bCs/>
                <w:lang w:val="ru"/>
              </w:rPr>
              <w:t>EC</w:t>
            </w:r>
            <w:r w:rsidRPr="00634E85">
              <w:rPr>
                <w:rFonts w:asciiTheme="majorBidi" w:hAnsiTheme="majorBidi" w:cstheme="majorBidi"/>
                <w:b/>
                <w:bCs/>
                <w:vertAlign w:val="subscript"/>
                <w:lang w:val="ru"/>
              </w:rPr>
              <w:t>50</w:t>
            </w:r>
            <w:r w:rsidRPr="00634E85">
              <w:rPr>
                <w:rFonts w:asciiTheme="majorBidi" w:hAnsiTheme="majorBidi" w:cstheme="majorBidi"/>
                <w:b/>
                <w:bCs/>
                <w:lang w:val="ru"/>
              </w:rPr>
              <w:t xml:space="preserve"> (нМ)</w:t>
            </w:r>
          </w:p>
        </w:tc>
      </w:tr>
      <w:tr w:rsidR="00C602C5" w:rsidRPr="00634E85" w14:paraId="34CEC834" w14:textId="77777777" w:rsidTr="008670F3">
        <w:trPr>
          <w:trHeight w:val="23"/>
          <w:tblHeader/>
          <w:jc w:val="right"/>
        </w:trPr>
        <w:tc>
          <w:tcPr>
            <w:tcW w:w="1747" w:type="pct"/>
            <w:vMerge/>
            <w:shd w:val="clear" w:color="auto" w:fill="D9D9D9" w:themeFill="background1" w:themeFillShade="D9"/>
          </w:tcPr>
          <w:p w14:paraId="31B88AFB" w14:textId="77777777" w:rsidR="00C602C5" w:rsidRPr="00634E85" w:rsidRDefault="00C602C5" w:rsidP="008670F3">
            <w:pPr>
              <w:tabs>
                <w:tab w:val="left" w:pos="567"/>
              </w:tabs>
              <w:jc w:val="center"/>
              <w:rPr>
                <w:rFonts w:asciiTheme="majorBidi" w:hAnsiTheme="majorBidi" w:cstheme="majorBidi"/>
              </w:rPr>
            </w:pPr>
          </w:p>
        </w:tc>
        <w:tc>
          <w:tcPr>
            <w:tcW w:w="1639" w:type="pct"/>
            <w:shd w:val="clear" w:color="auto" w:fill="D9D9D9" w:themeFill="background1" w:themeFillShade="D9"/>
          </w:tcPr>
          <w:p w14:paraId="0FB888D7" w14:textId="77777777" w:rsidR="00C602C5" w:rsidRPr="00634E85" w:rsidRDefault="00C602C5" w:rsidP="008670F3">
            <w:pPr>
              <w:tabs>
                <w:tab w:val="left" w:pos="567"/>
              </w:tabs>
              <w:jc w:val="center"/>
              <w:rPr>
                <w:rFonts w:asciiTheme="majorBidi" w:hAnsiTheme="majorBidi" w:cstheme="majorBidi"/>
              </w:rPr>
            </w:pPr>
            <w:r w:rsidRPr="00634E85">
              <w:rPr>
                <w:rFonts w:asciiTheme="majorBidi" w:hAnsiTheme="majorBidi" w:cstheme="majorBidi"/>
                <w:b/>
                <w:bCs/>
                <w:lang w:val="ru"/>
              </w:rPr>
              <w:t>PBMC</w:t>
            </w:r>
          </w:p>
        </w:tc>
        <w:tc>
          <w:tcPr>
            <w:tcW w:w="1614" w:type="pct"/>
            <w:shd w:val="clear" w:color="auto" w:fill="D9D9D9" w:themeFill="background1" w:themeFillShade="D9"/>
          </w:tcPr>
          <w:p w14:paraId="356668C9" w14:textId="77777777" w:rsidR="00C602C5" w:rsidRPr="00634E85" w:rsidRDefault="00C602C5" w:rsidP="008670F3">
            <w:pPr>
              <w:tabs>
                <w:tab w:val="left" w:pos="567"/>
              </w:tabs>
              <w:jc w:val="center"/>
              <w:rPr>
                <w:rFonts w:asciiTheme="majorBidi" w:hAnsiTheme="majorBidi" w:cstheme="majorBidi"/>
              </w:rPr>
            </w:pPr>
            <w:r w:rsidRPr="00634E85">
              <w:rPr>
                <w:rFonts w:asciiTheme="majorBidi" w:hAnsiTheme="majorBidi" w:cstheme="majorBidi"/>
                <w:b/>
                <w:bCs/>
                <w:lang w:val="ru"/>
              </w:rPr>
              <w:t>ЦК</w:t>
            </w:r>
          </w:p>
        </w:tc>
      </w:tr>
      <w:tr w:rsidR="00C602C5" w:rsidRPr="00634E85" w14:paraId="1FCD9857" w14:textId="77777777" w:rsidTr="008670F3">
        <w:trPr>
          <w:trHeight w:val="23"/>
          <w:tblHeader/>
          <w:jc w:val="right"/>
        </w:trPr>
        <w:tc>
          <w:tcPr>
            <w:tcW w:w="1747" w:type="pct"/>
            <w:shd w:val="clear" w:color="auto" w:fill="FFFFFF"/>
          </w:tcPr>
          <w:p w14:paraId="7BE33CEB" w14:textId="77777777" w:rsidR="00C602C5" w:rsidRPr="00634E85" w:rsidRDefault="00C602C5" w:rsidP="008670F3">
            <w:pPr>
              <w:tabs>
                <w:tab w:val="left" w:pos="567"/>
              </w:tabs>
              <w:rPr>
                <w:rFonts w:asciiTheme="majorBidi" w:hAnsiTheme="majorBidi" w:cstheme="majorBidi"/>
              </w:rPr>
            </w:pPr>
            <w:r w:rsidRPr="00634E85">
              <w:rPr>
                <w:rFonts w:asciiTheme="majorBidi" w:hAnsiTheme="majorBidi" w:cstheme="majorBidi"/>
                <w:lang w:val="ru"/>
              </w:rPr>
              <w:t>Акалабрутиниб</w:t>
            </w:r>
          </w:p>
        </w:tc>
        <w:tc>
          <w:tcPr>
            <w:tcW w:w="1639" w:type="pct"/>
            <w:shd w:val="clear" w:color="auto" w:fill="FFFFFF"/>
          </w:tcPr>
          <w:p w14:paraId="57A4EEE4" w14:textId="77777777" w:rsidR="00C602C5" w:rsidRPr="00634E85" w:rsidRDefault="00C602C5" w:rsidP="008670F3">
            <w:pPr>
              <w:tabs>
                <w:tab w:val="left" w:pos="567"/>
              </w:tabs>
              <w:rPr>
                <w:rFonts w:asciiTheme="majorBidi" w:hAnsiTheme="majorBidi" w:cstheme="majorBidi"/>
              </w:rPr>
            </w:pPr>
            <w:r w:rsidRPr="00634E85">
              <w:rPr>
                <w:rFonts w:asciiTheme="majorBidi" w:hAnsiTheme="majorBidi" w:cstheme="majorBidi"/>
                <w:lang w:val="ru"/>
              </w:rPr>
              <w:t>2,9 ± 0,2</w:t>
            </w:r>
          </w:p>
        </w:tc>
        <w:tc>
          <w:tcPr>
            <w:tcW w:w="1614" w:type="pct"/>
            <w:shd w:val="clear" w:color="auto" w:fill="FFFFFF"/>
          </w:tcPr>
          <w:p w14:paraId="6D6D93D7" w14:textId="77777777" w:rsidR="00C602C5" w:rsidRPr="00634E85" w:rsidRDefault="00C602C5" w:rsidP="008670F3">
            <w:pPr>
              <w:tabs>
                <w:tab w:val="left" w:pos="567"/>
              </w:tabs>
              <w:rPr>
                <w:rFonts w:asciiTheme="majorBidi" w:hAnsiTheme="majorBidi" w:cstheme="majorBidi"/>
              </w:rPr>
            </w:pPr>
            <w:r w:rsidRPr="00634E85">
              <w:rPr>
                <w:rFonts w:asciiTheme="majorBidi" w:hAnsiTheme="majorBidi" w:cstheme="majorBidi"/>
                <w:lang w:val="ru"/>
              </w:rPr>
              <w:t>9,2 ± 4,4</w:t>
            </w:r>
          </w:p>
        </w:tc>
      </w:tr>
      <w:tr w:rsidR="00C602C5" w:rsidRPr="00634E85" w14:paraId="69D68A5B" w14:textId="77777777" w:rsidTr="008670F3">
        <w:trPr>
          <w:trHeight w:val="23"/>
          <w:tblHeader/>
          <w:jc w:val="right"/>
        </w:trPr>
        <w:tc>
          <w:tcPr>
            <w:tcW w:w="1747" w:type="pct"/>
            <w:shd w:val="clear" w:color="auto" w:fill="FFFFFF"/>
          </w:tcPr>
          <w:p w14:paraId="2D5A178D" w14:textId="77777777" w:rsidR="00C602C5" w:rsidRPr="00634E85" w:rsidRDefault="00C602C5" w:rsidP="008670F3">
            <w:pPr>
              <w:tabs>
                <w:tab w:val="left" w:pos="567"/>
              </w:tabs>
              <w:rPr>
                <w:rFonts w:asciiTheme="majorBidi" w:hAnsiTheme="majorBidi" w:cstheme="majorBidi"/>
              </w:rPr>
            </w:pPr>
            <w:r w:rsidRPr="00634E85">
              <w:rPr>
                <w:rFonts w:asciiTheme="majorBidi" w:hAnsiTheme="majorBidi" w:cstheme="majorBidi"/>
                <w:lang w:val="ru"/>
              </w:rPr>
              <w:t>Ибрутиниб</w:t>
            </w:r>
          </w:p>
        </w:tc>
        <w:tc>
          <w:tcPr>
            <w:tcW w:w="1639" w:type="pct"/>
            <w:shd w:val="clear" w:color="auto" w:fill="FFFFFF"/>
          </w:tcPr>
          <w:p w14:paraId="74463CCF" w14:textId="77777777" w:rsidR="00C602C5" w:rsidRPr="00634E85" w:rsidRDefault="00C602C5" w:rsidP="008670F3">
            <w:pPr>
              <w:tabs>
                <w:tab w:val="left" w:pos="567"/>
              </w:tabs>
              <w:rPr>
                <w:rFonts w:asciiTheme="majorBidi" w:hAnsiTheme="majorBidi" w:cstheme="majorBidi"/>
              </w:rPr>
            </w:pPr>
            <w:r w:rsidRPr="00634E85">
              <w:rPr>
                <w:rFonts w:asciiTheme="majorBidi" w:hAnsiTheme="majorBidi" w:cstheme="majorBidi"/>
                <w:lang w:val="ru"/>
              </w:rPr>
              <w:t>0,58 ± 0,04</w:t>
            </w:r>
          </w:p>
        </w:tc>
        <w:tc>
          <w:tcPr>
            <w:tcW w:w="1614" w:type="pct"/>
            <w:shd w:val="clear" w:color="auto" w:fill="FFFFFF"/>
          </w:tcPr>
          <w:p w14:paraId="4597C111" w14:textId="77777777" w:rsidR="00C602C5" w:rsidRPr="00634E85" w:rsidRDefault="00C602C5" w:rsidP="008670F3">
            <w:pPr>
              <w:tabs>
                <w:tab w:val="left" w:pos="567"/>
              </w:tabs>
              <w:rPr>
                <w:rFonts w:asciiTheme="majorBidi" w:hAnsiTheme="majorBidi" w:cstheme="majorBidi"/>
              </w:rPr>
            </w:pPr>
            <w:r w:rsidRPr="00634E85">
              <w:rPr>
                <w:rFonts w:asciiTheme="majorBidi" w:hAnsiTheme="majorBidi" w:cstheme="majorBidi"/>
                <w:lang w:val="ru"/>
              </w:rPr>
              <w:t>5,8 ± 3,0</w:t>
            </w:r>
          </w:p>
        </w:tc>
      </w:tr>
      <w:tr w:rsidR="00C602C5" w:rsidRPr="00634E85" w14:paraId="233E5321" w14:textId="77777777" w:rsidTr="008670F3">
        <w:trPr>
          <w:trHeight w:val="23"/>
          <w:tblHeader/>
          <w:jc w:val="right"/>
        </w:trPr>
        <w:tc>
          <w:tcPr>
            <w:tcW w:w="1747" w:type="pct"/>
            <w:shd w:val="clear" w:color="auto" w:fill="FFFFFF"/>
          </w:tcPr>
          <w:p w14:paraId="6686B573" w14:textId="77777777" w:rsidR="00C602C5" w:rsidRPr="00634E85" w:rsidRDefault="00C602C5" w:rsidP="008670F3">
            <w:pPr>
              <w:tabs>
                <w:tab w:val="left" w:pos="567"/>
              </w:tabs>
              <w:rPr>
                <w:rFonts w:asciiTheme="majorBidi" w:hAnsiTheme="majorBidi" w:cstheme="majorBidi"/>
              </w:rPr>
            </w:pPr>
            <w:r w:rsidRPr="00634E85">
              <w:rPr>
                <w:rFonts w:asciiTheme="majorBidi" w:hAnsiTheme="majorBidi" w:cstheme="majorBidi"/>
                <w:lang w:val="ru"/>
              </w:rPr>
              <w:t>Спебрутиниб</w:t>
            </w:r>
          </w:p>
        </w:tc>
        <w:tc>
          <w:tcPr>
            <w:tcW w:w="1639" w:type="pct"/>
            <w:shd w:val="clear" w:color="auto" w:fill="FFFFFF"/>
          </w:tcPr>
          <w:p w14:paraId="58EBE84C" w14:textId="77777777" w:rsidR="00C602C5" w:rsidRPr="00634E85" w:rsidRDefault="00C602C5" w:rsidP="008670F3">
            <w:pPr>
              <w:tabs>
                <w:tab w:val="left" w:pos="567"/>
              </w:tabs>
              <w:rPr>
                <w:rFonts w:asciiTheme="majorBidi" w:hAnsiTheme="majorBidi" w:cstheme="majorBidi"/>
              </w:rPr>
            </w:pPr>
            <w:r w:rsidRPr="00634E85">
              <w:rPr>
                <w:rFonts w:asciiTheme="majorBidi" w:hAnsiTheme="majorBidi" w:cstheme="majorBidi"/>
                <w:lang w:val="ru"/>
              </w:rPr>
              <w:t>7,4 ± 0,7</w:t>
            </w:r>
          </w:p>
        </w:tc>
        <w:tc>
          <w:tcPr>
            <w:tcW w:w="1614" w:type="pct"/>
            <w:shd w:val="clear" w:color="auto" w:fill="FFFFFF"/>
          </w:tcPr>
          <w:p w14:paraId="6D3B9E8C" w14:textId="77777777" w:rsidR="00C602C5" w:rsidRPr="00634E85" w:rsidRDefault="00C602C5" w:rsidP="008670F3">
            <w:pPr>
              <w:tabs>
                <w:tab w:val="left" w:pos="567"/>
              </w:tabs>
              <w:rPr>
                <w:rFonts w:asciiTheme="majorBidi" w:hAnsiTheme="majorBidi" w:cstheme="majorBidi"/>
              </w:rPr>
            </w:pPr>
            <w:r w:rsidRPr="00634E85">
              <w:rPr>
                <w:rFonts w:asciiTheme="majorBidi" w:hAnsiTheme="majorBidi" w:cstheme="majorBidi"/>
                <w:lang w:val="ru"/>
              </w:rPr>
              <w:t>140 ± 85</w:t>
            </w:r>
          </w:p>
        </w:tc>
      </w:tr>
      <w:tr w:rsidR="00C602C5" w:rsidRPr="00634E85" w14:paraId="0B3DC518" w14:textId="77777777" w:rsidTr="008670F3">
        <w:trPr>
          <w:trHeight w:val="23"/>
          <w:tblHeader/>
          <w:jc w:val="right"/>
        </w:trPr>
        <w:tc>
          <w:tcPr>
            <w:tcW w:w="5000" w:type="pct"/>
            <w:gridSpan w:val="3"/>
            <w:shd w:val="clear" w:color="auto" w:fill="FFFFFF"/>
          </w:tcPr>
          <w:p w14:paraId="2907CC9E" w14:textId="77777777" w:rsidR="00C602C5" w:rsidRPr="00AF1F17" w:rsidRDefault="00C602C5" w:rsidP="008670F3">
            <w:pPr>
              <w:tabs>
                <w:tab w:val="left" w:pos="567"/>
              </w:tabs>
              <w:rPr>
                <w:rFonts w:asciiTheme="majorBidi" w:hAnsiTheme="majorBidi" w:cstheme="majorBidi"/>
                <w:sz w:val="20"/>
                <w:szCs w:val="20"/>
              </w:rPr>
            </w:pPr>
            <w:r w:rsidRPr="00AF1F17">
              <w:rPr>
                <w:rFonts w:asciiTheme="majorBidi" w:hAnsiTheme="majorBidi" w:cstheme="majorBidi"/>
                <w:b/>
                <w:bCs/>
                <w:sz w:val="20"/>
                <w:szCs w:val="20"/>
                <w:lang w:val="ru"/>
              </w:rPr>
              <w:t>Примечание</w:t>
            </w:r>
            <w:r w:rsidRPr="00AF1F17">
              <w:rPr>
                <w:rFonts w:asciiTheme="majorBidi" w:hAnsiTheme="majorBidi" w:cstheme="majorBidi"/>
                <w:sz w:val="20"/>
                <w:szCs w:val="20"/>
                <w:lang w:val="ru"/>
              </w:rPr>
              <w:t>: BCR = В-лимфоцитарный рецептор; EC</w:t>
            </w:r>
            <w:r w:rsidRPr="00AF1F17">
              <w:rPr>
                <w:rFonts w:asciiTheme="majorBidi" w:hAnsiTheme="majorBidi" w:cstheme="majorBidi"/>
                <w:sz w:val="20"/>
                <w:szCs w:val="20"/>
                <w:vertAlign w:val="subscript"/>
                <w:lang w:val="ru"/>
              </w:rPr>
              <w:t>50</w:t>
            </w:r>
            <w:r w:rsidRPr="00AF1F17">
              <w:rPr>
                <w:rFonts w:asciiTheme="majorBidi" w:hAnsiTheme="majorBidi" w:cstheme="majorBidi"/>
                <w:sz w:val="20"/>
                <w:szCs w:val="20"/>
                <w:lang w:val="ru"/>
              </w:rPr>
              <w:t xml:space="preserve"> = полумаксимальная эффективная концентрация; PBMC = мононуклеарные клетки периферической крови человека; ЦК = цельная кровь.</w:t>
            </w:r>
          </w:p>
          <w:p w14:paraId="2B4182A5" w14:textId="77777777" w:rsidR="00C602C5" w:rsidRPr="00634E85" w:rsidRDefault="00C602C5" w:rsidP="008670F3">
            <w:pPr>
              <w:tabs>
                <w:tab w:val="left" w:pos="567"/>
              </w:tabs>
              <w:rPr>
                <w:rFonts w:asciiTheme="majorBidi" w:hAnsiTheme="majorBidi" w:cstheme="majorBidi"/>
                <w:sz w:val="16"/>
                <w:szCs w:val="20"/>
              </w:rPr>
            </w:pPr>
            <w:r w:rsidRPr="00AF1F17">
              <w:rPr>
                <w:rFonts w:asciiTheme="majorBidi" w:hAnsiTheme="majorBidi" w:cstheme="majorBidi"/>
                <w:sz w:val="20"/>
                <w:szCs w:val="20"/>
              </w:rPr>
              <w:t>Р</w:t>
            </w:r>
            <w:r w:rsidRPr="00AF1F17">
              <w:rPr>
                <w:rFonts w:asciiTheme="majorBidi" w:hAnsiTheme="majorBidi" w:cstheme="majorBidi"/>
                <w:sz w:val="20"/>
                <w:szCs w:val="20"/>
                <w:lang w:val="ru"/>
              </w:rPr>
              <w:t>езультаты представляют собой средние значения ± СО из не менее чем трех независимых экспериментов.</w:t>
            </w:r>
          </w:p>
        </w:tc>
      </w:tr>
    </w:tbl>
    <w:p w14:paraId="5BBED254" w14:textId="77777777" w:rsidR="00C602C5" w:rsidRPr="00447482" w:rsidRDefault="00C602C5" w:rsidP="00C602C5">
      <w:pPr>
        <w:tabs>
          <w:tab w:val="left" w:pos="567"/>
        </w:tabs>
        <w:rPr>
          <w:rFonts w:asciiTheme="majorBidi" w:hAnsiTheme="majorBidi" w:cstheme="majorBidi"/>
          <w:sz w:val="18"/>
        </w:rPr>
      </w:pPr>
    </w:p>
    <w:p w14:paraId="4297CB97" w14:textId="77777777" w:rsidR="00C602C5" w:rsidRPr="00D0494C" w:rsidRDefault="00C602C5" w:rsidP="00C602C5">
      <w:pPr>
        <w:tabs>
          <w:tab w:val="left" w:pos="567"/>
        </w:tabs>
        <w:jc w:val="both"/>
        <w:rPr>
          <w:rFonts w:asciiTheme="majorBidi" w:hAnsiTheme="majorBidi" w:cstheme="majorBidi"/>
          <w:sz w:val="16"/>
          <w:szCs w:val="20"/>
        </w:rPr>
      </w:pPr>
      <w:r w:rsidRPr="00634E85">
        <w:rPr>
          <w:rFonts w:asciiTheme="majorBidi" w:hAnsiTheme="majorBidi" w:cstheme="majorBidi"/>
          <w:lang w:val="ru"/>
        </w:rPr>
        <w:tab/>
        <w:t>За</w:t>
      </w:r>
      <w:r w:rsidRPr="00D0494C">
        <w:rPr>
          <w:rFonts w:asciiTheme="majorBidi" w:hAnsiTheme="majorBidi" w:cstheme="majorBidi"/>
          <w:lang w:val="ru"/>
        </w:rPr>
        <w:t xml:space="preserve">нятость рецепторов BTK устанавливалась на клетках клеточной линии Ramos лимфомы Беркитта. Клетки линии Ramos инкубировали в течение 2 ч с различными концентрациями акалабрутиниба и ACP- 5862, после чего клеточные лизаты подвергали ИФА для определения степени занятости рецепторов BTK. Относительный процентный </w:t>
      </w:r>
      <w:r w:rsidRPr="00D0494C">
        <w:rPr>
          <w:rFonts w:asciiTheme="majorBidi" w:hAnsiTheme="majorBidi" w:cstheme="majorBidi"/>
          <w:lang w:val="ru"/>
        </w:rPr>
        <w:lastRenderedPageBreak/>
        <w:t>показатель занятости рецепторов определяли с помощью биотинилированного аналогового зонда для акалабрутиниба (рис. 3-1</w:t>
      </w:r>
      <w:r>
        <w:rPr>
          <w:rFonts w:asciiTheme="majorBidi" w:hAnsiTheme="majorBidi" w:cstheme="majorBidi"/>
          <w:lang w:val="ru"/>
        </w:rPr>
        <w:t>).</w:t>
      </w:r>
    </w:p>
    <w:p w14:paraId="429F4523" w14:textId="7DB0730D" w:rsidR="00EF4A08" w:rsidRDefault="00C602C5" w:rsidP="00C602C5">
      <w:pPr>
        <w:pStyle w:val="af5"/>
      </w:pPr>
      <w:r>
        <w:rPr>
          <w:rFonts w:asciiTheme="majorBidi" w:hAnsiTheme="majorBidi" w:cstheme="majorBidi"/>
          <w:noProof/>
          <w:sz w:val="18"/>
          <w:szCs w:val="22"/>
          <w:lang w:eastAsia="ru-RU"/>
        </w:rPr>
        <mc:AlternateContent>
          <mc:Choice Requires="wps">
            <w:drawing>
              <wp:anchor distT="0" distB="0" distL="114300" distR="114300" simplePos="0" relativeHeight="251680768" behindDoc="0" locked="0" layoutInCell="1" allowOverlap="1" wp14:anchorId="47966DFA" wp14:editId="7105F7BE">
                <wp:simplePos x="0" y="0"/>
                <wp:positionH relativeFrom="column">
                  <wp:posOffset>126423</wp:posOffset>
                </wp:positionH>
                <wp:positionV relativeFrom="paragraph">
                  <wp:posOffset>905106</wp:posOffset>
                </wp:positionV>
                <wp:extent cx="160020" cy="1127760"/>
                <wp:effectExtent l="0" t="8890" r="1905" b="6350"/>
                <wp:wrapNone/>
                <wp:docPr id="115" name="Надпись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1277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4E0F69" w14:textId="77777777" w:rsidR="00530D84" w:rsidRPr="008E0C83" w:rsidRDefault="00530D84" w:rsidP="00C602C5">
                            <w:pPr>
                              <w:jc w:val="center"/>
                              <w:rPr>
                                <w:sz w:val="20"/>
                                <w:szCs w:val="20"/>
                              </w:rPr>
                            </w:pPr>
                            <w:r w:rsidRPr="008E0C83">
                              <w:rPr>
                                <w:b/>
                                <w:bCs/>
                                <w:color w:val="1E1A23"/>
                                <w:sz w:val="20"/>
                                <w:szCs w:val="20"/>
                                <w:lang w:val="ru"/>
                              </w:rPr>
                              <w:t>Занятость,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966DFA" id="Надпись 115" o:spid="_x0000_s1045" type="#_x0000_t202" style="position:absolute;margin-left:9.95pt;margin-top:71.25pt;width:12.6pt;height:88.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" stroked="f">
                <v:fill opacity="0"/>
                <v:textbox style="layout-flow:vertical;mso-layout-flow-alt:bottom-to-top" inset="0,0,0,0">
                  <w:txbxContent>
                    <w:p w14:paraId="3F4E0F69" w14:textId="77777777" w:rsidR="00530D84" w:rsidRPr="008E0C83" w:rsidRDefault="00530D84" w:rsidP="00C602C5">
                      <w:pPr>
                        <w:jc w:val="center"/>
                        <w:rPr>
                          <w:sz w:val="20"/>
                          <w:szCs w:val="20"/>
                        </w:rPr>
                      </w:pPr>
                      <w:r w:rsidRPr="008E0C83">
                        <w:rPr>
                          <w:b/>
                          <w:bCs/>
                          <w:color w:val="1E1A23"/>
                          <w:sz w:val="20"/>
                          <w:szCs w:val="20"/>
                          <w:lang w:val="ru"/>
                        </w:rPr>
                        <w:t>Занятость, %</w:t>
                      </w:r>
                    </w:p>
                  </w:txbxContent>
                </v:textbox>
              </v:shape>
            </w:pict>
          </mc:Fallback>
        </mc:AlternateContent>
      </w:r>
      <w:r>
        <w:rPr>
          <w:rFonts w:asciiTheme="majorBidi" w:hAnsiTheme="majorBidi" w:cstheme="majorBidi"/>
          <w:noProof/>
          <w:sz w:val="18"/>
          <w:szCs w:val="22"/>
          <w:lang w:eastAsia="ru-RU"/>
        </w:rPr>
        <mc:AlternateContent>
          <mc:Choice Requires="wps">
            <w:drawing>
              <wp:anchor distT="0" distB="0" distL="114300" distR="114300" simplePos="0" relativeHeight="251678720" behindDoc="0" locked="0" layoutInCell="1" allowOverlap="1" wp14:anchorId="0CFE31C2" wp14:editId="0EC78B2A">
                <wp:simplePos x="0" y="0"/>
                <wp:positionH relativeFrom="column">
                  <wp:posOffset>793519</wp:posOffset>
                </wp:positionH>
                <wp:positionV relativeFrom="paragraph">
                  <wp:posOffset>352310</wp:posOffset>
                </wp:positionV>
                <wp:extent cx="1912620" cy="281940"/>
                <wp:effectExtent l="3810" t="5080" r="7620" b="8255"/>
                <wp:wrapNone/>
                <wp:docPr id="113" name="Надпись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2620" cy="2819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7F982D" w14:textId="77777777" w:rsidR="00530D84" w:rsidRPr="00447482" w:rsidRDefault="00530D84" w:rsidP="00C602C5">
                            <w:pPr>
                              <w:rPr>
                                <w:b/>
                                <w:bCs/>
                                <w:sz w:val="18"/>
                              </w:rPr>
                            </w:pPr>
                            <w:r w:rsidRPr="00447482">
                              <w:rPr>
                                <w:b/>
                                <w:bCs/>
                                <w:sz w:val="18"/>
                                <w:lang w:val="ru"/>
                              </w:rPr>
                              <w:t xml:space="preserve">BTK </w:t>
                            </w:r>
                            <w:r w:rsidRPr="00447482">
                              <w:rPr>
                                <w:b/>
                                <w:bCs/>
                                <w:color w:val="1E1A23"/>
                                <w:sz w:val="18"/>
                                <w:lang w:val="ru"/>
                              </w:rPr>
                              <w:t>— клетки линии Ramos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E31C2" id="Надпись 113" o:spid="_x0000_s1046" type="#_x0000_t202" style="position:absolute;margin-left:62.5pt;margin-top:27.75pt;width:150.6pt;height:22.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" stroked="f">
                <v:fill opacity="0"/>
                <v:textbox>
                  <w:txbxContent>
                    <w:p w14:paraId="397F982D" w14:textId="77777777" w:rsidR="00530D84" w:rsidRPr="00447482" w:rsidRDefault="00530D84" w:rsidP="00C602C5">
                      <w:pPr>
                        <w:rPr>
                          <w:b/>
                          <w:bCs/>
                          <w:sz w:val="18"/>
                        </w:rPr>
                      </w:pPr>
                      <w:r w:rsidRPr="00447482">
                        <w:rPr>
                          <w:b/>
                          <w:bCs/>
                          <w:sz w:val="18"/>
                          <w:lang w:val="ru"/>
                        </w:rPr>
                        <w:t xml:space="preserve">BTK </w:t>
                      </w:r>
                      <w:r w:rsidRPr="00447482">
                        <w:rPr>
                          <w:b/>
                          <w:bCs/>
                          <w:color w:val="1E1A23"/>
                          <w:sz w:val="18"/>
                          <w:lang w:val="ru"/>
                        </w:rPr>
                        <w:t>— клетки линии Ramos</w:t>
                      </w:r>
                    </w:p>
                  </w:txbxContent>
                </v:textbox>
              </v:shape>
            </w:pict>
          </mc:Fallback>
        </mc:AlternateContent>
      </w:r>
    </w:p>
    <w:p w14:paraId="732C3803" w14:textId="7EDC374C" w:rsidR="00EF4A08" w:rsidRDefault="00EF4A08" w:rsidP="00EF4A08">
      <w:pPr>
        <w:pStyle w:val="af5"/>
        <w:keepNext/>
        <w:jc w:val="both"/>
      </w:pPr>
      <w:bookmarkStart w:id="252" w:name="_Toc159973414"/>
      <w:r>
        <w:t xml:space="preserve">Рисунок </w:t>
      </w:r>
      <w:fldSimple w:instr=" STYLEREF 1 \s ">
        <w:r w:rsidR="002256A9">
          <w:rPr>
            <w:noProof/>
          </w:rPr>
          <w:t>3</w:t>
        </w:r>
      </w:fldSimple>
      <w:r w:rsidR="002256A9">
        <w:noBreakHyphen/>
      </w:r>
      <w:fldSimple w:instr=" SEQ Рисунок \* ARABIC \s 1 ">
        <w:r w:rsidR="002256A9">
          <w:rPr>
            <w:noProof/>
          </w:rPr>
          <w:t>1</w:t>
        </w:r>
      </w:fldSimple>
      <w:r>
        <w:t>.</w:t>
      </w:r>
      <w:r w:rsidRPr="00EF4A08">
        <w:t xml:space="preserve"> </w:t>
      </w:r>
      <w:r w:rsidRPr="00EF4A08">
        <w:rPr>
          <w:b w:val="0"/>
        </w:rPr>
        <w:t xml:space="preserve">Исследование на </w:t>
      </w:r>
      <w:r w:rsidRPr="00EF4A08">
        <w:rPr>
          <w:rFonts w:asciiTheme="majorBidi" w:hAnsiTheme="majorBidi" w:cstheme="majorBidi"/>
          <w:b w:val="0"/>
          <w:szCs w:val="24"/>
          <w:lang w:val="ru"/>
        </w:rPr>
        <w:t>клеточной линии Ramos лимфомы Беркитта</w:t>
      </w:r>
      <w:r>
        <w:rPr>
          <w:rFonts w:asciiTheme="majorBidi" w:hAnsiTheme="majorBidi" w:cstheme="majorBidi"/>
          <w:b w:val="0"/>
          <w:szCs w:val="24"/>
          <w:lang w:val="ru"/>
        </w:rPr>
        <w:t>.</w:t>
      </w:r>
      <w:bookmarkEnd w:id="252"/>
    </w:p>
    <w:p w14:paraId="546A28FC" w14:textId="330785A8" w:rsidR="00C602C5" w:rsidRPr="008621DF" w:rsidRDefault="00C602C5" w:rsidP="00C602C5">
      <w:pPr>
        <w:pStyle w:val="af5"/>
        <w:rPr>
          <w:rFonts w:asciiTheme="majorBidi" w:hAnsiTheme="majorBidi" w:cstheme="majorBidi"/>
          <w:sz w:val="2"/>
          <w:szCs w:val="2"/>
        </w:rPr>
      </w:pPr>
      <w:r w:rsidRPr="00447482">
        <w:rPr>
          <w:rFonts w:asciiTheme="majorBidi" w:hAnsiTheme="majorBidi" w:cstheme="majorBidi"/>
          <w:sz w:val="18"/>
          <w:szCs w:val="22"/>
        </w:rPr>
        <w:fldChar w:fldCharType="begin"/>
      </w:r>
      <w:r w:rsidRPr="00447482">
        <w:rPr>
          <w:rFonts w:asciiTheme="majorBidi" w:hAnsiTheme="majorBidi" w:cstheme="majorBidi"/>
          <w:sz w:val="18"/>
          <w:szCs w:val="22"/>
        </w:rPr>
        <w:instrText xml:space="preserve"> INCLUDEPICTURE  "P:\\..\\..\\..\\AppData\\Local\\Temp\\FineReader12.00\\media\\image3.jpeg" \* MERGEFORMATINET </w:instrText>
      </w:r>
      <w:r w:rsidRPr="00447482">
        <w:rPr>
          <w:rFonts w:asciiTheme="majorBidi" w:hAnsiTheme="majorBidi" w:cstheme="majorBidi"/>
          <w:sz w:val="18"/>
          <w:szCs w:val="22"/>
        </w:rPr>
        <w:fldChar w:fldCharType="separate"/>
      </w:r>
      <w:r>
        <w:rPr>
          <w:rFonts w:asciiTheme="majorBidi" w:hAnsiTheme="majorBidi" w:cstheme="majorBidi"/>
          <w:sz w:val="18"/>
          <w:szCs w:val="22"/>
        </w:rPr>
        <w:fldChar w:fldCharType="begin"/>
      </w:r>
      <w:r>
        <w:rPr>
          <w:rFonts w:asciiTheme="majorBidi" w:hAnsiTheme="majorBidi" w:cstheme="majorBidi"/>
          <w:sz w:val="18"/>
          <w:szCs w:val="22"/>
        </w:rPr>
        <w:instrText xml:space="preserve"> INCLUDEPICTURE  "\\\\gamma\\..\\..\\..\\AppData\\Local\\Temp\\FineReader12.00\\media\\image3.jpeg" \* MERGEFORMATINET </w:instrText>
      </w:r>
      <w:r>
        <w:rPr>
          <w:rFonts w:asciiTheme="majorBidi" w:hAnsiTheme="majorBidi" w:cstheme="majorBidi"/>
          <w:sz w:val="18"/>
          <w:szCs w:val="22"/>
        </w:rPr>
        <w:fldChar w:fldCharType="separate"/>
      </w:r>
      <w:r>
        <w:rPr>
          <w:rFonts w:asciiTheme="majorBidi" w:hAnsiTheme="majorBidi" w:cstheme="majorBidi"/>
          <w:sz w:val="18"/>
          <w:szCs w:val="22"/>
        </w:rPr>
        <w:fldChar w:fldCharType="begin"/>
      </w:r>
      <w:r>
        <w:rPr>
          <w:rFonts w:asciiTheme="majorBidi" w:hAnsiTheme="majorBidi" w:cstheme="majorBidi"/>
          <w:sz w:val="18"/>
          <w:szCs w:val="22"/>
        </w:rPr>
        <w:instrText xml:space="preserve"> INCLUDEPICTURE  "\\\\gamma\\..\\..\\..\\AppData\\Local\\Temp\\FineReader12.00\\media\\image3.jpeg" \* MERGEFORMATINET </w:instrText>
      </w:r>
      <w:r>
        <w:rPr>
          <w:rFonts w:asciiTheme="majorBidi" w:hAnsiTheme="majorBidi" w:cstheme="majorBidi"/>
          <w:sz w:val="18"/>
          <w:szCs w:val="22"/>
        </w:rPr>
        <w:fldChar w:fldCharType="separate"/>
      </w:r>
      <w:r>
        <w:rPr>
          <w:rFonts w:asciiTheme="majorBidi" w:hAnsiTheme="majorBidi" w:cstheme="majorBidi"/>
          <w:sz w:val="18"/>
          <w:szCs w:val="22"/>
        </w:rPr>
        <w:fldChar w:fldCharType="begin"/>
      </w:r>
      <w:r>
        <w:rPr>
          <w:rFonts w:asciiTheme="majorBidi" w:hAnsiTheme="majorBidi" w:cstheme="majorBidi"/>
          <w:sz w:val="18"/>
          <w:szCs w:val="22"/>
        </w:rPr>
        <w:instrText xml:space="preserve"> INCLUDEPICTURE  "\\\\gamma\\..\\..\\..\\AppData\\Local\\Temp\\FineReader12.00\\media\\image3.jpeg" \* MERGEFORMATINET </w:instrText>
      </w:r>
      <w:r>
        <w:rPr>
          <w:rFonts w:asciiTheme="majorBidi" w:hAnsiTheme="majorBidi" w:cstheme="majorBidi"/>
          <w:sz w:val="18"/>
          <w:szCs w:val="22"/>
        </w:rPr>
        <w:fldChar w:fldCharType="separate"/>
      </w:r>
      <w:r>
        <w:rPr>
          <w:rFonts w:asciiTheme="majorBidi" w:hAnsiTheme="majorBidi" w:cstheme="majorBidi"/>
          <w:sz w:val="18"/>
          <w:szCs w:val="22"/>
        </w:rPr>
        <w:fldChar w:fldCharType="begin"/>
      </w:r>
      <w:r>
        <w:rPr>
          <w:rFonts w:asciiTheme="majorBidi" w:hAnsiTheme="majorBidi" w:cstheme="majorBidi"/>
          <w:sz w:val="18"/>
          <w:szCs w:val="22"/>
        </w:rPr>
        <w:instrText xml:space="preserve"> INCLUDEPICTURE  "\\\\gamma\\..\\..\\..\\AppData\\Local\\Temp\\FineReader12.00\\media\\image3.jpeg" \* MERGEFORMATINET </w:instrText>
      </w:r>
      <w:r>
        <w:rPr>
          <w:rFonts w:asciiTheme="majorBidi" w:hAnsiTheme="majorBidi" w:cstheme="majorBidi"/>
          <w:sz w:val="18"/>
          <w:szCs w:val="22"/>
        </w:rPr>
        <w:fldChar w:fldCharType="separate"/>
      </w:r>
      <w:r>
        <w:rPr>
          <w:rFonts w:asciiTheme="majorBidi" w:hAnsiTheme="majorBidi" w:cstheme="majorBidi"/>
          <w:sz w:val="18"/>
          <w:szCs w:val="22"/>
        </w:rPr>
        <w:fldChar w:fldCharType="begin"/>
      </w:r>
      <w:r>
        <w:rPr>
          <w:rFonts w:asciiTheme="majorBidi" w:hAnsiTheme="majorBidi" w:cstheme="majorBidi"/>
          <w:sz w:val="18"/>
          <w:szCs w:val="22"/>
        </w:rPr>
        <w:instrText xml:space="preserve"> INCLUDEPICTURE  "\\\\gamma\\..\\..\\..\\AppData\\Local\\Temp\\FineReader12.00\\media\\image3.jpeg" \* MERGEFORMATINET </w:instrText>
      </w:r>
      <w:r>
        <w:rPr>
          <w:rFonts w:asciiTheme="majorBidi" w:hAnsiTheme="majorBidi" w:cstheme="majorBidi"/>
          <w:sz w:val="18"/>
          <w:szCs w:val="22"/>
        </w:rPr>
        <w:fldChar w:fldCharType="separate"/>
      </w:r>
      <w:r>
        <w:rPr>
          <w:rFonts w:asciiTheme="majorBidi" w:hAnsiTheme="majorBidi" w:cstheme="majorBidi"/>
          <w:sz w:val="18"/>
          <w:szCs w:val="22"/>
        </w:rPr>
        <w:fldChar w:fldCharType="begin"/>
      </w:r>
      <w:r>
        <w:rPr>
          <w:rFonts w:asciiTheme="majorBidi" w:hAnsiTheme="majorBidi" w:cstheme="majorBidi"/>
          <w:sz w:val="18"/>
          <w:szCs w:val="22"/>
        </w:rPr>
        <w:instrText xml:space="preserve"> INCLUDEPICTURE  "\\\\gamma\\..\\..\\..\\AppData\\Local\\Temp\\FineReader12.00\\media\\image3.jpeg" \* MERGEFORMATINET </w:instrText>
      </w:r>
      <w:r>
        <w:rPr>
          <w:rFonts w:asciiTheme="majorBidi" w:hAnsiTheme="majorBidi" w:cstheme="majorBidi"/>
          <w:sz w:val="18"/>
          <w:szCs w:val="22"/>
        </w:rPr>
        <w:fldChar w:fldCharType="separate"/>
      </w:r>
      <w:r>
        <w:rPr>
          <w:rFonts w:asciiTheme="majorBidi" w:hAnsiTheme="majorBidi" w:cstheme="majorBidi"/>
          <w:sz w:val="18"/>
          <w:szCs w:val="22"/>
        </w:rPr>
        <w:fldChar w:fldCharType="begin"/>
      </w:r>
      <w:r>
        <w:rPr>
          <w:rFonts w:asciiTheme="majorBidi" w:hAnsiTheme="majorBidi" w:cstheme="majorBidi"/>
          <w:sz w:val="18"/>
          <w:szCs w:val="22"/>
        </w:rPr>
        <w:instrText xml:space="preserve"> INCLUDEPICTURE  "\\\\gamma\\..\\..\\..\\AppData\\Local\\Temp\\FineReader12.00\\media\\image3.jpeg" \* MERGEFORMATINET </w:instrText>
      </w:r>
      <w:r>
        <w:rPr>
          <w:rFonts w:asciiTheme="majorBidi" w:hAnsiTheme="majorBidi" w:cstheme="majorBidi"/>
          <w:sz w:val="18"/>
          <w:szCs w:val="22"/>
        </w:rPr>
        <w:fldChar w:fldCharType="separate"/>
      </w:r>
      <w:r>
        <w:rPr>
          <w:rFonts w:asciiTheme="majorBidi" w:hAnsiTheme="majorBidi" w:cstheme="majorBidi"/>
          <w:sz w:val="18"/>
          <w:szCs w:val="22"/>
        </w:rPr>
        <w:fldChar w:fldCharType="begin"/>
      </w:r>
      <w:r>
        <w:rPr>
          <w:rFonts w:asciiTheme="majorBidi" w:hAnsiTheme="majorBidi" w:cstheme="majorBidi"/>
          <w:sz w:val="18"/>
          <w:szCs w:val="22"/>
        </w:rPr>
        <w:instrText xml:space="preserve"> INCLUDEPICTURE  "\\\\gamma\\..\\..\\..\\AppData\\Local\\Temp\\FineReader12.00\\media\\image3.jpeg" \* MERGEFORMATINET </w:instrText>
      </w:r>
      <w:r>
        <w:rPr>
          <w:rFonts w:asciiTheme="majorBidi" w:hAnsiTheme="majorBidi" w:cstheme="majorBidi"/>
          <w:sz w:val="18"/>
          <w:szCs w:val="22"/>
        </w:rPr>
        <w:fldChar w:fldCharType="separate"/>
      </w:r>
      <w:r>
        <w:rPr>
          <w:rFonts w:asciiTheme="majorBidi" w:hAnsiTheme="majorBidi" w:cstheme="majorBidi"/>
          <w:sz w:val="18"/>
          <w:szCs w:val="22"/>
        </w:rPr>
        <w:fldChar w:fldCharType="begin"/>
      </w:r>
      <w:r>
        <w:rPr>
          <w:rFonts w:asciiTheme="majorBidi" w:hAnsiTheme="majorBidi" w:cstheme="majorBidi"/>
          <w:sz w:val="18"/>
          <w:szCs w:val="22"/>
        </w:rPr>
        <w:instrText xml:space="preserve"> INCLUDEPICTURE  "\\\\gamma\\..\\..\\..\\AppData\\Local\\Temp\\FineReader12.00\\media\\image3.jpeg" \* MERGEFORMATINET </w:instrText>
      </w:r>
      <w:r>
        <w:rPr>
          <w:rFonts w:asciiTheme="majorBidi" w:hAnsiTheme="majorBidi" w:cstheme="majorBidi"/>
          <w:sz w:val="18"/>
          <w:szCs w:val="22"/>
        </w:rPr>
        <w:fldChar w:fldCharType="separate"/>
      </w:r>
      <w:r>
        <w:rPr>
          <w:rFonts w:asciiTheme="majorBidi" w:hAnsiTheme="majorBidi" w:cstheme="majorBidi"/>
          <w:sz w:val="18"/>
          <w:szCs w:val="22"/>
        </w:rPr>
        <w:fldChar w:fldCharType="begin"/>
      </w:r>
      <w:r>
        <w:rPr>
          <w:rFonts w:asciiTheme="majorBidi" w:hAnsiTheme="majorBidi" w:cstheme="majorBidi"/>
          <w:sz w:val="18"/>
          <w:szCs w:val="22"/>
        </w:rPr>
        <w:instrText xml:space="preserve"> INCLUDEPICTURE  "\\\\gamma\\..\\..\\..\\AppData\\Local\\Temp\\FineReader12.00\\media\\image3.jpeg" \* MERGEFORMATINET </w:instrText>
      </w:r>
      <w:r>
        <w:rPr>
          <w:rFonts w:asciiTheme="majorBidi" w:hAnsiTheme="majorBidi" w:cstheme="majorBidi"/>
          <w:sz w:val="18"/>
          <w:szCs w:val="22"/>
        </w:rPr>
        <w:fldChar w:fldCharType="separate"/>
      </w:r>
      <w:r>
        <w:rPr>
          <w:rFonts w:asciiTheme="majorBidi" w:hAnsiTheme="majorBidi" w:cstheme="majorBidi"/>
          <w:sz w:val="18"/>
          <w:szCs w:val="22"/>
        </w:rPr>
        <w:fldChar w:fldCharType="begin"/>
      </w:r>
      <w:r>
        <w:rPr>
          <w:rFonts w:asciiTheme="majorBidi" w:hAnsiTheme="majorBidi" w:cstheme="majorBidi"/>
          <w:sz w:val="18"/>
          <w:szCs w:val="22"/>
        </w:rPr>
        <w:instrText xml:space="preserve"> INCLUDEPICTURE  "\\\\gamma\\..\\..\\..\\AppData\\Local\\Temp\\FineReader12.00\\media\\image3.jpeg" \* MERGEFORMATINET </w:instrText>
      </w:r>
      <w:r>
        <w:rPr>
          <w:rFonts w:asciiTheme="majorBidi" w:hAnsiTheme="majorBidi" w:cstheme="majorBidi"/>
          <w:sz w:val="18"/>
          <w:szCs w:val="22"/>
        </w:rPr>
        <w:fldChar w:fldCharType="separate"/>
      </w:r>
      <w:r>
        <w:rPr>
          <w:rFonts w:asciiTheme="majorBidi" w:hAnsiTheme="majorBidi" w:cstheme="majorBidi"/>
          <w:sz w:val="18"/>
          <w:szCs w:val="22"/>
        </w:rPr>
        <w:fldChar w:fldCharType="begin"/>
      </w:r>
      <w:r>
        <w:rPr>
          <w:rFonts w:asciiTheme="majorBidi" w:hAnsiTheme="majorBidi" w:cstheme="majorBidi"/>
          <w:sz w:val="18"/>
          <w:szCs w:val="22"/>
        </w:rPr>
        <w:instrText xml:space="preserve"> INCLUDEPICTURE  "\\\\gamma\\..\\..\\..\\AppData\\Local\\Temp\\FineReader12.00\\media\\image3.jpeg" \* MERGEFORMATINET </w:instrText>
      </w:r>
      <w:r>
        <w:rPr>
          <w:rFonts w:asciiTheme="majorBidi" w:hAnsiTheme="majorBidi" w:cstheme="majorBidi"/>
          <w:sz w:val="18"/>
          <w:szCs w:val="22"/>
        </w:rPr>
        <w:fldChar w:fldCharType="separate"/>
      </w:r>
      <w:r w:rsidR="00EF4A08">
        <w:rPr>
          <w:rFonts w:asciiTheme="majorBidi" w:hAnsiTheme="majorBidi" w:cstheme="majorBidi"/>
          <w:sz w:val="18"/>
          <w:szCs w:val="22"/>
        </w:rPr>
        <w:fldChar w:fldCharType="begin"/>
      </w:r>
      <w:r w:rsidR="00EF4A08">
        <w:rPr>
          <w:rFonts w:asciiTheme="majorBidi" w:hAnsiTheme="majorBidi" w:cstheme="majorBidi"/>
          <w:sz w:val="18"/>
          <w:szCs w:val="22"/>
        </w:rPr>
        <w:instrText xml:space="preserve"> INCLUDEPICTURE  "\\\\gamma\\..\\..\\..\\AppData\\Local\\Temp\\FineReader12.00\\media\\image3.jpeg" \* MERGEFORMATINET </w:instrText>
      </w:r>
      <w:r w:rsidR="00EF4A08">
        <w:rPr>
          <w:rFonts w:asciiTheme="majorBidi" w:hAnsiTheme="majorBidi" w:cstheme="majorBidi"/>
          <w:sz w:val="18"/>
          <w:szCs w:val="22"/>
        </w:rPr>
        <w:fldChar w:fldCharType="separate"/>
      </w:r>
      <w:r w:rsidR="00C949AD">
        <w:rPr>
          <w:rFonts w:asciiTheme="majorBidi" w:hAnsiTheme="majorBidi" w:cstheme="majorBidi"/>
          <w:sz w:val="18"/>
          <w:szCs w:val="22"/>
        </w:rPr>
        <w:fldChar w:fldCharType="begin"/>
      </w:r>
      <w:r w:rsidR="00C949AD">
        <w:rPr>
          <w:rFonts w:asciiTheme="majorBidi" w:hAnsiTheme="majorBidi" w:cstheme="majorBidi"/>
          <w:sz w:val="18"/>
          <w:szCs w:val="22"/>
        </w:rPr>
        <w:instrText xml:space="preserve"> INCLUDEPICTURE  "\\\\gamma\\..\\..\\..\\AppData\\Local\\Temp\\FineReader12.00\\media\\image3.jpeg" \* MERGEFORMATINET </w:instrText>
      </w:r>
      <w:r w:rsidR="00C949AD">
        <w:rPr>
          <w:rFonts w:asciiTheme="majorBidi" w:hAnsiTheme="majorBidi" w:cstheme="majorBidi"/>
          <w:sz w:val="18"/>
          <w:szCs w:val="22"/>
        </w:rPr>
        <w:fldChar w:fldCharType="separate"/>
      </w:r>
      <w:r w:rsidR="00AC2EC6">
        <w:rPr>
          <w:rFonts w:asciiTheme="majorBidi" w:hAnsiTheme="majorBidi" w:cstheme="majorBidi"/>
          <w:sz w:val="18"/>
          <w:szCs w:val="22"/>
        </w:rPr>
        <w:fldChar w:fldCharType="begin"/>
      </w:r>
      <w:r w:rsidR="00AC2EC6">
        <w:rPr>
          <w:rFonts w:asciiTheme="majorBidi" w:hAnsiTheme="majorBidi" w:cstheme="majorBidi"/>
          <w:sz w:val="18"/>
          <w:szCs w:val="22"/>
        </w:rPr>
        <w:instrText xml:space="preserve"> INCLUDEPICTURE  "\\\\gamma\\..\\..\\..\\AppData\\Local\\Temp\\FineReader12.00\\media\\image3.jpeg" \* MERGEFORMATINET </w:instrText>
      </w:r>
      <w:r w:rsidR="00AC2EC6">
        <w:rPr>
          <w:rFonts w:asciiTheme="majorBidi" w:hAnsiTheme="majorBidi" w:cstheme="majorBidi"/>
          <w:sz w:val="18"/>
          <w:szCs w:val="22"/>
        </w:rPr>
        <w:fldChar w:fldCharType="separate"/>
      </w:r>
      <w:r w:rsidR="00340AB4">
        <w:rPr>
          <w:rFonts w:asciiTheme="majorBidi" w:hAnsiTheme="majorBidi" w:cstheme="majorBidi"/>
          <w:sz w:val="18"/>
          <w:szCs w:val="22"/>
        </w:rPr>
        <w:fldChar w:fldCharType="begin"/>
      </w:r>
      <w:r w:rsidR="00340AB4">
        <w:rPr>
          <w:rFonts w:asciiTheme="majorBidi" w:hAnsiTheme="majorBidi" w:cstheme="majorBidi"/>
          <w:sz w:val="18"/>
          <w:szCs w:val="22"/>
        </w:rPr>
        <w:instrText xml:space="preserve"> INCLUDEPICTURE  "\\\\gamma\\..\\..\\..\\AppData\\Local\\Temp\\FineReader12.00\\media\\image3.jpeg" \* MERGEFORMATINET </w:instrText>
      </w:r>
      <w:r w:rsidR="00340AB4">
        <w:rPr>
          <w:rFonts w:asciiTheme="majorBidi" w:hAnsiTheme="majorBidi" w:cstheme="majorBidi"/>
          <w:sz w:val="18"/>
          <w:szCs w:val="22"/>
        </w:rPr>
        <w:fldChar w:fldCharType="separate"/>
      </w:r>
      <w:r w:rsidR="00FB0E21">
        <w:rPr>
          <w:rFonts w:asciiTheme="majorBidi" w:hAnsiTheme="majorBidi" w:cstheme="majorBidi"/>
          <w:sz w:val="18"/>
          <w:szCs w:val="22"/>
        </w:rPr>
        <w:fldChar w:fldCharType="begin"/>
      </w:r>
      <w:r w:rsidR="00FB0E21">
        <w:rPr>
          <w:rFonts w:asciiTheme="majorBidi" w:hAnsiTheme="majorBidi" w:cstheme="majorBidi"/>
          <w:sz w:val="18"/>
          <w:szCs w:val="22"/>
        </w:rPr>
        <w:instrText xml:space="preserve"> INCLUDEPICTURE  "\\\\gamma\\..\\..\\..\\AppData\\Local\\Temp\\FineReader12.00\\media\\image3.jpeg" \* MERGEFORMATINET </w:instrText>
      </w:r>
      <w:r w:rsidR="00FB0E21">
        <w:rPr>
          <w:rFonts w:asciiTheme="majorBidi" w:hAnsiTheme="majorBidi" w:cstheme="majorBidi"/>
          <w:sz w:val="18"/>
          <w:szCs w:val="22"/>
        </w:rPr>
        <w:fldChar w:fldCharType="separate"/>
      </w:r>
      <w:r w:rsidR="00883972">
        <w:rPr>
          <w:rFonts w:asciiTheme="majorBidi" w:hAnsiTheme="majorBidi" w:cstheme="majorBidi"/>
          <w:sz w:val="18"/>
          <w:szCs w:val="22"/>
        </w:rPr>
        <w:fldChar w:fldCharType="begin"/>
      </w:r>
      <w:r w:rsidR="00883972">
        <w:rPr>
          <w:rFonts w:asciiTheme="majorBidi" w:hAnsiTheme="majorBidi" w:cstheme="majorBidi"/>
          <w:sz w:val="18"/>
          <w:szCs w:val="22"/>
        </w:rPr>
        <w:instrText xml:space="preserve"> INCLUDEPICTURE  "\\\\gamma\\..\\..\\..\\AppData\\Local\\Temp\\FineReader12.00\\media\\image3.jpeg" \* MERGEFORMATINET </w:instrText>
      </w:r>
      <w:r w:rsidR="00883972">
        <w:rPr>
          <w:rFonts w:asciiTheme="majorBidi" w:hAnsiTheme="majorBidi" w:cstheme="majorBidi"/>
          <w:sz w:val="18"/>
          <w:szCs w:val="22"/>
        </w:rPr>
        <w:fldChar w:fldCharType="separate"/>
      </w:r>
      <w:r w:rsidR="00787E70">
        <w:rPr>
          <w:rFonts w:asciiTheme="majorBidi" w:hAnsiTheme="majorBidi" w:cstheme="majorBidi"/>
          <w:sz w:val="18"/>
          <w:szCs w:val="22"/>
        </w:rPr>
        <w:fldChar w:fldCharType="begin"/>
      </w:r>
      <w:r w:rsidR="00787E70">
        <w:rPr>
          <w:rFonts w:asciiTheme="majorBidi" w:hAnsiTheme="majorBidi" w:cstheme="majorBidi"/>
          <w:sz w:val="18"/>
          <w:szCs w:val="22"/>
        </w:rPr>
        <w:instrText xml:space="preserve"> INCLUDEPICTURE  "\\\\gamma\\..\\..\\..\\AppData\\Local\\Temp\\FineReader12.00\\media\\image3.jpeg" \* MERGEFORMATINET </w:instrText>
      </w:r>
      <w:r w:rsidR="00787E70">
        <w:rPr>
          <w:rFonts w:asciiTheme="majorBidi" w:hAnsiTheme="majorBidi" w:cstheme="majorBidi"/>
          <w:sz w:val="18"/>
          <w:szCs w:val="22"/>
        </w:rPr>
        <w:fldChar w:fldCharType="separate"/>
      </w:r>
      <w:r w:rsidR="00DF0A8E">
        <w:rPr>
          <w:rFonts w:asciiTheme="majorBidi" w:hAnsiTheme="majorBidi" w:cstheme="majorBidi"/>
          <w:sz w:val="18"/>
          <w:szCs w:val="22"/>
        </w:rPr>
        <w:fldChar w:fldCharType="begin"/>
      </w:r>
      <w:r w:rsidR="00DF0A8E">
        <w:rPr>
          <w:rFonts w:asciiTheme="majorBidi" w:hAnsiTheme="majorBidi" w:cstheme="majorBidi"/>
          <w:sz w:val="18"/>
          <w:szCs w:val="22"/>
        </w:rPr>
        <w:instrText xml:space="preserve"> INCLUDEPICTURE  "\\\\gamma\\..\\..\\..\\AppData\\Local\\Temp\\FineReader12.00\\media\\image3.jpeg" \* MERGEFORMATINET </w:instrText>
      </w:r>
      <w:r w:rsidR="00DF0A8E">
        <w:rPr>
          <w:rFonts w:asciiTheme="majorBidi" w:hAnsiTheme="majorBidi" w:cstheme="majorBidi"/>
          <w:sz w:val="18"/>
          <w:szCs w:val="22"/>
        </w:rPr>
        <w:fldChar w:fldCharType="separate"/>
      </w:r>
      <w:r w:rsidR="000E2CF2">
        <w:rPr>
          <w:rFonts w:asciiTheme="majorBidi" w:hAnsiTheme="majorBidi" w:cstheme="majorBidi"/>
          <w:sz w:val="18"/>
          <w:szCs w:val="22"/>
        </w:rPr>
        <w:fldChar w:fldCharType="begin"/>
      </w:r>
      <w:r w:rsidR="000E2CF2">
        <w:rPr>
          <w:rFonts w:asciiTheme="majorBidi" w:hAnsiTheme="majorBidi" w:cstheme="majorBidi"/>
          <w:sz w:val="18"/>
          <w:szCs w:val="22"/>
        </w:rPr>
        <w:instrText xml:space="preserve"> INCLUDEPICTURE  "\\\\gamma\\..\\..\\..\\AppData\\Local\\Temp\\FineReader12.00\\media\\image3.jpeg" \* MERGEFORMATINET </w:instrText>
      </w:r>
      <w:r w:rsidR="000E2CF2">
        <w:rPr>
          <w:rFonts w:asciiTheme="majorBidi" w:hAnsiTheme="majorBidi" w:cstheme="majorBidi"/>
          <w:sz w:val="18"/>
          <w:szCs w:val="22"/>
        </w:rPr>
        <w:fldChar w:fldCharType="separate"/>
      </w:r>
      <w:r w:rsidR="00530D84">
        <w:rPr>
          <w:rFonts w:asciiTheme="majorBidi" w:hAnsiTheme="majorBidi" w:cstheme="majorBidi"/>
          <w:sz w:val="18"/>
          <w:szCs w:val="22"/>
        </w:rPr>
        <w:fldChar w:fldCharType="begin"/>
      </w:r>
      <w:r w:rsidR="00530D84">
        <w:rPr>
          <w:rFonts w:asciiTheme="majorBidi" w:hAnsiTheme="majorBidi" w:cstheme="majorBidi"/>
          <w:sz w:val="18"/>
          <w:szCs w:val="22"/>
        </w:rPr>
        <w:instrText xml:space="preserve"> INCLUDEPICTURE  "\\\\gamma\\..\\..\\..\\AppData\\Local\\Temp\\FineReader12.00\\media\\image3.jpeg" \* MERGEFORMATINET </w:instrText>
      </w:r>
      <w:r w:rsidR="00530D84">
        <w:rPr>
          <w:rFonts w:asciiTheme="majorBidi" w:hAnsiTheme="majorBidi" w:cstheme="majorBidi"/>
          <w:sz w:val="18"/>
          <w:szCs w:val="22"/>
        </w:rPr>
        <w:fldChar w:fldCharType="separate"/>
      </w:r>
      <w:r w:rsidR="00814DBB">
        <w:rPr>
          <w:rFonts w:asciiTheme="majorBidi" w:hAnsiTheme="majorBidi" w:cstheme="majorBidi"/>
          <w:sz w:val="18"/>
          <w:szCs w:val="22"/>
        </w:rPr>
        <w:fldChar w:fldCharType="begin"/>
      </w:r>
      <w:r w:rsidR="00814DBB">
        <w:rPr>
          <w:rFonts w:asciiTheme="majorBidi" w:hAnsiTheme="majorBidi" w:cstheme="majorBidi"/>
          <w:sz w:val="18"/>
          <w:szCs w:val="22"/>
        </w:rPr>
        <w:instrText xml:space="preserve"> INCLUDEPICTURE  "\\\\gamma\\..\\..\\..\\AppData\\Local\\Temp\\FineReader12.00\\media\\image3.jpeg" \* MERGEFORMATINET </w:instrText>
      </w:r>
      <w:r w:rsidR="00814DBB">
        <w:rPr>
          <w:rFonts w:asciiTheme="majorBidi" w:hAnsiTheme="majorBidi" w:cstheme="majorBidi"/>
          <w:sz w:val="18"/>
          <w:szCs w:val="22"/>
        </w:rPr>
        <w:fldChar w:fldCharType="separate"/>
      </w:r>
      <w:r w:rsidR="0092595C">
        <w:rPr>
          <w:rFonts w:asciiTheme="majorBidi" w:hAnsiTheme="majorBidi" w:cstheme="majorBidi"/>
          <w:sz w:val="18"/>
          <w:szCs w:val="22"/>
        </w:rPr>
        <w:fldChar w:fldCharType="begin"/>
      </w:r>
      <w:r w:rsidR="0092595C">
        <w:rPr>
          <w:rFonts w:asciiTheme="majorBidi" w:hAnsiTheme="majorBidi" w:cstheme="majorBidi"/>
          <w:sz w:val="18"/>
          <w:szCs w:val="22"/>
        </w:rPr>
        <w:instrText xml:space="preserve"> INCLUDEPICTURE  "\\\\gamma\\..\\..\\..\\AppData\\Local\\Temp\\FineReader12.00\\media\\image3.jpeg" \* MERGEFORMATINET </w:instrText>
      </w:r>
      <w:r w:rsidR="0092595C">
        <w:rPr>
          <w:rFonts w:asciiTheme="majorBidi" w:hAnsiTheme="majorBidi" w:cstheme="majorBidi"/>
          <w:sz w:val="18"/>
          <w:szCs w:val="22"/>
        </w:rPr>
        <w:fldChar w:fldCharType="separate"/>
      </w:r>
      <w:r w:rsidR="0028130E">
        <w:rPr>
          <w:rFonts w:asciiTheme="majorBidi" w:hAnsiTheme="majorBidi" w:cstheme="majorBidi"/>
          <w:sz w:val="18"/>
          <w:szCs w:val="22"/>
        </w:rPr>
        <w:fldChar w:fldCharType="begin"/>
      </w:r>
      <w:r w:rsidR="0028130E">
        <w:rPr>
          <w:rFonts w:asciiTheme="majorBidi" w:hAnsiTheme="majorBidi" w:cstheme="majorBidi"/>
          <w:sz w:val="18"/>
          <w:szCs w:val="22"/>
        </w:rPr>
        <w:instrText xml:space="preserve"> INCLUDEPICTURE  "\\\\gamma\\..\\..\\..\\AppData\\Local\\Temp\\FineReader12.00\\media\\image3.jpeg" \* MERGEFORMATINET </w:instrText>
      </w:r>
      <w:r w:rsidR="0028130E">
        <w:rPr>
          <w:rFonts w:asciiTheme="majorBidi" w:hAnsiTheme="majorBidi" w:cstheme="majorBidi"/>
          <w:sz w:val="18"/>
          <w:szCs w:val="22"/>
        </w:rPr>
        <w:fldChar w:fldCharType="separate"/>
      </w:r>
      <w:r w:rsidR="002B1FAF">
        <w:rPr>
          <w:rFonts w:asciiTheme="majorBidi" w:hAnsiTheme="majorBidi" w:cstheme="majorBidi"/>
          <w:sz w:val="18"/>
          <w:szCs w:val="22"/>
        </w:rPr>
        <w:fldChar w:fldCharType="begin"/>
      </w:r>
      <w:r w:rsidR="002B1FAF">
        <w:rPr>
          <w:rFonts w:asciiTheme="majorBidi" w:hAnsiTheme="majorBidi" w:cstheme="majorBidi"/>
          <w:sz w:val="18"/>
          <w:szCs w:val="22"/>
        </w:rPr>
        <w:instrText xml:space="preserve"> </w:instrText>
      </w:r>
      <w:r w:rsidR="002B1FAF">
        <w:rPr>
          <w:rFonts w:asciiTheme="majorBidi" w:hAnsiTheme="majorBidi" w:cstheme="majorBidi"/>
          <w:sz w:val="18"/>
          <w:szCs w:val="22"/>
        </w:rPr>
        <w:instrText>INCLUDEPICTURE  "\\\\gamma\\..\\..\\..\\AppData\\Local\\Temp\\FineReader12.00\\media\\image3.jpeg" \* MERGEFORMATINET</w:instrText>
      </w:r>
      <w:r w:rsidR="002B1FAF">
        <w:rPr>
          <w:rFonts w:asciiTheme="majorBidi" w:hAnsiTheme="majorBidi" w:cstheme="majorBidi"/>
          <w:sz w:val="18"/>
          <w:szCs w:val="22"/>
        </w:rPr>
        <w:instrText xml:space="preserve"> </w:instrText>
      </w:r>
      <w:r w:rsidR="002B1FAF">
        <w:rPr>
          <w:rFonts w:asciiTheme="majorBidi" w:hAnsiTheme="majorBidi" w:cstheme="majorBidi"/>
          <w:sz w:val="18"/>
          <w:szCs w:val="22"/>
        </w:rPr>
        <w:fldChar w:fldCharType="separate"/>
      </w:r>
      <w:r w:rsidR="002B1FAF">
        <w:rPr>
          <w:rFonts w:asciiTheme="majorBidi" w:hAnsiTheme="majorBidi" w:cstheme="majorBidi"/>
          <w:sz w:val="18"/>
          <w:szCs w:val="22"/>
        </w:rPr>
        <w:pict w14:anchorId="2C7ED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35pt;height:180pt">
            <v:imagedata r:id="rId16" r:href="rId17"/>
          </v:shape>
        </w:pict>
      </w:r>
      <w:r w:rsidR="002B1FAF">
        <w:rPr>
          <w:rFonts w:asciiTheme="majorBidi" w:hAnsiTheme="majorBidi" w:cstheme="majorBidi"/>
          <w:sz w:val="18"/>
          <w:szCs w:val="22"/>
        </w:rPr>
        <w:fldChar w:fldCharType="end"/>
      </w:r>
      <w:r w:rsidR="0028130E">
        <w:rPr>
          <w:rFonts w:asciiTheme="majorBidi" w:hAnsiTheme="majorBidi" w:cstheme="majorBidi"/>
          <w:sz w:val="18"/>
          <w:szCs w:val="22"/>
        </w:rPr>
        <w:fldChar w:fldCharType="end"/>
      </w:r>
      <w:r w:rsidR="0092595C">
        <w:rPr>
          <w:rFonts w:asciiTheme="majorBidi" w:hAnsiTheme="majorBidi" w:cstheme="majorBidi"/>
          <w:sz w:val="18"/>
          <w:szCs w:val="22"/>
        </w:rPr>
        <w:fldChar w:fldCharType="end"/>
      </w:r>
      <w:r w:rsidR="00814DBB">
        <w:rPr>
          <w:rFonts w:asciiTheme="majorBidi" w:hAnsiTheme="majorBidi" w:cstheme="majorBidi"/>
          <w:sz w:val="18"/>
          <w:szCs w:val="22"/>
        </w:rPr>
        <w:fldChar w:fldCharType="end"/>
      </w:r>
      <w:r w:rsidR="00530D84">
        <w:rPr>
          <w:rFonts w:asciiTheme="majorBidi" w:hAnsiTheme="majorBidi" w:cstheme="majorBidi"/>
          <w:sz w:val="18"/>
          <w:szCs w:val="22"/>
        </w:rPr>
        <w:fldChar w:fldCharType="end"/>
      </w:r>
      <w:r w:rsidR="000E2CF2">
        <w:rPr>
          <w:rFonts w:asciiTheme="majorBidi" w:hAnsiTheme="majorBidi" w:cstheme="majorBidi"/>
          <w:sz w:val="18"/>
          <w:szCs w:val="22"/>
        </w:rPr>
        <w:fldChar w:fldCharType="end"/>
      </w:r>
      <w:r w:rsidR="00DF0A8E">
        <w:rPr>
          <w:rFonts w:asciiTheme="majorBidi" w:hAnsiTheme="majorBidi" w:cstheme="majorBidi"/>
          <w:sz w:val="18"/>
          <w:szCs w:val="22"/>
        </w:rPr>
        <w:fldChar w:fldCharType="end"/>
      </w:r>
      <w:r w:rsidR="00787E70">
        <w:rPr>
          <w:rFonts w:asciiTheme="majorBidi" w:hAnsiTheme="majorBidi" w:cstheme="majorBidi"/>
          <w:sz w:val="18"/>
          <w:szCs w:val="22"/>
        </w:rPr>
        <w:fldChar w:fldCharType="end"/>
      </w:r>
      <w:r w:rsidR="00883972">
        <w:rPr>
          <w:rFonts w:asciiTheme="majorBidi" w:hAnsiTheme="majorBidi" w:cstheme="majorBidi"/>
          <w:sz w:val="18"/>
          <w:szCs w:val="22"/>
        </w:rPr>
        <w:fldChar w:fldCharType="end"/>
      </w:r>
      <w:r w:rsidR="00FB0E21">
        <w:rPr>
          <w:rFonts w:asciiTheme="majorBidi" w:hAnsiTheme="majorBidi" w:cstheme="majorBidi"/>
          <w:sz w:val="18"/>
          <w:szCs w:val="22"/>
        </w:rPr>
        <w:fldChar w:fldCharType="end"/>
      </w:r>
      <w:r w:rsidR="00340AB4">
        <w:rPr>
          <w:rFonts w:asciiTheme="majorBidi" w:hAnsiTheme="majorBidi" w:cstheme="majorBidi"/>
          <w:sz w:val="18"/>
          <w:szCs w:val="22"/>
        </w:rPr>
        <w:fldChar w:fldCharType="end"/>
      </w:r>
      <w:r w:rsidR="00AC2EC6">
        <w:rPr>
          <w:rFonts w:asciiTheme="majorBidi" w:hAnsiTheme="majorBidi" w:cstheme="majorBidi"/>
          <w:sz w:val="18"/>
          <w:szCs w:val="22"/>
        </w:rPr>
        <w:fldChar w:fldCharType="end"/>
      </w:r>
      <w:r w:rsidR="00C949AD">
        <w:rPr>
          <w:rFonts w:asciiTheme="majorBidi" w:hAnsiTheme="majorBidi" w:cstheme="majorBidi"/>
          <w:sz w:val="18"/>
          <w:szCs w:val="22"/>
        </w:rPr>
        <w:fldChar w:fldCharType="end"/>
      </w:r>
      <w:r w:rsidR="00EF4A08">
        <w:rPr>
          <w:rFonts w:asciiTheme="majorBidi" w:hAnsiTheme="majorBidi" w:cstheme="majorBidi"/>
          <w:sz w:val="18"/>
          <w:szCs w:val="22"/>
        </w:rPr>
        <w:fldChar w:fldCharType="end"/>
      </w:r>
      <w:r>
        <w:rPr>
          <w:rFonts w:asciiTheme="majorBidi" w:hAnsiTheme="majorBidi" w:cstheme="majorBidi"/>
          <w:sz w:val="18"/>
          <w:szCs w:val="22"/>
        </w:rPr>
        <w:fldChar w:fldCharType="end"/>
      </w:r>
      <w:r>
        <w:rPr>
          <w:rFonts w:asciiTheme="majorBidi" w:hAnsiTheme="majorBidi" w:cstheme="majorBidi"/>
          <w:sz w:val="18"/>
          <w:szCs w:val="22"/>
        </w:rPr>
        <w:fldChar w:fldCharType="end"/>
      </w:r>
      <w:r>
        <w:rPr>
          <w:rFonts w:asciiTheme="majorBidi" w:hAnsiTheme="majorBidi" w:cstheme="majorBidi"/>
          <w:sz w:val="18"/>
          <w:szCs w:val="22"/>
        </w:rPr>
        <w:fldChar w:fldCharType="end"/>
      </w:r>
      <w:r>
        <w:rPr>
          <w:rFonts w:asciiTheme="majorBidi" w:hAnsiTheme="majorBidi" w:cstheme="majorBidi"/>
          <w:sz w:val="18"/>
          <w:szCs w:val="22"/>
        </w:rPr>
        <w:fldChar w:fldCharType="end"/>
      </w:r>
      <w:r>
        <w:rPr>
          <w:rFonts w:asciiTheme="majorBidi" w:hAnsiTheme="majorBidi" w:cstheme="majorBidi"/>
          <w:sz w:val="18"/>
          <w:szCs w:val="22"/>
        </w:rPr>
        <w:fldChar w:fldCharType="end"/>
      </w:r>
      <w:r>
        <w:rPr>
          <w:rFonts w:asciiTheme="majorBidi" w:hAnsiTheme="majorBidi" w:cstheme="majorBidi"/>
          <w:sz w:val="18"/>
          <w:szCs w:val="22"/>
        </w:rPr>
        <w:fldChar w:fldCharType="end"/>
      </w:r>
      <w:r>
        <w:rPr>
          <w:rFonts w:asciiTheme="majorBidi" w:hAnsiTheme="majorBidi" w:cstheme="majorBidi"/>
          <w:sz w:val="18"/>
          <w:szCs w:val="22"/>
        </w:rPr>
        <w:fldChar w:fldCharType="end"/>
      </w:r>
      <w:r>
        <w:rPr>
          <w:rFonts w:asciiTheme="majorBidi" w:hAnsiTheme="majorBidi" w:cstheme="majorBidi"/>
          <w:sz w:val="18"/>
          <w:szCs w:val="22"/>
        </w:rPr>
        <w:fldChar w:fldCharType="end"/>
      </w:r>
      <w:r>
        <w:rPr>
          <w:rFonts w:asciiTheme="majorBidi" w:hAnsiTheme="majorBidi" w:cstheme="majorBidi"/>
          <w:sz w:val="18"/>
          <w:szCs w:val="22"/>
        </w:rPr>
        <w:fldChar w:fldCharType="end"/>
      </w:r>
      <w:r>
        <w:rPr>
          <w:rFonts w:asciiTheme="majorBidi" w:hAnsiTheme="majorBidi" w:cstheme="majorBidi"/>
          <w:sz w:val="18"/>
          <w:szCs w:val="22"/>
        </w:rPr>
        <w:fldChar w:fldCharType="end"/>
      </w:r>
      <w:r>
        <w:rPr>
          <w:rFonts w:asciiTheme="majorBidi" w:hAnsiTheme="majorBidi" w:cstheme="majorBidi"/>
          <w:sz w:val="18"/>
          <w:szCs w:val="22"/>
        </w:rPr>
        <w:fldChar w:fldCharType="end"/>
      </w:r>
      <w:r>
        <w:rPr>
          <w:rFonts w:asciiTheme="majorBidi" w:hAnsiTheme="majorBidi" w:cstheme="majorBidi"/>
          <w:sz w:val="18"/>
          <w:szCs w:val="22"/>
        </w:rPr>
        <w:fldChar w:fldCharType="end"/>
      </w:r>
      <w:r w:rsidRPr="00447482">
        <w:rPr>
          <w:rFonts w:asciiTheme="majorBidi" w:hAnsiTheme="majorBidi" w:cstheme="majorBidi"/>
          <w:sz w:val="18"/>
          <w:szCs w:val="22"/>
        </w:rPr>
        <w:fldChar w:fldCharType="end"/>
      </w:r>
    </w:p>
    <w:p w14:paraId="07B3302E" w14:textId="77777777" w:rsidR="00C602C5" w:rsidRPr="00447482" w:rsidRDefault="00C602C5" w:rsidP="00C602C5">
      <w:pPr>
        <w:tabs>
          <w:tab w:val="left" w:pos="567"/>
        </w:tabs>
        <w:rPr>
          <w:rFonts w:asciiTheme="majorBidi" w:hAnsiTheme="majorBidi" w:cstheme="majorBidi"/>
          <w:sz w:val="18"/>
        </w:rPr>
      </w:pPr>
    </w:p>
    <w:p w14:paraId="004C0605" w14:textId="77777777" w:rsidR="00C602C5" w:rsidRPr="00D0494C"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D0494C">
        <w:rPr>
          <w:rFonts w:asciiTheme="majorBidi" w:hAnsiTheme="majorBidi" w:cstheme="majorBidi"/>
          <w:lang w:val="ru"/>
        </w:rPr>
        <w:t>Согласно отчету по исследованию R2017002 дифференциальная удельная активность наблюдалась также в отношении ингибирования BCR-индуцированной повышенной регуляции CD69.</w:t>
      </w:r>
    </w:p>
    <w:p w14:paraId="7F8F8EDB" w14:textId="77777777" w:rsidR="00C602C5" w:rsidRPr="00447482" w:rsidRDefault="00C602C5" w:rsidP="00C602C5">
      <w:pPr>
        <w:tabs>
          <w:tab w:val="left" w:pos="567"/>
        </w:tabs>
        <w:rPr>
          <w:rFonts w:asciiTheme="majorBidi" w:hAnsiTheme="majorBidi" w:cstheme="majorBidi"/>
          <w:sz w:val="18"/>
        </w:rPr>
      </w:pPr>
    </w:p>
    <w:p w14:paraId="4E747F18" w14:textId="7E5BE21B" w:rsidR="00EF4A08" w:rsidRDefault="00EF4A08" w:rsidP="00EF4A08">
      <w:pPr>
        <w:pStyle w:val="af5"/>
        <w:keepNext/>
        <w:jc w:val="both"/>
      </w:pPr>
      <w:bookmarkStart w:id="253" w:name="_Toc159973351"/>
      <w:r>
        <w:t xml:space="preserve">Таблица </w:t>
      </w:r>
      <w:fldSimple w:instr=" STYLEREF 1 \s ">
        <w:r w:rsidR="008260B3">
          <w:rPr>
            <w:noProof/>
          </w:rPr>
          <w:t>3</w:t>
        </w:r>
      </w:fldSimple>
      <w:r w:rsidR="008260B3">
        <w:noBreakHyphen/>
      </w:r>
      <w:fldSimple w:instr=" SEQ Таблица \* ARABIC \s 1 ">
        <w:r w:rsidR="008260B3">
          <w:rPr>
            <w:noProof/>
          </w:rPr>
          <w:t>9</w:t>
        </w:r>
      </w:fldSimple>
      <w:r>
        <w:t>.</w:t>
      </w:r>
      <w:r w:rsidRPr="00EF4A08">
        <w:rPr>
          <w:rFonts w:asciiTheme="majorBidi" w:hAnsiTheme="majorBidi" w:cstheme="majorBidi"/>
          <w:szCs w:val="24"/>
          <w:lang w:val="ru"/>
        </w:rPr>
        <w:t xml:space="preserve"> </w:t>
      </w:r>
      <w:r w:rsidRPr="00EF4A08">
        <w:rPr>
          <w:rFonts w:asciiTheme="majorBidi" w:hAnsiTheme="majorBidi" w:cstheme="majorBidi"/>
          <w:b w:val="0"/>
          <w:szCs w:val="24"/>
          <w:lang w:val="ru"/>
        </w:rPr>
        <w:t>Определение дифференциальной удельной активности.</w:t>
      </w:r>
      <w:bookmarkEnd w:id="253"/>
    </w:p>
    <w:tbl>
      <w:tblPr>
        <w:tblOverlap w:val="neve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46"/>
        <w:gridCol w:w="3039"/>
        <w:gridCol w:w="3161"/>
      </w:tblGrid>
      <w:tr w:rsidR="00C602C5" w:rsidRPr="00D0494C" w14:paraId="3B9CA02A" w14:textId="77777777" w:rsidTr="008670F3">
        <w:trPr>
          <w:trHeight w:val="23"/>
          <w:tblHeader/>
          <w:jc w:val="right"/>
        </w:trPr>
        <w:tc>
          <w:tcPr>
            <w:tcW w:w="1683" w:type="pct"/>
            <w:vMerge w:val="restart"/>
            <w:shd w:val="clear" w:color="auto" w:fill="D9D9D9" w:themeFill="background1" w:themeFillShade="D9"/>
          </w:tcPr>
          <w:p w14:paraId="5DF9DD0B" w14:textId="77777777" w:rsidR="00C602C5" w:rsidRPr="00D0494C" w:rsidRDefault="00C602C5" w:rsidP="008670F3">
            <w:pPr>
              <w:tabs>
                <w:tab w:val="left" w:pos="567"/>
              </w:tabs>
              <w:jc w:val="center"/>
              <w:rPr>
                <w:rFonts w:asciiTheme="majorBidi" w:hAnsiTheme="majorBidi" w:cstheme="majorBidi"/>
              </w:rPr>
            </w:pPr>
            <w:r w:rsidRPr="00D0494C">
              <w:rPr>
                <w:rFonts w:asciiTheme="majorBidi" w:hAnsiTheme="majorBidi" w:cstheme="majorBidi"/>
                <w:b/>
                <w:bCs/>
                <w:lang w:val="ru"/>
              </w:rPr>
              <w:t>Клеточный анализ</w:t>
            </w:r>
          </w:p>
        </w:tc>
        <w:tc>
          <w:tcPr>
            <w:tcW w:w="3317" w:type="pct"/>
            <w:gridSpan w:val="2"/>
            <w:shd w:val="clear" w:color="auto" w:fill="D9D9D9" w:themeFill="background1" w:themeFillShade="D9"/>
          </w:tcPr>
          <w:p w14:paraId="55A1CF5A" w14:textId="77777777" w:rsidR="00C602C5" w:rsidRPr="00D0494C" w:rsidRDefault="00C602C5" w:rsidP="008670F3">
            <w:pPr>
              <w:tabs>
                <w:tab w:val="left" w:pos="567"/>
              </w:tabs>
              <w:jc w:val="center"/>
              <w:rPr>
                <w:rFonts w:asciiTheme="majorBidi" w:hAnsiTheme="majorBidi" w:cstheme="majorBidi"/>
              </w:rPr>
            </w:pPr>
            <w:r>
              <w:rPr>
                <w:rFonts w:asciiTheme="majorBidi" w:hAnsiTheme="majorBidi" w:cstheme="majorBidi"/>
                <w:noProof/>
                <w:sz w:val="18"/>
                <w:lang w:eastAsia="ru-RU"/>
              </w:rPr>
              <mc:AlternateContent>
                <mc:Choice Requires="wps">
                  <w:drawing>
                    <wp:anchor distT="0" distB="0" distL="114300" distR="114300" simplePos="0" relativeHeight="251679744" behindDoc="0" locked="0" layoutInCell="1" allowOverlap="1" wp14:anchorId="183279C4" wp14:editId="63760DD2">
                      <wp:simplePos x="0" y="0"/>
                      <wp:positionH relativeFrom="column">
                        <wp:posOffset>-1055603</wp:posOffset>
                      </wp:positionH>
                      <wp:positionV relativeFrom="paragraph">
                        <wp:posOffset>-1225082</wp:posOffset>
                      </wp:positionV>
                      <wp:extent cx="1554480" cy="152400"/>
                      <wp:effectExtent l="1905" t="6985" r="5715" b="2540"/>
                      <wp:wrapNone/>
                      <wp:docPr id="114" name="Надпись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1524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00806F" w14:textId="77777777" w:rsidR="00530D84" w:rsidRPr="008E0C83" w:rsidRDefault="00530D84" w:rsidP="00C602C5">
                                  <w:pPr>
                                    <w:tabs>
                                      <w:tab w:val="left" w:pos="567"/>
                                    </w:tabs>
                                    <w:jc w:val="center"/>
                                    <w:rPr>
                                      <w:b/>
                                      <w:bCs/>
                                      <w:sz w:val="20"/>
                                      <w:szCs w:val="20"/>
                                    </w:rPr>
                                  </w:pPr>
                                  <w:r w:rsidRPr="008E0C83">
                                    <w:rPr>
                                      <w:b/>
                                      <w:bCs/>
                                      <w:color w:val="1E1A23"/>
                                      <w:sz w:val="20"/>
                                      <w:szCs w:val="20"/>
                                      <w:lang w:val="ru"/>
                                    </w:rPr>
                                    <w:t>log[M] Соединение</w:t>
                                  </w:r>
                                </w:p>
                                <w:p w14:paraId="434BD7E6" w14:textId="77777777" w:rsidR="00530D84" w:rsidRDefault="00530D84" w:rsidP="00C602C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3279C4" id="Надпись 114" o:spid="_x0000_s1047" type="#_x0000_t202" style="position:absolute;left:0;text-align:left;margin-left:-83.1pt;margin-top:-96.45pt;width:122.4pt;height: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" stroked="f">
                      <v:fill opacity="0"/>
                      <v:textbox inset="0,0,0,0">
                        <w:txbxContent>
                          <w:p w14:paraId="1900806F" w14:textId="77777777" w:rsidR="00530D84" w:rsidRPr="008E0C83" w:rsidRDefault="00530D84" w:rsidP="00C602C5">
                            <w:pPr>
                              <w:tabs>
                                <w:tab w:val="left" w:pos="567"/>
                              </w:tabs>
                              <w:jc w:val="center"/>
                              <w:rPr>
                                <w:b/>
                                <w:bCs/>
                                <w:sz w:val="20"/>
                                <w:szCs w:val="20"/>
                              </w:rPr>
                            </w:pPr>
                            <w:r w:rsidRPr="008E0C83">
                              <w:rPr>
                                <w:b/>
                                <w:bCs/>
                                <w:color w:val="1E1A23"/>
                                <w:sz w:val="20"/>
                                <w:szCs w:val="20"/>
                                <w:lang w:val="ru"/>
                              </w:rPr>
                              <w:t>log[M] Соединение</w:t>
                            </w:r>
                          </w:p>
                          <w:p w14:paraId="434BD7E6" w14:textId="77777777" w:rsidR="00530D84" w:rsidRDefault="00530D84" w:rsidP="00C602C5"/>
                        </w:txbxContent>
                      </v:textbox>
                    </v:shape>
                  </w:pict>
                </mc:Fallback>
              </mc:AlternateContent>
            </w:r>
            <w:r w:rsidRPr="00D0494C">
              <w:rPr>
                <w:rFonts w:asciiTheme="majorBidi" w:hAnsiTheme="majorBidi" w:cstheme="majorBidi"/>
                <w:b/>
                <w:bCs/>
                <w:lang w:val="ru"/>
              </w:rPr>
              <w:t>EC</w:t>
            </w:r>
            <w:r w:rsidRPr="00D0494C">
              <w:rPr>
                <w:rFonts w:asciiTheme="majorBidi" w:hAnsiTheme="majorBidi" w:cstheme="majorBidi"/>
                <w:b/>
                <w:bCs/>
                <w:vertAlign w:val="subscript"/>
                <w:lang w:val="ru"/>
              </w:rPr>
              <w:t>50</w:t>
            </w:r>
            <w:r w:rsidRPr="00D0494C">
              <w:rPr>
                <w:rFonts w:asciiTheme="majorBidi" w:hAnsiTheme="majorBidi" w:cstheme="majorBidi"/>
                <w:b/>
                <w:bCs/>
                <w:lang w:val="ru"/>
              </w:rPr>
              <w:t xml:space="preserve"> (нМ)</w:t>
            </w:r>
          </w:p>
        </w:tc>
      </w:tr>
      <w:tr w:rsidR="00C602C5" w:rsidRPr="00D0494C" w14:paraId="65D4DEFC" w14:textId="77777777" w:rsidTr="008670F3">
        <w:trPr>
          <w:trHeight w:val="23"/>
          <w:tblHeader/>
          <w:jc w:val="right"/>
        </w:trPr>
        <w:tc>
          <w:tcPr>
            <w:tcW w:w="1683" w:type="pct"/>
            <w:vMerge/>
            <w:shd w:val="clear" w:color="auto" w:fill="D9D9D9" w:themeFill="background1" w:themeFillShade="D9"/>
          </w:tcPr>
          <w:p w14:paraId="02B93764" w14:textId="77777777" w:rsidR="00C602C5" w:rsidRPr="00D0494C" w:rsidRDefault="00C602C5" w:rsidP="008670F3">
            <w:pPr>
              <w:tabs>
                <w:tab w:val="left" w:pos="567"/>
              </w:tabs>
              <w:jc w:val="center"/>
              <w:rPr>
                <w:rFonts w:asciiTheme="majorBidi" w:hAnsiTheme="majorBidi" w:cstheme="majorBidi"/>
              </w:rPr>
            </w:pPr>
          </w:p>
        </w:tc>
        <w:tc>
          <w:tcPr>
            <w:tcW w:w="1626" w:type="pct"/>
            <w:shd w:val="clear" w:color="auto" w:fill="D9D9D9" w:themeFill="background1" w:themeFillShade="D9"/>
          </w:tcPr>
          <w:p w14:paraId="168E996C" w14:textId="77777777" w:rsidR="00C602C5" w:rsidRPr="00D0494C" w:rsidRDefault="00C602C5" w:rsidP="008670F3">
            <w:pPr>
              <w:tabs>
                <w:tab w:val="left" w:pos="567"/>
              </w:tabs>
              <w:jc w:val="center"/>
              <w:rPr>
                <w:rFonts w:asciiTheme="majorBidi" w:hAnsiTheme="majorBidi" w:cstheme="majorBidi"/>
              </w:rPr>
            </w:pPr>
            <w:r w:rsidRPr="00D0494C">
              <w:rPr>
                <w:rFonts w:asciiTheme="majorBidi" w:hAnsiTheme="majorBidi" w:cstheme="majorBidi"/>
                <w:b/>
                <w:bCs/>
                <w:lang w:val="ru"/>
              </w:rPr>
              <w:t>Акалабрутиниб</w:t>
            </w:r>
          </w:p>
        </w:tc>
        <w:tc>
          <w:tcPr>
            <w:tcW w:w="1691" w:type="pct"/>
            <w:shd w:val="clear" w:color="auto" w:fill="D9D9D9" w:themeFill="background1" w:themeFillShade="D9"/>
          </w:tcPr>
          <w:p w14:paraId="77A09083" w14:textId="77777777" w:rsidR="00C602C5" w:rsidRPr="00D0494C" w:rsidRDefault="00C602C5" w:rsidP="008670F3">
            <w:pPr>
              <w:tabs>
                <w:tab w:val="left" w:pos="567"/>
              </w:tabs>
              <w:jc w:val="center"/>
              <w:rPr>
                <w:rFonts w:asciiTheme="majorBidi" w:hAnsiTheme="majorBidi" w:cstheme="majorBidi"/>
              </w:rPr>
            </w:pPr>
            <w:r w:rsidRPr="00D0494C">
              <w:rPr>
                <w:rFonts w:asciiTheme="majorBidi" w:hAnsiTheme="majorBidi" w:cstheme="majorBidi"/>
                <w:b/>
                <w:bCs/>
                <w:lang w:val="ru"/>
              </w:rPr>
              <w:t>ACP-5862</w:t>
            </w:r>
          </w:p>
        </w:tc>
      </w:tr>
      <w:tr w:rsidR="00C602C5" w:rsidRPr="00D0494C" w14:paraId="17A338D0" w14:textId="77777777" w:rsidTr="008670F3">
        <w:trPr>
          <w:trHeight w:val="23"/>
          <w:tblHeader/>
          <w:jc w:val="right"/>
        </w:trPr>
        <w:tc>
          <w:tcPr>
            <w:tcW w:w="1683" w:type="pct"/>
            <w:shd w:val="clear" w:color="auto" w:fill="FFFFFF"/>
          </w:tcPr>
          <w:p w14:paraId="327B4AE1" w14:textId="77777777" w:rsidR="00C602C5" w:rsidRPr="00D0494C" w:rsidRDefault="00C602C5" w:rsidP="008670F3">
            <w:pPr>
              <w:tabs>
                <w:tab w:val="left" w:pos="567"/>
              </w:tabs>
              <w:rPr>
                <w:rFonts w:asciiTheme="majorBidi" w:hAnsiTheme="majorBidi" w:cstheme="majorBidi"/>
              </w:rPr>
            </w:pPr>
            <w:r w:rsidRPr="00D0494C">
              <w:rPr>
                <w:rFonts w:asciiTheme="majorBidi" w:hAnsiTheme="majorBidi" w:cstheme="majorBidi"/>
                <w:lang w:val="ru"/>
              </w:rPr>
              <w:t>PBMC</w:t>
            </w:r>
            <w:r w:rsidRPr="00D0494C">
              <w:rPr>
                <w:rFonts w:asciiTheme="majorBidi" w:hAnsiTheme="majorBidi" w:cstheme="majorBidi"/>
                <w:vertAlign w:val="superscript"/>
                <w:lang w:val="ru"/>
              </w:rPr>
              <w:t>a</w:t>
            </w:r>
          </w:p>
        </w:tc>
        <w:tc>
          <w:tcPr>
            <w:tcW w:w="1626" w:type="pct"/>
            <w:shd w:val="clear" w:color="auto" w:fill="FFFFFF"/>
          </w:tcPr>
          <w:p w14:paraId="3EF471B4" w14:textId="77777777" w:rsidR="00C602C5" w:rsidRPr="00D0494C" w:rsidRDefault="00C602C5" w:rsidP="008670F3">
            <w:pPr>
              <w:tabs>
                <w:tab w:val="left" w:pos="567"/>
              </w:tabs>
              <w:rPr>
                <w:rFonts w:asciiTheme="majorBidi" w:hAnsiTheme="majorBidi" w:cstheme="majorBidi"/>
              </w:rPr>
            </w:pPr>
            <w:r w:rsidRPr="00D0494C">
              <w:rPr>
                <w:rFonts w:asciiTheme="majorBidi" w:hAnsiTheme="majorBidi" w:cstheme="majorBidi"/>
                <w:lang w:val="ru"/>
              </w:rPr>
              <w:t>6,2 ± 2,3</w:t>
            </w:r>
          </w:p>
        </w:tc>
        <w:tc>
          <w:tcPr>
            <w:tcW w:w="1691" w:type="pct"/>
            <w:shd w:val="clear" w:color="auto" w:fill="FFFFFF"/>
          </w:tcPr>
          <w:p w14:paraId="42BAE9AC" w14:textId="77777777" w:rsidR="00C602C5" w:rsidRPr="00D0494C" w:rsidRDefault="00C602C5" w:rsidP="008670F3">
            <w:pPr>
              <w:tabs>
                <w:tab w:val="left" w:pos="567"/>
              </w:tabs>
              <w:rPr>
                <w:rFonts w:asciiTheme="majorBidi" w:hAnsiTheme="majorBidi" w:cstheme="majorBidi"/>
              </w:rPr>
            </w:pPr>
            <w:r w:rsidRPr="00D0494C">
              <w:rPr>
                <w:rFonts w:asciiTheme="majorBidi" w:hAnsiTheme="majorBidi" w:cstheme="majorBidi"/>
                <w:lang w:val="ru"/>
              </w:rPr>
              <w:t>26 ± 16</w:t>
            </w:r>
          </w:p>
        </w:tc>
      </w:tr>
      <w:tr w:rsidR="00C602C5" w:rsidRPr="00D0494C" w14:paraId="667D8D94" w14:textId="77777777" w:rsidTr="008670F3">
        <w:trPr>
          <w:trHeight w:val="23"/>
          <w:tblHeader/>
          <w:jc w:val="right"/>
        </w:trPr>
        <w:tc>
          <w:tcPr>
            <w:tcW w:w="1683" w:type="pct"/>
            <w:shd w:val="clear" w:color="auto" w:fill="FFFFFF"/>
          </w:tcPr>
          <w:p w14:paraId="6BC7486B" w14:textId="77777777" w:rsidR="00C602C5" w:rsidRPr="00D0494C" w:rsidRDefault="00C602C5" w:rsidP="008670F3">
            <w:pPr>
              <w:tabs>
                <w:tab w:val="left" w:pos="567"/>
              </w:tabs>
              <w:rPr>
                <w:rFonts w:asciiTheme="majorBidi" w:hAnsiTheme="majorBidi" w:cstheme="majorBidi"/>
              </w:rPr>
            </w:pPr>
            <w:r w:rsidRPr="00D0494C">
              <w:rPr>
                <w:rFonts w:asciiTheme="majorBidi" w:hAnsiTheme="majorBidi" w:cstheme="majorBidi"/>
                <w:lang w:val="ru"/>
              </w:rPr>
              <w:t>PBMC с промывкой</w:t>
            </w:r>
            <w:r w:rsidRPr="00D0494C">
              <w:rPr>
                <w:rFonts w:asciiTheme="majorBidi" w:hAnsiTheme="majorBidi" w:cstheme="majorBidi"/>
                <w:vertAlign w:val="superscript"/>
                <w:lang w:val="ru"/>
              </w:rPr>
              <w:t>a</w:t>
            </w:r>
          </w:p>
        </w:tc>
        <w:tc>
          <w:tcPr>
            <w:tcW w:w="1626" w:type="pct"/>
            <w:shd w:val="clear" w:color="auto" w:fill="FFFFFF"/>
          </w:tcPr>
          <w:p w14:paraId="57322E4D" w14:textId="77777777" w:rsidR="00C602C5" w:rsidRPr="00D0494C" w:rsidRDefault="00C602C5" w:rsidP="008670F3">
            <w:pPr>
              <w:tabs>
                <w:tab w:val="left" w:pos="567"/>
              </w:tabs>
              <w:rPr>
                <w:rFonts w:asciiTheme="majorBidi" w:hAnsiTheme="majorBidi" w:cstheme="majorBidi"/>
              </w:rPr>
            </w:pPr>
            <w:r w:rsidRPr="00D0494C">
              <w:rPr>
                <w:rFonts w:asciiTheme="majorBidi" w:hAnsiTheme="majorBidi" w:cstheme="majorBidi"/>
                <w:lang w:val="ru"/>
              </w:rPr>
              <w:t>13 ± 3</w:t>
            </w:r>
          </w:p>
        </w:tc>
        <w:tc>
          <w:tcPr>
            <w:tcW w:w="1691" w:type="pct"/>
            <w:shd w:val="clear" w:color="auto" w:fill="FFFFFF"/>
          </w:tcPr>
          <w:p w14:paraId="3B271C82" w14:textId="77777777" w:rsidR="00C602C5" w:rsidRPr="00D0494C" w:rsidRDefault="00C602C5" w:rsidP="008670F3">
            <w:pPr>
              <w:tabs>
                <w:tab w:val="left" w:pos="567"/>
              </w:tabs>
              <w:rPr>
                <w:rFonts w:asciiTheme="majorBidi" w:hAnsiTheme="majorBidi" w:cstheme="majorBidi"/>
              </w:rPr>
            </w:pPr>
            <w:r w:rsidRPr="00D0494C">
              <w:rPr>
                <w:rFonts w:asciiTheme="majorBidi" w:hAnsiTheme="majorBidi" w:cstheme="majorBidi"/>
                <w:lang w:val="ru"/>
              </w:rPr>
              <w:t>51 ± 19</w:t>
            </w:r>
          </w:p>
        </w:tc>
      </w:tr>
      <w:tr w:rsidR="00C602C5" w:rsidRPr="00D0494C" w14:paraId="61450333" w14:textId="77777777" w:rsidTr="008670F3">
        <w:trPr>
          <w:trHeight w:val="23"/>
          <w:tblHeader/>
          <w:jc w:val="right"/>
        </w:trPr>
        <w:tc>
          <w:tcPr>
            <w:tcW w:w="1683" w:type="pct"/>
            <w:shd w:val="clear" w:color="auto" w:fill="FFFFFF"/>
          </w:tcPr>
          <w:p w14:paraId="79AD453F" w14:textId="77777777" w:rsidR="00C602C5" w:rsidRPr="00D0494C" w:rsidRDefault="00C602C5" w:rsidP="008670F3">
            <w:pPr>
              <w:tabs>
                <w:tab w:val="left" w:pos="567"/>
              </w:tabs>
              <w:rPr>
                <w:rFonts w:asciiTheme="majorBidi" w:hAnsiTheme="majorBidi" w:cstheme="majorBidi"/>
              </w:rPr>
            </w:pPr>
            <w:r w:rsidRPr="00D0494C">
              <w:rPr>
                <w:rFonts w:asciiTheme="majorBidi" w:hAnsiTheme="majorBidi" w:cstheme="majorBidi"/>
                <w:lang w:val="ru"/>
              </w:rPr>
              <w:t>ЦК</w:t>
            </w:r>
            <w:r w:rsidRPr="00D0494C">
              <w:rPr>
                <w:rFonts w:asciiTheme="majorBidi" w:hAnsiTheme="majorBidi" w:cstheme="majorBidi"/>
                <w:vertAlign w:val="superscript"/>
                <w:lang w:val="ru"/>
              </w:rPr>
              <w:t>b</w:t>
            </w:r>
          </w:p>
        </w:tc>
        <w:tc>
          <w:tcPr>
            <w:tcW w:w="1626" w:type="pct"/>
            <w:shd w:val="clear" w:color="auto" w:fill="FFFFFF"/>
          </w:tcPr>
          <w:p w14:paraId="074683F7" w14:textId="77777777" w:rsidR="00C602C5" w:rsidRPr="00D0494C" w:rsidRDefault="00C602C5" w:rsidP="008670F3">
            <w:pPr>
              <w:tabs>
                <w:tab w:val="left" w:pos="567"/>
              </w:tabs>
              <w:rPr>
                <w:rFonts w:asciiTheme="majorBidi" w:hAnsiTheme="majorBidi" w:cstheme="majorBidi"/>
              </w:rPr>
            </w:pPr>
            <w:r w:rsidRPr="00D0494C">
              <w:rPr>
                <w:rFonts w:asciiTheme="majorBidi" w:hAnsiTheme="majorBidi" w:cstheme="majorBidi"/>
                <w:lang w:val="ru"/>
              </w:rPr>
              <w:t>8,8 ± 0,8</w:t>
            </w:r>
          </w:p>
        </w:tc>
        <w:tc>
          <w:tcPr>
            <w:tcW w:w="1691" w:type="pct"/>
            <w:shd w:val="clear" w:color="auto" w:fill="FFFFFF"/>
          </w:tcPr>
          <w:p w14:paraId="37415ACC" w14:textId="77777777" w:rsidR="00C602C5" w:rsidRPr="00D0494C" w:rsidRDefault="00C602C5" w:rsidP="008670F3">
            <w:pPr>
              <w:tabs>
                <w:tab w:val="left" w:pos="567"/>
              </w:tabs>
              <w:rPr>
                <w:rFonts w:asciiTheme="majorBidi" w:hAnsiTheme="majorBidi" w:cstheme="majorBidi"/>
              </w:rPr>
            </w:pPr>
            <w:r w:rsidRPr="00D0494C">
              <w:rPr>
                <w:rFonts w:asciiTheme="majorBidi" w:hAnsiTheme="majorBidi" w:cstheme="majorBidi"/>
                <w:lang w:val="ru"/>
              </w:rPr>
              <w:t>64 ± 6</w:t>
            </w:r>
          </w:p>
        </w:tc>
      </w:tr>
      <w:tr w:rsidR="00C602C5" w:rsidRPr="00D0494C" w14:paraId="63376DD5" w14:textId="77777777" w:rsidTr="008670F3">
        <w:trPr>
          <w:trHeight w:val="23"/>
          <w:tblHeader/>
          <w:jc w:val="right"/>
        </w:trPr>
        <w:tc>
          <w:tcPr>
            <w:tcW w:w="5000" w:type="pct"/>
            <w:gridSpan w:val="3"/>
            <w:shd w:val="clear" w:color="auto" w:fill="FFFFFF"/>
          </w:tcPr>
          <w:p w14:paraId="2F98931F" w14:textId="77777777" w:rsidR="00C602C5" w:rsidRDefault="00C602C5" w:rsidP="008670F3">
            <w:pPr>
              <w:tabs>
                <w:tab w:val="left" w:pos="567"/>
                <w:tab w:val="left" w:pos="1134"/>
              </w:tabs>
              <w:jc w:val="both"/>
              <w:rPr>
                <w:rFonts w:asciiTheme="majorBidi" w:hAnsiTheme="majorBidi" w:cstheme="majorBidi"/>
                <w:sz w:val="20"/>
                <w:szCs w:val="20"/>
                <w:lang w:val="ru"/>
              </w:rPr>
            </w:pPr>
            <w:r w:rsidRPr="00D0494C">
              <w:rPr>
                <w:rFonts w:asciiTheme="majorBidi" w:hAnsiTheme="majorBidi" w:cstheme="majorBidi"/>
                <w:b/>
                <w:bCs/>
                <w:sz w:val="20"/>
                <w:szCs w:val="20"/>
                <w:lang w:val="ru"/>
              </w:rPr>
              <w:t>Примечание</w:t>
            </w:r>
            <w:r w:rsidRPr="00D0494C">
              <w:rPr>
                <w:rFonts w:asciiTheme="majorBidi" w:hAnsiTheme="majorBidi" w:cstheme="majorBidi"/>
                <w:sz w:val="20"/>
                <w:szCs w:val="20"/>
                <w:lang w:val="ru"/>
              </w:rPr>
              <w:t xml:space="preserve">: </w:t>
            </w:r>
          </w:p>
          <w:p w14:paraId="0B50CCB4" w14:textId="77777777" w:rsidR="00C602C5" w:rsidRPr="00D0494C" w:rsidRDefault="00C602C5" w:rsidP="008670F3">
            <w:pPr>
              <w:tabs>
                <w:tab w:val="left" w:pos="567"/>
                <w:tab w:val="left" w:pos="1134"/>
              </w:tabs>
              <w:jc w:val="both"/>
              <w:rPr>
                <w:rFonts w:asciiTheme="majorBidi" w:hAnsiTheme="majorBidi" w:cstheme="majorBidi"/>
                <w:sz w:val="20"/>
                <w:szCs w:val="20"/>
              </w:rPr>
            </w:pPr>
            <w:r w:rsidRPr="00D0494C">
              <w:rPr>
                <w:rFonts w:asciiTheme="majorBidi" w:hAnsiTheme="majorBidi" w:cstheme="majorBidi"/>
                <w:sz w:val="20"/>
                <w:szCs w:val="20"/>
                <w:lang w:val="ru"/>
              </w:rPr>
              <w:t>EC</w:t>
            </w:r>
            <w:r w:rsidRPr="00D0494C">
              <w:rPr>
                <w:rFonts w:asciiTheme="majorBidi" w:hAnsiTheme="majorBidi" w:cstheme="majorBidi"/>
                <w:sz w:val="20"/>
                <w:szCs w:val="20"/>
                <w:vertAlign w:val="subscript"/>
                <w:lang w:val="ru"/>
              </w:rPr>
              <w:t>50</w:t>
            </w:r>
            <w:r w:rsidRPr="00D0494C">
              <w:rPr>
                <w:rFonts w:asciiTheme="majorBidi" w:hAnsiTheme="majorBidi" w:cstheme="majorBidi"/>
                <w:sz w:val="20"/>
                <w:szCs w:val="20"/>
                <w:lang w:val="ru"/>
              </w:rPr>
              <w:t xml:space="preserve"> = полумаксимальная эффективная концентрация; PBMC = мононуклеарные клетки периферической крови человека; ЦК = цельная кровь.</w:t>
            </w:r>
          </w:p>
          <w:p w14:paraId="35C9D0F6" w14:textId="77777777" w:rsidR="00C602C5" w:rsidRPr="00D0494C" w:rsidRDefault="00C602C5" w:rsidP="008670F3">
            <w:pPr>
              <w:tabs>
                <w:tab w:val="left" w:pos="567"/>
                <w:tab w:val="left" w:pos="1134"/>
              </w:tabs>
              <w:jc w:val="both"/>
              <w:rPr>
                <w:rFonts w:asciiTheme="majorBidi" w:hAnsiTheme="majorBidi" w:cstheme="majorBidi"/>
                <w:sz w:val="20"/>
                <w:szCs w:val="20"/>
              </w:rPr>
            </w:pPr>
            <w:r w:rsidRPr="00D0494C">
              <w:rPr>
                <w:rFonts w:asciiTheme="majorBidi" w:hAnsiTheme="majorBidi" w:cstheme="majorBidi"/>
                <w:sz w:val="20"/>
                <w:szCs w:val="20"/>
              </w:rPr>
              <w:t>Д</w:t>
            </w:r>
            <w:r w:rsidRPr="00D0494C">
              <w:rPr>
                <w:rFonts w:asciiTheme="majorBidi" w:hAnsiTheme="majorBidi" w:cstheme="majorBidi"/>
                <w:sz w:val="20"/>
                <w:szCs w:val="20"/>
                <w:lang w:val="ru"/>
              </w:rPr>
              <w:t>анные получены при прямом сравнении акалабрутиниба и ACP-5862 в одних и тех же экспериментах.</w:t>
            </w:r>
          </w:p>
          <w:p w14:paraId="1A62305B" w14:textId="77777777" w:rsidR="00C602C5" w:rsidRPr="00D0494C" w:rsidRDefault="00C602C5" w:rsidP="008670F3">
            <w:pPr>
              <w:tabs>
                <w:tab w:val="left" w:pos="567"/>
                <w:tab w:val="left" w:pos="1134"/>
                <w:tab w:val="left" w:pos="2016"/>
              </w:tabs>
              <w:jc w:val="both"/>
              <w:rPr>
                <w:rFonts w:asciiTheme="majorBidi" w:hAnsiTheme="majorBidi" w:cstheme="majorBidi"/>
                <w:sz w:val="20"/>
                <w:szCs w:val="20"/>
              </w:rPr>
            </w:pPr>
            <w:r w:rsidRPr="00D0494C">
              <w:rPr>
                <w:rFonts w:asciiTheme="majorBidi" w:hAnsiTheme="majorBidi" w:cstheme="majorBidi"/>
                <w:sz w:val="20"/>
                <w:szCs w:val="20"/>
                <w:lang w:val="ru"/>
              </w:rPr>
              <w:t>a</w:t>
            </w:r>
            <w:r w:rsidRPr="00D0494C">
              <w:rPr>
                <w:rFonts w:asciiTheme="majorBidi" w:hAnsiTheme="majorBidi" w:cstheme="majorBidi"/>
                <w:sz w:val="20"/>
                <w:szCs w:val="20"/>
                <w:lang w:val="ru"/>
              </w:rPr>
              <w:tab/>
              <w:t>Результаты представляют собой средние значения ± СО из трех независимых циклов анализа.</w:t>
            </w:r>
          </w:p>
          <w:p w14:paraId="43E5D55F" w14:textId="77777777" w:rsidR="00C602C5" w:rsidRPr="00AF1F17" w:rsidRDefault="00C602C5" w:rsidP="008670F3">
            <w:pPr>
              <w:tabs>
                <w:tab w:val="left" w:pos="567"/>
                <w:tab w:val="left" w:pos="1134"/>
                <w:tab w:val="left" w:pos="2016"/>
              </w:tabs>
              <w:jc w:val="both"/>
              <w:rPr>
                <w:rFonts w:asciiTheme="majorBidi" w:hAnsiTheme="majorBidi" w:cstheme="majorBidi"/>
                <w:sz w:val="20"/>
                <w:szCs w:val="20"/>
              </w:rPr>
            </w:pPr>
            <w:r w:rsidRPr="00D0494C">
              <w:rPr>
                <w:rFonts w:asciiTheme="majorBidi" w:hAnsiTheme="majorBidi" w:cstheme="majorBidi"/>
                <w:sz w:val="20"/>
                <w:szCs w:val="20"/>
                <w:lang w:val="ru"/>
              </w:rPr>
              <w:t>b</w:t>
            </w:r>
            <w:r w:rsidRPr="00D0494C">
              <w:rPr>
                <w:rFonts w:asciiTheme="majorBidi" w:hAnsiTheme="majorBidi" w:cstheme="majorBidi"/>
                <w:sz w:val="20"/>
                <w:szCs w:val="20"/>
                <w:lang w:val="ru"/>
              </w:rPr>
              <w:tab/>
              <w:t>Данные представляют собой средние значения ± СО, полученные от 4 доноров.</w:t>
            </w:r>
          </w:p>
        </w:tc>
      </w:tr>
    </w:tbl>
    <w:p w14:paraId="607D79CA" w14:textId="77777777" w:rsidR="00C602C5" w:rsidRDefault="00C602C5" w:rsidP="00C602C5">
      <w:pPr>
        <w:tabs>
          <w:tab w:val="left" w:pos="567"/>
        </w:tabs>
        <w:rPr>
          <w:rFonts w:asciiTheme="majorBidi" w:hAnsiTheme="majorBidi" w:cstheme="majorBidi"/>
          <w:b/>
          <w:bCs/>
          <w:sz w:val="16"/>
          <w:szCs w:val="20"/>
          <w:lang w:val="ru"/>
        </w:rPr>
      </w:pPr>
    </w:p>
    <w:p w14:paraId="48B62C6C" w14:textId="77777777" w:rsidR="00C602C5" w:rsidRPr="00447482" w:rsidRDefault="00C602C5" w:rsidP="00C602C5">
      <w:pPr>
        <w:tabs>
          <w:tab w:val="left" w:pos="567"/>
        </w:tabs>
        <w:rPr>
          <w:rFonts w:asciiTheme="majorBidi" w:hAnsiTheme="majorBidi" w:cstheme="majorBidi"/>
          <w:sz w:val="18"/>
          <w:u w:val="single"/>
        </w:rPr>
      </w:pPr>
    </w:p>
    <w:p w14:paraId="0FD3169C" w14:textId="77777777" w:rsidR="00C602C5" w:rsidRPr="00D0494C" w:rsidRDefault="00C602C5" w:rsidP="00C602C5">
      <w:pPr>
        <w:tabs>
          <w:tab w:val="left" w:pos="567"/>
        </w:tabs>
        <w:jc w:val="both"/>
        <w:rPr>
          <w:rFonts w:asciiTheme="majorBidi" w:hAnsiTheme="majorBidi" w:cstheme="majorBidi"/>
          <w:u w:val="single"/>
        </w:rPr>
      </w:pPr>
      <w:r w:rsidRPr="00D0494C">
        <w:rPr>
          <w:rFonts w:asciiTheme="majorBidi" w:hAnsiTheme="majorBidi" w:cstheme="majorBidi"/>
          <w:u w:val="single"/>
          <w:lang w:val="ru"/>
        </w:rPr>
        <w:t>Клеточные эффекты акалабрутиниба на Т-лимфоциты и эпителиальные клетки</w:t>
      </w:r>
    </w:p>
    <w:p w14:paraId="30171D50" w14:textId="77777777" w:rsidR="00C602C5" w:rsidRPr="00D0494C" w:rsidRDefault="00C602C5" w:rsidP="00C602C5">
      <w:pPr>
        <w:tabs>
          <w:tab w:val="left" w:pos="567"/>
        </w:tabs>
        <w:jc w:val="both"/>
        <w:rPr>
          <w:rFonts w:asciiTheme="majorBidi" w:hAnsiTheme="majorBidi" w:cstheme="majorBidi"/>
        </w:rPr>
      </w:pPr>
    </w:p>
    <w:p w14:paraId="01CC5A36" w14:textId="77777777" w:rsidR="00C602C5" w:rsidRPr="00447482" w:rsidRDefault="00C602C5" w:rsidP="00C602C5">
      <w:pPr>
        <w:tabs>
          <w:tab w:val="left" w:pos="567"/>
        </w:tabs>
        <w:jc w:val="both"/>
        <w:rPr>
          <w:rFonts w:asciiTheme="majorBidi" w:hAnsiTheme="majorBidi" w:cstheme="majorBidi"/>
          <w:sz w:val="18"/>
        </w:rPr>
      </w:pPr>
      <w:r>
        <w:rPr>
          <w:rFonts w:asciiTheme="majorBidi" w:hAnsiTheme="majorBidi" w:cstheme="majorBidi"/>
          <w:lang w:val="ru"/>
        </w:rPr>
        <w:tab/>
      </w:r>
      <w:r w:rsidRPr="00D0494C">
        <w:rPr>
          <w:rFonts w:asciiTheme="majorBidi" w:hAnsiTheme="majorBidi" w:cstheme="majorBidi"/>
          <w:lang w:val="ru"/>
        </w:rPr>
        <w:t>Активация Т-лимфоцитов оценивалась путем определения выработки ИЛ-2, стимулированной антителами к CD3/CD28 в клетках Jurkat (линия лейкемических Т-лимфоцитов человека), и экспрессии CD25, индуцированной антителами к CD3 в гейтированных первичных Т-лимфоцитах человека. Фосфорилирование EGFR в процессе стимуляции эпидермальным фактором роста (EGF) измерялось в клетках эпидермоидной карциномы A431 для оценки потенциального ингибирования EGFR</w:t>
      </w:r>
      <w:r>
        <w:rPr>
          <w:rFonts w:asciiTheme="majorBidi" w:hAnsiTheme="majorBidi" w:cstheme="majorBidi"/>
          <w:lang w:val="ru"/>
        </w:rPr>
        <w:t xml:space="preserve"> (табл. 3-10)</w:t>
      </w:r>
      <w:r w:rsidRPr="00D0494C">
        <w:rPr>
          <w:rFonts w:asciiTheme="majorBidi" w:hAnsiTheme="majorBidi" w:cstheme="majorBidi"/>
          <w:lang w:val="ru"/>
        </w:rPr>
        <w:t>.</w:t>
      </w:r>
      <w:r w:rsidRPr="00447482">
        <w:rPr>
          <w:rFonts w:asciiTheme="majorBidi" w:hAnsiTheme="majorBidi" w:cstheme="majorBidi"/>
          <w:sz w:val="18"/>
          <w:lang w:val="ru"/>
        </w:rPr>
        <w:br w:type="page"/>
      </w:r>
    </w:p>
    <w:p w14:paraId="426D7113" w14:textId="1FAB98CC" w:rsidR="00EF4A08" w:rsidRDefault="00EF4A08" w:rsidP="00EF4A08">
      <w:pPr>
        <w:pStyle w:val="af5"/>
        <w:keepNext/>
      </w:pPr>
      <w:bookmarkStart w:id="254" w:name="_Toc159973352"/>
      <w:r>
        <w:lastRenderedPageBreak/>
        <w:t xml:space="preserve">Таблица </w:t>
      </w:r>
      <w:fldSimple w:instr=" STYLEREF 1 \s ">
        <w:r w:rsidR="008260B3">
          <w:rPr>
            <w:noProof/>
          </w:rPr>
          <w:t>3</w:t>
        </w:r>
      </w:fldSimple>
      <w:r w:rsidR="008260B3">
        <w:noBreakHyphen/>
      </w:r>
      <w:fldSimple w:instr=" SEQ Таблица \* ARABIC \s 1 ">
        <w:r w:rsidR="008260B3">
          <w:rPr>
            <w:noProof/>
          </w:rPr>
          <w:t>10</w:t>
        </w:r>
      </w:fldSimple>
      <w:r>
        <w:t>.</w:t>
      </w:r>
      <w:r w:rsidRPr="00EF4A08">
        <w:t xml:space="preserve"> </w:t>
      </w:r>
      <w:r w:rsidRPr="00EF4A08">
        <w:rPr>
          <w:b w:val="0"/>
        </w:rPr>
        <w:t>Оценка активации Т-лимфоцитов.</w:t>
      </w:r>
      <w:bookmarkEnd w:id="254"/>
    </w:p>
    <w:tbl>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713"/>
        <w:gridCol w:w="2553"/>
        <w:gridCol w:w="2525"/>
        <w:gridCol w:w="2555"/>
      </w:tblGrid>
      <w:tr w:rsidR="00C602C5" w:rsidRPr="00D14CA4" w14:paraId="265B8227" w14:textId="77777777" w:rsidTr="008670F3">
        <w:trPr>
          <w:trHeight w:val="23"/>
        </w:trPr>
        <w:tc>
          <w:tcPr>
            <w:tcW w:w="916" w:type="pct"/>
            <w:shd w:val="clear" w:color="auto" w:fill="D9D9D9" w:themeFill="background1" w:themeFillShade="D9"/>
          </w:tcPr>
          <w:p w14:paraId="758AF48E" w14:textId="77777777" w:rsidR="00C602C5" w:rsidRPr="00D14CA4" w:rsidRDefault="00C602C5" w:rsidP="008670F3">
            <w:pPr>
              <w:tabs>
                <w:tab w:val="left" w:pos="567"/>
              </w:tabs>
              <w:jc w:val="center"/>
              <w:rPr>
                <w:rFonts w:asciiTheme="majorBidi" w:hAnsiTheme="majorBidi" w:cstheme="majorBidi"/>
              </w:rPr>
            </w:pPr>
            <w:r w:rsidRPr="00D14CA4">
              <w:rPr>
                <w:rFonts w:asciiTheme="majorBidi" w:hAnsiTheme="majorBidi" w:cstheme="majorBidi"/>
                <w:b/>
                <w:bCs/>
                <w:lang w:val="ru"/>
              </w:rPr>
              <w:t>Соединение</w:t>
            </w:r>
          </w:p>
        </w:tc>
        <w:tc>
          <w:tcPr>
            <w:tcW w:w="1366" w:type="pct"/>
            <w:shd w:val="clear" w:color="auto" w:fill="D9D9D9" w:themeFill="background1" w:themeFillShade="D9"/>
          </w:tcPr>
          <w:p w14:paraId="6ED4DAB4" w14:textId="77777777" w:rsidR="00C602C5" w:rsidRPr="00D14CA4" w:rsidRDefault="00C602C5" w:rsidP="008670F3">
            <w:pPr>
              <w:tabs>
                <w:tab w:val="left" w:pos="567"/>
              </w:tabs>
              <w:jc w:val="center"/>
              <w:rPr>
                <w:rFonts w:asciiTheme="majorBidi" w:hAnsiTheme="majorBidi" w:cstheme="majorBidi"/>
              </w:rPr>
            </w:pPr>
            <w:r w:rsidRPr="00D14CA4">
              <w:rPr>
                <w:rFonts w:asciiTheme="majorBidi" w:hAnsiTheme="majorBidi" w:cstheme="majorBidi"/>
                <w:b/>
                <w:bCs/>
                <w:lang w:val="ru"/>
              </w:rPr>
              <w:t>Продукция ИЛ-2, стимулированная антителами к CD3/CD28; Т-лимфоциты линии Jurkat, EC</w:t>
            </w:r>
            <w:r w:rsidRPr="00D14CA4">
              <w:rPr>
                <w:rFonts w:asciiTheme="majorBidi" w:hAnsiTheme="majorBidi" w:cstheme="majorBidi"/>
                <w:b/>
                <w:bCs/>
                <w:vertAlign w:val="subscript"/>
                <w:lang w:val="ru"/>
              </w:rPr>
              <w:t>50</w:t>
            </w:r>
            <w:r w:rsidRPr="00D14CA4">
              <w:rPr>
                <w:rFonts w:asciiTheme="majorBidi" w:hAnsiTheme="majorBidi" w:cstheme="majorBidi"/>
                <w:b/>
                <w:bCs/>
                <w:lang w:val="ru"/>
              </w:rPr>
              <w:t xml:space="preserve"> (нМ)</w:t>
            </w:r>
            <w:r w:rsidRPr="00D14CA4">
              <w:rPr>
                <w:rFonts w:asciiTheme="majorBidi" w:hAnsiTheme="majorBidi" w:cstheme="majorBidi"/>
                <w:b/>
                <w:bCs/>
                <w:vertAlign w:val="superscript"/>
                <w:lang w:val="ru"/>
              </w:rPr>
              <w:t>a</w:t>
            </w:r>
          </w:p>
        </w:tc>
        <w:tc>
          <w:tcPr>
            <w:tcW w:w="1351" w:type="pct"/>
            <w:shd w:val="clear" w:color="auto" w:fill="D9D9D9" w:themeFill="background1" w:themeFillShade="D9"/>
          </w:tcPr>
          <w:p w14:paraId="76D7139D" w14:textId="77777777" w:rsidR="00C602C5" w:rsidRPr="00D14CA4" w:rsidRDefault="00C602C5" w:rsidP="008670F3">
            <w:pPr>
              <w:tabs>
                <w:tab w:val="left" w:pos="567"/>
              </w:tabs>
              <w:jc w:val="center"/>
              <w:rPr>
                <w:rFonts w:asciiTheme="majorBidi" w:hAnsiTheme="majorBidi" w:cstheme="majorBidi"/>
              </w:rPr>
            </w:pPr>
            <w:r w:rsidRPr="00D14CA4">
              <w:rPr>
                <w:rFonts w:asciiTheme="majorBidi" w:hAnsiTheme="majorBidi" w:cstheme="majorBidi"/>
                <w:b/>
                <w:bCs/>
                <w:lang w:val="ru"/>
              </w:rPr>
              <w:t>Экспрессия CD25, индуцированная антителами к CD3; PBMC, EC</w:t>
            </w:r>
            <w:r w:rsidRPr="00D14CA4">
              <w:rPr>
                <w:rFonts w:asciiTheme="majorBidi" w:hAnsiTheme="majorBidi" w:cstheme="majorBidi"/>
                <w:b/>
                <w:bCs/>
                <w:vertAlign w:val="subscript"/>
                <w:lang w:val="ru"/>
              </w:rPr>
              <w:t>50</w:t>
            </w:r>
            <w:r w:rsidRPr="00D14CA4">
              <w:rPr>
                <w:rFonts w:asciiTheme="majorBidi" w:hAnsiTheme="majorBidi" w:cstheme="majorBidi"/>
                <w:b/>
                <w:bCs/>
                <w:lang w:val="ru"/>
              </w:rPr>
              <w:t xml:space="preserve"> (нМ)</w:t>
            </w:r>
            <w:r w:rsidRPr="00D14CA4">
              <w:rPr>
                <w:rFonts w:asciiTheme="majorBidi" w:hAnsiTheme="majorBidi" w:cstheme="majorBidi"/>
                <w:b/>
                <w:bCs/>
                <w:vertAlign w:val="superscript"/>
                <w:lang w:val="ru"/>
              </w:rPr>
              <w:t>a</w:t>
            </w:r>
          </w:p>
        </w:tc>
        <w:tc>
          <w:tcPr>
            <w:tcW w:w="1367" w:type="pct"/>
            <w:shd w:val="clear" w:color="auto" w:fill="D9D9D9" w:themeFill="background1" w:themeFillShade="D9"/>
          </w:tcPr>
          <w:p w14:paraId="3418615A" w14:textId="77777777" w:rsidR="00C602C5" w:rsidRPr="00D14CA4" w:rsidRDefault="00C602C5" w:rsidP="008670F3">
            <w:pPr>
              <w:tabs>
                <w:tab w:val="left" w:pos="567"/>
              </w:tabs>
              <w:jc w:val="center"/>
              <w:rPr>
                <w:rFonts w:asciiTheme="majorBidi" w:hAnsiTheme="majorBidi" w:cstheme="majorBidi"/>
              </w:rPr>
            </w:pPr>
            <w:r w:rsidRPr="00D14CA4">
              <w:rPr>
                <w:rFonts w:asciiTheme="majorBidi" w:hAnsiTheme="majorBidi" w:cstheme="majorBidi"/>
                <w:b/>
                <w:bCs/>
                <w:lang w:val="ru"/>
              </w:rPr>
              <w:t>Фосфорилирование EGFR, индуцированное EGF; клетки карциномы A431, EC</w:t>
            </w:r>
            <w:r w:rsidRPr="00D14CA4">
              <w:rPr>
                <w:rFonts w:asciiTheme="majorBidi" w:hAnsiTheme="majorBidi" w:cstheme="majorBidi"/>
                <w:b/>
                <w:bCs/>
                <w:vertAlign w:val="subscript"/>
                <w:lang w:val="ru"/>
              </w:rPr>
              <w:t>50</w:t>
            </w:r>
            <w:r w:rsidRPr="00D14CA4">
              <w:rPr>
                <w:rFonts w:asciiTheme="majorBidi" w:hAnsiTheme="majorBidi" w:cstheme="majorBidi"/>
                <w:b/>
                <w:bCs/>
                <w:lang w:val="ru"/>
              </w:rPr>
              <w:t xml:space="preserve"> (нМ)</w:t>
            </w:r>
            <w:r w:rsidRPr="00D14CA4">
              <w:rPr>
                <w:rFonts w:asciiTheme="majorBidi" w:hAnsiTheme="majorBidi" w:cstheme="majorBidi"/>
                <w:b/>
                <w:bCs/>
                <w:vertAlign w:val="superscript"/>
                <w:lang w:val="ru"/>
              </w:rPr>
              <w:t>b,c</w:t>
            </w:r>
          </w:p>
        </w:tc>
      </w:tr>
      <w:tr w:rsidR="00C602C5" w:rsidRPr="00D14CA4" w14:paraId="13ED848C" w14:textId="77777777" w:rsidTr="008670F3">
        <w:trPr>
          <w:trHeight w:val="23"/>
        </w:trPr>
        <w:tc>
          <w:tcPr>
            <w:tcW w:w="916" w:type="pct"/>
            <w:shd w:val="clear" w:color="auto" w:fill="FFFFFF"/>
          </w:tcPr>
          <w:p w14:paraId="1F9CDE73"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Акалабрутиниб</w:t>
            </w:r>
          </w:p>
        </w:tc>
        <w:tc>
          <w:tcPr>
            <w:tcW w:w="1366" w:type="pct"/>
            <w:shd w:val="clear" w:color="auto" w:fill="FFFFFF"/>
          </w:tcPr>
          <w:p w14:paraId="600E91CE"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&gt; 10 000</w:t>
            </w:r>
          </w:p>
        </w:tc>
        <w:tc>
          <w:tcPr>
            <w:tcW w:w="1351" w:type="pct"/>
            <w:shd w:val="clear" w:color="auto" w:fill="FFFFFF"/>
          </w:tcPr>
          <w:p w14:paraId="29FC763C"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&gt; 10 000</w:t>
            </w:r>
          </w:p>
        </w:tc>
        <w:tc>
          <w:tcPr>
            <w:tcW w:w="1367" w:type="pct"/>
            <w:shd w:val="clear" w:color="auto" w:fill="FFFFFF"/>
          </w:tcPr>
          <w:p w14:paraId="5550B2F0"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&gt; 10 000</w:t>
            </w:r>
          </w:p>
        </w:tc>
      </w:tr>
      <w:tr w:rsidR="00C602C5" w:rsidRPr="00D14CA4" w14:paraId="07100F7A" w14:textId="77777777" w:rsidTr="008670F3">
        <w:trPr>
          <w:trHeight w:val="23"/>
        </w:trPr>
        <w:tc>
          <w:tcPr>
            <w:tcW w:w="916" w:type="pct"/>
            <w:shd w:val="clear" w:color="auto" w:fill="FFFFFF"/>
          </w:tcPr>
          <w:p w14:paraId="1A029CCB"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Ибрутиниб</w:t>
            </w:r>
          </w:p>
        </w:tc>
        <w:tc>
          <w:tcPr>
            <w:tcW w:w="1366" w:type="pct"/>
            <w:shd w:val="clear" w:color="auto" w:fill="FFFFFF"/>
          </w:tcPr>
          <w:p w14:paraId="7145D87B"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99 ± 17</w:t>
            </w:r>
          </w:p>
        </w:tc>
        <w:tc>
          <w:tcPr>
            <w:tcW w:w="1351" w:type="pct"/>
            <w:shd w:val="clear" w:color="auto" w:fill="FFFFFF"/>
          </w:tcPr>
          <w:p w14:paraId="1F8EE47E"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257 ± 71</w:t>
            </w:r>
          </w:p>
        </w:tc>
        <w:tc>
          <w:tcPr>
            <w:tcW w:w="1367" w:type="pct"/>
            <w:shd w:val="clear" w:color="auto" w:fill="FFFFFF"/>
          </w:tcPr>
          <w:p w14:paraId="47E0685A"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71 ± 14</w:t>
            </w:r>
          </w:p>
        </w:tc>
      </w:tr>
      <w:tr w:rsidR="00C602C5" w:rsidRPr="00D14CA4" w14:paraId="6F884DA4" w14:textId="77777777" w:rsidTr="008670F3">
        <w:trPr>
          <w:trHeight w:val="23"/>
        </w:trPr>
        <w:tc>
          <w:tcPr>
            <w:tcW w:w="916" w:type="pct"/>
            <w:shd w:val="clear" w:color="auto" w:fill="FFFFFF"/>
          </w:tcPr>
          <w:p w14:paraId="0E2E7970"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Спебрутиниб</w:t>
            </w:r>
          </w:p>
        </w:tc>
        <w:tc>
          <w:tcPr>
            <w:tcW w:w="1366" w:type="pct"/>
            <w:shd w:val="clear" w:color="auto" w:fill="FFFFFF"/>
          </w:tcPr>
          <w:p w14:paraId="27F5876B"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150 ± 22</w:t>
            </w:r>
          </w:p>
        </w:tc>
        <w:tc>
          <w:tcPr>
            <w:tcW w:w="1351" w:type="pct"/>
            <w:shd w:val="clear" w:color="auto" w:fill="FFFFFF"/>
          </w:tcPr>
          <w:p w14:paraId="1158E386"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575 ± 60</w:t>
            </w:r>
          </w:p>
        </w:tc>
        <w:tc>
          <w:tcPr>
            <w:tcW w:w="1367" w:type="pct"/>
            <w:shd w:val="clear" w:color="auto" w:fill="FFFFFF"/>
          </w:tcPr>
          <w:p w14:paraId="1A1D4261"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4680 ± 720</w:t>
            </w:r>
          </w:p>
        </w:tc>
      </w:tr>
      <w:tr w:rsidR="00C602C5" w:rsidRPr="00D14CA4" w14:paraId="5842F9CB" w14:textId="77777777" w:rsidTr="008670F3">
        <w:trPr>
          <w:trHeight w:val="23"/>
        </w:trPr>
        <w:tc>
          <w:tcPr>
            <w:tcW w:w="5000" w:type="pct"/>
            <w:gridSpan w:val="4"/>
            <w:shd w:val="clear" w:color="auto" w:fill="FFFFFF"/>
          </w:tcPr>
          <w:p w14:paraId="5B177494" w14:textId="77777777" w:rsidR="00C602C5" w:rsidRPr="00D14CA4" w:rsidRDefault="00C602C5" w:rsidP="008670F3">
            <w:pPr>
              <w:tabs>
                <w:tab w:val="left" w:pos="567"/>
                <w:tab w:val="left" w:pos="817"/>
              </w:tabs>
              <w:rPr>
                <w:rFonts w:asciiTheme="majorBidi" w:hAnsiTheme="majorBidi" w:cstheme="majorBidi"/>
                <w:b/>
                <w:sz w:val="20"/>
                <w:szCs w:val="20"/>
                <w:lang w:val="ru"/>
              </w:rPr>
            </w:pPr>
            <w:r w:rsidRPr="00D14CA4">
              <w:rPr>
                <w:rFonts w:asciiTheme="majorBidi" w:hAnsiTheme="majorBidi" w:cstheme="majorBidi"/>
                <w:b/>
                <w:sz w:val="20"/>
                <w:szCs w:val="20"/>
                <w:lang w:val="ru"/>
              </w:rPr>
              <w:t>Примечание:</w:t>
            </w:r>
          </w:p>
          <w:p w14:paraId="2DE0301A" w14:textId="77777777" w:rsidR="00C602C5" w:rsidRPr="00D14CA4" w:rsidRDefault="00C602C5" w:rsidP="008670F3">
            <w:pPr>
              <w:tabs>
                <w:tab w:val="left" w:pos="567"/>
                <w:tab w:val="left" w:pos="817"/>
              </w:tabs>
              <w:rPr>
                <w:rFonts w:asciiTheme="majorBidi" w:hAnsiTheme="majorBidi" w:cstheme="majorBidi"/>
                <w:sz w:val="20"/>
                <w:szCs w:val="20"/>
              </w:rPr>
            </w:pPr>
            <w:r w:rsidRPr="00D14CA4">
              <w:rPr>
                <w:rFonts w:asciiTheme="majorBidi" w:hAnsiTheme="majorBidi" w:cstheme="majorBidi"/>
                <w:sz w:val="20"/>
                <w:szCs w:val="20"/>
                <w:lang w:val="ru"/>
              </w:rPr>
              <w:t>EC</w:t>
            </w:r>
            <w:r w:rsidRPr="00D14CA4">
              <w:rPr>
                <w:rFonts w:asciiTheme="majorBidi" w:hAnsiTheme="majorBidi" w:cstheme="majorBidi"/>
                <w:sz w:val="20"/>
                <w:szCs w:val="20"/>
                <w:vertAlign w:val="subscript"/>
                <w:lang w:val="ru"/>
              </w:rPr>
              <w:t>50</w:t>
            </w:r>
            <w:r w:rsidRPr="00D14CA4">
              <w:rPr>
                <w:rFonts w:asciiTheme="majorBidi" w:hAnsiTheme="majorBidi" w:cstheme="majorBidi"/>
                <w:sz w:val="20"/>
                <w:szCs w:val="20"/>
                <w:lang w:val="ru"/>
              </w:rPr>
              <w:t xml:space="preserve"> = полумаксимальная эффективная концентрация; EGF = эпидермальный фактор роста; EGFR = рецептор эпидермального фактора роста; ИЛ = интерлейкин; PBMC = мононуклеарные клетки периферической крови. a</w:t>
            </w:r>
            <w:r w:rsidRPr="00D14CA4">
              <w:rPr>
                <w:rFonts w:asciiTheme="majorBidi" w:hAnsiTheme="majorBidi" w:cstheme="majorBidi"/>
                <w:sz w:val="20"/>
                <w:szCs w:val="20"/>
                <w:lang w:val="ru"/>
              </w:rPr>
              <w:tab/>
              <w:t>Представленные результаты являются средними значениями ± СО из трех независимых экспериментов.</w:t>
            </w:r>
          </w:p>
          <w:p w14:paraId="0CA22339" w14:textId="77777777" w:rsidR="00C602C5" w:rsidRPr="00D14CA4" w:rsidRDefault="00C602C5" w:rsidP="008670F3">
            <w:pPr>
              <w:tabs>
                <w:tab w:val="left" w:pos="567"/>
                <w:tab w:val="left" w:pos="812"/>
              </w:tabs>
              <w:rPr>
                <w:rFonts w:asciiTheme="majorBidi" w:hAnsiTheme="majorBidi" w:cstheme="majorBidi"/>
                <w:sz w:val="20"/>
                <w:szCs w:val="20"/>
              </w:rPr>
            </w:pPr>
            <w:r w:rsidRPr="00D14CA4">
              <w:rPr>
                <w:rFonts w:asciiTheme="majorBidi" w:hAnsiTheme="majorBidi" w:cstheme="majorBidi"/>
                <w:sz w:val="20"/>
                <w:szCs w:val="20"/>
                <w:lang w:val="ru"/>
              </w:rPr>
              <w:t>b</w:t>
            </w:r>
            <w:r w:rsidRPr="00D14CA4">
              <w:rPr>
                <w:rFonts w:asciiTheme="majorBidi" w:hAnsiTheme="majorBidi" w:cstheme="majorBidi"/>
                <w:sz w:val="20"/>
                <w:szCs w:val="20"/>
                <w:lang w:val="ru"/>
              </w:rPr>
              <w:tab/>
              <w:t>Представленные результаты являются средними значениями ± диапазон из двух независимых экспериментов.</w:t>
            </w:r>
          </w:p>
          <w:p w14:paraId="432E0A03" w14:textId="77777777" w:rsidR="00C602C5" w:rsidRPr="00D14CA4" w:rsidRDefault="00C602C5" w:rsidP="008670F3">
            <w:pPr>
              <w:tabs>
                <w:tab w:val="left" w:pos="567"/>
                <w:tab w:val="left" w:pos="855"/>
              </w:tabs>
              <w:rPr>
                <w:rFonts w:asciiTheme="majorBidi" w:hAnsiTheme="majorBidi" w:cstheme="majorBidi"/>
                <w:sz w:val="20"/>
                <w:szCs w:val="20"/>
              </w:rPr>
            </w:pPr>
            <w:r w:rsidRPr="00D14CA4">
              <w:rPr>
                <w:rFonts w:asciiTheme="majorBidi" w:hAnsiTheme="majorBidi" w:cstheme="majorBidi"/>
                <w:sz w:val="20"/>
                <w:szCs w:val="20"/>
                <w:lang w:val="ru"/>
              </w:rPr>
              <w:t>c</w:t>
            </w:r>
            <w:r w:rsidRPr="00D14CA4">
              <w:rPr>
                <w:rFonts w:asciiTheme="majorBidi" w:hAnsiTheme="majorBidi" w:cstheme="majorBidi"/>
                <w:sz w:val="20"/>
                <w:szCs w:val="20"/>
                <w:lang w:val="ru"/>
              </w:rPr>
              <w:tab/>
              <w:t>Сходные результаты были получены на клеточной линии HT-1376.</w:t>
            </w:r>
          </w:p>
        </w:tc>
      </w:tr>
    </w:tbl>
    <w:p w14:paraId="1C75BF62" w14:textId="77777777" w:rsidR="00C602C5" w:rsidRPr="00447482" w:rsidRDefault="00C602C5" w:rsidP="00C602C5">
      <w:pPr>
        <w:tabs>
          <w:tab w:val="left" w:pos="567"/>
        </w:tabs>
        <w:rPr>
          <w:rFonts w:asciiTheme="majorBidi" w:hAnsiTheme="majorBidi" w:cstheme="majorBidi"/>
          <w:sz w:val="18"/>
        </w:rPr>
      </w:pPr>
    </w:p>
    <w:p w14:paraId="6C3BD5E3" w14:textId="77777777" w:rsidR="00C602C5" w:rsidRPr="00D14CA4"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D14CA4">
        <w:rPr>
          <w:rFonts w:asciiTheme="majorBidi" w:hAnsiTheme="majorBidi" w:cstheme="majorBidi"/>
          <w:lang w:val="ru"/>
        </w:rPr>
        <w:t>Потенциальное влияние акалабрутиниба и ибрутиниба на пролиферацию Т-лимфоцитов также определяли с использованием первичных CD8+ Т-лимфоцитов</w:t>
      </w:r>
      <w:r>
        <w:rPr>
          <w:rFonts w:asciiTheme="majorBidi" w:hAnsiTheme="majorBidi" w:cstheme="majorBidi"/>
          <w:lang w:val="ru"/>
        </w:rPr>
        <w:t xml:space="preserve"> (табл. 3-11)</w:t>
      </w:r>
      <w:r w:rsidRPr="00D14CA4">
        <w:rPr>
          <w:rFonts w:asciiTheme="majorBidi" w:hAnsiTheme="majorBidi" w:cstheme="majorBidi"/>
          <w:lang w:val="ru"/>
        </w:rPr>
        <w:t>.</w:t>
      </w:r>
    </w:p>
    <w:p w14:paraId="5263A3CF" w14:textId="4808C5C2" w:rsidR="00EF4A08" w:rsidRDefault="00EF4A08" w:rsidP="00EF4A08">
      <w:pPr>
        <w:pStyle w:val="af5"/>
        <w:keepNext/>
        <w:spacing w:before="240"/>
        <w:jc w:val="both"/>
      </w:pPr>
      <w:bookmarkStart w:id="255" w:name="_Toc159973353"/>
      <w:r>
        <w:t xml:space="preserve">Таблица </w:t>
      </w:r>
      <w:fldSimple w:instr=" STYLEREF 1 \s ">
        <w:r w:rsidR="008260B3">
          <w:rPr>
            <w:noProof/>
          </w:rPr>
          <w:t>3</w:t>
        </w:r>
      </w:fldSimple>
      <w:r w:rsidR="008260B3">
        <w:noBreakHyphen/>
      </w:r>
      <w:fldSimple w:instr=" SEQ Таблица \* ARABIC \s 1 ">
        <w:r w:rsidR="008260B3">
          <w:rPr>
            <w:noProof/>
          </w:rPr>
          <w:t>11</w:t>
        </w:r>
      </w:fldSimple>
      <w:r>
        <w:t>.</w:t>
      </w:r>
      <w:r w:rsidRPr="00EF4A08">
        <w:rPr>
          <w:rFonts w:asciiTheme="majorBidi" w:hAnsiTheme="majorBidi" w:cstheme="majorBidi"/>
          <w:lang w:val="ru"/>
        </w:rPr>
        <w:t xml:space="preserve"> </w:t>
      </w:r>
      <w:r w:rsidRPr="00EF4A08">
        <w:rPr>
          <w:rFonts w:asciiTheme="majorBidi" w:hAnsiTheme="majorBidi" w:cstheme="majorBidi"/>
          <w:b w:val="0"/>
          <w:lang w:val="ru"/>
        </w:rPr>
        <w:t>Потенциальное влияние акалабрутиниба и ибрутиниба на пролиферацию Т-лимфоцитов.</w:t>
      </w:r>
      <w:bookmarkEnd w:id="255"/>
    </w:p>
    <w:tbl>
      <w:tblPr>
        <w:tblOverlap w:val="neve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189"/>
        <w:gridCol w:w="3576"/>
        <w:gridCol w:w="3581"/>
      </w:tblGrid>
      <w:tr w:rsidR="00C602C5" w:rsidRPr="00D14CA4" w14:paraId="4FBA5F29" w14:textId="77777777" w:rsidTr="008670F3">
        <w:trPr>
          <w:trHeight w:val="23"/>
          <w:jc w:val="right"/>
        </w:trPr>
        <w:tc>
          <w:tcPr>
            <w:tcW w:w="1171" w:type="pct"/>
            <w:shd w:val="clear" w:color="auto" w:fill="D9D9D9" w:themeFill="background1" w:themeFillShade="D9"/>
            <w:vAlign w:val="center"/>
          </w:tcPr>
          <w:p w14:paraId="02F51D96" w14:textId="77777777" w:rsidR="00C602C5" w:rsidRPr="00D14CA4" w:rsidRDefault="00C602C5" w:rsidP="008670F3">
            <w:pPr>
              <w:tabs>
                <w:tab w:val="left" w:pos="567"/>
              </w:tabs>
              <w:jc w:val="center"/>
              <w:rPr>
                <w:rFonts w:asciiTheme="majorBidi" w:hAnsiTheme="majorBidi" w:cstheme="majorBidi"/>
              </w:rPr>
            </w:pPr>
            <w:r w:rsidRPr="00D14CA4">
              <w:rPr>
                <w:rFonts w:asciiTheme="majorBidi" w:hAnsiTheme="majorBidi" w:cstheme="majorBidi"/>
                <w:b/>
                <w:bCs/>
                <w:lang w:val="ru"/>
              </w:rPr>
              <w:t>Соединение</w:t>
            </w:r>
          </w:p>
        </w:tc>
        <w:tc>
          <w:tcPr>
            <w:tcW w:w="1913" w:type="pct"/>
            <w:shd w:val="clear" w:color="auto" w:fill="D9D9D9" w:themeFill="background1" w:themeFillShade="D9"/>
            <w:vAlign w:val="center"/>
          </w:tcPr>
          <w:p w14:paraId="107CB4A6" w14:textId="77777777" w:rsidR="00C602C5" w:rsidRPr="00D14CA4" w:rsidRDefault="00C602C5" w:rsidP="008670F3">
            <w:pPr>
              <w:tabs>
                <w:tab w:val="left" w:pos="567"/>
              </w:tabs>
              <w:jc w:val="center"/>
              <w:rPr>
                <w:rFonts w:asciiTheme="majorBidi" w:hAnsiTheme="majorBidi" w:cstheme="majorBidi"/>
              </w:rPr>
            </w:pPr>
            <w:r w:rsidRPr="00D14CA4">
              <w:rPr>
                <w:rFonts w:asciiTheme="majorBidi" w:hAnsiTheme="majorBidi" w:cstheme="majorBidi"/>
                <w:b/>
                <w:bCs/>
                <w:lang w:val="ru"/>
              </w:rPr>
              <w:t>IC</w:t>
            </w:r>
            <w:r w:rsidRPr="00D14CA4">
              <w:rPr>
                <w:rFonts w:asciiTheme="majorBidi" w:hAnsiTheme="majorBidi" w:cstheme="majorBidi"/>
                <w:b/>
                <w:bCs/>
                <w:vertAlign w:val="subscript"/>
                <w:lang w:val="ru"/>
              </w:rPr>
              <w:t>50</w:t>
            </w:r>
            <w:r w:rsidRPr="00D14CA4">
              <w:rPr>
                <w:rFonts w:asciiTheme="majorBidi" w:hAnsiTheme="majorBidi" w:cstheme="majorBidi"/>
                <w:b/>
                <w:bCs/>
                <w:lang w:val="ru"/>
              </w:rPr>
              <w:t xml:space="preserve"> у человека (нМ)</w:t>
            </w:r>
          </w:p>
        </w:tc>
        <w:tc>
          <w:tcPr>
            <w:tcW w:w="1916" w:type="pct"/>
            <w:shd w:val="clear" w:color="auto" w:fill="D9D9D9" w:themeFill="background1" w:themeFillShade="D9"/>
            <w:vAlign w:val="center"/>
          </w:tcPr>
          <w:p w14:paraId="1B2AFDC8" w14:textId="77777777" w:rsidR="00C602C5" w:rsidRDefault="00C602C5" w:rsidP="008670F3">
            <w:pPr>
              <w:tabs>
                <w:tab w:val="left" w:pos="567"/>
              </w:tabs>
              <w:jc w:val="center"/>
              <w:rPr>
                <w:rFonts w:asciiTheme="majorBidi" w:hAnsiTheme="majorBidi" w:cstheme="majorBidi"/>
                <w:b/>
                <w:bCs/>
                <w:lang w:val="ru"/>
              </w:rPr>
            </w:pPr>
          </w:p>
          <w:p w14:paraId="5B5691FC" w14:textId="77777777" w:rsidR="00C602C5" w:rsidRDefault="00C602C5" w:rsidP="008670F3">
            <w:pPr>
              <w:tabs>
                <w:tab w:val="left" w:pos="567"/>
              </w:tabs>
              <w:jc w:val="center"/>
              <w:rPr>
                <w:rFonts w:asciiTheme="majorBidi" w:hAnsiTheme="majorBidi" w:cstheme="majorBidi"/>
                <w:b/>
                <w:bCs/>
                <w:lang w:val="ru"/>
              </w:rPr>
            </w:pPr>
            <w:r w:rsidRPr="00D14CA4">
              <w:rPr>
                <w:rFonts w:asciiTheme="majorBidi" w:hAnsiTheme="majorBidi" w:cstheme="majorBidi"/>
                <w:b/>
                <w:bCs/>
                <w:lang w:val="ru"/>
              </w:rPr>
              <w:t>IC</w:t>
            </w:r>
            <w:r w:rsidRPr="00D14CA4">
              <w:rPr>
                <w:rFonts w:asciiTheme="majorBidi" w:hAnsiTheme="majorBidi" w:cstheme="majorBidi"/>
                <w:b/>
                <w:bCs/>
                <w:vertAlign w:val="subscript"/>
                <w:lang w:val="ru"/>
              </w:rPr>
              <w:t>50</w:t>
            </w:r>
            <w:r w:rsidRPr="00D14CA4">
              <w:rPr>
                <w:rFonts w:asciiTheme="majorBidi" w:hAnsiTheme="majorBidi" w:cstheme="majorBidi"/>
                <w:b/>
                <w:bCs/>
                <w:lang w:val="ru"/>
              </w:rPr>
              <w:t xml:space="preserve"> у мышей (нМ)</w:t>
            </w:r>
          </w:p>
          <w:p w14:paraId="232B5075" w14:textId="77777777" w:rsidR="00C602C5" w:rsidRPr="00D14CA4" w:rsidRDefault="00C602C5" w:rsidP="008670F3">
            <w:pPr>
              <w:tabs>
                <w:tab w:val="left" w:pos="567"/>
              </w:tabs>
              <w:jc w:val="center"/>
              <w:rPr>
                <w:rFonts w:asciiTheme="majorBidi" w:hAnsiTheme="majorBidi" w:cstheme="majorBidi"/>
              </w:rPr>
            </w:pPr>
          </w:p>
        </w:tc>
      </w:tr>
      <w:tr w:rsidR="00C602C5" w:rsidRPr="00D14CA4" w14:paraId="51B5B214" w14:textId="77777777" w:rsidTr="008670F3">
        <w:trPr>
          <w:trHeight w:val="23"/>
          <w:jc w:val="right"/>
        </w:trPr>
        <w:tc>
          <w:tcPr>
            <w:tcW w:w="1171" w:type="pct"/>
            <w:shd w:val="clear" w:color="auto" w:fill="FFFFFF"/>
          </w:tcPr>
          <w:p w14:paraId="3BE18CC0"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Акалабрутиниб</w:t>
            </w:r>
          </w:p>
        </w:tc>
        <w:tc>
          <w:tcPr>
            <w:tcW w:w="1913" w:type="pct"/>
            <w:shd w:val="clear" w:color="auto" w:fill="FFFFFF"/>
          </w:tcPr>
          <w:p w14:paraId="56E167F5"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&gt; 10 000</w:t>
            </w:r>
          </w:p>
        </w:tc>
        <w:tc>
          <w:tcPr>
            <w:tcW w:w="1916" w:type="pct"/>
            <w:shd w:val="clear" w:color="auto" w:fill="FFFFFF"/>
          </w:tcPr>
          <w:p w14:paraId="205E036A"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&gt; 10 000</w:t>
            </w:r>
          </w:p>
        </w:tc>
      </w:tr>
      <w:tr w:rsidR="00C602C5" w:rsidRPr="00D14CA4" w14:paraId="6E792185" w14:textId="77777777" w:rsidTr="008670F3">
        <w:trPr>
          <w:trHeight w:val="23"/>
          <w:jc w:val="right"/>
        </w:trPr>
        <w:tc>
          <w:tcPr>
            <w:tcW w:w="1171" w:type="pct"/>
            <w:shd w:val="clear" w:color="auto" w:fill="FFFFFF"/>
          </w:tcPr>
          <w:p w14:paraId="427D886D"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Ибрутиниб</w:t>
            </w:r>
          </w:p>
        </w:tc>
        <w:tc>
          <w:tcPr>
            <w:tcW w:w="1913" w:type="pct"/>
            <w:shd w:val="clear" w:color="auto" w:fill="FFFFFF"/>
          </w:tcPr>
          <w:p w14:paraId="64E78B4C"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410</w:t>
            </w:r>
          </w:p>
        </w:tc>
        <w:tc>
          <w:tcPr>
            <w:tcW w:w="1916" w:type="pct"/>
            <w:shd w:val="clear" w:color="auto" w:fill="FFFFFF"/>
          </w:tcPr>
          <w:p w14:paraId="21D7CA50"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405</w:t>
            </w:r>
          </w:p>
        </w:tc>
      </w:tr>
      <w:tr w:rsidR="00C602C5" w:rsidRPr="00D14CA4" w14:paraId="47585C75" w14:textId="77777777" w:rsidTr="008670F3">
        <w:trPr>
          <w:trHeight w:val="23"/>
          <w:jc w:val="right"/>
        </w:trPr>
        <w:tc>
          <w:tcPr>
            <w:tcW w:w="5000" w:type="pct"/>
            <w:gridSpan w:val="3"/>
            <w:shd w:val="clear" w:color="auto" w:fill="FFFFFF"/>
          </w:tcPr>
          <w:p w14:paraId="3807EFF1" w14:textId="77777777" w:rsidR="00C602C5" w:rsidRPr="00D14CA4" w:rsidRDefault="00C602C5" w:rsidP="008670F3">
            <w:pPr>
              <w:tabs>
                <w:tab w:val="left" w:pos="567"/>
              </w:tabs>
              <w:rPr>
                <w:rFonts w:asciiTheme="majorBidi" w:hAnsiTheme="majorBidi" w:cstheme="majorBidi"/>
                <w:sz w:val="20"/>
                <w:szCs w:val="20"/>
                <w:lang w:val="ru"/>
              </w:rPr>
            </w:pPr>
            <w:r w:rsidRPr="00D14CA4">
              <w:rPr>
                <w:rFonts w:asciiTheme="majorBidi" w:hAnsiTheme="majorBidi" w:cstheme="majorBidi"/>
                <w:b/>
                <w:bCs/>
                <w:sz w:val="20"/>
                <w:szCs w:val="20"/>
                <w:lang w:val="ru"/>
              </w:rPr>
              <w:t>Примечание</w:t>
            </w:r>
            <w:r w:rsidRPr="00D14CA4">
              <w:rPr>
                <w:rFonts w:asciiTheme="majorBidi" w:hAnsiTheme="majorBidi" w:cstheme="majorBidi"/>
                <w:sz w:val="20"/>
                <w:szCs w:val="20"/>
                <w:lang w:val="ru"/>
              </w:rPr>
              <w:t xml:space="preserve">: </w:t>
            </w:r>
          </w:p>
          <w:p w14:paraId="238CB783" w14:textId="77777777" w:rsidR="00C602C5" w:rsidRPr="00D14CA4" w:rsidRDefault="00C602C5" w:rsidP="008670F3">
            <w:pPr>
              <w:tabs>
                <w:tab w:val="left" w:pos="567"/>
              </w:tabs>
              <w:rPr>
                <w:rFonts w:asciiTheme="majorBidi" w:hAnsiTheme="majorBidi" w:cstheme="majorBidi"/>
                <w:sz w:val="20"/>
                <w:szCs w:val="20"/>
              </w:rPr>
            </w:pPr>
            <w:r w:rsidRPr="00D14CA4">
              <w:rPr>
                <w:rFonts w:asciiTheme="majorBidi" w:hAnsiTheme="majorBidi" w:cstheme="majorBidi"/>
                <w:sz w:val="20"/>
                <w:szCs w:val="20"/>
                <w:lang w:val="ru"/>
              </w:rPr>
              <w:t>IC</w:t>
            </w:r>
            <w:r w:rsidRPr="00D14CA4">
              <w:rPr>
                <w:rFonts w:asciiTheme="majorBidi" w:hAnsiTheme="majorBidi" w:cstheme="majorBidi"/>
                <w:sz w:val="20"/>
                <w:szCs w:val="20"/>
                <w:vertAlign w:val="subscript"/>
                <w:lang w:val="ru"/>
              </w:rPr>
              <w:t>50</w:t>
            </w:r>
            <w:r w:rsidRPr="00D14CA4">
              <w:rPr>
                <w:rFonts w:asciiTheme="majorBidi" w:hAnsiTheme="majorBidi" w:cstheme="majorBidi"/>
                <w:sz w:val="20"/>
                <w:szCs w:val="20"/>
                <w:lang w:val="ru"/>
              </w:rPr>
              <w:t xml:space="preserve"> = концентрация полумаксимального ингибирования; PBMC = мононуклеарные клетки периферической крови.</w:t>
            </w:r>
          </w:p>
          <w:p w14:paraId="6868D097" w14:textId="77777777" w:rsidR="00C602C5" w:rsidRPr="00D14CA4" w:rsidRDefault="00C602C5" w:rsidP="008670F3">
            <w:pPr>
              <w:tabs>
                <w:tab w:val="left" w:pos="567"/>
              </w:tabs>
              <w:rPr>
                <w:rFonts w:asciiTheme="majorBidi" w:hAnsiTheme="majorBidi" w:cstheme="majorBidi"/>
                <w:sz w:val="20"/>
                <w:szCs w:val="20"/>
              </w:rPr>
            </w:pPr>
            <w:r w:rsidRPr="00D14CA4">
              <w:rPr>
                <w:rFonts w:asciiTheme="majorBidi" w:hAnsiTheme="majorBidi" w:cstheme="majorBidi"/>
                <w:sz w:val="20"/>
                <w:szCs w:val="20"/>
                <w:lang w:val="ru"/>
              </w:rPr>
              <w:t>72-часовые анализы пролиферации проводили на CD8+ Т-лимфоцитах, выделенных из препаратов PBMC человека (n = 2 повторности анализа на материале от одного донора) и селезенки мышей (n = 2 повторности анализа).</w:t>
            </w:r>
          </w:p>
          <w:p w14:paraId="18170CF2" w14:textId="77777777" w:rsidR="00C602C5" w:rsidRPr="00D14CA4" w:rsidRDefault="00C602C5" w:rsidP="008670F3">
            <w:pPr>
              <w:tabs>
                <w:tab w:val="left" w:pos="567"/>
              </w:tabs>
              <w:rPr>
                <w:rFonts w:asciiTheme="majorBidi" w:hAnsiTheme="majorBidi" w:cstheme="majorBidi"/>
                <w:sz w:val="16"/>
                <w:szCs w:val="20"/>
              </w:rPr>
            </w:pPr>
            <w:r w:rsidRPr="00AF1F17">
              <w:rPr>
                <w:rFonts w:asciiTheme="majorBidi" w:hAnsiTheme="majorBidi" w:cstheme="majorBidi"/>
                <w:bCs/>
                <w:sz w:val="20"/>
                <w:szCs w:val="20"/>
                <w:lang w:val="ru"/>
              </w:rPr>
              <w:t>Источник</w:t>
            </w:r>
            <w:r w:rsidRPr="00AF1F17">
              <w:rPr>
                <w:rFonts w:asciiTheme="majorBidi" w:hAnsiTheme="majorBidi" w:cstheme="majorBidi"/>
                <w:sz w:val="20"/>
                <w:szCs w:val="20"/>
                <w:lang w:val="ru"/>
              </w:rPr>
              <w:t>:</w:t>
            </w:r>
            <w:r w:rsidRPr="00D14CA4">
              <w:rPr>
                <w:rFonts w:asciiTheme="majorBidi" w:hAnsiTheme="majorBidi" w:cstheme="majorBidi"/>
                <w:sz w:val="20"/>
                <w:szCs w:val="20"/>
                <w:lang w:val="ru"/>
              </w:rPr>
              <w:t xml:space="preserve"> Фармакология AZ, отчет 01.</w:t>
            </w:r>
          </w:p>
        </w:tc>
      </w:tr>
    </w:tbl>
    <w:p w14:paraId="23DFC55B" w14:textId="77777777" w:rsidR="00C602C5" w:rsidRPr="00447482" w:rsidRDefault="00C602C5" w:rsidP="00C602C5">
      <w:pPr>
        <w:tabs>
          <w:tab w:val="left" w:pos="567"/>
        </w:tabs>
        <w:ind w:left="567"/>
        <w:rPr>
          <w:rFonts w:asciiTheme="majorBidi" w:hAnsiTheme="majorBidi" w:cstheme="majorBidi"/>
          <w:sz w:val="16"/>
          <w:szCs w:val="20"/>
        </w:rPr>
      </w:pPr>
    </w:p>
    <w:p w14:paraId="3CD83907" w14:textId="4726C628" w:rsidR="00EF4A08" w:rsidRDefault="00EF4A08" w:rsidP="00EF4A08">
      <w:pPr>
        <w:pStyle w:val="af5"/>
        <w:keepNext/>
        <w:jc w:val="both"/>
      </w:pPr>
      <w:bookmarkStart w:id="256" w:name="_Toc159973354"/>
      <w:r>
        <w:t xml:space="preserve">Таблица </w:t>
      </w:r>
      <w:fldSimple w:instr=" STYLEREF 1 \s ">
        <w:r w:rsidR="008260B3">
          <w:rPr>
            <w:noProof/>
          </w:rPr>
          <w:t>3</w:t>
        </w:r>
      </w:fldSimple>
      <w:r w:rsidR="008260B3">
        <w:noBreakHyphen/>
      </w:r>
      <w:fldSimple w:instr=" SEQ Таблица \* ARABIC \s 1 ">
        <w:r w:rsidR="008260B3">
          <w:rPr>
            <w:noProof/>
          </w:rPr>
          <w:t>12</w:t>
        </w:r>
      </w:fldSimple>
      <w:r>
        <w:t>.</w:t>
      </w:r>
      <w:r w:rsidRPr="00EF4A08">
        <w:rPr>
          <w:rFonts w:asciiTheme="majorBidi" w:hAnsiTheme="majorBidi" w:cstheme="majorBidi"/>
          <w:iCs/>
          <w:lang w:val="ru"/>
        </w:rPr>
        <w:t xml:space="preserve"> </w:t>
      </w:r>
      <w:r w:rsidRPr="00EF4A08">
        <w:rPr>
          <w:rFonts w:asciiTheme="majorBidi" w:hAnsiTheme="majorBidi" w:cstheme="majorBidi"/>
          <w:b w:val="0"/>
          <w:iCs/>
          <w:lang w:val="ru"/>
        </w:rPr>
        <w:t>Опосредованная трастузумабом АЗКЦ в NK-клетках человека в присутствии акалабрутиниба или ибрутиниба.</w:t>
      </w:r>
      <w:bookmarkEnd w:id="256"/>
    </w:p>
    <w:tbl>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90"/>
        <w:gridCol w:w="1615"/>
        <w:gridCol w:w="2585"/>
        <w:gridCol w:w="1394"/>
        <w:gridCol w:w="2862"/>
      </w:tblGrid>
      <w:tr w:rsidR="00C602C5" w:rsidRPr="00D14CA4" w14:paraId="16F73FB4" w14:textId="77777777" w:rsidTr="008670F3">
        <w:trPr>
          <w:trHeight w:val="23"/>
        </w:trPr>
        <w:tc>
          <w:tcPr>
            <w:tcW w:w="476" w:type="pct"/>
            <w:shd w:val="clear" w:color="auto" w:fill="D9D9D9" w:themeFill="background1" w:themeFillShade="D9"/>
          </w:tcPr>
          <w:p w14:paraId="368AE517" w14:textId="77777777" w:rsidR="00C602C5" w:rsidRPr="00D14CA4" w:rsidRDefault="00C602C5" w:rsidP="008670F3">
            <w:pPr>
              <w:tabs>
                <w:tab w:val="left" w:pos="567"/>
              </w:tabs>
              <w:jc w:val="center"/>
              <w:rPr>
                <w:rFonts w:asciiTheme="majorBidi" w:hAnsiTheme="majorBidi" w:cstheme="majorBidi"/>
              </w:rPr>
            </w:pPr>
          </w:p>
        </w:tc>
        <w:tc>
          <w:tcPr>
            <w:tcW w:w="2247" w:type="pct"/>
            <w:gridSpan w:val="2"/>
            <w:shd w:val="clear" w:color="auto" w:fill="D9D9D9" w:themeFill="background1" w:themeFillShade="D9"/>
          </w:tcPr>
          <w:p w14:paraId="09836AFE" w14:textId="77777777" w:rsidR="00C602C5" w:rsidRPr="00D14CA4" w:rsidRDefault="00C602C5" w:rsidP="008670F3">
            <w:pPr>
              <w:tabs>
                <w:tab w:val="left" w:pos="567"/>
              </w:tabs>
              <w:jc w:val="center"/>
              <w:rPr>
                <w:rFonts w:asciiTheme="majorBidi" w:hAnsiTheme="majorBidi" w:cstheme="majorBidi"/>
              </w:rPr>
            </w:pPr>
            <w:r w:rsidRPr="00D14CA4">
              <w:rPr>
                <w:rFonts w:asciiTheme="majorBidi" w:hAnsiTheme="majorBidi" w:cstheme="majorBidi"/>
                <w:b/>
                <w:bCs/>
                <w:lang w:val="ru"/>
              </w:rPr>
              <w:t>Акалабрутиниб</w:t>
            </w:r>
          </w:p>
        </w:tc>
        <w:tc>
          <w:tcPr>
            <w:tcW w:w="2277" w:type="pct"/>
            <w:gridSpan w:val="2"/>
            <w:shd w:val="clear" w:color="auto" w:fill="D9D9D9" w:themeFill="background1" w:themeFillShade="D9"/>
          </w:tcPr>
          <w:p w14:paraId="11AC3844" w14:textId="77777777" w:rsidR="00C602C5" w:rsidRPr="00D14CA4" w:rsidRDefault="00C602C5" w:rsidP="008670F3">
            <w:pPr>
              <w:tabs>
                <w:tab w:val="left" w:pos="567"/>
              </w:tabs>
              <w:jc w:val="center"/>
              <w:rPr>
                <w:rFonts w:asciiTheme="majorBidi" w:hAnsiTheme="majorBidi" w:cstheme="majorBidi"/>
              </w:rPr>
            </w:pPr>
            <w:r w:rsidRPr="00D14CA4">
              <w:rPr>
                <w:rFonts w:asciiTheme="majorBidi" w:hAnsiTheme="majorBidi" w:cstheme="majorBidi"/>
                <w:b/>
                <w:bCs/>
                <w:lang w:val="ru"/>
              </w:rPr>
              <w:t>Ибрутиниб</w:t>
            </w:r>
          </w:p>
        </w:tc>
      </w:tr>
      <w:tr w:rsidR="00C602C5" w:rsidRPr="00D14CA4" w14:paraId="3DD8FA0A" w14:textId="77777777" w:rsidTr="008670F3">
        <w:trPr>
          <w:trHeight w:val="23"/>
        </w:trPr>
        <w:tc>
          <w:tcPr>
            <w:tcW w:w="476" w:type="pct"/>
            <w:shd w:val="clear" w:color="auto" w:fill="D9D9D9" w:themeFill="background1" w:themeFillShade="D9"/>
          </w:tcPr>
          <w:p w14:paraId="26539C4E" w14:textId="77777777" w:rsidR="00C602C5" w:rsidRPr="00D14CA4" w:rsidRDefault="00C602C5" w:rsidP="008670F3">
            <w:pPr>
              <w:tabs>
                <w:tab w:val="left" w:pos="567"/>
              </w:tabs>
              <w:jc w:val="center"/>
              <w:rPr>
                <w:rFonts w:asciiTheme="majorBidi" w:hAnsiTheme="majorBidi" w:cstheme="majorBidi"/>
              </w:rPr>
            </w:pPr>
            <w:r w:rsidRPr="00D14CA4">
              <w:rPr>
                <w:rFonts w:asciiTheme="majorBidi" w:hAnsiTheme="majorBidi" w:cstheme="majorBidi"/>
                <w:b/>
                <w:bCs/>
                <w:lang w:val="ru"/>
              </w:rPr>
              <w:t>Донор</w:t>
            </w:r>
          </w:p>
        </w:tc>
        <w:tc>
          <w:tcPr>
            <w:tcW w:w="864" w:type="pct"/>
            <w:shd w:val="clear" w:color="auto" w:fill="D9D9D9" w:themeFill="background1" w:themeFillShade="D9"/>
          </w:tcPr>
          <w:p w14:paraId="70A033D9" w14:textId="77777777" w:rsidR="00C602C5" w:rsidRPr="00D14CA4" w:rsidRDefault="00C602C5" w:rsidP="008670F3">
            <w:pPr>
              <w:tabs>
                <w:tab w:val="left" w:pos="567"/>
              </w:tabs>
              <w:jc w:val="center"/>
              <w:rPr>
                <w:rFonts w:asciiTheme="majorBidi" w:hAnsiTheme="majorBidi" w:cstheme="majorBidi"/>
              </w:rPr>
            </w:pPr>
            <w:r w:rsidRPr="00D14CA4">
              <w:rPr>
                <w:rFonts w:asciiTheme="majorBidi" w:hAnsiTheme="majorBidi" w:cstheme="majorBidi"/>
                <w:b/>
                <w:bCs/>
                <w:lang w:val="ru"/>
              </w:rPr>
              <w:t>EC</w:t>
            </w:r>
            <w:r w:rsidRPr="00D14CA4">
              <w:rPr>
                <w:rFonts w:asciiTheme="majorBidi" w:hAnsiTheme="majorBidi" w:cstheme="majorBidi"/>
                <w:b/>
                <w:bCs/>
                <w:vertAlign w:val="subscript"/>
                <w:lang w:val="ru"/>
              </w:rPr>
              <w:t>50</w:t>
            </w:r>
            <w:r w:rsidRPr="00D14CA4">
              <w:rPr>
                <w:rFonts w:asciiTheme="majorBidi" w:hAnsiTheme="majorBidi" w:cstheme="majorBidi"/>
                <w:b/>
                <w:bCs/>
                <w:lang w:val="ru"/>
              </w:rPr>
              <w:t xml:space="preserve"> (нМ)</w:t>
            </w:r>
          </w:p>
        </w:tc>
        <w:tc>
          <w:tcPr>
            <w:tcW w:w="1383" w:type="pct"/>
            <w:shd w:val="clear" w:color="auto" w:fill="D9D9D9" w:themeFill="background1" w:themeFillShade="D9"/>
          </w:tcPr>
          <w:p w14:paraId="4CF21207" w14:textId="77777777" w:rsidR="00C602C5" w:rsidRPr="00D14CA4" w:rsidRDefault="00C602C5" w:rsidP="008670F3">
            <w:pPr>
              <w:tabs>
                <w:tab w:val="left" w:pos="567"/>
              </w:tabs>
              <w:jc w:val="center"/>
              <w:rPr>
                <w:rFonts w:asciiTheme="majorBidi" w:hAnsiTheme="majorBidi" w:cstheme="majorBidi"/>
              </w:rPr>
            </w:pPr>
            <w:r w:rsidRPr="00D14CA4">
              <w:rPr>
                <w:rFonts w:asciiTheme="majorBidi" w:hAnsiTheme="majorBidi" w:cstheme="majorBidi"/>
                <w:b/>
                <w:bCs/>
                <w:lang w:val="ru"/>
              </w:rPr>
              <w:t>Ингибирование при 1 мкМ, %</w:t>
            </w:r>
          </w:p>
        </w:tc>
        <w:tc>
          <w:tcPr>
            <w:tcW w:w="746" w:type="pct"/>
            <w:shd w:val="clear" w:color="auto" w:fill="D9D9D9" w:themeFill="background1" w:themeFillShade="D9"/>
          </w:tcPr>
          <w:p w14:paraId="7DAA7CAB" w14:textId="77777777" w:rsidR="00C602C5" w:rsidRPr="00D14CA4" w:rsidRDefault="00C602C5" w:rsidP="008670F3">
            <w:pPr>
              <w:tabs>
                <w:tab w:val="left" w:pos="567"/>
              </w:tabs>
              <w:jc w:val="center"/>
              <w:rPr>
                <w:rFonts w:asciiTheme="majorBidi" w:hAnsiTheme="majorBidi" w:cstheme="majorBidi"/>
              </w:rPr>
            </w:pPr>
            <w:r w:rsidRPr="00D14CA4">
              <w:rPr>
                <w:rFonts w:asciiTheme="majorBidi" w:hAnsiTheme="majorBidi" w:cstheme="majorBidi"/>
                <w:b/>
                <w:bCs/>
                <w:lang w:val="ru"/>
              </w:rPr>
              <w:t>EC</w:t>
            </w:r>
            <w:r w:rsidRPr="00D14CA4">
              <w:rPr>
                <w:rFonts w:asciiTheme="majorBidi" w:hAnsiTheme="majorBidi" w:cstheme="majorBidi"/>
                <w:b/>
                <w:bCs/>
                <w:vertAlign w:val="subscript"/>
                <w:lang w:val="ru"/>
              </w:rPr>
              <w:t>50</w:t>
            </w:r>
            <w:r w:rsidRPr="00D14CA4">
              <w:rPr>
                <w:rFonts w:asciiTheme="majorBidi" w:hAnsiTheme="majorBidi" w:cstheme="majorBidi"/>
                <w:b/>
                <w:bCs/>
                <w:lang w:val="ru"/>
              </w:rPr>
              <w:t xml:space="preserve"> (нМ)</w:t>
            </w:r>
          </w:p>
        </w:tc>
        <w:tc>
          <w:tcPr>
            <w:tcW w:w="1531" w:type="pct"/>
            <w:shd w:val="clear" w:color="auto" w:fill="D9D9D9" w:themeFill="background1" w:themeFillShade="D9"/>
          </w:tcPr>
          <w:p w14:paraId="107D9C11" w14:textId="77777777" w:rsidR="00C602C5" w:rsidRPr="00D14CA4" w:rsidRDefault="00C602C5" w:rsidP="008670F3">
            <w:pPr>
              <w:tabs>
                <w:tab w:val="left" w:pos="567"/>
              </w:tabs>
              <w:jc w:val="center"/>
              <w:rPr>
                <w:rFonts w:asciiTheme="majorBidi" w:hAnsiTheme="majorBidi" w:cstheme="majorBidi"/>
              </w:rPr>
            </w:pPr>
            <w:r w:rsidRPr="00D14CA4">
              <w:rPr>
                <w:rFonts w:asciiTheme="majorBidi" w:hAnsiTheme="majorBidi" w:cstheme="majorBidi"/>
                <w:b/>
                <w:bCs/>
                <w:lang w:val="ru"/>
              </w:rPr>
              <w:t>Ингибирование при 1 мкМ, %</w:t>
            </w:r>
          </w:p>
        </w:tc>
      </w:tr>
      <w:tr w:rsidR="00C602C5" w:rsidRPr="00D14CA4" w14:paraId="46CCD936" w14:textId="77777777" w:rsidTr="008670F3">
        <w:trPr>
          <w:trHeight w:val="23"/>
        </w:trPr>
        <w:tc>
          <w:tcPr>
            <w:tcW w:w="476" w:type="pct"/>
            <w:shd w:val="clear" w:color="auto" w:fill="FFFFFF"/>
          </w:tcPr>
          <w:p w14:paraId="47FD1E82"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1</w:t>
            </w:r>
          </w:p>
        </w:tc>
        <w:tc>
          <w:tcPr>
            <w:tcW w:w="864" w:type="pct"/>
            <w:shd w:val="clear" w:color="auto" w:fill="FFFFFF"/>
          </w:tcPr>
          <w:p w14:paraId="54884900"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5440</w:t>
            </w:r>
          </w:p>
        </w:tc>
        <w:tc>
          <w:tcPr>
            <w:tcW w:w="1383" w:type="pct"/>
            <w:shd w:val="clear" w:color="auto" w:fill="FFFFFF"/>
          </w:tcPr>
          <w:p w14:paraId="0B6574CC"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21%</w:t>
            </w:r>
          </w:p>
        </w:tc>
        <w:tc>
          <w:tcPr>
            <w:tcW w:w="746" w:type="pct"/>
            <w:shd w:val="clear" w:color="auto" w:fill="FFFFFF"/>
          </w:tcPr>
          <w:p w14:paraId="4E3E69E2"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80</w:t>
            </w:r>
          </w:p>
        </w:tc>
        <w:tc>
          <w:tcPr>
            <w:tcW w:w="1531" w:type="pct"/>
            <w:shd w:val="clear" w:color="auto" w:fill="FFFFFF"/>
          </w:tcPr>
          <w:p w14:paraId="4B70F0A5"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87%</w:t>
            </w:r>
          </w:p>
        </w:tc>
      </w:tr>
      <w:tr w:rsidR="00C602C5" w:rsidRPr="00D14CA4" w14:paraId="0CFB52F4" w14:textId="77777777" w:rsidTr="008670F3">
        <w:trPr>
          <w:trHeight w:val="23"/>
        </w:trPr>
        <w:tc>
          <w:tcPr>
            <w:tcW w:w="476" w:type="pct"/>
            <w:shd w:val="clear" w:color="auto" w:fill="FFFFFF"/>
          </w:tcPr>
          <w:p w14:paraId="3BB5BC57"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2</w:t>
            </w:r>
          </w:p>
        </w:tc>
        <w:tc>
          <w:tcPr>
            <w:tcW w:w="864" w:type="pct"/>
            <w:shd w:val="clear" w:color="auto" w:fill="FFFFFF"/>
          </w:tcPr>
          <w:p w14:paraId="460739A2"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8790</w:t>
            </w:r>
          </w:p>
        </w:tc>
        <w:tc>
          <w:tcPr>
            <w:tcW w:w="1383" w:type="pct"/>
            <w:shd w:val="clear" w:color="auto" w:fill="FFFFFF"/>
          </w:tcPr>
          <w:p w14:paraId="1E3AE880"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15%</w:t>
            </w:r>
          </w:p>
        </w:tc>
        <w:tc>
          <w:tcPr>
            <w:tcW w:w="746" w:type="pct"/>
            <w:shd w:val="clear" w:color="auto" w:fill="FFFFFF"/>
          </w:tcPr>
          <w:p w14:paraId="54F63883"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170</w:t>
            </w:r>
          </w:p>
        </w:tc>
        <w:tc>
          <w:tcPr>
            <w:tcW w:w="1531" w:type="pct"/>
            <w:shd w:val="clear" w:color="auto" w:fill="FFFFFF"/>
          </w:tcPr>
          <w:p w14:paraId="04E2D468"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81%</w:t>
            </w:r>
          </w:p>
        </w:tc>
      </w:tr>
      <w:tr w:rsidR="00C602C5" w:rsidRPr="00D14CA4" w14:paraId="64963F6D" w14:textId="77777777" w:rsidTr="008670F3">
        <w:trPr>
          <w:trHeight w:val="23"/>
        </w:trPr>
        <w:tc>
          <w:tcPr>
            <w:tcW w:w="476" w:type="pct"/>
            <w:shd w:val="clear" w:color="auto" w:fill="FFFFFF"/>
          </w:tcPr>
          <w:p w14:paraId="20AA24D2"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3</w:t>
            </w:r>
          </w:p>
        </w:tc>
        <w:tc>
          <w:tcPr>
            <w:tcW w:w="864" w:type="pct"/>
            <w:shd w:val="clear" w:color="auto" w:fill="FFFFFF"/>
          </w:tcPr>
          <w:p w14:paraId="3A535F63"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&gt; 10 000</w:t>
            </w:r>
          </w:p>
        </w:tc>
        <w:tc>
          <w:tcPr>
            <w:tcW w:w="1383" w:type="pct"/>
            <w:shd w:val="clear" w:color="auto" w:fill="FFFFFF"/>
          </w:tcPr>
          <w:p w14:paraId="2B7F1D4D"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10%</w:t>
            </w:r>
          </w:p>
        </w:tc>
        <w:tc>
          <w:tcPr>
            <w:tcW w:w="746" w:type="pct"/>
            <w:shd w:val="clear" w:color="auto" w:fill="FFFFFF"/>
          </w:tcPr>
          <w:p w14:paraId="4693DFA0"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690</w:t>
            </w:r>
          </w:p>
        </w:tc>
        <w:tc>
          <w:tcPr>
            <w:tcW w:w="1531" w:type="pct"/>
            <w:shd w:val="clear" w:color="auto" w:fill="FFFFFF"/>
          </w:tcPr>
          <w:p w14:paraId="31F6CFFF"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63%</w:t>
            </w:r>
          </w:p>
        </w:tc>
      </w:tr>
      <w:tr w:rsidR="00C602C5" w:rsidRPr="00D14CA4" w14:paraId="68A08705" w14:textId="77777777" w:rsidTr="008670F3">
        <w:trPr>
          <w:trHeight w:val="23"/>
        </w:trPr>
        <w:tc>
          <w:tcPr>
            <w:tcW w:w="476" w:type="pct"/>
            <w:shd w:val="clear" w:color="auto" w:fill="FFFFFF"/>
          </w:tcPr>
          <w:p w14:paraId="730C37F9"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4</w:t>
            </w:r>
          </w:p>
        </w:tc>
        <w:tc>
          <w:tcPr>
            <w:tcW w:w="864" w:type="pct"/>
            <w:shd w:val="clear" w:color="auto" w:fill="FFFFFF"/>
          </w:tcPr>
          <w:p w14:paraId="36CC4391"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&gt; 10 000</w:t>
            </w:r>
          </w:p>
        </w:tc>
        <w:tc>
          <w:tcPr>
            <w:tcW w:w="1383" w:type="pct"/>
            <w:shd w:val="clear" w:color="auto" w:fill="FFFFFF"/>
          </w:tcPr>
          <w:p w14:paraId="5548F21C"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9%</w:t>
            </w:r>
          </w:p>
        </w:tc>
        <w:tc>
          <w:tcPr>
            <w:tcW w:w="746" w:type="pct"/>
            <w:shd w:val="clear" w:color="auto" w:fill="FFFFFF"/>
          </w:tcPr>
          <w:p w14:paraId="6A7CED3E"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1540</w:t>
            </w:r>
          </w:p>
        </w:tc>
        <w:tc>
          <w:tcPr>
            <w:tcW w:w="1531" w:type="pct"/>
            <w:shd w:val="clear" w:color="auto" w:fill="FFFFFF"/>
          </w:tcPr>
          <w:p w14:paraId="55A651E4"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5%</w:t>
            </w:r>
          </w:p>
        </w:tc>
      </w:tr>
      <w:tr w:rsidR="00C602C5" w:rsidRPr="00D14CA4" w14:paraId="1E629E5F" w14:textId="77777777" w:rsidTr="008670F3">
        <w:trPr>
          <w:trHeight w:val="23"/>
        </w:trPr>
        <w:tc>
          <w:tcPr>
            <w:tcW w:w="476" w:type="pct"/>
            <w:shd w:val="clear" w:color="auto" w:fill="FFFFFF"/>
          </w:tcPr>
          <w:p w14:paraId="7168B9EF"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5</w:t>
            </w:r>
          </w:p>
        </w:tc>
        <w:tc>
          <w:tcPr>
            <w:tcW w:w="864" w:type="pct"/>
            <w:shd w:val="clear" w:color="auto" w:fill="FFFFFF"/>
          </w:tcPr>
          <w:p w14:paraId="59B1EDF9"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4430</w:t>
            </w:r>
          </w:p>
        </w:tc>
        <w:tc>
          <w:tcPr>
            <w:tcW w:w="1383" w:type="pct"/>
            <w:shd w:val="clear" w:color="auto" w:fill="FFFFFF"/>
          </w:tcPr>
          <w:p w14:paraId="1A0355E2"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3%</w:t>
            </w:r>
          </w:p>
        </w:tc>
        <w:tc>
          <w:tcPr>
            <w:tcW w:w="746" w:type="pct"/>
            <w:shd w:val="clear" w:color="auto" w:fill="FFFFFF"/>
          </w:tcPr>
          <w:p w14:paraId="0D026C36"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100</w:t>
            </w:r>
          </w:p>
        </w:tc>
        <w:tc>
          <w:tcPr>
            <w:tcW w:w="1531" w:type="pct"/>
            <w:shd w:val="clear" w:color="auto" w:fill="FFFFFF"/>
          </w:tcPr>
          <w:p w14:paraId="30FE146E"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93%</w:t>
            </w:r>
          </w:p>
        </w:tc>
      </w:tr>
      <w:tr w:rsidR="00C602C5" w:rsidRPr="00D14CA4" w14:paraId="57DD66B0" w14:textId="77777777" w:rsidTr="008670F3">
        <w:trPr>
          <w:trHeight w:val="23"/>
        </w:trPr>
        <w:tc>
          <w:tcPr>
            <w:tcW w:w="476" w:type="pct"/>
            <w:shd w:val="clear" w:color="auto" w:fill="FFFFFF"/>
          </w:tcPr>
          <w:p w14:paraId="48627741"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6</w:t>
            </w:r>
          </w:p>
        </w:tc>
        <w:tc>
          <w:tcPr>
            <w:tcW w:w="864" w:type="pct"/>
            <w:shd w:val="clear" w:color="auto" w:fill="FFFFFF"/>
          </w:tcPr>
          <w:p w14:paraId="0485E32A"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6260</w:t>
            </w:r>
          </w:p>
        </w:tc>
        <w:tc>
          <w:tcPr>
            <w:tcW w:w="1383" w:type="pct"/>
            <w:shd w:val="clear" w:color="auto" w:fill="FFFFFF"/>
          </w:tcPr>
          <w:p w14:paraId="1F6880FA"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4%</w:t>
            </w:r>
          </w:p>
        </w:tc>
        <w:tc>
          <w:tcPr>
            <w:tcW w:w="746" w:type="pct"/>
            <w:shd w:val="clear" w:color="auto" w:fill="FFFFFF"/>
          </w:tcPr>
          <w:p w14:paraId="0728AB93"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290</w:t>
            </w:r>
          </w:p>
        </w:tc>
        <w:tc>
          <w:tcPr>
            <w:tcW w:w="1531" w:type="pct"/>
            <w:shd w:val="clear" w:color="auto" w:fill="FFFFFF"/>
          </w:tcPr>
          <w:p w14:paraId="3E4AD515" w14:textId="77777777" w:rsidR="00C602C5" w:rsidRPr="00D14CA4" w:rsidRDefault="00C602C5" w:rsidP="008670F3">
            <w:pPr>
              <w:tabs>
                <w:tab w:val="left" w:pos="567"/>
              </w:tabs>
              <w:rPr>
                <w:rFonts w:asciiTheme="majorBidi" w:hAnsiTheme="majorBidi" w:cstheme="majorBidi"/>
              </w:rPr>
            </w:pPr>
            <w:r w:rsidRPr="00D14CA4">
              <w:rPr>
                <w:rFonts w:asciiTheme="majorBidi" w:hAnsiTheme="majorBidi" w:cstheme="majorBidi"/>
                <w:lang w:val="ru"/>
              </w:rPr>
              <w:t>84%</w:t>
            </w:r>
          </w:p>
        </w:tc>
      </w:tr>
      <w:tr w:rsidR="00C602C5" w:rsidRPr="00D14CA4" w14:paraId="1F062C4C" w14:textId="77777777" w:rsidTr="008670F3">
        <w:trPr>
          <w:trHeight w:val="23"/>
        </w:trPr>
        <w:tc>
          <w:tcPr>
            <w:tcW w:w="5000" w:type="pct"/>
            <w:gridSpan w:val="5"/>
            <w:shd w:val="clear" w:color="auto" w:fill="FFFFFF"/>
          </w:tcPr>
          <w:p w14:paraId="63B94288" w14:textId="77777777" w:rsidR="00C602C5" w:rsidRPr="00D14CA4" w:rsidRDefault="00C602C5" w:rsidP="008670F3">
            <w:pPr>
              <w:tabs>
                <w:tab w:val="left" w:pos="567"/>
              </w:tabs>
              <w:rPr>
                <w:rFonts w:asciiTheme="majorBidi" w:hAnsiTheme="majorBidi" w:cstheme="majorBidi"/>
                <w:sz w:val="20"/>
                <w:szCs w:val="20"/>
                <w:lang w:val="ru"/>
              </w:rPr>
            </w:pPr>
            <w:r w:rsidRPr="00D14CA4">
              <w:rPr>
                <w:rFonts w:asciiTheme="majorBidi" w:hAnsiTheme="majorBidi" w:cstheme="majorBidi"/>
                <w:b/>
                <w:bCs/>
                <w:sz w:val="20"/>
                <w:szCs w:val="20"/>
                <w:lang w:val="ru"/>
              </w:rPr>
              <w:t>Примечание</w:t>
            </w:r>
            <w:r w:rsidRPr="00D14CA4">
              <w:rPr>
                <w:rFonts w:asciiTheme="majorBidi" w:hAnsiTheme="majorBidi" w:cstheme="majorBidi"/>
                <w:sz w:val="20"/>
                <w:szCs w:val="20"/>
                <w:lang w:val="ru"/>
              </w:rPr>
              <w:t xml:space="preserve">: </w:t>
            </w:r>
          </w:p>
          <w:p w14:paraId="553A3804" w14:textId="77777777" w:rsidR="00C602C5" w:rsidRPr="00D14CA4" w:rsidRDefault="00C602C5" w:rsidP="008670F3">
            <w:pPr>
              <w:tabs>
                <w:tab w:val="left" w:pos="567"/>
              </w:tabs>
              <w:rPr>
                <w:rFonts w:asciiTheme="majorBidi" w:hAnsiTheme="majorBidi" w:cstheme="majorBidi"/>
                <w:sz w:val="20"/>
                <w:szCs w:val="20"/>
              </w:rPr>
            </w:pPr>
            <w:r w:rsidRPr="00D14CA4">
              <w:rPr>
                <w:rFonts w:asciiTheme="majorBidi" w:hAnsiTheme="majorBidi" w:cstheme="majorBidi"/>
                <w:sz w:val="20"/>
                <w:szCs w:val="20"/>
                <w:lang w:val="ru"/>
              </w:rPr>
              <w:lastRenderedPageBreak/>
              <w:t>АЗКЦ = антителозависимая клеточно-опосредованная цитотоксичность; EC</w:t>
            </w:r>
            <w:r w:rsidRPr="00D14CA4">
              <w:rPr>
                <w:rFonts w:asciiTheme="majorBidi" w:hAnsiTheme="majorBidi" w:cstheme="majorBidi"/>
                <w:sz w:val="20"/>
                <w:szCs w:val="20"/>
                <w:vertAlign w:val="subscript"/>
                <w:lang w:val="ru"/>
              </w:rPr>
              <w:t>50</w:t>
            </w:r>
            <w:r w:rsidRPr="00D14CA4">
              <w:rPr>
                <w:rFonts w:asciiTheme="majorBidi" w:hAnsiTheme="majorBidi" w:cstheme="majorBidi"/>
                <w:sz w:val="20"/>
                <w:szCs w:val="20"/>
                <w:lang w:val="ru"/>
              </w:rPr>
              <w:t xml:space="preserve"> = эффективная концентрация, вызывающая половину максимального ингибирования; NK = натуральные киллеры; PBMC = мононуклеарные клетки периферической крови.</w:t>
            </w:r>
          </w:p>
          <w:p w14:paraId="3583DEC6" w14:textId="77777777" w:rsidR="00C602C5" w:rsidRPr="00D14CA4" w:rsidRDefault="00C602C5" w:rsidP="008670F3">
            <w:pPr>
              <w:tabs>
                <w:tab w:val="left" w:pos="567"/>
              </w:tabs>
              <w:rPr>
                <w:rFonts w:asciiTheme="majorBidi" w:hAnsiTheme="majorBidi" w:cstheme="majorBidi"/>
                <w:lang w:val="ru"/>
              </w:rPr>
            </w:pPr>
            <w:r w:rsidRPr="00D14CA4">
              <w:rPr>
                <w:rFonts w:asciiTheme="majorBidi" w:hAnsiTheme="majorBidi" w:cstheme="majorBidi"/>
                <w:sz w:val="20"/>
                <w:szCs w:val="20"/>
                <w:lang w:val="ru"/>
              </w:rPr>
              <w:t>NK-клетки человека, выделенные из PBMC для анализа с 10 точками концентрации в полулогарифмических разведениях от 10 мкМ (акалабрутиниб) или 1 мкМ (ибрутиниб), инкубировали с Eu-мечеными клетками-мишенями SKBr3.</w:t>
            </w:r>
          </w:p>
        </w:tc>
      </w:tr>
    </w:tbl>
    <w:p w14:paraId="4ADE1555" w14:textId="77777777" w:rsidR="00C602C5" w:rsidRDefault="00C602C5" w:rsidP="00C602C5">
      <w:pPr>
        <w:tabs>
          <w:tab w:val="left" w:pos="567"/>
        </w:tabs>
        <w:rPr>
          <w:rFonts w:asciiTheme="majorBidi" w:hAnsiTheme="majorBidi" w:cstheme="majorBidi"/>
          <w:sz w:val="16"/>
          <w:szCs w:val="20"/>
          <w:lang w:val="ru"/>
        </w:rPr>
      </w:pPr>
    </w:p>
    <w:p w14:paraId="44E540C9" w14:textId="77777777" w:rsidR="00C602C5" w:rsidRPr="00AA41AA"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AA41AA">
        <w:rPr>
          <w:rFonts w:asciiTheme="majorBidi" w:hAnsiTheme="majorBidi" w:cstheme="majorBidi"/>
          <w:lang w:val="ru"/>
        </w:rPr>
        <w:t xml:space="preserve"> В ходе исследования естесстевенной цитотоксичности мононуклеарные клетки периферической крови культивировали с мишенями K562, меченными </w:t>
      </w:r>
      <w:r w:rsidRPr="00AA41AA">
        <w:rPr>
          <w:rFonts w:asciiTheme="majorBidi" w:hAnsiTheme="majorBidi" w:cstheme="majorBidi"/>
          <w:vertAlign w:val="superscript"/>
          <w:lang w:val="ru"/>
        </w:rPr>
        <w:t>51</w:t>
      </w:r>
      <w:r w:rsidRPr="00AA41AA">
        <w:rPr>
          <w:rFonts w:asciiTheme="majorBidi" w:hAnsiTheme="majorBidi" w:cstheme="majorBidi"/>
          <w:lang w:val="ru"/>
        </w:rPr>
        <w:t>Cr, в соотношении «эффектор-мишень» (E:T) 100:1 в течение 4 часов. Цитотоксичность оценивали методом измерения активности супернатантов сцинтилляционным методом. Эффекты лечения, дозы и взаимодействия оказывались значимыми факторами при проведении двустороннего анализа ANOVA (n = 5 здоровых доноров; ибрутиниб против акалабрутиниба p &lt; 0,0001; все дозы ибрутиниба p &lt; 0,0001 по сравнению с контролем; p = 0,0117 для контроля против акалабрутиниба 1 мкМ, другие дозы акалабрутиниба статисти</w:t>
      </w:r>
      <w:r>
        <w:rPr>
          <w:rFonts w:asciiTheme="majorBidi" w:hAnsiTheme="majorBidi" w:cstheme="majorBidi"/>
          <w:lang w:val="ru"/>
        </w:rPr>
        <w:t>чески не отличаются от контроля (рис. 3-2)</w:t>
      </w:r>
      <w:r w:rsidRPr="00AA41AA">
        <w:rPr>
          <w:rFonts w:asciiTheme="majorBidi" w:hAnsiTheme="majorBidi" w:cstheme="majorBidi"/>
          <w:lang w:val="ru"/>
        </w:rPr>
        <w:t>.</w:t>
      </w:r>
    </w:p>
    <w:p w14:paraId="29F32FDE" w14:textId="77777777" w:rsidR="00C602C5" w:rsidRPr="009629CE" w:rsidRDefault="00C602C5" w:rsidP="00C602C5">
      <w:pPr>
        <w:tabs>
          <w:tab w:val="left" w:pos="567"/>
        </w:tabs>
        <w:rPr>
          <w:rFonts w:asciiTheme="majorBidi" w:hAnsiTheme="majorBidi" w:cstheme="majorBidi"/>
          <w:sz w:val="18"/>
        </w:rPr>
      </w:pPr>
    </w:p>
    <w:p w14:paraId="1C63E146" w14:textId="58262098" w:rsidR="00EF4A08" w:rsidRDefault="00EF4A08" w:rsidP="00B50A8D">
      <w:pPr>
        <w:pStyle w:val="af5"/>
        <w:jc w:val="both"/>
      </w:pPr>
      <w:bookmarkStart w:id="257" w:name="_Toc159973415"/>
      <w:r>
        <w:t xml:space="preserve">Рисунок </w:t>
      </w:r>
      <w:fldSimple w:instr=" STYLEREF 1 \s ">
        <w:r w:rsidR="002256A9">
          <w:rPr>
            <w:noProof/>
          </w:rPr>
          <w:t>3</w:t>
        </w:r>
      </w:fldSimple>
      <w:r w:rsidR="002256A9">
        <w:noBreakHyphen/>
      </w:r>
      <w:fldSimple w:instr=" SEQ Рисунок \* ARABIC \s 1 ">
        <w:r w:rsidR="002256A9">
          <w:rPr>
            <w:noProof/>
          </w:rPr>
          <w:t>2</w:t>
        </w:r>
      </w:fldSimple>
      <w:r w:rsidR="00B50A8D">
        <w:t>.</w:t>
      </w:r>
      <w:r w:rsidR="00B50A8D" w:rsidRPr="00B50A8D">
        <w:rPr>
          <w:rFonts w:asciiTheme="majorBidi" w:hAnsiTheme="majorBidi" w:cstheme="majorBidi"/>
          <w:iCs/>
          <w:lang w:val="ru"/>
        </w:rPr>
        <w:t xml:space="preserve"> </w:t>
      </w:r>
      <w:r w:rsidR="00B50A8D" w:rsidRPr="00B50A8D">
        <w:rPr>
          <w:rFonts w:asciiTheme="majorBidi" w:hAnsiTheme="majorBidi" w:cstheme="majorBidi"/>
          <w:b w:val="0"/>
          <w:iCs/>
          <w:lang w:val="ru"/>
        </w:rPr>
        <w:t>Исследование естественной цитотоксичности: лизис NK-клетками клеток K562.</w:t>
      </w:r>
      <w:bookmarkEnd w:id="257"/>
    </w:p>
    <w:p w14:paraId="5DE8FABA" w14:textId="61AC3C76" w:rsidR="00C602C5" w:rsidRPr="009C0E4B" w:rsidRDefault="00B50A8D" w:rsidP="00EF4A08">
      <w:pPr>
        <w:pStyle w:val="af5"/>
        <w:rPr>
          <w:rFonts w:asciiTheme="majorBidi" w:hAnsiTheme="majorBidi" w:cstheme="majorBidi"/>
        </w:rPr>
      </w:pPr>
      <w:r w:rsidRPr="009629CE">
        <w:rPr>
          <w:rFonts w:asciiTheme="majorBidi" w:hAnsiTheme="majorBidi" w:cstheme="majorBidi"/>
          <w:noProof/>
          <w:lang w:eastAsia="ru-RU"/>
        </w:rPr>
        <mc:AlternateContent>
          <mc:Choice Requires="wps">
            <w:drawing>
              <wp:anchor distT="0" distB="0" distL="114300" distR="114300" simplePos="0" relativeHeight="251681792" behindDoc="0" locked="0" layoutInCell="1" allowOverlap="1" wp14:anchorId="085702A1" wp14:editId="2AB71DF6">
                <wp:simplePos x="0" y="0"/>
                <wp:positionH relativeFrom="column">
                  <wp:posOffset>298183</wp:posOffset>
                </wp:positionH>
                <wp:positionV relativeFrom="paragraph">
                  <wp:posOffset>1700998</wp:posOffset>
                </wp:positionV>
                <wp:extent cx="1912620" cy="281940"/>
                <wp:effectExtent l="0" t="2540" r="1905" b="1270"/>
                <wp:wrapNone/>
                <wp:docPr id="112" name="Надпись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2620" cy="2819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FAE465" w14:textId="77777777" w:rsidR="00530D84" w:rsidRPr="00447482" w:rsidRDefault="00530D84" w:rsidP="00C602C5">
                            <w:pPr>
                              <w:tabs>
                                <w:tab w:val="left" w:pos="1560"/>
                                <w:tab w:val="left" w:pos="2268"/>
                              </w:tabs>
                              <w:rPr>
                                <w:b/>
                                <w:bCs/>
                                <w:sz w:val="14"/>
                                <w:szCs w:val="18"/>
                              </w:rPr>
                            </w:pPr>
                            <w:r w:rsidRPr="00447482">
                              <w:rPr>
                                <w:b/>
                                <w:bCs/>
                                <w:sz w:val="14"/>
                                <w:szCs w:val="18"/>
                                <w:lang w:val="ru"/>
                              </w:rPr>
                              <w:t>Контроль 0,25 мкМ</w:t>
                            </w:r>
                            <w:r w:rsidRPr="00447482">
                              <w:rPr>
                                <w:b/>
                                <w:bCs/>
                                <w:sz w:val="14"/>
                                <w:szCs w:val="18"/>
                                <w:lang w:val="ru"/>
                              </w:rPr>
                              <w:tab/>
                              <w:t xml:space="preserve">0,5 мкМ </w:t>
                            </w:r>
                            <w:r w:rsidRPr="00447482">
                              <w:rPr>
                                <w:b/>
                                <w:bCs/>
                                <w:sz w:val="14"/>
                                <w:szCs w:val="18"/>
                                <w:lang w:val="ru"/>
                              </w:rPr>
                              <w:tab/>
                              <w:t>1 мкМ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5702A1" id="Надпись 112" o:spid="_x0000_s1048" type="#_x0000_t202" style="position:absolute;margin-left:23.5pt;margin-top:133.95pt;width:150.6pt;height:22.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" stroked="f">
                <v:fill opacity="0"/>
                <v:textbox>
                  <w:txbxContent>
                    <w:p w14:paraId="25FAE465" w14:textId="77777777" w:rsidR="00530D84" w:rsidRPr="00447482" w:rsidRDefault="00530D84" w:rsidP="00C602C5">
                      <w:pPr>
                        <w:tabs>
                          <w:tab w:val="left" w:pos="1560"/>
                          <w:tab w:val="left" w:pos="2268"/>
                        </w:tabs>
                        <w:rPr>
                          <w:b/>
                          <w:bCs/>
                          <w:sz w:val="14"/>
                          <w:szCs w:val="18"/>
                        </w:rPr>
                      </w:pPr>
                      <w:r w:rsidRPr="00447482">
                        <w:rPr>
                          <w:b/>
                          <w:bCs/>
                          <w:sz w:val="14"/>
                          <w:szCs w:val="18"/>
                          <w:lang w:val="ru"/>
                        </w:rPr>
                        <w:t>Контроль 0,25 мкМ</w:t>
                      </w:r>
                      <w:r w:rsidRPr="00447482">
                        <w:rPr>
                          <w:b/>
                          <w:bCs/>
                          <w:sz w:val="14"/>
                          <w:szCs w:val="18"/>
                          <w:lang w:val="ru"/>
                        </w:rPr>
                        <w:tab/>
                        <w:t xml:space="preserve">0,5 мкМ </w:t>
                      </w:r>
                      <w:r w:rsidRPr="00447482">
                        <w:rPr>
                          <w:b/>
                          <w:bCs/>
                          <w:sz w:val="14"/>
                          <w:szCs w:val="18"/>
                          <w:lang w:val="ru"/>
                        </w:rPr>
                        <w:tab/>
                        <w:t>1 мкМ</w:t>
                      </w:r>
                    </w:p>
                  </w:txbxContent>
                </v:textbox>
              </v:shape>
            </w:pict>
          </mc:Fallback>
        </mc:AlternateContent>
      </w:r>
      <w:r w:rsidRPr="009629CE">
        <w:rPr>
          <w:rFonts w:asciiTheme="majorBidi" w:hAnsiTheme="majorBidi" w:cstheme="majorBidi"/>
          <w:noProof/>
          <w:lang w:eastAsia="ru-RU"/>
        </w:rPr>
        <mc:AlternateContent>
          <mc:Choice Requires="wps">
            <w:drawing>
              <wp:anchor distT="0" distB="0" distL="114300" distR="114300" simplePos="0" relativeHeight="251684864" behindDoc="0" locked="0" layoutInCell="1" allowOverlap="1" wp14:anchorId="364A476B" wp14:editId="1E2D6BE7">
                <wp:simplePos x="0" y="0"/>
                <wp:positionH relativeFrom="column">
                  <wp:posOffset>1656949</wp:posOffset>
                </wp:positionH>
                <wp:positionV relativeFrom="paragraph">
                  <wp:posOffset>1974917</wp:posOffset>
                </wp:positionV>
                <wp:extent cx="845820" cy="106680"/>
                <wp:effectExtent l="1905" t="4445" r="0" b="3175"/>
                <wp:wrapNone/>
                <wp:docPr id="111" name="Надпись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1066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B77D97" w14:textId="77777777" w:rsidR="00530D84" w:rsidRPr="00236706" w:rsidRDefault="00530D84" w:rsidP="00C602C5">
                            <w:pPr>
                              <w:rPr>
                                <w:sz w:val="16"/>
                                <w:szCs w:val="16"/>
                              </w:rPr>
                            </w:pPr>
                            <w:r w:rsidRPr="00236706">
                              <w:rPr>
                                <w:b/>
                                <w:bCs/>
                                <w:color w:val="1E1A23"/>
                                <w:sz w:val="16"/>
                                <w:szCs w:val="16"/>
                                <w:lang w:val="ru"/>
                              </w:rPr>
                              <w:t>Ибрутиниб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4A476B" id="Надпись 111" o:spid="_x0000_s1049" type="#_x0000_t202" style="position:absolute;margin-left:130.45pt;margin-top:155.5pt;width:66.6pt;height:8.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" stroked="f">
                <v:fill opacity="0"/>
                <v:textbox inset="0,0,0,0">
                  <w:txbxContent>
                    <w:p w14:paraId="41B77D97" w14:textId="77777777" w:rsidR="00530D84" w:rsidRPr="00236706" w:rsidRDefault="00530D84" w:rsidP="00C602C5">
                      <w:pPr>
                        <w:rPr>
                          <w:sz w:val="16"/>
                          <w:szCs w:val="16"/>
                        </w:rPr>
                      </w:pPr>
                      <w:r w:rsidRPr="00236706">
                        <w:rPr>
                          <w:b/>
                          <w:bCs/>
                          <w:color w:val="1E1A23"/>
                          <w:sz w:val="16"/>
                          <w:szCs w:val="16"/>
                          <w:lang w:val="ru"/>
                        </w:rPr>
                        <w:t>Ибрутиниб</w:t>
                      </w:r>
                    </w:p>
                  </w:txbxContent>
                </v:textbox>
              </v:shape>
            </w:pict>
          </mc:Fallback>
        </mc:AlternateContent>
      </w:r>
      <w:r w:rsidRPr="009629CE">
        <w:rPr>
          <w:rFonts w:asciiTheme="majorBidi" w:hAnsiTheme="majorBidi" w:cstheme="majorBidi"/>
          <w:noProof/>
          <w:lang w:eastAsia="ru-RU"/>
        </w:rPr>
        <mc:AlternateContent>
          <mc:Choice Requires="wps">
            <w:drawing>
              <wp:anchor distT="0" distB="0" distL="114300" distR="114300" simplePos="0" relativeHeight="251682816" behindDoc="0" locked="0" layoutInCell="1" allowOverlap="1" wp14:anchorId="42FD2547" wp14:editId="35DB24A6">
                <wp:simplePos x="0" y="0"/>
                <wp:positionH relativeFrom="column">
                  <wp:posOffset>259749</wp:posOffset>
                </wp:positionH>
                <wp:positionV relativeFrom="paragraph">
                  <wp:posOffset>2003158</wp:posOffset>
                </wp:positionV>
                <wp:extent cx="845820" cy="144379"/>
                <wp:effectExtent l="0" t="0" r="0" b="0"/>
                <wp:wrapNone/>
                <wp:docPr id="110" name="Надпись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14437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DE58C5" w14:textId="77777777" w:rsidR="00530D84" w:rsidRPr="00236706" w:rsidRDefault="00530D84" w:rsidP="00C602C5">
                            <w:pPr>
                              <w:rPr>
                                <w:sz w:val="16"/>
                                <w:szCs w:val="16"/>
                              </w:rPr>
                            </w:pPr>
                            <w:r w:rsidRPr="00236706">
                              <w:rPr>
                                <w:b/>
                                <w:bCs/>
                                <w:color w:val="1E1A23"/>
                                <w:sz w:val="16"/>
                                <w:szCs w:val="16"/>
                                <w:lang w:val="ru"/>
                              </w:rPr>
                              <w:t>Акалабрутиниб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FD2547" id="Надпись 110" o:spid="_x0000_s1050" type="#_x0000_t202" style="position:absolute;margin-left:20.45pt;margin-top:157.75pt;width:66.6pt;height:11.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" stroked="f">
                <v:fill opacity="0"/>
                <v:textbox inset="0,0,0,0">
                  <w:txbxContent>
                    <w:p w14:paraId="3DDE58C5" w14:textId="77777777" w:rsidR="00530D84" w:rsidRPr="00236706" w:rsidRDefault="00530D84" w:rsidP="00C602C5">
                      <w:pPr>
                        <w:rPr>
                          <w:sz w:val="16"/>
                          <w:szCs w:val="16"/>
                        </w:rPr>
                      </w:pPr>
                      <w:r w:rsidRPr="00236706">
                        <w:rPr>
                          <w:b/>
                          <w:bCs/>
                          <w:color w:val="1E1A23"/>
                          <w:sz w:val="16"/>
                          <w:szCs w:val="16"/>
                          <w:lang w:val="ru"/>
                        </w:rPr>
                        <w:t>Акалабрутиниб</w:t>
                      </w:r>
                    </w:p>
                  </w:txbxContent>
                </v:textbox>
              </v:shape>
            </w:pict>
          </mc:Fallback>
        </mc:AlternateContent>
      </w:r>
      <w:r w:rsidR="00EF4A08" w:rsidRPr="009629CE">
        <w:rPr>
          <w:rFonts w:asciiTheme="majorBidi" w:hAnsiTheme="majorBidi" w:cstheme="majorBidi"/>
          <w:noProof/>
          <w:lang w:eastAsia="ru-RU"/>
        </w:rPr>
        <mc:AlternateContent>
          <mc:Choice Requires="wps">
            <w:drawing>
              <wp:anchor distT="0" distB="0" distL="114300" distR="114300" simplePos="0" relativeHeight="251683840" behindDoc="0" locked="0" layoutInCell="1" allowOverlap="1" wp14:anchorId="2F02E460" wp14:editId="6C4A9AC2">
                <wp:simplePos x="0" y="0"/>
                <wp:positionH relativeFrom="column">
                  <wp:posOffset>123323</wp:posOffset>
                </wp:positionH>
                <wp:positionV relativeFrom="paragraph">
                  <wp:posOffset>340227</wp:posOffset>
                </wp:positionV>
                <wp:extent cx="137160" cy="1577340"/>
                <wp:effectExtent l="3810" t="6350" r="1905" b="6985"/>
                <wp:wrapNone/>
                <wp:docPr id="109" name="Надпись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5773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8F54B1" w14:textId="77777777" w:rsidR="00530D84" w:rsidRPr="00447482" w:rsidRDefault="00530D84" w:rsidP="00C602C5">
                            <w:pPr>
                              <w:jc w:val="center"/>
                              <w:rPr>
                                <w:sz w:val="14"/>
                                <w:szCs w:val="14"/>
                              </w:rPr>
                            </w:pPr>
                            <w:r w:rsidRPr="009629CE">
                              <w:rPr>
                                <w:b/>
                                <w:bCs/>
                                <w:color w:val="1E1A23"/>
                                <w:sz w:val="20"/>
                                <w:szCs w:val="20"/>
                                <w:lang w:val="ru"/>
                              </w:rPr>
                              <w:t>Цитотоксичность K562</w:t>
                            </w:r>
                            <w:r w:rsidRPr="00447482">
                              <w:rPr>
                                <w:b/>
                                <w:bCs/>
                                <w:color w:val="1E1A23"/>
                                <w:sz w:val="14"/>
                                <w:szCs w:val="14"/>
                                <w:lang w:val="ru"/>
                              </w:rPr>
                              <w:t xml:space="preserve"> (% лизиса)</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02E460" id="Надпись 109" o:spid="_x0000_s1051" type="#_x0000_t202" style="position:absolute;margin-left:9.7pt;margin-top:26.8pt;width:10.8pt;height:124.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" stroked="f">
                <v:fill opacity="0"/>
                <v:textbox style="layout-flow:vertical;mso-layout-flow-alt:bottom-to-top" inset="0,0,0,0">
                  <w:txbxContent>
                    <w:p w14:paraId="0E8F54B1" w14:textId="77777777" w:rsidR="00530D84" w:rsidRPr="00447482" w:rsidRDefault="00530D84" w:rsidP="00C602C5">
                      <w:pPr>
                        <w:jc w:val="center"/>
                        <w:rPr>
                          <w:sz w:val="14"/>
                          <w:szCs w:val="14"/>
                        </w:rPr>
                      </w:pPr>
                      <w:r w:rsidRPr="009629CE">
                        <w:rPr>
                          <w:b/>
                          <w:bCs/>
                          <w:color w:val="1E1A23"/>
                          <w:sz w:val="20"/>
                          <w:szCs w:val="20"/>
                          <w:lang w:val="ru"/>
                        </w:rPr>
                        <w:t>Цитотоксичность K562</w:t>
                      </w:r>
                      <w:r w:rsidRPr="00447482">
                        <w:rPr>
                          <w:b/>
                          <w:bCs/>
                          <w:color w:val="1E1A23"/>
                          <w:sz w:val="14"/>
                          <w:szCs w:val="14"/>
                          <w:lang w:val="ru"/>
                        </w:rPr>
                        <w:t xml:space="preserve"> (% лизиса)</w:t>
                      </w:r>
                    </w:p>
                  </w:txbxContent>
                </v:textbox>
              </v:shape>
            </w:pict>
          </mc:Fallback>
        </mc:AlternateContent>
      </w:r>
      <w:r w:rsidR="00C602C5" w:rsidRPr="009629CE">
        <w:rPr>
          <w:rFonts w:asciiTheme="majorBidi" w:hAnsiTheme="majorBidi" w:cstheme="majorBidi"/>
        </w:rPr>
        <w:fldChar w:fldCharType="begin"/>
      </w:r>
      <w:r w:rsidR="00C602C5" w:rsidRPr="009629CE">
        <w:rPr>
          <w:rFonts w:asciiTheme="majorBidi" w:hAnsiTheme="majorBidi" w:cstheme="majorBidi"/>
        </w:rPr>
        <w:instrText xml:space="preserve"> INCLUDEPICTURE  "P:\\..\\..\\..\\AppData\\Local\\Temp\\FineReader12.00\\media\\image4.jpeg" \* MERGEFORMATINET </w:instrText>
      </w:r>
      <w:r w:rsidR="00C602C5" w:rsidRPr="009629CE">
        <w:rPr>
          <w:rFonts w:asciiTheme="majorBidi" w:hAnsiTheme="majorBidi" w:cstheme="majorBidi"/>
        </w:rPr>
        <w:fldChar w:fldCharType="separate"/>
      </w:r>
      <w:r w:rsidR="00C602C5" w:rsidRPr="009629CE">
        <w:rPr>
          <w:rFonts w:asciiTheme="majorBidi" w:hAnsiTheme="majorBidi" w:cstheme="majorBidi"/>
        </w:rPr>
        <w:fldChar w:fldCharType="begin"/>
      </w:r>
      <w:r w:rsidR="00C602C5" w:rsidRPr="009629CE">
        <w:rPr>
          <w:rFonts w:asciiTheme="majorBidi" w:hAnsiTheme="majorBidi" w:cstheme="majorBidi"/>
        </w:rPr>
        <w:instrText xml:space="preserve"> INCLUDEPICTURE  "\\\\gamma\\..\\..\\..\\AppData\\Local\\Temp\\FineReader12.00\\media\\image4.jpeg" \* MERGEFORMATINET </w:instrText>
      </w:r>
      <w:r w:rsidR="00C602C5" w:rsidRPr="009629CE">
        <w:rPr>
          <w:rFonts w:asciiTheme="majorBidi" w:hAnsiTheme="majorBidi" w:cstheme="majorBidi"/>
        </w:rPr>
        <w:fldChar w:fldCharType="separate"/>
      </w:r>
      <w:r w:rsidR="00C602C5" w:rsidRPr="009629CE">
        <w:rPr>
          <w:rFonts w:asciiTheme="majorBidi" w:hAnsiTheme="majorBidi" w:cstheme="majorBidi"/>
        </w:rPr>
        <w:fldChar w:fldCharType="begin"/>
      </w:r>
      <w:r w:rsidR="00C602C5" w:rsidRPr="009629CE">
        <w:rPr>
          <w:rFonts w:asciiTheme="majorBidi" w:hAnsiTheme="majorBidi" w:cstheme="majorBidi"/>
        </w:rPr>
        <w:instrText xml:space="preserve"> INCLUDEPICTURE  "\\\\gamma\\..\\..\\..\\AppData\\Local\\Temp\\FineReader12.00\\media\\image4.jpeg" \* MERGEFORMATINET </w:instrText>
      </w:r>
      <w:r w:rsidR="00C602C5" w:rsidRPr="009629CE">
        <w:rPr>
          <w:rFonts w:asciiTheme="majorBidi" w:hAnsiTheme="majorBidi" w:cstheme="majorBidi"/>
        </w:rPr>
        <w:fldChar w:fldCharType="separate"/>
      </w:r>
      <w:r w:rsidR="00C602C5">
        <w:rPr>
          <w:rFonts w:asciiTheme="majorBidi" w:hAnsiTheme="majorBidi" w:cstheme="majorBidi"/>
        </w:rPr>
        <w:fldChar w:fldCharType="begin"/>
      </w:r>
      <w:r w:rsidR="00C602C5">
        <w:rPr>
          <w:rFonts w:asciiTheme="majorBidi" w:hAnsiTheme="majorBidi" w:cstheme="majorBidi"/>
        </w:rPr>
        <w:instrText xml:space="preserve"> INCLUDEPICTURE  "\\\\gamma\\..\\..\\..\\AppData\\Local\\Temp\\FineReader12.00\\media\\image4.jpeg" \* MERGEFORMATINET </w:instrText>
      </w:r>
      <w:r w:rsidR="00C602C5">
        <w:rPr>
          <w:rFonts w:asciiTheme="majorBidi" w:hAnsiTheme="majorBidi" w:cstheme="majorBidi"/>
        </w:rPr>
        <w:fldChar w:fldCharType="separate"/>
      </w:r>
      <w:r w:rsidR="00C602C5">
        <w:rPr>
          <w:rFonts w:asciiTheme="majorBidi" w:hAnsiTheme="majorBidi" w:cstheme="majorBidi"/>
        </w:rPr>
        <w:fldChar w:fldCharType="begin"/>
      </w:r>
      <w:r w:rsidR="00C602C5">
        <w:rPr>
          <w:rFonts w:asciiTheme="majorBidi" w:hAnsiTheme="majorBidi" w:cstheme="majorBidi"/>
        </w:rPr>
        <w:instrText xml:space="preserve"> INCLUDEPICTURE  "\\\\gamma\\..\\..\\..\\AppData\\Local\\Temp\\FineReader12.00\\media\\image4.jpeg" \* MERGEFORMATINET </w:instrText>
      </w:r>
      <w:r w:rsidR="00C602C5">
        <w:rPr>
          <w:rFonts w:asciiTheme="majorBidi" w:hAnsiTheme="majorBidi" w:cstheme="majorBidi"/>
        </w:rPr>
        <w:fldChar w:fldCharType="separate"/>
      </w:r>
      <w:r w:rsidR="00C602C5">
        <w:rPr>
          <w:rFonts w:asciiTheme="majorBidi" w:hAnsiTheme="majorBidi" w:cstheme="majorBidi"/>
        </w:rPr>
        <w:fldChar w:fldCharType="begin"/>
      </w:r>
      <w:r w:rsidR="00C602C5">
        <w:rPr>
          <w:rFonts w:asciiTheme="majorBidi" w:hAnsiTheme="majorBidi" w:cstheme="majorBidi"/>
        </w:rPr>
        <w:instrText xml:space="preserve"> INCLUDEPICTURE  "\\\\gamma\\..\\..\\..\\AppData\\Local\\Temp\\FineReader12.00\\media\\image4.jpeg" \* MERGEFORMATINET </w:instrText>
      </w:r>
      <w:r w:rsidR="00C602C5">
        <w:rPr>
          <w:rFonts w:asciiTheme="majorBidi" w:hAnsiTheme="majorBidi" w:cstheme="majorBidi"/>
        </w:rPr>
        <w:fldChar w:fldCharType="separate"/>
      </w:r>
      <w:r w:rsidR="00C602C5">
        <w:rPr>
          <w:rFonts w:asciiTheme="majorBidi" w:hAnsiTheme="majorBidi" w:cstheme="majorBidi"/>
        </w:rPr>
        <w:fldChar w:fldCharType="begin"/>
      </w:r>
      <w:r w:rsidR="00C602C5">
        <w:rPr>
          <w:rFonts w:asciiTheme="majorBidi" w:hAnsiTheme="majorBidi" w:cstheme="majorBidi"/>
        </w:rPr>
        <w:instrText xml:space="preserve"> INCLUDEPICTURE  "\\\\gamma\\..\\..\\..\\AppData\\Local\\Temp\\FineReader12.00\\media\\image4.jpeg" \* MERGEFORMATINET </w:instrText>
      </w:r>
      <w:r w:rsidR="00C602C5">
        <w:rPr>
          <w:rFonts w:asciiTheme="majorBidi" w:hAnsiTheme="majorBidi" w:cstheme="majorBidi"/>
        </w:rPr>
        <w:fldChar w:fldCharType="separate"/>
      </w:r>
      <w:r w:rsidR="00C602C5">
        <w:rPr>
          <w:rFonts w:asciiTheme="majorBidi" w:hAnsiTheme="majorBidi" w:cstheme="majorBidi"/>
        </w:rPr>
        <w:fldChar w:fldCharType="begin"/>
      </w:r>
      <w:r w:rsidR="00C602C5">
        <w:rPr>
          <w:rFonts w:asciiTheme="majorBidi" w:hAnsiTheme="majorBidi" w:cstheme="majorBidi"/>
        </w:rPr>
        <w:instrText xml:space="preserve"> INCLUDEPICTURE  "\\\\gamma\\..\\..\\..\\AppData\\Local\\Temp\\FineReader12.00\\media\\image4.jpeg" \* MERGEFORMATINET </w:instrText>
      </w:r>
      <w:r w:rsidR="00C602C5">
        <w:rPr>
          <w:rFonts w:asciiTheme="majorBidi" w:hAnsiTheme="majorBidi" w:cstheme="majorBidi"/>
        </w:rPr>
        <w:fldChar w:fldCharType="separate"/>
      </w:r>
      <w:r w:rsidR="00C602C5">
        <w:rPr>
          <w:rFonts w:asciiTheme="majorBidi" w:hAnsiTheme="majorBidi" w:cstheme="majorBidi"/>
        </w:rPr>
        <w:fldChar w:fldCharType="begin"/>
      </w:r>
      <w:r w:rsidR="00C602C5">
        <w:rPr>
          <w:rFonts w:asciiTheme="majorBidi" w:hAnsiTheme="majorBidi" w:cstheme="majorBidi"/>
        </w:rPr>
        <w:instrText xml:space="preserve"> INCLUDEPICTURE  "\\\\gamma\\..\\..\\..\\AppData\\Local\\Temp\\FineReader12.00\\media\\image4.jpeg" \* MERGEFORMATINET </w:instrText>
      </w:r>
      <w:r w:rsidR="00C602C5">
        <w:rPr>
          <w:rFonts w:asciiTheme="majorBidi" w:hAnsiTheme="majorBidi" w:cstheme="majorBidi"/>
        </w:rPr>
        <w:fldChar w:fldCharType="separate"/>
      </w:r>
      <w:r w:rsidR="00C602C5">
        <w:rPr>
          <w:rFonts w:asciiTheme="majorBidi" w:hAnsiTheme="majorBidi" w:cstheme="majorBidi"/>
        </w:rPr>
        <w:fldChar w:fldCharType="begin"/>
      </w:r>
      <w:r w:rsidR="00C602C5">
        <w:rPr>
          <w:rFonts w:asciiTheme="majorBidi" w:hAnsiTheme="majorBidi" w:cstheme="majorBidi"/>
        </w:rPr>
        <w:instrText xml:space="preserve"> INCLUDEPICTURE  "\\\\gamma\\..\\..\\..\\AppData\\Local\\Temp\\FineReader12.00\\media\\image4.jpeg" \* MERGEFORMATINET </w:instrText>
      </w:r>
      <w:r w:rsidR="00C602C5">
        <w:rPr>
          <w:rFonts w:asciiTheme="majorBidi" w:hAnsiTheme="majorBidi" w:cstheme="majorBidi"/>
        </w:rPr>
        <w:fldChar w:fldCharType="separate"/>
      </w:r>
      <w:r w:rsidR="00C602C5">
        <w:rPr>
          <w:rFonts w:asciiTheme="majorBidi" w:hAnsiTheme="majorBidi" w:cstheme="majorBidi"/>
        </w:rPr>
        <w:fldChar w:fldCharType="begin"/>
      </w:r>
      <w:r w:rsidR="00C602C5">
        <w:rPr>
          <w:rFonts w:asciiTheme="majorBidi" w:hAnsiTheme="majorBidi" w:cstheme="majorBidi"/>
        </w:rPr>
        <w:instrText xml:space="preserve"> INCLUDEPICTURE  "\\\\gamma\\..\\..\\..\\AppData\\Local\\Temp\\FineReader12.00\\media\\image4.jpeg" \* MERGEFORMATINET </w:instrText>
      </w:r>
      <w:r w:rsidR="00C602C5">
        <w:rPr>
          <w:rFonts w:asciiTheme="majorBidi" w:hAnsiTheme="majorBidi" w:cstheme="majorBidi"/>
        </w:rPr>
        <w:fldChar w:fldCharType="separate"/>
      </w:r>
      <w:r w:rsidR="00C602C5">
        <w:rPr>
          <w:rFonts w:asciiTheme="majorBidi" w:hAnsiTheme="majorBidi" w:cstheme="majorBidi"/>
        </w:rPr>
        <w:fldChar w:fldCharType="begin"/>
      </w:r>
      <w:r w:rsidR="00C602C5">
        <w:rPr>
          <w:rFonts w:asciiTheme="majorBidi" w:hAnsiTheme="majorBidi" w:cstheme="majorBidi"/>
        </w:rPr>
        <w:instrText xml:space="preserve"> INCLUDEPICTURE  "\\\\gamma\\..\\..\\..\\AppData\\Local\\Temp\\FineReader12.00\\media\\image4.jpeg" \* MERGEFORMATINET </w:instrText>
      </w:r>
      <w:r w:rsidR="00C602C5">
        <w:rPr>
          <w:rFonts w:asciiTheme="majorBidi" w:hAnsiTheme="majorBidi" w:cstheme="majorBidi"/>
        </w:rPr>
        <w:fldChar w:fldCharType="separate"/>
      </w:r>
      <w:r w:rsidR="00C602C5">
        <w:rPr>
          <w:rFonts w:asciiTheme="majorBidi" w:hAnsiTheme="majorBidi" w:cstheme="majorBidi"/>
        </w:rPr>
        <w:fldChar w:fldCharType="begin"/>
      </w:r>
      <w:r w:rsidR="00C602C5">
        <w:rPr>
          <w:rFonts w:asciiTheme="majorBidi" w:hAnsiTheme="majorBidi" w:cstheme="majorBidi"/>
        </w:rPr>
        <w:instrText xml:space="preserve"> INCLUDEPICTURE  "\\\\gamma\\..\\..\\..\\AppData\\Local\\Temp\\FineReader12.00\\media\\image4.jpeg" \* MERGEFORMATINET </w:instrText>
      </w:r>
      <w:r w:rsidR="00C602C5">
        <w:rPr>
          <w:rFonts w:asciiTheme="majorBidi" w:hAnsiTheme="majorBidi" w:cstheme="majorBidi"/>
        </w:rPr>
        <w:fldChar w:fldCharType="separate"/>
      </w:r>
      <w:r w:rsidR="00EF4A08">
        <w:rPr>
          <w:rFonts w:asciiTheme="majorBidi" w:hAnsiTheme="majorBidi" w:cstheme="majorBidi"/>
        </w:rPr>
        <w:fldChar w:fldCharType="begin"/>
      </w:r>
      <w:r w:rsidR="00EF4A08">
        <w:rPr>
          <w:rFonts w:asciiTheme="majorBidi" w:hAnsiTheme="majorBidi" w:cstheme="majorBidi"/>
        </w:rPr>
        <w:instrText xml:space="preserve"> INCLUDEPICTURE  "\\\\gamma\\..\\..\\..\\AppData\\Local\\Temp\\FineReader12.00\\media\\image4.jpeg" \* MERGEFORMATINET </w:instrText>
      </w:r>
      <w:r w:rsidR="00EF4A08">
        <w:rPr>
          <w:rFonts w:asciiTheme="majorBidi" w:hAnsiTheme="majorBidi" w:cstheme="majorBidi"/>
        </w:rPr>
        <w:fldChar w:fldCharType="separate"/>
      </w:r>
      <w:r w:rsidR="00C949AD">
        <w:rPr>
          <w:rFonts w:asciiTheme="majorBidi" w:hAnsiTheme="majorBidi" w:cstheme="majorBidi"/>
        </w:rPr>
        <w:fldChar w:fldCharType="begin"/>
      </w:r>
      <w:r w:rsidR="00C949AD">
        <w:rPr>
          <w:rFonts w:asciiTheme="majorBidi" w:hAnsiTheme="majorBidi" w:cstheme="majorBidi"/>
        </w:rPr>
        <w:instrText xml:space="preserve"> INCLUDEPICTURE  "\\\\gamma\\..\\..\\..\\AppData\\Local\\Temp\\FineReader12.00\\media\\image4.jpeg" \* MERGEFORMATINET </w:instrText>
      </w:r>
      <w:r w:rsidR="00C949AD">
        <w:rPr>
          <w:rFonts w:asciiTheme="majorBidi" w:hAnsiTheme="majorBidi" w:cstheme="majorBidi"/>
        </w:rPr>
        <w:fldChar w:fldCharType="separate"/>
      </w:r>
      <w:r w:rsidR="00AC2EC6">
        <w:rPr>
          <w:rFonts w:asciiTheme="majorBidi" w:hAnsiTheme="majorBidi" w:cstheme="majorBidi"/>
        </w:rPr>
        <w:fldChar w:fldCharType="begin"/>
      </w:r>
      <w:r w:rsidR="00AC2EC6">
        <w:rPr>
          <w:rFonts w:asciiTheme="majorBidi" w:hAnsiTheme="majorBidi" w:cstheme="majorBidi"/>
        </w:rPr>
        <w:instrText xml:space="preserve"> INCLUDEPICTURE  "\\\\gamma\\..\\..\\..\\AppData\\Local\\Temp\\FineReader12.00\\media\\image4.jpeg" \* MERGEFORMATINET </w:instrText>
      </w:r>
      <w:r w:rsidR="00AC2EC6">
        <w:rPr>
          <w:rFonts w:asciiTheme="majorBidi" w:hAnsiTheme="majorBidi" w:cstheme="majorBidi"/>
        </w:rPr>
        <w:fldChar w:fldCharType="separate"/>
      </w:r>
      <w:r w:rsidR="00340AB4">
        <w:rPr>
          <w:rFonts w:asciiTheme="majorBidi" w:hAnsiTheme="majorBidi" w:cstheme="majorBidi"/>
        </w:rPr>
        <w:fldChar w:fldCharType="begin"/>
      </w:r>
      <w:r w:rsidR="00340AB4">
        <w:rPr>
          <w:rFonts w:asciiTheme="majorBidi" w:hAnsiTheme="majorBidi" w:cstheme="majorBidi"/>
        </w:rPr>
        <w:instrText xml:space="preserve"> INCLUDEPICTURE  "\\\\gamma\\..\\..\\..\\AppData\\Local\\Temp\\FineReader12.00\\media\\image4.jpeg" \* MERGEFORMATINET </w:instrText>
      </w:r>
      <w:r w:rsidR="00340AB4">
        <w:rPr>
          <w:rFonts w:asciiTheme="majorBidi" w:hAnsiTheme="majorBidi" w:cstheme="majorBidi"/>
        </w:rPr>
        <w:fldChar w:fldCharType="separate"/>
      </w:r>
      <w:r w:rsidR="00FB0E21">
        <w:rPr>
          <w:rFonts w:asciiTheme="majorBidi" w:hAnsiTheme="majorBidi" w:cstheme="majorBidi"/>
        </w:rPr>
        <w:fldChar w:fldCharType="begin"/>
      </w:r>
      <w:r w:rsidR="00FB0E21">
        <w:rPr>
          <w:rFonts w:asciiTheme="majorBidi" w:hAnsiTheme="majorBidi" w:cstheme="majorBidi"/>
        </w:rPr>
        <w:instrText xml:space="preserve"> INCLUDEPICTURE  "\\\\gamma\\..\\..\\..\\AppData\\Local\\Temp\\FineReader12.00\\media\\image4.jpeg" \* MERGEFORMATINET </w:instrText>
      </w:r>
      <w:r w:rsidR="00FB0E21">
        <w:rPr>
          <w:rFonts w:asciiTheme="majorBidi" w:hAnsiTheme="majorBidi" w:cstheme="majorBidi"/>
        </w:rPr>
        <w:fldChar w:fldCharType="separate"/>
      </w:r>
      <w:r w:rsidR="00883972">
        <w:rPr>
          <w:rFonts w:asciiTheme="majorBidi" w:hAnsiTheme="majorBidi" w:cstheme="majorBidi"/>
        </w:rPr>
        <w:fldChar w:fldCharType="begin"/>
      </w:r>
      <w:r w:rsidR="00883972">
        <w:rPr>
          <w:rFonts w:asciiTheme="majorBidi" w:hAnsiTheme="majorBidi" w:cstheme="majorBidi"/>
        </w:rPr>
        <w:instrText xml:space="preserve"> INCLUDEPICTURE  "\\\\gamma\\..\\..\\..\\AppData\\Local\\Temp\\FineReader12.00\\media\\image4.jpeg" \* MERGEFORMATINET </w:instrText>
      </w:r>
      <w:r w:rsidR="00883972">
        <w:rPr>
          <w:rFonts w:asciiTheme="majorBidi" w:hAnsiTheme="majorBidi" w:cstheme="majorBidi"/>
        </w:rPr>
        <w:fldChar w:fldCharType="separate"/>
      </w:r>
      <w:r w:rsidR="00787E70">
        <w:rPr>
          <w:rFonts w:asciiTheme="majorBidi" w:hAnsiTheme="majorBidi" w:cstheme="majorBidi"/>
        </w:rPr>
        <w:fldChar w:fldCharType="begin"/>
      </w:r>
      <w:r w:rsidR="00787E70">
        <w:rPr>
          <w:rFonts w:asciiTheme="majorBidi" w:hAnsiTheme="majorBidi" w:cstheme="majorBidi"/>
        </w:rPr>
        <w:instrText xml:space="preserve"> INCLUDEPICTURE  "\\\\gamma\\..\\..\\..\\AppData\\Local\\Temp\\FineReader12.00\\media\\image4.jpeg" \* MERGEFORMATINET </w:instrText>
      </w:r>
      <w:r w:rsidR="00787E70">
        <w:rPr>
          <w:rFonts w:asciiTheme="majorBidi" w:hAnsiTheme="majorBidi" w:cstheme="majorBidi"/>
        </w:rPr>
        <w:fldChar w:fldCharType="separate"/>
      </w:r>
      <w:r w:rsidR="00DF0A8E">
        <w:rPr>
          <w:rFonts w:asciiTheme="majorBidi" w:hAnsiTheme="majorBidi" w:cstheme="majorBidi"/>
        </w:rPr>
        <w:fldChar w:fldCharType="begin"/>
      </w:r>
      <w:r w:rsidR="00DF0A8E">
        <w:rPr>
          <w:rFonts w:asciiTheme="majorBidi" w:hAnsiTheme="majorBidi" w:cstheme="majorBidi"/>
        </w:rPr>
        <w:instrText xml:space="preserve"> INCLUDEPICTURE  "\\\\gamma\\..\\..\\..\\AppData\\Local\\Temp\\FineReader12.00\\media\\image4.jpeg" \* MERGEFORMATINET </w:instrText>
      </w:r>
      <w:r w:rsidR="00DF0A8E">
        <w:rPr>
          <w:rFonts w:asciiTheme="majorBidi" w:hAnsiTheme="majorBidi" w:cstheme="majorBidi"/>
        </w:rPr>
        <w:fldChar w:fldCharType="separate"/>
      </w:r>
      <w:r w:rsidR="000E2CF2">
        <w:rPr>
          <w:rFonts w:asciiTheme="majorBidi" w:hAnsiTheme="majorBidi" w:cstheme="majorBidi"/>
        </w:rPr>
        <w:fldChar w:fldCharType="begin"/>
      </w:r>
      <w:r w:rsidR="000E2CF2">
        <w:rPr>
          <w:rFonts w:asciiTheme="majorBidi" w:hAnsiTheme="majorBidi" w:cstheme="majorBidi"/>
        </w:rPr>
        <w:instrText xml:space="preserve"> INCLUDEPICTURE  "\\\\gamma\\..\\..\\..\\AppData\\Local\\Temp\\FineReader12.00\\media\\image4.jpeg" \* MERGEFORMATINET </w:instrText>
      </w:r>
      <w:r w:rsidR="000E2CF2">
        <w:rPr>
          <w:rFonts w:asciiTheme="majorBidi" w:hAnsiTheme="majorBidi" w:cstheme="majorBidi"/>
        </w:rPr>
        <w:fldChar w:fldCharType="separate"/>
      </w:r>
      <w:r w:rsidR="00530D84">
        <w:rPr>
          <w:rFonts w:asciiTheme="majorBidi" w:hAnsiTheme="majorBidi" w:cstheme="majorBidi"/>
        </w:rPr>
        <w:fldChar w:fldCharType="begin"/>
      </w:r>
      <w:r w:rsidR="00530D84">
        <w:rPr>
          <w:rFonts w:asciiTheme="majorBidi" w:hAnsiTheme="majorBidi" w:cstheme="majorBidi"/>
        </w:rPr>
        <w:instrText xml:space="preserve"> INCLUDEPICTURE  "\\\\gamma\\..\\..\\..\\AppData\\Local\\Temp\\FineReader12.00\\media\\image4.jpeg" \* MERGEFORMATINET </w:instrText>
      </w:r>
      <w:r w:rsidR="00530D84">
        <w:rPr>
          <w:rFonts w:asciiTheme="majorBidi" w:hAnsiTheme="majorBidi" w:cstheme="majorBidi"/>
        </w:rPr>
        <w:fldChar w:fldCharType="separate"/>
      </w:r>
      <w:r w:rsidR="00814DBB">
        <w:rPr>
          <w:rFonts w:asciiTheme="majorBidi" w:hAnsiTheme="majorBidi" w:cstheme="majorBidi"/>
        </w:rPr>
        <w:fldChar w:fldCharType="begin"/>
      </w:r>
      <w:r w:rsidR="00814DBB">
        <w:rPr>
          <w:rFonts w:asciiTheme="majorBidi" w:hAnsiTheme="majorBidi" w:cstheme="majorBidi"/>
        </w:rPr>
        <w:instrText xml:space="preserve"> INCLUDEPICTURE  "\\\\gamma\\..\\..\\..\\AppData\\Local\\Temp\\FineReader12.00\\media\\image4.jpeg" \* MERGEFORMATINET </w:instrText>
      </w:r>
      <w:r w:rsidR="00814DBB">
        <w:rPr>
          <w:rFonts w:asciiTheme="majorBidi" w:hAnsiTheme="majorBidi" w:cstheme="majorBidi"/>
        </w:rPr>
        <w:fldChar w:fldCharType="separate"/>
      </w:r>
      <w:r w:rsidR="0092595C">
        <w:rPr>
          <w:rFonts w:asciiTheme="majorBidi" w:hAnsiTheme="majorBidi" w:cstheme="majorBidi"/>
        </w:rPr>
        <w:fldChar w:fldCharType="begin"/>
      </w:r>
      <w:r w:rsidR="0092595C">
        <w:rPr>
          <w:rFonts w:asciiTheme="majorBidi" w:hAnsiTheme="majorBidi" w:cstheme="majorBidi"/>
        </w:rPr>
        <w:instrText xml:space="preserve"> INCLUDEPICTURE  "\\\\gamma\\..\\..\\..\\AppData\\Local\\Temp\\FineReader12.00\\media\\image4.jpeg" \* MERGEFORMATINET </w:instrText>
      </w:r>
      <w:r w:rsidR="0092595C">
        <w:rPr>
          <w:rFonts w:asciiTheme="majorBidi" w:hAnsiTheme="majorBidi" w:cstheme="majorBidi"/>
        </w:rPr>
        <w:fldChar w:fldCharType="separate"/>
      </w:r>
      <w:r w:rsidR="0028130E">
        <w:rPr>
          <w:rFonts w:asciiTheme="majorBidi" w:hAnsiTheme="majorBidi" w:cstheme="majorBidi"/>
        </w:rPr>
        <w:fldChar w:fldCharType="begin"/>
      </w:r>
      <w:r w:rsidR="0028130E">
        <w:rPr>
          <w:rFonts w:asciiTheme="majorBidi" w:hAnsiTheme="majorBidi" w:cstheme="majorBidi"/>
        </w:rPr>
        <w:instrText xml:space="preserve"> INCLUDEPICTURE  "\\\\gamma\\..\\..\\..\\AppData\\Local\\Temp\\FineReader12.00\\media\\image4.jpeg" \* MERGEFORMATINET </w:instrText>
      </w:r>
      <w:r w:rsidR="0028130E">
        <w:rPr>
          <w:rFonts w:asciiTheme="majorBidi" w:hAnsiTheme="majorBidi" w:cstheme="majorBidi"/>
        </w:rPr>
        <w:fldChar w:fldCharType="separate"/>
      </w:r>
      <w:r w:rsidR="002B1FAF">
        <w:rPr>
          <w:rFonts w:asciiTheme="majorBidi" w:hAnsiTheme="majorBidi" w:cstheme="majorBidi"/>
        </w:rPr>
        <w:fldChar w:fldCharType="begin"/>
      </w:r>
      <w:r w:rsidR="002B1FAF">
        <w:rPr>
          <w:rFonts w:asciiTheme="majorBidi" w:hAnsiTheme="majorBidi" w:cstheme="majorBidi"/>
        </w:rPr>
        <w:instrText xml:space="preserve"> </w:instrText>
      </w:r>
      <w:r w:rsidR="002B1FAF">
        <w:rPr>
          <w:rFonts w:asciiTheme="majorBidi" w:hAnsiTheme="majorBidi" w:cstheme="majorBidi"/>
        </w:rPr>
        <w:instrText>INCLUDEPICTURE  "\\\\gamma\\..\\..\\..\\AppData\\Local\\Temp\\FineReader12.00\\media\\image4.jpeg" \* MERGEFORMATINET</w:instrText>
      </w:r>
      <w:r w:rsidR="002B1FAF">
        <w:rPr>
          <w:rFonts w:asciiTheme="majorBidi" w:hAnsiTheme="majorBidi" w:cstheme="majorBidi"/>
        </w:rPr>
        <w:instrText xml:space="preserve"> </w:instrText>
      </w:r>
      <w:r w:rsidR="002B1FAF">
        <w:rPr>
          <w:rFonts w:asciiTheme="majorBidi" w:hAnsiTheme="majorBidi" w:cstheme="majorBidi"/>
        </w:rPr>
        <w:fldChar w:fldCharType="separate"/>
      </w:r>
      <w:r w:rsidR="002B1FAF">
        <w:rPr>
          <w:rFonts w:asciiTheme="majorBidi" w:hAnsiTheme="majorBidi" w:cstheme="majorBidi"/>
        </w:rPr>
        <w:pict w14:anchorId="18C091BF">
          <v:shape id="_x0000_i1026" type="#_x0000_t75" style="width:223.35pt;height:183.35pt" o:bordertopcolor="this" o:borderleftcolor="this" o:borderbottomcolor="this" o:borderrightcolor="this">
            <v:imagedata r:id="rId18" r:href="rId19"/>
          </v:shape>
        </w:pict>
      </w:r>
      <w:r w:rsidR="002B1FAF">
        <w:rPr>
          <w:rFonts w:asciiTheme="majorBidi" w:hAnsiTheme="majorBidi" w:cstheme="majorBidi"/>
        </w:rPr>
        <w:fldChar w:fldCharType="end"/>
      </w:r>
      <w:r w:rsidR="0028130E">
        <w:rPr>
          <w:rFonts w:asciiTheme="majorBidi" w:hAnsiTheme="majorBidi" w:cstheme="majorBidi"/>
        </w:rPr>
        <w:fldChar w:fldCharType="end"/>
      </w:r>
      <w:r w:rsidR="0092595C">
        <w:rPr>
          <w:rFonts w:asciiTheme="majorBidi" w:hAnsiTheme="majorBidi" w:cstheme="majorBidi"/>
        </w:rPr>
        <w:fldChar w:fldCharType="end"/>
      </w:r>
      <w:r w:rsidR="00814DBB">
        <w:rPr>
          <w:rFonts w:asciiTheme="majorBidi" w:hAnsiTheme="majorBidi" w:cstheme="majorBidi"/>
        </w:rPr>
        <w:fldChar w:fldCharType="end"/>
      </w:r>
      <w:r w:rsidR="00530D84">
        <w:rPr>
          <w:rFonts w:asciiTheme="majorBidi" w:hAnsiTheme="majorBidi" w:cstheme="majorBidi"/>
        </w:rPr>
        <w:fldChar w:fldCharType="end"/>
      </w:r>
      <w:r w:rsidR="000E2CF2">
        <w:rPr>
          <w:rFonts w:asciiTheme="majorBidi" w:hAnsiTheme="majorBidi" w:cstheme="majorBidi"/>
        </w:rPr>
        <w:fldChar w:fldCharType="end"/>
      </w:r>
      <w:r w:rsidR="00DF0A8E">
        <w:rPr>
          <w:rFonts w:asciiTheme="majorBidi" w:hAnsiTheme="majorBidi" w:cstheme="majorBidi"/>
        </w:rPr>
        <w:fldChar w:fldCharType="end"/>
      </w:r>
      <w:r w:rsidR="00787E70">
        <w:rPr>
          <w:rFonts w:asciiTheme="majorBidi" w:hAnsiTheme="majorBidi" w:cstheme="majorBidi"/>
        </w:rPr>
        <w:fldChar w:fldCharType="end"/>
      </w:r>
      <w:r w:rsidR="00883972">
        <w:rPr>
          <w:rFonts w:asciiTheme="majorBidi" w:hAnsiTheme="majorBidi" w:cstheme="majorBidi"/>
        </w:rPr>
        <w:fldChar w:fldCharType="end"/>
      </w:r>
      <w:r w:rsidR="00FB0E21">
        <w:rPr>
          <w:rFonts w:asciiTheme="majorBidi" w:hAnsiTheme="majorBidi" w:cstheme="majorBidi"/>
        </w:rPr>
        <w:fldChar w:fldCharType="end"/>
      </w:r>
      <w:r w:rsidR="00340AB4">
        <w:rPr>
          <w:rFonts w:asciiTheme="majorBidi" w:hAnsiTheme="majorBidi" w:cstheme="majorBidi"/>
        </w:rPr>
        <w:fldChar w:fldCharType="end"/>
      </w:r>
      <w:r w:rsidR="00AC2EC6">
        <w:rPr>
          <w:rFonts w:asciiTheme="majorBidi" w:hAnsiTheme="majorBidi" w:cstheme="majorBidi"/>
        </w:rPr>
        <w:fldChar w:fldCharType="end"/>
      </w:r>
      <w:r w:rsidR="00C949AD">
        <w:rPr>
          <w:rFonts w:asciiTheme="majorBidi" w:hAnsiTheme="majorBidi" w:cstheme="majorBidi"/>
        </w:rPr>
        <w:fldChar w:fldCharType="end"/>
      </w:r>
      <w:r w:rsidR="00EF4A08">
        <w:rPr>
          <w:rFonts w:asciiTheme="majorBidi" w:hAnsiTheme="majorBidi" w:cstheme="majorBidi"/>
        </w:rPr>
        <w:fldChar w:fldCharType="end"/>
      </w:r>
      <w:r w:rsidR="00C602C5">
        <w:rPr>
          <w:rFonts w:asciiTheme="majorBidi" w:hAnsiTheme="majorBidi" w:cstheme="majorBidi"/>
        </w:rPr>
        <w:fldChar w:fldCharType="end"/>
      </w:r>
      <w:r w:rsidR="00C602C5">
        <w:rPr>
          <w:rFonts w:asciiTheme="majorBidi" w:hAnsiTheme="majorBidi" w:cstheme="majorBidi"/>
        </w:rPr>
        <w:fldChar w:fldCharType="end"/>
      </w:r>
      <w:r w:rsidR="00C602C5">
        <w:rPr>
          <w:rFonts w:asciiTheme="majorBidi" w:hAnsiTheme="majorBidi" w:cstheme="majorBidi"/>
        </w:rPr>
        <w:fldChar w:fldCharType="end"/>
      </w:r>
      <w:r w:rsidR="00C602C5">
        <w:rPr>
          <w:rFonts w:asciiTheme="majorBidi" w:hAnsiTheme="majorBidi" w:cstheme="majorBidi"/>
        </w:rPr>
        <w:fldChar w:fldCharType="end"/>
      </w:r>
      <w:r w:rsidR="00C602C5">
        <w:rPr>
          <w:rFonts w:asciiTheme="majorBidi" w:hAnsiTheme="majorBidi" w:cstheme="majorBidi"/>
        </w:rPr>
        <w:fldChar w:fldCharType="end"/>
      </w:r>
      <w:r w:rsidR="00C602C5">
        <w:rPr>
          <w:rFonts w:asciiTheme="majorBidi" w:hAnsiTheme="majorBidi" w:cstheme="majorBidi"/>
        </w:rPr>
        <w:fldChar w:fldCharType="end"/>
      </w:r>
      <w:r w:rsidR="00C602C5">
        <w:rPr>
          <w:rFonts w:asciiTheme="majorBidi" w:hAnsiTheme="majorBidi" w:cstheme="majorBidi"/>
        </w:rPr>
        <w:fldChar w:fldCharType="end"/>
      </w:r>
      <w:r w:rsidR="00C602C5">
        <w:rPr>
          <w:rFonts w:asciiTheme="majorBidi" w:hAnsiTheme="majorBidi" w:cstheme="majorBidi"/>
        </w:rPr>
        <w:fldChar w:fldCharType="end"/>
      </w:r>
      <w:r w:rsidR="00C602C5">
        <w:rPr>
          <w:rFonts w:asciiTheme="majorBidi" w:hAnsiTheme="majorBidi" w:cstheme="majorBidi"/>
        </w:rPr>
        <w:fldChar w:fldCharType="end"/>
      </w:r>
      <w:r w:rsidR="00C602C5">
        <w:rPr>
          <w:rFonts w:asciiTheme="majorBidi" w:hAnsiTheme="majorBidi" w:cstheme="majorBidi"/>
        </w:rPr>
        <w:fldChar w:fldCharType="end"/>
      </w:r>
      <w:r w:rsidR="00C602C5" w:rsidRPr="009629CE">
        <w:rPr>
          <w:rFonts w:asciiTheme="majorBidi" w:hAnsiTheme="majorBidi" w:cstheme="majorBidi"/>
        </w:rPr>
        <w:fldChar w:fldCharType="end"/>
      </w:r>
      <w:r w:rsidR="00C602C5" w:rsidRPr="009629CE">
        <w:rPr>
          <w:rFonts w:asciiTheme="majorBidi" w:hAnsiTheme="majorBidi" w:cstheme="majorBidi"/>
        </w:rPr>
        <w:fldChar w:fldCharType="end"/>
      </w:r>
      <w:r w:rsidR="00C602C5" w:rsidRPr="009629CE">
        <w:rPr>
          <w:rFonts w:asciiTheme="majorBidi" w:hAnsiTheme="majorBidi" w:cstheme="majorBidi"/>
        </w:rPr>
        <w:fldChar w:fldCharType="end"/>
      </w:r>
    </w:p>
    <w:p w14:paraId="4DE79FA4" w14:textId="75334E61" w:rsidR="00C602C5" w:rsidRPr="00707D60" w:rsidRDefault="00C602C5" w:rsidP="00C602C5">
      <w:pPr>
        <w:pStyle w:val="4"/>
        <w:spacing w:after="240"/>
        <w:rPr>
          <w:i/>
          <w:color w:val="000000" w:themeColor="text1"/>
          <w:szCs w:val="24"/>
        </w:rPr>
      </w:pPr>
      <w:bookmarkStart w:id="258" w:name="_Toc115217937"/>
      <w:bookmarkEnd w:id="243"/>
      <w:r w:rsidRPr="00707D60">
        <w:rPr>
          <w:color w:val="000000" w:themeColor="text1"/>
          <w:szCs w:val="24"/>
        </w:rPr>
        <w:t xml:space="preserve">Первичная фармакодинамика </w:t>
      </w:r>
      <w:r w:rsidRPr="00B97082">
        <w:rPr>
          <w:i/>
          <w:color w:val="000000" w:themeColor="text1"/>
          <w:szCs w:val="24"/>
        </w:rPr>
        <w:t>in vivo</w:t>
      </w:r>
      <w:bookmarkEnd w:id="258"/>
    </w:p>
    <w:p w14:paraId="49E429E6" w14:textId="77777777" w:rsidR="00C602C5" w:rsidRPr="00F601E8" w:rsidRDefault="00C602C5" w:rsidP="00C602C5">
      <w:pPr>
        <w:tabs>
          <w:tab w:val="left" w:pos="567"/>
        </w:tabs>
        <w:jc w:val="both"/>
        <w:rPr>
          <w:rFonts w:asciiTheme="majorBidi" w:hAnsiTheme="majorBidi" w:cstheme="majorBidi"/>
          <w:u w:val="single"/>
        </w:rPr>
      </w:pPr>
      <w:bookmarkStart w:id="259" w:name="_Toc115217938"/>
      <w:r w:rsidRPr="00F601E8">
        <w:rPr>
          <w:rFonts w:asciiTheme="majorBidi" w:hAnsiTheme="majorBidi" w:cstheme="majorBidi"/>
          <w:u w:val="single"/>
          <w:lang w:val="ru"/>
        </w:rPr>
        <w:t>Активность однократной дозы у мышей: сравнение дозозависимого ответа с ибрутинибом</w:t>
      </w:r>
    </w:p>
    <w:p w14:paraId="512835CB" w14:textId="77777777" w:rsidR="00C602C5" w:rsidRPr="00F601E8" w:rsidRDefault="00C602C5" w:rsidP="00C602C5">
      <w:pPr>
        <w:tabs>
          <w:tab w:val="left" w:pos="567"/>
        </w:tabs>
        <w:jc w:val="both"/>
        <w:rPr>
          <w:rFonts w:asciiTheme="majorBidi" w:hAnsiTheme="majorBidi" w:cstheme="majorBidi"/>
        </w:rPr>
      </w:pPr>
    </w:p>
    <w:p w14:paraId="61FC6541" w14:textId="75AE4E8D" w:rsidR="00C602C5" w:rsidRDefault="00C602C5" w:rsidP="00C602C5">
      <w:pPr>
        <w:tabs>
          <w:tab w:val="left" w:pos="567"/>
        </w:tabs>
        <w:jc w:val="both"/>
        <w:rPr>
          <w:rFonts w:asciiTheme="majorBidi" w:hAnsiTheme="majorBidi" w:cstheme="majorBidi"/>
          <w:bCs/>
          <w:lang w:val="ru"/>
        </w:rPr>
      </w:pPr>
      <w:r>
        <w:rPr>
          <w:rFonts w:asciiTheme="majorBidi" w:hAnsiTheme="majorBidi" w:cstheme="majorBidi"/>
          <w:i/>
          <w:iCs/>
          <w:lang w:val="ru"/>
        </w:rPr>
        <w:tab/>
      </w:r>
      <w:r w:rsidRPr="00F601E8">
        <w:rPr>
          <w:rFonts w:asciiTheme="majorBidi" w:hAnsiTheme="majorBidi" w:cstheme="majorBidi"/>
          <w:i/>
          <w:iCs/>
          <w:lang w:val="ru"/>
        </w:rPr>
        <w:t>In vivo</w:t>
      </w:r>
      <w:r w:rsidRPr="00F601E8">
        <w:rPr>
          <w:rFonts w:asciiTheme="majorBidi" w:hAnsiTheme="majorBidi" w:cstheme="majorBidi"/>
          <w:lang w:val="ru"/>
        </w:rPr>
        <w:t xml:space="preserve"> активность ингибирования BTK была изучена в анализах функции В-лимфоцитов </w:t>
      </w:r>
      <w:r w:rsidRPr="00F601E8">
        <w:rPr>
          <w:rFonts w:asciiTheme="majorBidi" w:hAnsiTheme="majorBidi" w:cstheme="majorBidi"/>
          <w:i/>
          <w:iCs/>
          <w:lang w:val="ru"/>
        </w:rPr>
        <w:t>ex vivo</w:t>
      </w:r>
      <w:r w:rsidRPr="00F601E8">
        <w:rPr>
          <w:rFonts w:asciiTheme="majorBidi" w:hAnsiTheme="majorBidi" w:cstheme="majorBidi"/>
          <w:lang w:val="ru"/>
        </w:rPr>
        <w:t>. Мышам (по 5 особей в группе) вводили акалабрутиниб, ибрутиниб, спебрутиниб или носитель в диапазоне концентраций. Через 3 часа экстрагировали селезенку и выполняли стимуляцию спленоцитов антителами класса IgM в течение 18 часов. Уровень экспрессии CD69, маркера активации В-лимфоцитов, определяли в гейтированных В-лимфоцитах методом проточной цитометрии.</w:t>
      </w:r>
      <w:r w:rsidRPr="00F601E8">
        <w:rPr>
          <w:rFonts w:asciiTheme="majorBidi" w:hAnsiTheme="majorBidi" w:cstheme="majorBidi"/>
        </w:rPr>
        <w:t xml:space="preserve"> </w:t>
      </w:r>
      <w:r w:rsidRPr="00F601E8">
        <w:rPr>
          <w:rFonts w:asciiTheme="majorBidi" w:hAnsiTheme="majorBidi" w:cstheme="majorBidi"/>
          <w:bCs/>
          <w:lang w:val="ru"/>
        </w:rPr>
        <w:t>Дозозависимый ответ: Ингибирование BCR-опосредов</w:t>
      </w:r>
      <w:r w:rsidR="00B50A8D">
        <w:rPr>
          <w:rFonts w:asciiTheme="majorBidi" w:hAnsiTheme="majorBidi" w:cstheme="majorBidi"/>
          <w:bCs/>
          <w:lang w:val="ru"/>
        </w:rPr>
        <w:t>анной повышенной регуляции CD69.</w:t>
      </w:r>
    </w:p>
    <w:p w14:paraId="2D076EB8" w14:textId="17C67911" w:rsidR="00B50A8D" w:rsidRDefault="00B50A8D" w:rsidP="00C602C5">
      <w:pPr>
        <w:tabs>
          <w:tab w:val="left" w:pos="567"/>
        </w:tabs>
        <w:jc w:val="both"/>
        <w:rPr>
          <w:rFonts w:asciiTheme="majorBidi" w:hAnsiTheme="majorBidi" w:cstheme="majorBidi"/>
          <w:bCs/>
          <w:lang w:val="ru"/>
        </w:rPr>
      </w:pPr>
    </w:p>
    <w:p w14:paraId="341F492F" w14:textId="2B57A3AD" w:rsidR="00B50A8D" w:rsidRDefault="00B50A8D" w:rsidP="00C602C5">
      <w:pPr>
        <w:tabs>
          <w:tab w:val="left" w:pos="567"/>
        </w:tabs>
        <w:jc w:val="both"/>
        <w:rPr>
          <w:rFonts w:asciiTheme="majorBidi" w:hAnsiTheme="majorBidi" w:cstheme="majorBidi"/>
          <w:bCs/>
          <w:lang w:val="ru"/>
        </w:rPr>
      </w:pPr>
    </w:p>
    <w:p w14:paraId="5C2EDDEA" w14:textId="333BE30B" w:rsidR="00B50A8D" w:rsidRDefault="00B50A8D" w:rsidP="00C602C5">
      <w:pPr>
        <w:tabs>
          <w:tab w:val="left" w:pos="567"/>
        </w:tabs>
        <w:jc w:val="both"/>
        <w:rPr>
          <w:rFonts w:asciiTheme="majorBidi" w:hAnsiTheme="majorBidi" w:cstheme="majorBidi"/>
          <w:bCs/>
          <w:lang w:val="ru"/>
        </w:rPr>
      </w:pPr>
    </w:p>
    <w:p w14:paraId="1B81FD6E" w14:textId="293A8811" w:rsidR="00B50A8D" w:rsidRDefault="00B50A8D" w:rsidP="00C602C5">
      <w:pPr>
        <w:tabs>
          <w:tab w:val="left" w:pos="567"/>
        </w:tabs>
        <w:jc w:val="both"/>
        <w:rPr>
          <w:rFonts w:asciiTheme="majorBidi" w:hAnsiTheme="majorBidi" w:cstheme="majorBidi"/>
          <w:bCs/>
          <w:lang w:val="ru"/>
        </w:rPr>
      </w:pPr>
    </w:p>
    <w:p w14:paraId="4582B6A3" w14:textId="77777777" w:rsidR="00B50A8D" w:rsidRDefault="00B50A8D" w:rsidP="00C602C5">
      <w:pPr>
        <w:tabs>
          <w:tab w:val="left" w:pos="567"/>
        </w:tabs>
        <w:jc w:val="both"/>
        <w:rPr>
          <w:rFonts w:asciiTheme="majorBidi" w:hAnsiTheme="majorBidi" w:cstheme="majorBidi"/>
          <w:bCs/>
          <w:lang w:val="ru"/>
        </w:rPr>
      </w:pPr>
    </w:p>
    <w:p w14:paraId="2AC566E0" w14:textId="77777777" w:rsidR="00C602C5" w:rsidRDefault="00C602C5" w:rsidP="00C602C5">
      <w:pPr>
        <w:tabs>
          <w:tab w:val="left" w:pos="567"/>
        </w:tabs>
        <w:jc w:val="both"/>
        <w:rPr>
          <w:rFonts w:asciiTheme="majorBidi" w:hAnsiTheme="majorBidi" w:cstheme="majorBidi"/>
          <w:bCs/>
          <w:lang w:val="ru"/>
        </w:rPr>
      </w:pPr>
    </w:p>
    <w:p w14:paraId="340C630F" w14:textId="3C75EB52" w:rsidR="00B50A8D" w:rsidRDefault="00B50A8D" w:rsidP="00B50A8D">
      <w:pPr>
        <w:pStyle w:val="af5"/>
        <w:jc w:val="both"/>
      </w:pPr>
      <w:bookmarkStart w:id="260" w:name="_Toc159973416"/>
      <w:r>
        <w:lastRenderedPageBreak/>
        <w:t xml:space="preserve">Рисунок </w:t>
      </w:r>
      <w:fldSimple w:instr=" STYLEREF 1 \s ">
        <w:r w:rsidR="002256A9">
          <w:rPr>
            <w:noProof/>
          </w:rPr>
          <w:t>3</w:t>
        </w:r>
      </w:fldSimple>
      <w:r w:rsidR="002256A9">
        <w:noBreakHyphen/>
      </w:r>
      <w:fldSimple w:instr=" SEQ Рисунок \* ARABIC \s 1 ">
        <w:r w:rsidR="002256A9">
          <w:rPr>
            <w:noProof/>
          </w:rPr>
          <w:t>3</w:t>
        </w:r>
      </w:fldSimple>
      <w:r>
        <w:t>.</w:t>
      </w:r>
      <w:r w:rsidRPr="00B50A8D">
        <w:rPr>
          <w:rFonts w:asciiTheme="majorBidi" w:hAnsiTheme="majorBidi" w:cstheme="majorBidi"/>
          <w:lang w:val="ru"/>
        </w:rPr>
        <w:t xml:space="preserve"> </w:t>
      </w:r>
      <w:r w:rsidRPr="00B50A8D">
        <w:rPr>
          <w:rFonts w:asciiTheme="majorBidi" w:hAnsiTheme="majorBidi" w:cstheme="majorBidi"/>
          <w:b w:val="0"/>
          <w:lang w:val="ru"/>
        </w:rPr>
        <w:t>Сравнение дозозависимых ответов.</w:t>
      </w:r>
      <w:bookmarkEnd w:id="260"/>
    </w:p>
    <w:p w14:paraId="47700390" w14:textId="6B7CF693" w:rsidR="00C602C5" w:rsidRPr="008621DF" w:rsidRDefault="00C602C5" w:rsidP="00B50A8D">
      <w:pPr>
        <w:pStyle w:val="af5"/>
        <w:rPr>
          <w:rFonts w:asciiTheme="majorBidi" w:hAnsiTheme="majorBidi" w:cstheme="majorBidi"/>
          <w:sz w:val="2"/>
          <w:szCs w:val="2"/>
        </w:rPr>
      </w:pPr>
      <w:r>
        <w:rPr>
          <w:rFonts w:asciiTheme="majorBidi" w:hAnsiTheme="majorBidi" w:cstheme="majorBidi"/>
          <w:noProof/>
          <w:sz w:val="18"/>
          <w:lang w:eastAsia="ru-RU"/>
        </w:rPr>
        <mc:AlternateContent>
          <mc:Choice Requires="wps">
            <w:drawing>
              <wp:anchor distT="0" distB="0" distL="114300" distR="114300" simplePos="0" relativeHeight="251693056" behindDoc="0" locked="0" layoutInCell="1" allowOverlap="1" wp14:anchorId="24B0E39F" wp14:editId="31191DB5">
                <wp:simplePos x="0" y="0"/>
                <wp:positionH relativeFrom="margin">
                  <wp:posOffset>65272</wp:posOffset>
                </wp:positionH>
                <wp:positionV relativeFrom="paragraph">
                  <wp:posOffset>103806</wp:posOffset>
                </wp:positionV>
                <wp:extent cx="163630" cy="2501632"/>
                <wp:effectExtent l="0" t="0" r="8255" b="0"/>
                <wp:wrapNone/>
                <wp:docPr id="175" name="Надпись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630" cy="25016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054F17" w14:textId="77777777" w:rsidR="00530D84" w:rsidRPr="00443E11" w:rsidRDefault="00530D84" w:rsidP="00C602C5">
                            <w:pPr>
                              <w:jc w:val="center"/>
                              <w:rPr>
                                <w:b/>
                                <w:bCs/>
                                <w:sz w:val="16"/>
                                <w:szCs w:val="16"/>
                              </w:rPr>
                            </w:pPr>
                            <w:r w:rsidRPr="00443E11">
                              <w:rPr>
                                <w:b/>
                                <w:bCs/>
                                <w:color w:val="1E1A23"/>
                                <w:sz w:val="16"/>
                                <w:szCs w:val="16"/>
                                <w:lang w:val="ru"/>
                              </w:rPr>
                              <w:t>Экспрессия CD89 (% от контроля в виде носителя)</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B0E39F" id="Надпись 175" o:spid="_x0000_s1052" type="#_x0000_t202" style="position:absolute;margin-left:5.15pt;margin-top:8.15pt;width:12.9pt;height:197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" stroked="f">
                <v:textbox style="layout-flow:vertical;mso-layout-flow-alt:bottom-to-top" inset="0,0,0,0">
                  <w:txbxContent>
                    <w:p w14:paraId="39054F17" w14:textId="77777777" w:rsidR="00530D84" w:rsidRPr="00443E11" w:rsidRDefault="00530D84" w:rsidP="00C602C5">
                      <w:pPr>
                        <w:jc w:val="center"/>
                        <w:rPr>
                          <w:b/>
                          <w:bCs/>
                          <w:sz w:val="16"/>
                          <w:szCs w:val="16"/>
                        </w:rPr>
                      </w:pPr>
                      <w:r w:rsidRPr="00443E11">
                        <w:rPr>
                          <w:b/>
                          <w:bCs/>
                          <w:color w:val="1E1A23"/>
                          <w:sz w:val="16"/>
                          <w:szCs w:val="16"/>
                          <w:lang w:val="ru"/>
                        </w:rPr>
                        <w:t>Экспрессия CD89 (% от контроля в виде носителя)</w:t>
                      </w:r>
                    </w:p>
                  </w:txbxContent>
                </v:textbox>
                <w10:wrap anchorx="margin"/>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692032" behindDoc="0" locked="0" layoutInCell="1" allowOverlap="1" wp14:anchorId="2B958584" wp14:editId="222FEDD9">
                <wp:simplePos x="0" y="0"/>
                <wp:positionH relativeFrom="column">
                  <wp:posOffset>773831</wp:posOffset>
                </wp:positionH>
                <wp:positionV relativeFrom="paragraph">
                  <wp:posOffset>2604803</wp:posOffset>
                </wp:positionV>
                <wp:extent cx="1363980" cy="175260"/>
                <wp:effectExtent l="5715" t="1270" r="1905" b="4445"/>
                <wp:wrapNone/>
                <wp:docPr id="174" name="Надпись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1752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5C753" w14:textId="77777777" w:rsidR="00530D84" w:rsidRPr="00F601E8" w:rsidRDefault="00530D84" w:rsidP="00C602C5">
                            <w:pPr>
                              <w:jc w:val="center"/>
                              <w:rPr>
                                <w:b/>
                                <w:bCs/>
                                <w:sz w:val="20"/>
                                <w:szCs w:val="20"/>
                                <w:lang w:val="en-GB"/>
                              </w:rPr>
                            </w:pPr>
                            <w:r w:rsidRPr="00443E11">
                              <w:rPr>
                                <w:b/>
                                <w:bCs/>
                                <w:color w:val="1E1A23"/>
                                <w:sz w:val="16"/>
                                <w:szCs w:val="16"/>
                                <w:lang w:val="ru"/>
                              </w:rPr>
                              <w:t>Доза соединения</w:t>
                            </w:r>
                            <w:r w:rsidRPr="00F601E8">
                              <w:rPr>
                                <w:b/>
                                <w:bCs/>
                                <w:color w:val="1E1A23"/>
                                <w:sz w:val="20"/>
                                <w:szCs w:val="20"/>
                                <w:lang w:val="ru"/>
                              </w:rPr>
                              <w:t xml:space="preserve"> (мг/кг)</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958584" id="Надпись 174" o:spid="_x0000_s1053" type="#_x0000_t202" style="position:absolute;margin-left:60.95pt;margin-top:205.1pt;width:107.4pt;height:13.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" stroked="f">
                <v:fill opacity="0"/>
                <v:textbox inset="0,0,0,0">
                  <w:txbxContent>
                    <w:p w14:paraId="7DC5C753" w14:textId="77777777" w:rsidR="00530D84" w:rsidRPr="00F601E8" w:rsidRDefault="00530D84" w:rsidP="00C602C5">
                      <w:pPr>
                        <w:jc w:val="center"/>
                        <w:rPr>
                          <w:b/>
                          <w:bCs/>
                          <w:sz w:val="20"/>
                          <w:szCs w:val="20"/>
                          <w:lang w:val="en-GB"/>
                        </w:rPr>
                      </w:pPr>
                      <w:r w:rsidRPr="00443E11">
                        <w:rPr>
                          <w:b/>
                          <w:bCs/>
                          <w:color w:val="1E1A23"/>
                          <w:sz w:val="16"/>
                          <w:szCs w:val="16"/>
                          <w:lang w:val="ru"/>
                        </w:rPr>
                        <w:t>Доза соединения</w:t>
                      </w:r>
                      <w:r w:rsidRPr="00F601E8">
                        <w:rPr>
                          <w:b/>
                          <w:bCs/>
                          <w:color w:val="1E1A23"/>
                          <w:sz w:val="20"/>
                          <w:szCs w:val="20"/>
                          <w:lang w:val="ru"/>
                        </w:rPr>
                        <w:t xml:space="preserve"> (мг/кг)</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689984" behindDoc="0" locked="0" layoutInCell="1" allowOverlap="1" wp14:anchorId="23C46FF5" wp14:editId="4207C07A">
                <wp:simplePos x="0" y="0"/>
                <wp:positionH relativeFrom="column">
                  <wp:posOffset>2312770</wp:posOffset>
                </wp:positionH>
                <wp:positionV relativeFrom="paragraph">
                  <wp:posOffset>676509</wp:posOffset>
                </wp:positionV>
                <wp:extent cx="861461" cy="490521"/>
                <wp:effectExtent l="0" t="0" r="0" b="0"/>
                <wp:wrapNone/>
                <wp:docPr id="173" name="Надпись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461" cy="49052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E229C5" w14:textId="77777777" w:rsidR="00530D84" w:rsidRPr="00236706" w:rsidRDefault="00530D84" w:rsidP="00C602C5">
                            <w:pPr>
                              <w:spacing w:after="60"/>
                              <w:rPr>
                                <w:rFonts w:cs="Arial"/>
                                <w:color w:val="1E1A23"/>
                                <w:sz w:val="12"/>
                                <w:szCs w:val="12"/>
                                <w:lang w:val="en-GB"/>
                              </w:rPr>
                            </w:pPr>
                            <w:r w:rsidRPr="00F601E8">
                              <w:rPr>
                                <w:rFonts w:cs="Arial"/>
                                <w:color w:val="1E1A23"/>
                                <w:sz w:val="16"/>
                                <w:szCs w:val="16"/>
                                <w:lang w:val="ru"/>
                              </w:rPr>
                              <w:t>Акалабрутиниб</w:t>
                            </w:r>
                          </w:p>
                          <w:p w14:paraId="4669641A" w14:textId="77777777" w:rsidR="00530D84" w:rsidRPr="00F601E8" w:rsidRDefault="00530D84" w:rsidP="00C602C5">
                            <w:pPr>
                              <w:spacing w:after="60"/>
                              <w:rPr>
                                <w:rFonts w:cs="Arial"/>
                                <w:color w:val="1E1A23"/>
                                <w:sz w:val="16"/>
                                <w:szCs w:val="16"/>
                                <w:lang w:val="en-GB"/>
                              </w:rPr>
                            </w:pPr>
                            <w:r w:rsidRPr="00F601E8">
                              <w:rPr>
                                <w:rFonts w:cs="Arial"/>
                                <w:color w:val="1E1A23"/>
                                <w:sz w:val="16"/>
                                <w:szCs w:val="16"/>
                                <w:lang w:val="ru"/>
                              </w:rPr>
                              <w:t>Ибрутиниб</w:t>
                            </w:r>
                          </w:p>
                          <w:p w14:paraId="543204E6" w14:textId="77777777" w:rsidR="00530D84" w:rsidRPr="00F601E8" w:rsidRDefault="00530D84" w:rsidP="00C602C5">
                            <w:pPr>
                              <w:spacing w:after="60"/>
                              <w:rPr>
                                <w:sz w:val="16"/>
                                <w:szCs w:val="16"/>
                                <w:lang w:val="en-GB"/>
                              </w:rPr>
                            </w:pPr>
                            <w:r w:rsidRPr="00F601E8">
                              <w:rPr>
                                <w:rFonts w:cs="Arial"/>
                                <w:color w:val="1E1A23"/>
                                <w:sz w:val="16"/>
                                <w:szCs w:val="16"/>
                                <w:lang w:val="ru"/>
                              </w:rPr>
                              <w:t>Спебрутиниб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C46FF5" id="Надпись 173" o:spid="_x0000_s1054" type="#_x0000_t202" style="position:absolute;margin-left:182.1pt;margin-top:53.25pt;width:67.85pt;height:38.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" stroked="f">
                <v:fill opacity="0"/>
                <v:textbox inset="0,0,0,0">
                  <w:txbxContent>
                    <w:p w14:paraId="73E229C5" w14:textId="77777777" w:rsidR="00530D84" w:rsidRPr="00236706" w:rsidRDefault="00530D84" w:rsidP="00C602C5">
                      <w:pPr>
                        <w:spacing w:after="60"/>
                        <w:rPr>
                          <w:rFonts w:cs="Arial"/>
                          <w:color w:val="1E1A23"/>
                          <w:sz w:val="12"/>
                          <w:szCs w:val="12"/>
                          <w:lang w:val="en-GB"/>
                        </w:rPr>
                      </w:pPr>
                      <w:r w:rsidRPr="00F601E8">
                        <w:rPr>
                          <w:rFonts w:cs="Arial"/>
                          <w:color w:val="1E1A23"/>
                          <w:sz w:val="16"/>
                          <w:szCs w:val="16"/>
                          <w:lang w:val="ru"/>
                        </w:rPr>
                        <w:t>Акалабрутиниб</w:t>
                      </w:r>
                    </w:p>
                    <w:p w14:paraId="4669641A" w14:textId="77777777" w:rsidR="00530D84" w:rsidRPr="00F601E8" w:rsidRDefault="00530D84" w:rsidP="00C602C5">
                      <w:pPr>
                        <w:spacing w:after="60"/>
                        <w:rPr>
                          <w:rFonts w:cs="Arial"/>
                          <w:color w:val="1E1A23"/>
                          <w:sz w:val="16"/>
                          <w:szCs w:val="16"/>
                          <w:lang w:val="en-GB"/>
                        </w:rPr>
                      </w:pPr>
                      <w:r w:rsidRPr="00F601E8">
                        <w:rPr>
                          <w:rFonts w:cs="Arial"/>
                          <w:color w:val="1E1A23"/>
                          <w:sz w:val="16"/>
                          <w:szCs w:val="16"/>
                          <w:lang w:val="ru"/>
                        </w:rPr>
                        <w:t>Ибрутиниб</w:t>
                      </w:r>
                    </w:p>
                    <w:p w14:paraId="543204E6" w14:textId="77777777" w:rsidR="00530D84" w:rsidRPr="00F601E8" w:rsidRDefault="00530D84" w:rsidP="00C602C5">
                      <w:pPr>
                        <w:spacing w:after="60"/>
                        <w:rPr>
                          <w:sz w:val="16"/>
                          <w:szCs w:val="16"/>
                          <w:lang w:val="en-GB"/>
                        </w:rPr>
                      </w:pPr>
                      <w:r w:rsidRPr="00F601E8">
                        <w:rPr>
                          <w:rFonts w:cs="Arial"/>
                          <w:color w:val="1E1A23"/>
                          <w:sz w:val="16"/>
                          <w:szCs w:val="16"/>
                          <w:lang w:val="ru"/>
                        </w:rPr>
                        <w:t>Спебрутиниб</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686912" behindDoc="0" locked="0" layoutInCell="1" allowOverlap="1" wp14:anchorId="3E6FE42F" wp14:editId="6591AD13">
                <wp:simplePos x="0" y="0"/>
                <wp:positionH relativeFrom="column">
                  <wp:posOffset>1364681</wp:posOffset>
                </wp:positionH>
                <wp:positionV relativeFrom="paragraph">
                  <wp:posOffset>180807</wp:posOffset>
                </wp:positionV>
                <wp:extent cx="437949" cy="269507"/>
                <wp:effectExtent l="0" t="0" r="0" b="0"/>
                <wp:wrapNone/>
                <wp:docPr id="171" name="Надпись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49" cy="26950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0A2B30" w14:textId="77777777" w:rsidR="00530D84" w:rsidRPr="00F601E8" w:rsidRDefault="00530D84" w:rsidP="00C602C5">
                            <w:pPr>
                              <w:jc w:val="center"/>
                              <w:rPr>
                                <w:sz w:val="16"/>
                                <w:szCs w:val="16"/>
                                <w:lang w:val="en-GB"/>
                              </w:rPr>
                            </w:pPr>
                            <w:r w:rsidRPr="00F601E8">
                              <w:rPr>
                                <w:color w:val="1E1A23"/>
                                <w:sz w:val="16"/>
                                <w:szCs w:val="16"/>
                                <w:lang w:val="ru"/>
                              </w:rPr>
                              <w:t>Экстракт селезенки</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6FE42F" id="Надпись 171" o:spid="_x0000_s1055" type="#_x0000_t202" style="position:absolute;margin-left:107.45pt;margin-top:14.25pt;width:34.5pt;height:2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" stroked="f">
                <v:fill opacity="0"/>
                <v:textbox inset="0,0,0,0">
                  <w:txbxContent>
                    <w:p w14:paraId="050A2B30" w14:textId="77777777" w:rsidR="00530D84" w:rsidRPr="00F601E8" w:rsidRDefault="00530D84" w:rsidP="00C602C5">
                      <w:pPr>
                        <w:jc w:val="center"/>
                        <w:rPr>
                          <w:sz w:val="16"/>
                          <w:szCs w:val="16"/>
                          <w:lang w:val="en-GB"/>
                        </w:rPr>
                      </w:pPr>
                      <w:r w:rsidRPr="00F601E8">
                        <w:rPr>
                          <w:color w:val="1E1A23"/>
                          <w:sz w:val="16"/>
                          <w:szCs w:val="16"/>
                          <w:lang w:val="ru"/>
                        </w:rPr>
                        <w:t>Экстракт селезенки</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688960" behindDoc="0" locked="0" layoutInCell="1" allowOverlap="1" wp14:anchorId="20A98F1E" wp14:editId="23E423E1">
                <wp:simplePos x="0" y="0"/>
                <wp:positionH relativeFrom="page">
                  <wp:posOffset>3344778</wp:posOffset>
                </wp:positionH>
                <wp:positionV relativeFrom="paragraph">
                  <wp:posOffset>180808</wp:posOffset>
                </wp:positionV>
                <wp:extent cx="919213" cy="394636"/>
                <wp:effectExtent l="0" t="0" r="0" b="0"/>
                <wp:wrapNone/>
                <wp:docPr id="177" name="Надпись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213" cy="39463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F6E572" w14:textId="77777777" w:rsidR="00530D84" w:rsidRPr="00F601E8" w:rsidRDefault="00530D84" w:rsidP="00C602C5">
                            <w:pPr>
                              <w:jc w:val="center"/>
                              <w:rPr>
                                <w:sz w:val="16"/>
                                <w:szCs w:val="16"/>
                                <w:lang w:val="en-GB"/>
                              </w:rPr>
                            </w:pPr>
                            <w:r w:rsidRPr="00F601E8">
                              <w:rPr>
                                <w:rFonts w:cs="Arial"/>
                                <w:color w:val="1E1A23"/>
                                <w:sz w:val="16"/>
                                <w:szCs w:val="16"/>
                                <w:lang w:val="ru"/>
                              </w:rPr>
                              <w:t>Экспрессия CD69 на поверхности клеток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A98F1E" id="Надпись 177" o:spid="_x0000_s1056" type="#_x0000_t202" style="position:absolute;margin-left:263.35pt;margin-top:14.25pt;width:72.4pt;height:31.0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" stroked="f">
                <v:fill opacity="0"/>
                <v:textbox inset="0,0,0,0">
                  <w:txbxContent>
                    <w:p w14:paraId="6FF6E572" w14:textId="77777777" w:rsidR="00530D84" w:rsidRPr="00F601E8" w:rsidRDefault="00530D84" w:rsidP="00C602C5">
                      <w:pPr>
                        <w:jc w:val="center"/>
                        <w:rPr>
                          <w:sz w:val="16"/>
                          <w:szCs w:val="16"/>
                          <w:lang w:val="en-GB"/>
                        </w:rPr>
                      </w:pPr>
                      <w:r w:rsidRPr="00F601E8">
                        <w:rPr>
                          <w:rFonts w:cs="Arial"/>
                          <w:color w:val="1E1A23"/>
                          <w:sz w:val="16"/>
                          <w:szCs w:val="16"/>
                          <w:lang w:val="ru"/>
                        </w:rPr>
                        <w:t>Экспрессия CD69 на поверхности клеток</w:t>
                      </w:r>
                    </w:p>
                  </w:txbxContent>
                </v:textbox>
                <w10:wrap anchorx="page"/>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691008" behindDoc="0" locked="0" layoutInCell="1" allowOverlap="1" wp14:anchorId="02412823" wp14:editId="18AD7F70">
                <wp:simplePos x="0" y="0"/>
                <wp:positionH relativeFrom="column">
                  <wp:posOffset>774700</wp:posOffset>
                </wp:positionH>
                <wp:positionV relativeFrom="paragraph">
                  <wp:posOffset>492760</wp:posOffset>
                </wp:positionV>
                <wp:extent cx="1741170" cy="175260"/>
                <wp:effectExtent l="3175" t="6985" r="8255" b="8255"/>
                <wp:wrapNone/>
                <wp:docPr id="176" name="Надпись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170" cy="1752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C1FCA9" w14:textId="77777777" w:rsidR="00530D84" w:rsidRPr="002A68E5" w:rsidRDefault="00530D84" w:rsidP="00C602C5">
                            <w:pPr>
                              <w:jc w:val="center"/>
                              <w:rPr>
                                <w:b/>
                                <w:bCs/>
                                <w:sz w:val="16"/>
                                <w:szCs w:val="16"/>
                                <w:lang w:val="en-GB"/>
                              </w:rPr>
                            </w:pPr>
                            <w:r w:rsidRPr="002A68E5">
                              <w:rPr>
                                <w:b/>
                                <w:bCs/>
                                <w:color w:val="1E1A23"/>
                                <w:sz w:val="16"/>
                                <w:szCs w:val="16"/>
                                <w:lang w:val="ru"/>
                              </w:rPr>
                              <w:t>Удельная активность in vivo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412823" id="Надпись 176" o:spid="_x0000_s1057" type="#_x0000_t202" style="position:absolute;margin-left:61pt;margin-top:38.8pt;width:137.1pt;height:13.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" stroked="f">
                <v:fill opacity="0"/>
                <v:textbox inset="0,0,0,0">
                  <w:txbxContent>
                    <w:p w14:paraId="75C1FCA9" w14:textId="77777777" w:rsidR="00530D84" w:rsidRPr="002A68E5" w:rsidRDefault="00530D84" w:rsidP="00C602C5">
                      <w:pPr>
                        <w:jc w:val="center"/>
                        <w:rPr>
                          <w:b/>
                          <w:bCs/>
                          <w:sz w:val="16"/>
                          <w:szCs w:val="16"/>
                          <w:lang w:val="en-GB"/>
                        </w:rPr>
                      </w:pPr>
                      <w:r w:rsidRPr="002A68E5">
                        <w:rPr>
                          <w:b/>
                          <w:bCs/>
                          <w:color w:val="1E1A23"/>
                          <w:sz w:val="16"/>
                          <w:szCs w:val="16"/>
                          <w:lang w:val="ru"/>
                        </w:rPr>
                        <w:t>Удельная активность in vivo</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687936" behindDoc="0" locked="0" layoutInCell="1" allowOverlap="1" wp14:anchorId="52FEB26C" wp14:editId="100FB5B3">
                <wp:simplePos x="0" y="0"/>
                <wp:positionH relativeFrom="column">
                  <wp:posOffset>1832610</wp:posOffset>
                </wp:positionH>
                <wp:positionV relativeFrom="paragraph">
                  <wp:posOffset>119380</wp:posOffset>
                </wp:positionV>
                <wp:extent cx="266700" cy="106680"/>
                <wp:effectExtent l="3810" t="5080" r="5715" b="2540"/>
                <wp:wrapNone/>
                <wp:docPr id="172" name="Надпись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1066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18BE30" w14:textId="77777777" w:rsidR="00530D84" w:rsidRPr="00F601E8" w:rsidRDefault="00530D84" w:rsidP="00C602C5">
                            <w:pPr>
                              <w:jc w:val="center"/>
                              <w:rPr>
                                <w:sz w:val="16"/>
                                <w:szCs w:val="16"/>
                                <w:lang w:val="en-GB"/>
                              </w:rPr>
                            </w:pPr>
                            <w:r w:rsidRPr="00F601E8">
                              <w:rPr>
                                <w:rFonts w:cs="Arial"/>
                                <w:color w:val="1E1A23"/>
                                <w:sz w:val="16"/>
                                <w:szCs w:val="16"/>
                                <w:lang w:val="ru"/>
                              </w:rPr>
                              <w:t>α-IgM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EB26C" id="Надпись 172" o:spid="_x0000_s1058" type="#_x0000_t202" style="position:absolute;margin-left:144.3pt;margin-top:9.4pt;width:21pt;height:8.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" stroked="f">
                <v:fill opacity="0"/>
                <v:textbox inset="0,0,0,0">
                  <w:txbxContent>
                    <w:p w14:paraId="5918BE30" w14:textId="77777777" w:rsidR="00530D84" w:rsidRPr="00F601E8" w:rsidRDefault="00530D84" w:rsidP="00C602C5">
                      <w:pPr>
                        <w:jc w:val="center"/>
                        <w:rPr>
                          <w:sz w:val="16"/>
                          <w:szCs w:val="16"/>
                          <w:lang w:val="en-GB"/>
                        </w:rPr>
                      </w:pPr>
                      <w:r w:rsidRPr="00F601E8">
                        <w:rPr>
                          <w:rFonts w:cs="Arial"/>
                          <w:color w:val="1E1A23"/>
                          <w:sz w:val="16"/>
                          <w:szCs w:val="16"/>
                          <w:lang w:val="ru"/>
                        </w:rPr>
                        <w:t>α-IgM</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685888" behindDoc="0" locked="0" layoutInCell="1" allowOverlap="1" wp14:anchorId="45BA4D0C" wp14:editId="172AA7F8">
                <wp:simplePos x="0" y="0"/>
                <wp:positionH relativeFrom="column">
                  <wp:posOffset>994410</wp:posOffset>
                </wp:positionH>
                <wp:positionV relativeFrom="paragraph">
                  <wp:posOffset>104140</wp:posOffset>
                </wp:positionV>
                <wp:extent cx="182880" cy="106680"/>
                <wp:effectExtent l="3810" t="8890" r="3810" b="8255"/>
                <wp:wrapNone/>
                <wp:docPr id="170" name="Надпись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1066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EA91F7" w14:textId="77777777" w:rsidR="00530D84" w:rsidRPr="00F601E8" w:rsidRDefault="00530D84" w:rsidP="00C602C5">
                            <w:pPr>
                              <w:jc w:val="center"/>
                              <w:rPr>
                                <w:sz w:val="16"/>
                                <w:szCs w:val="16"/>
                                <w:lang w:val="en-GB"/>
                              </w:rPr>
                            </w:pPr>
                            <w:r w:rsidRPr="00F601E8">
                              <w:rPr>
                                <w:color w:val="1E1A23"/>
                                <w:sz w:val="16"/>
                                <w:szCs w:val="16"/>
                                <w:lang w:val="ru"/>
                              </w:rPr>
                              <w:t>3 ч</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BA4D0C" id="Надпись 170" o:spid="_x0000_s1059" type="#_x0000_t202" style="position:absolute;margin-left:78.3pt;margin-top:8.2pt;width:14.4pt;height:8.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" stroked="f">
                <v:fill opacity="0"/>
                <v:textbox inset="0,0,0,0">
                  <w:txbxContent>
                    <w:p w14:paraId="69EA91F7" w14:textId="77777777" w:rsidR="00530D84" w:rsidRPr="00F601E8" w:rsidRDefault="00530D84" w:rsidP="00C602C5">
                      <w:pPr>
                        <w:jc w:val="center"/>
                        <w:rPr>
                          <w:sz w:val="16"/>
                          <w:szCs w:val="16"/>
                          <w:lang w:val="en-GB"/>
                        </w:rPr>
                      </w:pPr>
                      <w:r w:rsidRPr="00F601E8">
                        <w:rPr>
                          <w:color w:val="1E1A23"/>
                          <w:sz w:val="16"/>
                          <w:szCs w:val="16"/>
                          <w:lang w:val="ru"/>
                        </w:rPr>
                        <w:t>3 ч</w:t>
                      </w:r>
                    </w:p>
                  </w:txbxContent>
                </v:textbox>
              </v:shape>
            </w:pict>
          </mc:Fallback>
        </mc:AlternateContent>
      </w:r>
      <w:r w:rsidRPr="00447482">
        <w:rPr>
          <w:rFonts w:asciiTheme="majorBidi" w:hAnsiTheme="majorBidi" w:cstheme="majorBidi"/>
          <w:sz w:val="18"/>
        </w:rPr>
        <w:fldChar w:fldCharType="begin"/>
      </w:r>
      <w:r w:rsidRPr="00447482">
        <w:rPr>
          <w:rFonts w:asciiTheme="majorBidi" w:hAnsiTheme="majorBidi" w:cstheme="majorBidi"/>
          <w:sz w:val="18"/>
        </w:rPr>
        <w:instrText xml:space="preserve"> INCLUDEPICTURE  "P:\\..\\..\\..\\AppData\\Local\\Temp\\FineReader12.00\\media\\image5.jpeg" \* MERGEFORMATINET </w:instrText>
      </w:r>
      <w:r w:rsidRPr="00447482">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"\\\\gamma\\..\\..\\..\\AppData\\Local\\Temp\\FineReader12.00\\media\\image5.jpeg"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"\\\\gamma\\..\\..\\..\\AppData\\Local\\Temp\\FineReader12.00\\media\\image5.jpeg"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"\\\\gamma\\..\\..\\..\\AppData\\Local\\Temp\\FineReader12.00\\media\\image5.jpeg"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"\\\\gamma\\..\\..\\..\\AppData\\Local\\Temp\\FineReader12.00\\media\\image5.jpeg"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"\\\\gamma\\..\\..\\..\\AppData\\Local\\Temp\\FineReader12.00\\media\\image5.jpeg"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"\\\\gamma\\..\\..\\..\\AppData\\Local\\Temp\\FineReader12.00\\media\\image5.jpeg"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"\\\\gamma\\..\\..\\..\\AppData\\Local\\Temp\\FineReader12.00\\media\\image5.jpeg"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"\\\\gamma\\..\\..\\..\\AppData\\Local\\Temp\\FineReader12.00\\media\\image5.jpeg"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"\\\\gamma\\..\\..\\..\\AppData\\Local\\Temp\\FineReader12.00\\media\\image5.jpeg"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"\\\\gamma\\..\\..\\..\\AppData\\Local\\Temp\\FineReader12.00\\media\\image5.jpeg" \* MERGEFORMATINET </w:instrText>
      </w:r>
      <w:r>
        <w:rPr>
          <w:rFonts w:asciiTheme="majorBidi" w:hAnsiTheme="majorBidi" w:cstheme="majorBidi"/>
          <w:sz w:val="18"/>
        </w:rPr>
        <w:fldChar w:fldCharType="separate"/>
      </w:r>
      <w:r w:rsidR="00EF4A08">
        <w:rPr>
          <w:rFonts w:asciiTheme="majorBidi" w:hAnsiTheme="majorBidi" w:cstheme="majorBidi"/>
          <w:sz w:val="18"/>
        </w:rPr>
        <w:fldChar w:fldCharType="begin"/>
      </w:r>
      <w:r w:rsidR="00EF4A08">
        <w:rPr>
          <w:rFonts w:asciiTheme="majorBidi" w:hAnsiTheme="majorBidi" w:cstheme="majorBidi"/>
          <w:sz w:val="18"/>
        </w:rPr>
        <w:instrText xml:space="preserve"> INCLUDEPICTURE  "\\\\gamma\\..\\..\\..\\AppData\\Local\\Temp\\FineReader12.00\\media\\image5.jpeg" \* MERGEFORMATINET </w:instrText>
      </w:r>
      <w:r w:rsidR="00EF4A08">
        <w:rPr>
          <w:rFonts w:asciiTheme="majorBidi" w:hAnsiTheme="majorBidi" w:cstheme="majorBidi"/>
          <w:sz w:val="18"/>
        </w:rPr>
        <w:fldChar w:fldCharType="separate"/>
      </w:r>
      <w:r w:rsidR="00C949AD">
        <w:rPr>
          <w:rFonts w:asciiTheme="majorBidi" w:hAnsiTheme="majorBidi" w:cstheme="majorBidi"/>
          <w:sz w:val="18"/>
        </w:rPr>
        <w:fldChar w:fldCharType="begin"/>
      </w:r>
      <w:r w:rsidR="00C949AD">
        <w:rPr>
          <w:rFonts w:asciiTheme="majorBidi" w:hAnsiTheme="majorBidi" w:cstheme="majorBidi"/>
          <w:sz w:val="18"/>
        </w:rPr>
        <w:instrText xml:space="preserve"> INCLUDEPICTURE  "\\\\gamma\\..\\..\\..\\AppData\\Local\\Temp\\FineReader12.00\\media\\image5.jpeg" \* MERGEFORMATINET </w:instrText>
      </w:r>
      <w:r w:rsidR="00C949AD">
        <w:rPr>
          <w:rFonts w:asciiTheme="majorBidi" w:hAnsiTheme="majorBidi" w:cstheme="majorBidi"/>
          <w:sz w:val="18"/>
        </w:rPr>
        <w:fldChar w:fldCharType="separate"/>
      </w:r>
      <w:r w:rsidR="00AC2EC6">
        <w:rPr>
          <w:rFonts w:asciiTheme="majorBidi" w:hAnsiTheme="majorBidi" w:cstheme="majorBidi"/>
          <w:sz w:val="18"/>
        </w:rPr>
        <w:fldChar w:fldCharType="begin"/>
      </w:r>
      <w:r w:rsidR="00AC2EC6">
        <w:rPr>
          <w:rFonts w:asciiTheme="majorBidi" w:hAnsiTheme="majorBidi" w:cstheme="majorBidi"/>
          <w:sz w:val="18"/>
        </w:rPr>
        <w:instrText xml:space="preserve"> INCLUDEPICTURE  "\\\\gamma\\..\\..\\..\\AppData\\Local\\Temp\\FineReader12.00\\media\\image5.jpeg" \* MERGEFORMATINET </w:instrText>
      </w:r>
      <w:r w:rsidR="00AC2EC6">
        <w:rPr>
          <w:rFonts w:asciiTheme="majorBidi" w:hAnsiTheme="majorBidi" w:cstheme="majorBidi"/>
          <w:sz w:val="18"/>
        </w:rPr>
        <w:fldChar w:fldCharType="separate"/>
      </w:r>
      <w:r w:rsidR="00340AB4">
        <w:rPr>
          <w:rFonts w:asciiTheme="majorBidi" w:hAnsiTheme="majorBidi" w:cstheme="majorBidi"/>
          <w:sz w:val="18"/>
        </w:rPr>
        <w:fldChar w:fldCharType="begin"/>
      </w:r>
      <w:r w:rsidR="00340AB4">
        <w:rPr>
          <w:rFonts w:asciiTheme="majorBidi" w:hAnsiTheme="majorBidi" w:cstheme="majorBidi"/>
          <w:sz w:val="18"/>
        </w:rPr>
        <w:instrText xml:space="preserve"> INCLUDEPICTURE  "\\\\gamma\\..\\..\\..\\AppData\\Local\\Temp\\FineReader12.00\\media\\image5.jpeg" \* MERGEFORMATINET </w:instrText>
      </w:r>
      <w:r w:rsidR="00340AB4">
        <w:rPr>
          <w:rFonts w:asciiTheme="majorBidi" w:hAnsiTheme="majorBidi" w:cstheme="majorBidi"/>
          <w:sz w:val="18"/>
        </w:rPr>
        <w:fldChar w:fldCharType="separate"/>
      </w:r>
      <w:r w:rsidR="00FB0E21">
        <w:rPr>
          <w:rFonts w:asciiTheme="majorBidi" w:hAnsiTheme="majorBidi" w:cstheme="majorBidi"/>
          <w:sz w:val="18"/>
        </w:rPr>
        <w:fldChar w:fldCharType="begin"/>
      </w:r>
      <w:r w:rsidR="00FB0E21">
        <w:rPr>
          <w:rFonts w:asciiTheme="majorBidi" w:hAnsiTheme="majorBidi" w:cstheme="majorBidi"/>
          <w:sz w:val="18"/>
        </w:rPr>
        <w:instrText xml:space="preserve"> INCLUDEPICTURE  "\\\\gamma\\..\\..\\..\\AppData\\Local\\Temp\\FineReader12.00\\media\\image5.jpeg" \* MERGEFORMATINET </w:instrText>
      </w:r>
      <w:r w:rsidR="00FB0E21">
        <w:rPr>
          <w:rFonts w:asciiTheme="majorBidi" w:hAnsiTheme="majorBidi" w:cstheme="majorBidi"/>
          <w:sz w:val="18"/>
        </w:rPr>
        <w:fldChar w:fldCharType="separate"/>
      </w:r>
      <w:r w:rsidR="00883972">
        <w:rPr>
          <w:rFonts w:asciiTheme="majorBidi" w:hAnsiTheme="majorBidi" w:cstheme="majorBidi"/>
          <w:sz w:val="18"/>
        </w:rPr>
        <w:fldChar w:fldCharType="begin"/>
      </w:r>
      <w:r w:rsidR="00883972">
        <w:rPr>
          <w:rFonts w:asciiTheme="majorBidi" w:hAnsiTheme="majorBidi" w:cstheme="majorBidi"/>
          <w:sz w:val="18"/>
        </w:rPr>
        <w:instrText xml:space="preserve"> INCLUDEPICTURE  "\\\\gamma\\..\\..\\..\\AppData\\Local\\Temp\\FineReader12.00\\media\\image5.jpeg" \* MERGEFORMATINET </w:instrText>
      </w:r>
      <w:r w:rsidR="00883972">
        <w:rPr>
          <w:rFonts w:asciiTheme="majorBidi" w:hAnsiTheme="majorBidi" w:cstheme="majorBidi"/>
          <w:sz w:val="18"/>
        </w:rPr>
        <w:fldChar w:fldCharType="separate"/>
      </w:r>
      <w:r w:rsidR="00787E70">
        <w:rPr>
          <w:rFonts w:asciiTheme="majorBidi" w:hAnsiTheme="majorBidi" w:cstheme="majorBidi"/>
          <w:sz w:val="18"/>
        </w:rPr>
        <w:fldChar w:fldCharType="begin"/>
      </w:r>
      <w:r w:rsidR="00787E70">
        <w:rPr>
          <w:rFonts w:asciiTheme="majorBidi" w:hAnsiTheme="majorBidi" w:cstheme="majorBidi"/>
          <w:sz w:val="18"/>
        </w:rPr>
        <w:instrText xml:space="preserve"> INCLUDEPICTURE  "\\\\gamma\\..\\..\\..\\AppData\\Local\\Temp\\FineReader12.00\\media\\image5.jpeg" \* MERGEFORMATINET </w:instrText>
      </w:r>
      <w:r w:rsidR="00787E70">
        <w:rPr>
          <w:rFonts w:asciiTheme="majorBidi" w:hAnsiTheme="majorBidi" w:cstheme="majorBidi"/>
          <w:sz w:val="18"/>
        </w:rPr>
        <w:fldChar w:fldCharType="separate"/>
      </w:r>
      <w:r w:rsidR="00DF0A8E">
        <w:rPr>
          <w:rFonts w:asciiTheme="majorBidi" w:hAnsiTheme="majorBidi" w:cstheme="majorBidi"/>
          <w:sz w:val="18"/>
        </w:rPr>
        <w:fldChar w:fldCharType="begin"/>
      </w:r>
      <w:r w:rsidR="00DF0A8E">
        <w:rPr>
          <w:rFonts w:asciiTheme="majorBidi" w:hAnsiTheme="majorBidi" w:cstheme="majorBidi"/>
          <w:sz w:val="18"/>
        </w:rPr>
        <w:instrText xml:space="preserve"> INCLUDEPICTURE  "\\\\gamma\\..\\..\\..\\AppData\\Local\\Temp\\FineReader12.00\\media\\image5.jpeg" \* MERGEFORMATINET </w:instrText>
      </w:r>
      <w:r w:rsidR="00DF0A8E">
        <w:rPr>
          <w:rFonts w:asciiTheme="majorBidi" w:hAnsiTheme="majorBidi" w:cstheme="majorBidi"/>
          <w:sz w:val="18"/>
        </w:rPr>
        <w:fldChar w:fldCharType="separate"/>
      </w:r>
      <w:r w:rsidR="000E2CF2">
        <w:rPr>
          <w:rFonts w:asciiTheme="majorBidi" w:hAnsiTheme="majorBidi" w:cstheme="majorBidi"/>
          <w:sz w:val="18"/>
        </w:rPr>
        <w:fldChar w:fldCharType="begin"/>
      </w:r>
      <w:r w:rsidR="000E2CF2">
        <w:rPr>
          <w:rFonts w:asciiTheme="majorBidi" w:hAnsiTheme="majorBidi" w:cstheme="majorBidi"/>
          <w:sz w:val="18"/>
        </w:rPr>
        <w:instrText xml:space="preserve"> INCLUDEPICTURE  "\\\\gamma\\..\\..\\..\\AppData\\Local\\Temp\\FineReader12.00\\media\\image5.jpeg" \* MERGEFORMATINET </w:instrText>
      </w:r>
      <w:r w:rsidR="000E2CF2">
        <w:rPr>
          <w:rFonts w:asciiTheme="majorBidi" w:hAnsiTheme="majorBidi" w:cstheme="majorBidi"/>
          <w:sz w:val="18"/>
        </w:rPr>
        <w:fldChar w:fldCharType="separate"/>
      </w:r>
      <w:r w:rsidR="00530D84">
        <w:rPr>
          <w:rFonts w:asciiTheme="majorBidi" w:hAnsiTheme="majorBidi" w:cstheme="majorBidi"/>
          <w:sz w:val="18"/>
        </w:rPr>
        <w:fldChar w:fldCharType="begin"/>
      </w:r>
      <w:r w:rsidR="00530D84">
        <w:rPr>
          <w:rFonts w:asciiTheme="majorBidi" w:hAnsiTheme="majorBidi" w:cstheme="majorBidi"/>
          <w:sz w:val="18"/>
        </w:rPr>
        <w:instrText xml:space="preserve"> INCLUDEPICTURE  "\\\\gamma\\..\\..\\..\\AppData\\Local\\Temp\\FineReader12.00\\media\\image5.jpeg" \* MERGEFORMATINET </w:instrText>
      </w:r>
      <w:r w:rsidR="00530D84">
        <w:rPr>
          <w:rFonts w:asciiTheme="majorBidi" w:hAnsiTheme="majorBidi" w:cstheme="majorBidi"/>
          <w:sz w:val="18"/>
        </w:rPr>
        <w:fldChar w:fldCharType="separate"/>
      </w:r>
      <w:r w:rsidR="00814DBB">
        <w:rPr>
          <w:rFonts w:asciiTheme="majorBidi" w:hAnsiTheme="majorBidi" w:cstheme="majorBidi"/>
          <w:sz w:val="18"/>
        </w:rPr>
        <w:fldChar w:fldCharType="begin"/>
      </w:r>
      <w:r w:rsidR="00814DBB">
        <w:rPr>
          <w:rFonts w:asciiTheme="majorBidi" w:hAnsiTheme="majorBidi" w:cstheme="majorBidi"/>
          <w:sz w:val="18"/>
        </w:rPr>
        <w:instrText xml:space="preserve"> INCLUDEPICTURE  "\\\\gamma\\..\\..\\..\\AppData\\Local\\Temp\\FineReader12.00\\media\\image5.jpeg" \* MERGEFORMATINET </w:instrText>
      </w:r>
      <w:r w:rsidR="00814DBB">
        <w:rPr>
          <w:rFonts w:asciiTheme="majorBidi" w:hAnsiTheme="majorBidi" w:cstheme="majorBidi"/>
          <w:sz w:val="18"/>
        </w:rPr>
        <w:fldChar w:fldCharType="separate"/>
      </w:r>
      <w:r w:rsidR="0092595C">
        <w:rPr>
          <w:rFonts w:asciiTheme="majorBidi" w:hAnsiTheme="majorBidi" w:cstheme="majorBidi"/>
          <w:sz w:val="18"/>
        </w:rPr>
        <w:fldChar w:fldCharType="begin"/>
      </w:r>
      <w:r w:rsidR="0092595C">
        <w:rPr>
          <w:rFonts w:asciiTheme="majorBidi" w:hAnsiTheme="majorBidi" w:cstheme="majorBidi"/>
          <w:sz w:val="18"/>
        </w:rPr>
        <w:instrText xml:space="preserve"> INCLUDEPICTURE  "\\\\gamma\\..\\..\\..\\AppData\\Local\\Temp\\FineReader12.00\\media\\image5.jpeg" \* MERGEFORMATINET </w:instrText>
      </w:r>
      <w:r w:rsidR="0092595C">
        <w:rPr>
          <w:rFonts w:asciiTheme="majorBidi" w:hAnsiTheme="majorBidi" w:cstheme="majorBidi"/>
          <w:sz w:val="18"/>
        </w:rPr>
        <w:fldChar w:fldCharType="separate"/>
      </w:r>
      <w:r w:rsidR="0028130E">
        <w:rPr>
          <w:rFonts w:asciiTheme="majorBidi" w:hAnsiTheme="majorBidi" w:cstheme="majorBidi"/>
          <w:sz w:val="18"/>
        </w:rPr>
        <w:fldChar w:fldCharType="begin"/>
      </w:r>
      <w:r w:rsidR="0028130E">
        <w:rPr>
          <w:rFonts w:asciiTheme="majorBidi" w:hAnsiTheme="majorBidi" w:cstheme="majorBidi"/>
          <w:sz w:val="18"/>
        </w:rPr>
        <w:instrText xml:space="preserve"> INCLUDEPICTURE  "\\\\gamma\\..\\..\\..\\AppData\\Local\\Temp\\FineReader12.00\\media\\image5.jpeg" \* MERGEFORMATINET </w:instrText>
      </w:r>
      <w:r w:rsidR="0028130E">
        <w:rPr>
          <w:rFonts w:asciiTheme="majorBidi" w:hAnsiTheme="majorBidi" w:cstheme="majorBidi"/>
          <w:sz w:val="18"/>
        </w:rPr>
        <w:fldChar w:fldCharType="separate"/>
      </w:r>
      <w:r w:rsidR="002B1FAF">
        <w:rPr>
          <w:rFonts w:asciiTheme="majorBidi" w:hAnsiTheme="majorBidi" w:cstheme="majorBidi"/>
          <w:sz w:val="18"/>
        </w:rPr>
        <w:fldChar w:fldCharType="begin"/>
      </w:r>
      <w:r w:rsidR="002B1FAF">
        <w:rPr>
          <w:rFonts w:asciiTheme="majorBidi" w:hAnsiTheme="majorBidi" w:cstheme="majorBidi"/>
          <w:sz w:val="18"/>
        </w:rPr>
        <w:instrText xml:space="preserve"> </w:instrText>
      </w:r>
      <w:r w:rsidR="002B1FAF">
        <w:rPr>
          <w:rFonts w:asciiTheme="majorBidi" w:hAnsiTheme="majorBidi" w:cstheme="majorBidi"/>
          <w:sz w:val="18"/>
        </w:rPr>
        <w:instrText>INCLUDEPICTURE  "\\\\gamma\\..\\..\\..\\AppData\\Local\\Temp\\FineReader12.00\\media\\image5.jpeg" \* MERGEFORMATINET</w:instrText>
      </w:r>
      <w:r w:rsidR="002B1FAF">
        <w:rPr>
          <w:rFonts w:asciiTheme="majorBidi" w:hAnsiTheme="majorBidi" w:cstheme="majorBidi"/>
          <w:sz w:val="18"/>
        </w:rPr>
        <w:instrText xml:space="preserve"> </w:instrText>
      </w:r>
      <w:r w:rsidR="002B1FAF">
        <w:rPr>
          <w:rFonts w:asciiTheme="majorBidi" w:hAnsiTheme="majorBidi" w:cstheme="majorBidi"/>
          <w:sz w:val="18"/>
        </w:rPr>
        <w:fldChar w:fldCharType="separate"/>
      </w:r>
      <w:r w:rsidR="002B1FAF">
        <w:rPr>
          <w:rFonts w:asciiTheme="majorBidi" w:hAnsiTheme="majorBidi" w:cstheme="majorBidi"/>
          <w:sz w:val="18"/>
        </w:rPr>
        <w:pict w14:anchorId="2EA40914">
          <v:shape id="_x0000_i1027" type="#_x0000_t75" style="width:266pt;height:219.35pt" o:bordertopcolor="this" o:borderleftcolor="this" o:borderbottomcolor="this" o:borderrightcolor="this">
            <v:imagedata r:id="rId20" r:href="rId21"/>
          </v:shape>
        </w:pict>
      </w:r>
      <w:r w:rsidR="002B1FAF">
        <w:rPr>
          <w:rFonts w:asciiTheme="majorBidi" w:hAnsiTheme="majorBidi" w:cstheme="majorBidi"/>
          <w:sz w:val="18"/>
        </w:rPr>
        <w:fldChar w:fldCharType="end"/>
      </w:r>
      <w:r w:rsidR="0028130E">
        <w:rPr>
          <w:rFonts w:asciiTheme="majorBidi" w:hAnsiTheme="majorBidi" w:cstheme="majorBidi"/>
          <w:sz w:val="18"/>
        </w:rPr>
        <w:fldChar w:fldCharType="end"/>
      </w:r>
      <w:r w:rsidR="0092595C">
        <w:rPr>
          <w:rFonts w:asciiTheme="majorBidi" w:hAnsiTheme="majorBidi" w:cstheme="majorBidi"/>
          <w:sz w:val="18"/>
        </w:rPr>
        <w:fldChar w:fldCharType="end"/>
      </w:r>
      <w:r w:rsidR="00814DBB">
        <w:rPr>
          <w:rFonts w:asciiTheme="majorBidi" w:hAnsiTheme="majorBidi" w:cstheme="majorBidi"/>
          <w:sz w:val="18"/>
        </w:rPr>
        <w:fldChar w:fldCharType="end"/>
      </w:r>
      <w:r w:rsidR="00530D84">
        <w:rPr>
          <w:rFonts w:asciiTheme="majorBidi" w:hAnsiTheme="majorBidi" w:cstheme="majorBidi"/>
          <w:sz w:val="18"/>
        </w:rPr>
        <w:fldChar w:fldCharType="end"/>
      </w:r>
      <w:r w:rsidR="000E2CF2">
        <w:rPr>
          <w:rFonts w:asciiTheme="majorBidi" w:hAnsiTheme="majorBidi" w:cstheme="majorBidi"/>
          <w:sz w:val="18"/>
        </w:rPr>
        <w:fldChar w:fldCharType="end"/>
      </w:r>
      <w:r w:rsidR="00DF0A8E">
        <w:rPr>
          <w:rFonts w:asciiTheme="majorBidi" w:hAnsiTheme="majorBidi" w:cstheme="majorBidi"/>
          <w:sz w:val="18"/>
        </w:rPr>
        <w:fldChar w:fldCharType="end"/>
      </w:r>
      <w:r w:rsidR="00787E70">
        <w:rPr>
          <w:rFonts w:asciiTheme="majorBidi" w:hAnsiTheme="majorBidi" w:cstheme="majorBidi"/>
          <w:sz w:val="18"/>
        </w:rPr>
        <w:fldChar w:fldCharType="end"/>
      </w:r>
      <w:r w:rsidR="00883972">
        <w:rPr>
          <w:rFonts w:asciiTheme="majorBidi" w:hAnsiTheme="majorBidi" w:cstheme="majorBidi"/>
          <w:sz w:val="18"/>
        </w:rPr>
        <w:fldChar w:fldCharType="end"/>
      </w:r>
      <w:r w:rsidR="00FB0E21">
        <w:rPr>
          <w:rFonts w:asciiTheme="majorBidi" w:hAnsiTheme="majorBidi" w:cstheme="majorBidi"/>
          <w:sz w:val="18"/>
        </w:rPr>
        <w:fldChar w:fldCharType="end"/>
      </w:r>
      <w:r w:rsidR="00340AB4">
        <w:rPr>
          <w:rFonts w:asciiTheme="majorBidi" w:hAnsiTheme="majorBidi" w:cstheme="majorBidi"/>
          <w:sz w:val="18"/>
        </w:rPr>
        <w:fldChar w:fldCharType="end"/>
      </w:r>
      <w:r w:rsidR="00AC2EC6">
        <w:rPr>
          <w:rFonts w:asciiTheme="majorBidi" w:hAnsiTheme="majorBidi" w:cstheme="majorBidi"/>
          <w:sz w:val="18"/>
        </w:rPr>
        <w:fldChar w:fldCharType="end"/>
      </w:r>
      <w:r w:rsidR="00C949AD">
        <w:rPr>
          <w:rFonts w:asciiTheme="majorBidi" w:hAnsiTheme="majorBidi" w:cstheme="majorBidi"/>
          <w:sz w:val="18"/>
        </w:rPr>
        <w:fldChar w:fldCharType="end"/>
      </w:r>
      <w:r w:rsidR="00EF4A08">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sidRPr="00447482">
        <w:rPr>
          <w:rFonts w:asciiTheme="majorBidi" w:hAnsiTheme="majorBidi" w:cstheme="majorBidi"/>
          <w:sz w:val="18"/>
        </w:rPr>
        <w:fldChar w:fldCharType="end"/>
      </w:r>
    </w:p>
    <w:p w14:paraId="2F457844" w14:textId="77777777" w:rsidR="00C602C5" w:rsidRPr="00447482" w:rsidRDefault="00C602C5" w:rsidP="00C602C5">
      <w:pPr>
        <w:tabs>
          <w:tab w:val="left" w:pos="567"/>
        </w:tabs>
        <w:rPr>
          <w:rFonts w:asciiTheme="majorBidi" w:hAnsiTheme="majorBidi" w:cstheme="majorBidi"/>
          <w:sz w:val="18"/>
        </w:rPr>
      </w:pPr>
    </w:p>
    <w:p w14:paraId="3464D4DF" w14:textId="23D6093F" w:rsidR="00B50A8D" w:rsidRDefault="00B50A8D" w:rsidP="00B50A8D">
      <w:pPr>
        <w:pStyle w:val="af5"/>
        <w:keepNext/>
        <w:jc w:val="both"/>
      </w:pPr>
      <w:bookmarkStart w:id="261" w:name="_Toc159973355"/>
      <w:r>
        <w:t xml:space="preserve">Таблица </w:t>
      </w:r>
      <w:fldSimple w:instr=" STYLEREF 1 \s ">
        <w:r w:rsidR="008260B3">
          <w:rPr>
            <w:noProof/>
          </w:rPr>
          <w:t>3</w:t>
        </w:r>
      </w:fldSimple>
      <w:r w:rsidR="008260B3">
        <w:noBreakHyphen/>
      </w:r>
      <w:fldSimple w:instr=" SEQ Таблица \* ARABIC \s 1 ">
        <w:r w:rsidR="008260B3">
          <w:rPr>
            <w:noProof/>
          </w:rPr>
          <w:t>13</w:t>
        </w:r>
      </w:fldSimple>
      <w:r>
        <w:t>.</w:t>
      </w:r>
      <w:r w:rsidRPr="00B50A8D">
        <w:rPr>
          <w:rFonts w:asciiTheme="majorBidi" w:hAnsiTheme="majorBidi" w:cstheme="majorBidi"/>
          <w:lang w:val="ru"/>
        </w:rPr>
        <w:t xml:space="preserve"> </w:t>
      </w:r>
      <w:r w:rsidRPr="00B50A8D">
        <w:rPr>
          <w:rFonts w:asciiTheme="majorBidi" w:hAnsiTheme="majorBidi" w:cstheme="majorBidi"/>
          <w:b w:val="0"/>
          <w:lang w:val="ru"/>
        </w:rPr>
        <w:t>Сравнение дозозависимых ответов.</w:t>
      </w:r>
      <w:bookmarkEnd w:id="261"/>
    </w:p>
    <w:tbl>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990"/>
        <w:gridCol w:w="2204"/>
        <w:gridCol w:w="1963"/>
        <w:gridCol w:w="2189"/>
      </w:tblGrid>
      <w:tr w:rsidR="00C602C5" w:rsidRPr="00F601E8" w14:paraId="55217E5B" w14:textId="77777777" w:rsidTr="008670F3">
        <w:trPr>
          <w:trHeight w:val="601"/>
        </w:trPr>
        <w:tc>
          <w:tcPr>
            <w:tcW w:w="1600" w:type="pct"/>
            <w:shd w:val="clear" w:color="auto" w:fill="D9D9D9" w:themeFill="background1" w:themeFillShade="D9"/>
            <w:vAlign w:val="center"/>
          </w:tcPr>
          <w:p w14:paraId="4A81BE4D" w14:textId="77777777" w:rsidR="00C602C5" w:rsidRPr="00443E11" w:rsidRDefault="00C602C5" w:rsidP="008670F3">
            <w:pPr>
              <w:tabs>
                <w:tab w:val="left" w:pos="567"/>
              </w:tabs>
              <w:jc w:val="center"/>
              <w:rPr>
                <w:rFonts w:asciiTheme="majorBidi" w:hAnsiTheme="majorBidi" w:cstheme="majorBidi"/>
                <w:b/>
              </w:rPr>
            </w:pPr>
            <w:r w:rsidRPr="00443E11">
              <w:rPr>
                <w:rFonts w:asciiTheme="majorBidi" w:hAnsiTheme="majorBidi" w:cstheme="majorBidi"/>
                <w:b/>
              </w:rPr>
              <w:t>Препараты</w:t>
            </w:r>
          </w:p>
        </w:tc>
        <w:tc>
          <w:tcPr>
            <w:tcW w:w="1179" w:type="pct"/>
            <w:shd w:val="clear" w:color="auto" w:fill="D9D9D9" w:themeFill="background1" w:themeFillShade="D9"/>
            <w:vAlign w:val="center"/>
          </w:tcPr>
          <w:p w14:paraId="6E6E6A7C" w14:textId="77777777" w:rsidR="00C602C5" w:rsidRPr="00443E11" w:rsidRDefault="00C602C5" w:rsidP="008670F3">
            <w:pPr>
              <w:tabs>
                <w:tab w:val="left" w:pos="567"/>
              </w:tabs>
              <w:jc w:val="center"/>
              <w:rPr>
                <w:rFonts w:asciiTheme="majorBidi" w:hAnsiTheme="majorBidi" w:cstheme="majorBidi"/>
                <w:b/>
              </w:rPr>
            </w:pPr>
            <w:r w:rsidRPr="00443E11">
              <w:rPr>
                <w:rFonts w:asciiTheme="majorBidi" w:hAnsiTheme="majorBidi" w:cstheme="majorBidi"/>
                <w:b/>
                <w:color w:val="595859"/>
                <w:lang w:val="ru"/>
              </w:rPr>
              <w:t>ACALA</w:t>
            </w:r>
          </w:p>
        </w:tc>
        <w:tc>
          <w:tcPr>
            <w:tcW w:w="1050" w:type="pct"/>
            <w:shd w:val="clear" w:color="auto" w:fill="D9D9D9" w:themeFill="background1" w:themeFillShade="D9"/>
            <w:vAlign w:val="center"/>
          </w:tcPr>
          <w:p w14:paraId="1CF80113" w14:textId="77777777" w:rsidR="00C602C5" w:rsidRPr="00443E11" w:rsidRDefault="00C602C5" w:rsidP="008670F3">
            <w:pPr>
              <w:tabs>
                <w:tab w:val="left" w:pos="567"/>
              </w:tabs>
              <w:jc w:val="center"/>
              <w:rPr>
                <w:rFonts w:asciiTheme="majorBidi" w:hAnsiTheme="majorBidi" w:cstheme="majorBidi"/>
                <w:b/>
              </w:rPr>
            </w:pPr>
            <w:r w:rsidRPr="00443E11">
              <w:rPr>
                <w:rFonts w:asciiTheme="majorBidi" w:hAnsiTheme="majorBidi" w:cstheme="majorBidi"/>
                <w:b/>
                <w:color w:val="2B2853"/>
                <w:lang w:val="ru"/>
              </w:rPr>
              <w:t>IBT</w:t>
            </w:r>
          </w:p>
        </w:tc>
        <w:tc>
          <w:tcPr>
            <w:tcW w:w="1171" w:type="pct"/>
            <w:shd w:val="clear" w:color="auto" w:fill="D9D9D9" w:themeFill="background1" w:themeFillShade="D9"/>
            <w:vAlign w:val="center"/>
          </w:tcPr>
          <w:p w14:paraId="714DEA46" w14:textId="77777777" w:rsidR="00C602C5" w:rsidRPr="00443E11" w:rsidRDefault="00C602C5" w:rsidP="008670F3">
            <w:pPr>
              <w:tabs>
                <w:tab w:val="left" w:pos="567"/>
              </w:tabs>
              <w:jc w:val="center"/>
              <w:rPr>
                <w:rFonts w:asciiTheme="majorBidi" w:hAnsiTheme="majorBidi" w:cstheme="majorBidi"/>
                <w:b/>
              </w:rPr>
            </w:pPr>
            <w:r w:rsidRPr="00443E11">
              <w:rPr>
                <w:rFonts w:asciiTheme="majorBidi" w:hAnsiTheme="majorBidi" w:cstheme="majorBidi"/>
                <w:b/>
                <w:color w:val="2B2853"/>
                <w:lang w:val="ru"/>
              </w:rPr>
              <w:t>SPE</w:t>
            </w:r>
          </w:p>
        </w:tc>
      </w:tr>
      <w:tr w:rsidR="00C602C5" w:rsidRPr="00F601E8" w14:paraId="696ADF43" w14:textId="77777777" w:rsidTr="008670F3">
        <w:trPr>
          <w:trHeight w:val="29"/>
        </w:trPr>
        <w:tc>
          <w:tcPr>
            <w:tcW w:w="1600" w:type="pct"/>
            <w:shd w:val="clear" w:color="auto" w:fill="FFFFFF"/>
            <w:vAlign w:val="center"/>
          </w:tcPr>
          <w:p w14:paraId="00F95DE0" w14:textId="77777777" w:rsidR="00C602C5" w:rsidRPr="00F601E8" w:rsidRDefault="00C602C5" w:rsidP="008670F3">
            <w:pPr>
              <w:tabs>
                <w:tab w:val="left" w:pos="567"/>
              </w:tabs>
              <w:rPr>
                <w:rFonts w:asciiTheme="majorBidi" w:hAnsiTheme="majorBidi" w:cstheme="majorBidi"/>
              </w:rPr>
            </w:pPr>
            <w:r w:rsidRPr="00F601E8">
              <w:rPr>
                <w:rFonts w:asciiTheme="majorBidi" w:hAnsiTheme="majorBidi" w:cstheme="majorBidi"/>
                <w:smallCaps/>
                <w:color w:val="453C49"/>
                <w:lang w:val="ru"/>
              </w:rPr>
              <w:t>ED</w:t>
            </w:r>
            <w:r w:rsidRPr="00F601E8">
              <w:rPr>
                <w:rFonts w:asciiTheme="majorBidi" w:hAnsiTheme="majorBidi" w:cstheme="majorBidi"/>
                <w:smallCaps/>
                <w:color w:val="453C49"/>
                <w:vertAlign w:val="subscript"/>
                <w:lang w:val="ru"/>
              </w:rPr>
              <w:t>50</w:t>
            </w:r>
            <w:r w:rsidRPr="00F601E8">
              <w:rPr>
                <w:rFonts w:asciiTheme="majorBidi" w:hAnsiTheme="majorBidi" w:cstheme="majorBidi"/>
                <w:smallCaps/>
                <w:color w:val="453C49"/>
                <w:lang w:val="ru"/>
              </w:rPr>
              <w:t xml:space="preserve"> (мг/кг)</w:t>
            </w:r>
          </w:p>
        </w:tc>
        <w:tc>
          <w:tcPr>
            <w:tcW w:w="1179" w:type="pct"/>
            <w:shd w:val="clear" w:color="auto" w:fill="FFFFFF"/>
            <w:vAlign w:val="center"/>
          </w:tcPr>
          <w:p w14:paraId="799314AB" w14:textId="77777777" w:rsidR="00C602C5" w:rsidRPr="00F601E8" w:rsidRDefault="00C602C5" w:rsidP="008670F3">
            <w:pPr>
              <w:tabs>
                <w:tab w:val="left" w:pos="567"/>
              </w:tabs>
              <w:jc w:val="center"/>
              <w:rPr>
                <w:rFonts w:asciiTheme="majorBidi" w:hAnsiTheme="majorBidi" w:cstheme="majorBidi"/>
              </w:rPr>
            </w:pPr>
            <w:r w:rsidRPr="00F601E8">
              <w:rPr>
                <w:rFonts w:asciiTheme="majorBidi" w:hAnsiTheme="majorBidi" w:cstheme="majorBidi"/>
                <w:color w:val="453C49"/>
                <w:lang w:val="ru"/>
              </w:rPr>
              <w:t>1,3</w:t>
            </w:r>
          </w:p>
        </w:tc>
        <w:tc>
          <w:tcPr>
            <w:tcW w:w="1050" w:type="pct"/>
            <w:shd w:val="clear" w:color="auto" w:fill="FFFFFF"/>
            <w:vAlign w:val="center"/>
          </w:tcPr>
          <w:p w14:paraId="1A8CCA1A" w14:textId="77777777" w:rsidR="00C602C5" w:rsidRPr="00F601E8" w:rsidRDefault="00C602C5" w:rsidP="008670F3">
            <w:pPr>
              <w:tabs>
                <w:tab w:val="left" w:pos="567"/>
              </w:tabs>
              <w:jc w:val="center"/>
              <w:rPr>
                <w:rFonts w:asciiTheme="majorBidi" w:hAnsiTheme="majorBidi" w:cstheme="majorBidi"/>
              </w:rPr>
            </w:pPr>
            <w:r w:rsidRPr="00F601E8">
              <w:rPr>
                <w:rFonts w:asciiTheme="majorBidi" w:hAnsiTheme="majorBidi" w:cstheme="majorBidi"/>
                <w:color w:val="453C49"/>
                <w:lang w:val="ru"/>
              </w:rPr>
              <w:t>2,9</w:t>
            </w:r>
          </w:p>
        </w:tc>
        <w:tc>
          <w:tcPr>
            <w:tcW w:w="1171" w:type="pct"/>
            <w:shd w:val="clear" w:color="auto" w:fill="FFFFFF"/>
            <w:vAlign w:val="center"/>
          </w:tcPr>
          <w:p w14:paraId="26320EB4" w14:textId="77777777" w:rsidR="00C602C5" w:rsidRPr="00F601E8" w:rsidRDefault="00C602C5" w:rsidP="008670F3">
            <w:pPr>
              <w:tabs>
                <w:tab w:val="left" w:pos="567"/>
              </w:tabs>
              <w:jc w:val="center"/>
              <w:rPr>
                <w:rFonts w:asciiTheme="majorBidi" w:hAnsiTheme="majorBidi" w:cstheme="majorBidi"/>
              </w:rPr>
            </w:pPr>
            <w:r w:rsidRPr="00F601E8">
              <w:rPr>
                <w:rFonts w:asciiTheme="majorBidi" w:hAnsiTheme="majorBidi" w:cstheme="majorBidi"/>
                <w:color w:val="453C49"/>
                <w:lang w:val="ru"/>
              </w:rPr>
              <w:t>20</w:t>
            </w:r>
          </w:p>
        </w:tc>
      </w:tr>
      <w:tr w:rsidR="00C602C5" w:rsidRPr="00F601E8" w14:paraId="0FC390CB" w14:textId="77777777" w:rsidTr="008670F3">
        <w:trPr>
          <w:trHeight w:val="29"/>
        </w:trPr>
        <w:tc>
          <w:tcPr>
            <w:tcW w:w="5000" w:type="pct"/>
            <w:gridSpan w:val="4"/>
            <w:shd w:val="clear" w:color="auto" w:fill="FFFFFF"/>
            <w:vAlign w:val="center"/>
          </w:tcPr>
          <w:p w14:paraId="4403FF4E" w14:textId="77777777" w:rsidR="00C602C5" w:rsidRPr="00F601E8" w:rsidRDefault="00C602C5" w:rsidP="008670F3">
            <w:pPr>
              <w:tabs>
                <w:tab w:val="left" w:pos="567"/>
              </w:tabs>
              <w:rPr>
                <w:rFonts w:asciiTheme="majorBidi" w:hAnsiTheme="majorBidi" w:cstheme="majorBidi"/>
                <w:sz w:val="20"/>
                <w:szCs w:val="20"/>
                <w:lang w:val="ru"/>
              </w:rPr>
            </w:pPr>
            <w:r w:rsidRPr="00F601E8">
              <w:rPr>
                <w:rFonts w:asciiTheme="majorBidi" w:hAnsiTheme="majorBidi" w:cstheme="majorBidi"/>
                <w:b/>
                <w:bCs/>
                <w:sz w:val="20"/>
                <w:szCs w:val="20"/>
                <w:lang w:val="ru"/>
              </w:rPr>
              <w:t>Примечание</w:t>
            </w:r>
            <w:r w:rsidRPr="00F601E8">
              <w:rPr>
                <w:rFonts w:asciiTheme="majorBidi" w:hAnsiTheme="majorBidi" w:cstheme="majorBidi"/>
                <w:sz w:val="20"/>
                <w:szCs w:val="20"/>
                <w:lang w:val="ru"/>
              </w:rPr>
              <w:t>:</w:t>
            </w:r>
          </w:p>
          <w:p w14:paraId="686637BD" w14:textId="77777777" w:rsidR="00C602C5" w:rsidRPr="00F601E8" w:rsidRDefault="00C602C5" w:rsidP="008670F3">
            <w:pPr>
              <w:tabs>
                <w:tab w:val="left" w:pos="567"/>
              </w:tabs>
              <w:rPr>
                <w:rFonts w:asciiTheme="majorBidi" w:hAnsiTheme="majorBidi" w:cstheme="majorBidi"/>
                <w:sz w:val="20"/>
                <w:szCs w:val="20"/>
              </w:rPr>
            </w:pPr>
            <w:r w:rsidRPr="00F601E8">
              <w:rPr>
                <w:rFonts w:asciiTheme="majorBidi" w:hAnsiTheme="majorBidi" w:cstheme="majorBidi"/>
                <w:sz w:val="20"/>
                <w:szCs w:val="20"/>
                <w:lang w:val="ru"/>
              </w:rPr>
              <w:t>ACALA = акалабрутиниб; α-IgM = антииммуноглобулин класса М; BCR = В-лимфоцитарный рецептор; ED50 = концентрация полумаксимального ингибирования; IBT = ибрутиниб; SPE = спебрутиниб.</w:t>
            </w:r>
          </w:p>
          <w:p w14:paraId="347536C9" w14:textId="77777777" w:rsidR="00C602C5" w:rsidRPr="00F601E8" w:rsidRDefault="00C602C5" w:rsidP="008670F3">
            <w:pPr>
              <w:tabs>
                <w:tab w:val="left" w:pos="567"/>
              </w:tabs>
              <w:rPr>
                <w:rFonts w:asciiTheme="majorBidi" w:hAnsiTheme="majorBidi" w:cstheme="majorBidi"/>
                <w:sz w:val="16"/>
                <w:szCs w:val="20"/>
              </w:rPr>
            </w:pPr>
            <w:r w:rsidRPr="00F601E8">
              <w:rPr>
                <w:rFonts w:asciiTheme="majorBidi" w:hAnsiTheme="majorBidi" w:cstheme="majorBidi"/>
                <w:sz w:val="20"/>
                <w:szCs w:val="20"/>
                <w:lang w:val="ru"/>
              </w:rPr>
              <w:t>Экспрессия CD69: обусловленная BCR (α-IgM) стимуляция спленоцитов, выделенных у мышей, получавших одну дозу акалабрутиниба, ибрутиниба или спебрутиниба перорально через желудочный зонд в дозах до 30 мг/кг. Данные представлены в % от медианы интенсивности флуоресценции в контроле.</w:t>
            </w:r>
          </w:p>
        </w:tc>
      </w:tr>
    </w:tbl>
    <w:p w14:paraId="5C967211" w14:textId="77777777" w:rsidR="00C602C5" w:rsidRPr="00447482" w:rsidRDefault="00C602C5" w:rsidP="00C602C5">
      <w:pPr>
        <w:tabs>
          <w:tab w:val="left" w:pos="567"/>
        </w:tabs>
        <w:rPr>
          <w:rFonts w:asciiTheme="majorBidi" w:hAnsiTheme="majorBidi" w:cstheme="majorBidi"/>
          <w:sz w:val="18"/>
        </w:rPr>
      </w:pPr>
    </w:p>
    <w:p w14:paraId="12A2EA78" w14:textId="31112B1C" w:rsidR="00C602C5" w:rsidRPr="00906EF6" w:rsidRDefault="00C602C5" w:rsidP="00C602C5">
      <w:pPr>
        <w:jc w:val="both"/>
      </w:pPr>
      <w:r>
        <w:rPr>
          <w:rFonts w:asciiTheme="majorBidi" w:hAnsiTheme="majorBidi" w:cstheme="majorBidi"/>
          <w:lang w:val="ru"/>
        </w:rPr>
        <w:tab/>
      </w:r>
      <w:r w:rsidRPr="00906EF6">
        <w:rPr>
          <w:rFonts w:asciiTheme="majorBidi" w:hAnsiTheme="majorBidi" w:cstheme="majorBidi"/>
          <w:lang w:val="ru"/>
        </w:rPr>
        <w:t>Мыши (по 5 особей в группе) получали перорально однократную дозу 25 мг/кг акалабрутиниба (</w:t>
      </w:r>
      <w:r w:rsidRPr="00906EF6">
        <w:rPr>
          <w:color w:val="1E1A23"/>
          <w:lang w:val="ru"/>
        </w:rPr>
        <w:t>ACP-196</w:t>
      </w:r>
      <w:r w:rsidRPr="00906EF6">
        <w:t>)</w:t>
      </w:r>
      <w:r w:rsidRPr="00906EF6">
        <w:rPr>
          <w:rFonts w:asciiTheme="majorBidi" w:hAnsiTheme="majorBidi" w:cstheme="majorBidi"/>
          <w:lang w:val="ru"/>
        </w:rPr>
        <w:t>, ибрутиниба, спебрутиниба (CC-292)  или носителя. Селезенку мышей извлекали через 3, 6, 12, 18 или 24 часа после введения дозы и определяли степень занятости рецепторов BTK методом ИФА (модуль 5.3.1.4.5). Незанятые рецепторы BTK (% свободной BTK по сравнению с контролем) рассчитывали в различные моменты времени после введения препарата (рис.3-</w:t>
      </w:r>
      <w:r w:rsidR="00B50A8D">
        <w:rPr>
          <w:rFonts w:asciiTheme="majorBidi" w:hAnsiTheme="majorBidi" w:cstheme="majorBidi"/>
          <w:lang w:val="ru"/>
        </w:rPr>
        <w:t>4</w:t>
      </w:r>
      <w:r w:rsidRPr="00906EF6">
        <w:rPr>
          <w:rFonts w:asciiTheme="majorBidi" w:hAnsiTheme="majorBidi" w:cstheme="majorBidi"/>
          <w:lang w:val="ru"/>
        </w:rPr>
        <w:t>).</w:t>
      </w:r>
    </w:p>
    <w:p w14:paraId="0F09AD7A" w14:textId="77777777" w:rsidR="00C602C5" w:rsidRPr="00906EF6" w:rsidRDefault="00C602C5" w:rsidP="00C602C5">
      <w:pPr>
        <w:tabs>
          <w:tab w:val="left" w:pos="567"/>
        </w:tabs>
        <w:rPr>
          <w:rFonts w:asciiTheme="majorBidi" w:hAnsiTheme="majorBidi" w:cstheme="majorBidi"/>
          <w:iCs/>
          <w:lang w:val="ru"/>
        </w:rPr>
      </w:pPr>
    </w:p>
    <w:p w14:paraId="52966F04" w14:textId="0BDE21D1" w:rsidR="00B50A8D" w:rsidRDefault="00B50A8D" w:rsidP="00B50A8D">
      <w:pPr>
        <w:pStyle w:val="af5"/>
      </w:pPr>
      <w:bookmarkStart w:id="262" w:name="_Toc159973417"/>
      <w:r>
        <w:t xml:space="preserve">Рисунок </w:t>
      </w:r>
      <w:fldSimple w:instr=" STYLEREF 1 \s ">
        <w:r w:rsidR="002256A9">
          <w:rPr>
            <w:noProof/>
          </w:rPr>
          <w:t>3</w:t>
        </w:r>
      </w:fldSimple>
      <w:r w:rsidR="002256A9">
        <w:noBreakHyphen/>
      </w:r>
      <w:fldSimple w:instr=" SEQ Рисунок \* ARABIC \s 1 ">
        <w:r w:rsidR="002256A9">
          <w:rPr>
            <w:noProof/>
          </w:rPr>
          <w:t>4</w:t>
        </w:r>
      </w:fldSimple>
      <w:r>
        <w:t>.</w:t>
      </w:r>
      <w:r w:rsidRPr="00B50A8D">
        <w:rPr>
          <w:rFonts w:asciiTheme="majorBidi" w:hAnsiTheme="majorBidi" w:cstheme="majorBidi"/>
          <w:iCs/>
          <w:lang w:val="ru"/>
        </w:rPr>
        <w:t xml:space="preserve"> </w:t>
      </w:r>
      <w:r w:rsidRPr="00B50A8D">
        <w:rPr>
          <w:rFonts w:asciiTheme="majorBidi" w:hAnsiTheme="majorBidi" w:cstheme="majorBidi"/>
          <w:b w:val="0"/>
          <w:iCs/>
          <w:lang w:val="ru"/>
        </w:rPr>
        <w:t>Занятость таргетных рецепторов BTK в динамике в мышиных спленоцитах после однократной дозы акалабрутиниба 25 мг.</w:t>
      </w:r>
      <w:bookmarkEnd w:id="262"/>
    </w:p>
    <w:p w14:paraId="15650342" w14:textId="5C62BA6A" w:rsidR="00C602C5" w:rsidRPr="002A68E5" w:rsidRDefault="00C602C5" w:rsidP="00B50A8D">
      <w:pPr>
        <w:pStyle w:val="af5"/>
        <w:rPr>
          <w:rFonts w:asciiTheme="majorBidi" w:hAnsiTheme="majorBidi" w:cstheme="majorBidi"/>
          <w:sz w:val="2"/>
          <w:szCs w:val="2"/>
        </w:rPr>
      </w:pPr>
      <w:r>
        <w:rPr>
          <w:rFonts w:asciiTheme="majorBidi" w:hAnsiTheme="majorBidi" w:cstheme="majorBidi"/>
          <w:noProof/>
          <w:sz w:val="18"/>
          <w:lang w:eastAsia="ru-RU"/>
        </w:rPr>
        <w:lastRenderedPageBreak/>
        <mc:AlternateContent>
          <mc:Choice Requires="wps">
            <w:drawing>
              <wp:anchor distT="0" distB="0" distL="114300" distR="114300" simplePos="0" relativeHeight="251694080" behindDoc="0" locked="0" layoutInCell="1" allowOverlap="1" wp14:anchorId="5A7A8A11" wp14:editId="2A0F9820">
                <wp:simplePos x="0" y="0"/>
                <wp:positionH relativeFrom="column">
                  <wp:posOffset>-12700</wp:posOffset>
                </wp:positionH>
                <wp:positionV relativeFrom="paragraph">
                  <wp:posOffset>144145</wp:posOffset>
                </wp:positionV>
                <wp:extent cx="255270" cy="1958340"/>
                <wp:effectExtent l="0" t="1270" r="0" b="2540"/>
                <wp:wrapNone/>
                <wp:docPr id="169" name="Надпись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1958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548606" w14:textId="77777777" w:rsidR="00530D84" w:rsidRPr="00906EF6" w:rsidRDefault="00530D84" w:rsidP="00C602C5">
                            <w:pPr>
                              <w:jc w:val="center"/>
                              <w:rPr>
                                <w:b/>
                                <w:bCs/>
                                <w:sz w:val="16"/>
                                <w:szCs w:val="16"/>
                              </w:rPr>
                            </w:pPr>
                            <w:r w:rsidRPr="00906EF6">
                              <w:rPr>
                                <w:b/>
                                <w:bCs/>
                                <w:color w:val="1E1A23"/>
                                <w:sz w:val="16"/>
                                <w:szCs w:val="16"/>
                                <w:lang w:val="ru"/>
                              </w:rPr>
                              <w:t>Незанятые рецепторы BTK по сравнению с носителем в виде контроля,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7A8A11" id="Надпись 169" o:spid="_x0000_s1060" type="#_x0000_t202" style="position:absolute;margin-left:-1pt;margin-top:11.35pt;width:20.1pt;height:154.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" stroked="f">
                <v:textbox style="layout-flow:vertical;mso-layout-flow-alt:bottom-to-top" inset="0,0,0,0">
                  <w:txbxContent>
                    <w:p w14:paraId="6C548606" w14:textId="77777777" w:rsidR="00530D84" w:rsidRPr="00906EF6" w:rsidRDefault="00530D84" w:rsidP="00C602C5">
                      <w:pPr>
                        <w:jc w:val="center"/>
                        <w:rPr>
                          <w:b/>
                          <w:bCs/>
                          <w:sz w:val="16"/>
                          <w:szCs w:val="16"/>
                        </w:rPr>
                      </w:pPr>
                      <w:r w:rsidRPr="00906EF6">
                        <w:rPr>
                          <w:b/>
                          <w:bCs/>
                          <w:color w:val="1E1A23"/>
                          <w:sz w:val="16"/>
                          <w:szCs w:val="16"/>
                          <w:lang w:val="ru"/>
                        </w:rPr>
                        <w:t>Незанятые рецепторы BTK по сравнению с носителем в виде контроля, %</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698176" behindDoc="0" locked="0" layoutInCell="1" allowOverlap="1" wp14:anchorId="334BD752" wp14:editId="7F903A81">
                <wp:simplePos x="0" y="0"/>
                <wp:positionH relativeFrom="column">
                  <wp:posOffset>1413510</wp:posOffset>
                </wp:positionH>
                <wp:positionV relativeFrom="paragraph">
                  <wp:posOffset>2338705</wp:posOffset>
                </wp:positionV>
                <wp:extent cx="495300" cy="160020"/>
                <wp:effectExtent l="3810" t="0" r="0" b="0"/>
                <wp:wrapNone/>
                <wp:docPr id="168" name="Надпись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60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0B19CC" w14:textId="77777777" w:rsidR="00530D84" w:rsidRPr="00906EF6" w:rsidRDefault="00530D84" w:rsidP="00C602C5">
                            <w:pPr>
                              <w:jc w:val="center"/>
                              <w:rPr>
                                <w:sz w:val="16"/>
                                <w:szCs w:val="16"/>
                                <w:lang w:val="en-GB"/>
                              </w:rPr>
                            </w:pPr>
                            <w:r w:rsidRPr="00906EF6">
                              <w:rPr>
                                <w:color w:val="1E1A23"/>
                                <w:sz w:val="16"/>
                                <w:szCs w:val="16"/>
                                <w:lang w:val="ru"/>
                              </w:rPr>
                              <w:t>Часы</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4BD752" id="Надпись 168" o:spid="_x0000_s1061" type="#_x0000_t202" style="position:absolute;margin-left:111.3pt;margin-top:184.15pt;width:39pt;height:12.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" stroked="f">
                <v:textbox inset="0,0,0,0">
                  <w:txbxContent>
                    <w:p w14:paraId="6A0B19CC" w14:textId="77777777" w:rsidR="00530D84" w:rsidRPr="00906EF6" w:rsidRDefault="00530D84" w:rsidP="00C602C5">
                      <w:pPr>
                        <w:jc w:val="center"/>
                        <w:rPr>
                          <w:sz w:val="16"/>
                          <w:szCs w:val="16"/>
                          <w:lang w:val="en-GB"/>
                        </w:rPr>
                      </w:pPr>
                      <w:r w:rsidRPr="00906EF6">
                        <w:rPr>
                          <w:color w:val="1E1A23"/>
                          <w:sz w:val="16"/>
                          <w:szCs w:val="16"/>
                          <w:lang w:val="ru"/>
                        </w:rPr>
                        <w:t>Часы</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697152" behindDoc="0" locked="0" layoutInCell="1" allowOverlap="1" wp14:anchorId="5B215F46" wp14:editId="2A50D660">
                <wp:simplePos x="0" y="0"/>
                <wp:positionH relativeFrom="column">
                  <wp:posOffset>2274570</wp:posOffset>
                </wp:positionH>
                <wp:positionV relativeFrom="paragraph">
                  <wp:posOffset>144145</wp:posOffset>
                </wp:positionV>
                <wp:extent cx="495300" cy="160020"/>
                <wp:effectExtent l="0" t="1270" r="1905" b="635"/>
                <wp:wrapNone/>
                <wp:docPr id="167" name="Надпись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60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F2AEA5" w14:textId="77777777" w:rsidR="00530D84" w:rsidRPr="00906EF6" w:rsidRDefault="00530D84" w:rsidP="00C602C5">
                            <w:pPr>
                              <w:rPr>
                                <w:sz w:val="16"/>
                                <w:szCs w:val="16"/>
                                <w:lang w:val="en-GB"/>
                              </w:rPr>
                            </w:pPr>
                            <w:r w:rsidRPr="00906EF6">
                              <w:rPr>
                                <w:color w:val="1E1A23"/>
                                <w:sz w:val="16"/>
                                <w:szCs w:val="16"/>
                                <w:lang w:val="ru"/>
                              </w:rPr>
                              <w:t>CC-292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215F46" id="Надпись 167" o:spid="_x0000_s1062" type="#_x0000_t202" style="position:absolute;margin-left:179.1pt;margin-top:11.35pt;width:39pt;height:12.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" stroked="f">
                <v:textbox inset="0,0,0,0">
                  <w:txbxContent>
                    <w:p w14:paraId="0BF2AEA5" w14:textId="77777777" w:rsidR="00530D84" w:rsidRPr="00906EF6" w:rsidRDefault="00530D84" w:rsidP="00C602C5">
                      <w:pPr>
                        <w:rPr>
                          <w:sz w:val="16"/>
                          <w:szCs w:val="16"/>
                          <w:lang w:val="en-GB"/>
                        </w:rPr>
                      </w:pPr>
                      <w:r w:rsidRPr="00906EF6">
                        <w:rPr>
                          <w:color w:val="1E1A23"/>
                          <w:sz w:val="16"/>
                          <w:szCs w:val="16"/>
                          <w:lang w:val="ru"/>
                        </w:rPr>
                        <w:t>CC-292</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695104" behindDoc="0" locked="0" layoutInCell="1" allowOverlap="1" wp14:anchorId="7A3CE176" wp14:editId="0CA25BBD">
                <wp:simplePos x="0" y="0"/>
                <wp:positionH relativeFrom="column">
                  <wp:posOffset>1619250</wp:posOffset>
                </wp:positionH>
                <wp:positionV relativeFrom="paragraph">
                  <wp:posOffset>144145</wp:posOffset>
                </wp:positionV>
                <wp:extent cx="495300" cy="160020"/>
                <wp:effectExtent l="0" t="1270" r="0" b="635"/>
                <wp:wrapNone/>
                <wp:docPr id="166" name="Надпись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60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B66AA1" w14:textId="77777777" w:rsidR="00530D84" w:rsidRPr="00906EF6" w:rsidRDefault="00530D84" w:rsidP="00C602C5">
                            <w:pPr>
                              <w:rPr>
                                <w:sz w:val="16"/>
                                <w:szCs w:val="16"/>
                                <w:lang w:val="en-GB"/>
                              </w:rPr>
                            </w:pPr>
                            <w:r w:rsidRPr="00906EF6">
                              <w:rPr>
                                <w:color w:val="1E1A23"/>
                                <w:sz w:val="16"/>
                                <w:szCs w:val="16"/>
                                <w:lang w:val="ru"/>
                              </w:rPr>
                              <w:t>ибрутиниб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3CE176" id="Надпись 166" o:spid="_x0000_s1063" type="#_x0000_t202" style="position:absolute;margin-left:127.5pt;margin-top:11.35pt;width:39pt;height:12.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" stroked="f">
                <v:textbox inset="0,0,0,0">
                  <w:txbxContent>
                    <w:p w14:paraId="61B66AA1" w14:textId="77777777" w:rsidR="00530D84" w:rsidRPr="00906EF6" w:rsidRDefault="00530D84" w:rsidP="00C602C5">
                      <w:pPr>
                        <w:rPr>
                          <w:sz w:val="16"/>
                          <w:szCs w:val="16"/>
                          <w:lang w:val="en-GB"/>
                        </w:rPr>
                      </w:pPr>
                      <w:r w:rsidRPr="00906EF6">
                        <w:rPr>
                          <w:color w:val="1E1A23"/>
                          <w:sz w:val="16"/>
                          <w:szCs w:val="16"/>
                          <w:lang w:val="ru"/>
                        </w:rPr>
                        <w:t>ибрутиниб</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696128" behindDoc="0" locked="0" layoutInCell="1" allowOverlap="1" wp14:anchorId="4BA61C7A" wp14:editId="3E9F64B7">
                <wp:simplePos x="0" y="0"/>
                <wp:positionH relativeFrom="column">
                  <wp:posOffset>918210</wp:posOffset>
                </wp:positionH>
                <wp:positionV relativeFrom="paragraph">
                  <wp:posOffset>144145</wp:posOffset>
                </wp:positionV>
                <wp:extent cx="495300" cy="160020"/>
                <wp:effectExtent l="3810" t="1270" r="0" b="635"/>
                <wp:wrapNone/>
                <wp:docPr id="165" name="Надпись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60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E23D5A" w14:textId="77777777" w:rsidR="00530D84" w:rsidRPr="00906EF6" w:rsidRDefault="00530D84" w:rsidP="00C602C5">
                            <w:pPr>
                              <w:rPr>
                                <w:sz w:val="16"/>
                                <w:szCs w:val="16"/>
                                <w:lang w:val="en-GB"/>
                              </w:rPr>
                            </w:pPr>
                            <w:r w:rsidRPr="00906EF6">
                              <w:rPr>
                                <w:color w:val="1E1A23"/>
                                <w:sz w:val="16"/>
                                <w:szCs w:val="16"/>
                                <w:lang w:val="ru"/>
                              </w:rPr>
                              <w:t>ACP-196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A61C7A" id="Надпись 165" o:spid="_x0000_s1064" type="#_x0000_t202" style="position:absolute;margin-left:72.3pt;margin-top:11.35pt;width:39pt;height:12.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" stroked="f">
                <v:textbox inset="0,0,0,0">
                  <w:txbxContent>
                    <w:p w14:paraId="73E23D5A" w14:textId="77777777" w:rsidR="00530D84" w:rsidRPr="00906EF6" w:rsidRDefault="00530D84" w:rsidP="00C602C5">
                      <w:pPr>
                        <w:rPr>
                          <w:sz w:val="16"/>
                          <w:szCs w:val="16"/>
                          <w:lang w:val="en-GB"/>
                        </w:rPr>
                      </w:pPr>
                      <w:r w:rsidRPr="00906EF6">
                        <w:rPr>
                          <w:color w:val="1E1A23"/>
                          <w:sz w:val="16"/>
                          <w:szCs w:val="16"/>
                          <w:lang w:val="ru"/>
                        </w:rPr>
                        <w:t>ACP-196</w:t>
                      </w:r>
                    </w:p>
                  </w:txbxContent>
                </v:textbox>
              </v:shape>
            </w:pict>
          </mc:Fallback>
        </mc:AlternateContent>
      </w:r>
      <w:r w:rsidRPr="00447482">
        <w:rPr>
          <w:rFonts w:asciiTheme="majorBidi" w:hAnsiTheme="majorBidi" w:cstheme="majorBidi"/>
          <w:sz w:val="18"/>
        </w:rPr>
        <w:fldChar w:fldCharType="begin"/>
      </w:r>
      <w:r w:rsidRPr="00447482">
        <w:rPr>
          <w:rFonts w:asciiTheme="majorBidi" w:hAnsiTheme="majorBidi" w:cstheme="majorBidi"/>
          <w:sz w:val="18"/>
        </w:rPr>
        <w:instrText xml:space="preserve"> INCLUDEPICTURE  "P:\\..\\..\\..\\AppData\\Local\\Temp\\FineReader12.00\\media\\image6.png" \* MERGEFORMATINET </w:instrText>
      </w:r>
      <w:r w:rsidRPr="00447482">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"\\\\gamma\\..\\..\\..\\AppData\\Local\\Temp\\FineReader12.00\\media\\image6.png"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"\\\\gamma\\..\\..\\..\\AppData\\Local\\Temp\\FineReader12.00\\media\\image6.png"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"\\\\gamma\\..\\..\\..\\AppData\\Local\\Temp\\FineReader12.00\\media\\image6.png"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"\\\\gamma\\..\\..\\..\\AppData\\Local\\Temp\\FineReader12.00\\media\\image6.png"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"\\\\gamma\\..\\..\\..\\AppData\\Local\\Temp\\FineReader12.00\\media\\image6.png"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"\\\\gamma\\..\\..\\..\\AppData\\Local\\Temp\\FineReader12.00\\media\\image6.png"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"\\\\gamma\\..\\..\\..\\AppData\\Local\\Temp\\FineReader12.00\\media\\image6.png"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"\\\\gamma\\..\\..\\..\\AppData\\Local\\Temp\\FineReader12.00\\media\\image6.png"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"\\\\gamma\\..\\..\\..\\AppData\\Local\\Temp\\FineReader12.00\\media\\image6.png"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"\\\\gamma\\..\\..\\..\\AppData\\Local\\Temp\\FineReader12.00\\media\\image6.png" \* MERGEFORMATINET </w:instrText>
      </w:r>
      <w:r>
        <w:rPr>
          <w:rFonts w:asciiTheme="majorBidi" w:hAnsiTheme="majorBidi" w:cstheme="majorBidi"/>
          <w:sz w:val="18"/>
        </w:rPr>
        <w:fldChar w:fldCharType="separate"/>
      </w:r>
      <w:r w:rsidR="00EF4A08">
        <w:rPr>
          <w:rFonts w:asciiTheme="majorBidi" w:hAnsiTheme="majorBidi" w:cstheme="majorBidi"/>
          <w:sz w:val="18"/>
        </w:rPr>
        <w:fldChar w:fldCharType="begin"/>
      </w:r>
      <w:r w:rsidR="00EF4A08">
        <w:rPr>
          <w:rFonts w:asciiTheme="majorBidi" w:hAnsiTheme="majorBidi" w:cstheme="majorBidi"/>
          <w:sz w:val="18"/>
        </w:rPr>
        <w:instrText xml:space="preserve"> INCLUDEPICTURE  "\\\\gamma\\..\\..\\..\\AppData\\Local\\Temp\\FineReader12.00\\media\\image6.png" \* MERGEFORMATINET </w:instrText>
      </w:r>
      <w:r w:rsidR="00EF4A08">
        <w:rPr>
          <w:rFonts w:asciiTheme="majorBidi" w:hAnsiTheme="majorBidi" w:cstheme="majorBidi"/>
          <w:sz w:val="18"/>
        </w:rPr>
        <w:fldChar w:fldCharType="separate"/>
      </w:r>
      <w:r w:rsidR="00C949AD">
        <w:rPr>
          <w:rFonts w:asciiTheme="majorBidi" w:hAnsiTheme="majorBidi" w:cstheme="majorBidi"/>
          <w:sz w:val="18"/>
        </w:rPr>
        <w:fldChar w:fldCharType="begin"/>
      </w:r>
      <w:r w:rsidR="00C949AD">
        <w:rPr>
          <w:rFonts w:asciiTheme="majorBidi" w:hAnsiTheme="majorBidi" w:cstheme="majorBidi"/>
          <w:sz w:val="18"/>
        </w:rPr>
        <w:instrText xml:space="preserve"> INCLUDEPICTURE  "\\\\gamma\\..\\..\\..\\AppData\\Local\\Temp\\FineReader12.00\\media\\image6.png" \* MERGEFORMATINET </w:instrText>
      </w:r>
      <w:r w:rsidR="00C949AD">
        <w:rPr>
          <w:rFonts w:asciiTheme="majorBidi" w:hAnsiTheme="majorBidi" w:cstheme="majorBidi"/>
          <w:sz w:val="18"/>
        </w:rPr>
        <w:fldChar w:fldCharType="separate"/>
      </w:r>
      <w:r w:rsidR="00AC2EC6">
        <w:rPr>
          <w:rFonts w:asciiTheme="majorBidi" w:hAnsiTheme="majorBidi" w:cstheme="majorBidi"/>
          <w:sz w:val="18"/>
        </w:rPr>
        <w:fldChar w:fldCharType="begin"/>
      </w:r>
      <w:r w:rsidR="00AC2EC6">
        <w:rPr>
          <w:rFonts w:asciiTheme="majorBidi" w:hAnsiTheme="majorBidi" w:cstheme="majorBidi"/>
          <w:sz w:val="18"/>
        </w:rPr>
        <w:instrText xml:space="preserve"> INCLUDEPICTURE  "\\\\gamma\\..\\..\\..\\AppData\\Local\\Temp\\FineReader12.00\\media\\image6.png" \* MERGEFORMATINET </w:instrText>
      </w:r>
      <w:r w:rsidR="00AC2EC6">
        <w:rPr>
          <w:rFonts w:asciiTheme="majorBidi" w:hAnsiTheme="majorBidi" w:cstheme="majorBidi"/>
          <w:sz w:val="18"/>
        </w:rPr>
        <w:fldChar w:fldCharType="separate"/>
      </w:r>
      <w:r w:rsidR="00340AB4">
        <w:rPr>
          <w:rFonts w:asciiTheme="majorBidi" w:hAnsiTheme="majorBidi" w:cstheme="majorBidi"/>
          <w:sz w:val="18"/>
        </w:rPr>
        <w:fldChar w:fldCharType="begin"/>
      </w:r>
      <w:r w:rsidR="00340AB4">
        <w:rPr>
          <w:rFonts w:asciiTheme="majorBidi" w:hAnsiTheme="majorBidi" w:cstheme="majorBidi"/>
          <w:sz w:val="18"/>
        </w:rPr>
        <w:instrText xml:space="preserve"> INCLUDEPICTURE  "\\\\gamma\\..\\..\\..\\AppData\\Local\\Temp\\FineReader12.00\\media\\image6.png" \* MERGEFORMATINET </w:instrText>
      </w:r>
      <w:r w:rsidR="00340AB4">
        <w:rPr>
          <w:rFonts w:asciiTheme="majorBidi" w:hAnsiTheme="majorBidi" w:cstheme="majorBidi"/>
          <w:sz w:val="18"/>
        </w:rPr>
        <w:fldChar w:fldCharType="separate"/>
      </w:r>
      <w:r w:rsidR="00FB0E21">
        <w:rPr>
          <w:rFonts w:asciiTheme="majorBidi" w:hAnsiTheme="majorBidi" w:cstheme="majorBidi"/>
          <w:sz w:val="18"/>
        </w:rPr>
        <w:fldChar w:fldCharType="begin"/>
      </w:r>
      <w:r w:rsidR="00FB0E21">
        <w:rPr>
          <w:rFonts w:asciiTheme="majorBidi" w:hAnsiTheme="majorBidi" w:cstheme="majorBidi"/>
          <w:sz w:val="18"/>
        </w:rPr>
        <w:instrText xml:space="preserve"> INCLUDEPICTURE  "\\\\gamma\\..\\..\\..\\AppData\\Local\\Temp\\FineReader12.00\\media\\image6.png" \* MERGEFORMATINET </w:instrText>
      </w:r>
      <w:r w:rsidR="00FB0E21">
        <w:rPr>
          <w:rFonts w:asciiTheme="majorBidi" w:hAnsiTheme="majorBidi" w:cstheme="majorBidi"/>
          <w:sz w:val="18"/>
        </w:rPr>
        <w:fldChar w:fldCharType="separate"/>
      </w:r>
      <w:r w:rsidR="00883972">
        <w:rPr>
          <w:rFonts w:asciiTheme="majorBidi" w:hAnsiTheme="majorBidi" w:cstheme="majorBidi"/>
          <w:sz w:val="18"/>
        </w:rPr>
        <w:fldChar w:fldCharType="begin"/>
      </w:r>
      <w:r w:rsidR="00883972">
        <w:rPr>
          <w:rFonts w:asciiTheme="majorBidi" w:hAnsiTheme="majorBidi" w:cstheme="majorBidi"/>
          <w:sz w:val="18"/>
        </w:rPr>
        <w:instrText xml:space="preserve"> INCLUDEPICTURE  "\\\\gamma\\..\\..\\..\\AppData\\Local\\Temp\\FineReader12.00\\media\\image6.png" \* MERGEFORMATINET </w:instrText>
      </w:r>
      <w:r w:rsidR="00883972">
        <w:rPr>
          <w:rFonts w:asciiTheme="majorBidi" w:hAnsiTheme="majorBidi" w:cstheme="majorBidi"/>
          <w:sz w:val="18"/>
        </w:rPr>
        <w:fldChar w:fldCharType="separate"/>
      </w:r>
      <w:r w:rsidR="00787E70">
        <w:rPr>
          <w:rFonts w:asciiTheme="majorBidi" w:hAnsiTheme="majorBidi" w:cstheme="majorBidi"/>
          <w:sz w:val="18"/>
        </w:rPr>
        <w:fldChar w:fldCharType="begin"/>
      </w:r>
      <w:r w:rsidR="00787E70">
        <w:rPr>
          <w:rFonts w:asciiTheme="majorBidi" w:hAnsiTheme="majorBidi" w:cstheme="majorBidi"/>
          <w:sz w:val="18"/>
        </w:rPr>
        <w:instrText xml:space="preserve"> INCLUDEPICTURE  "\\\\gamma\\..\\..\\..\\AppData\\Local\\Temp\\FineReader12.00\\media\\image6.png" \* MERGEFORMATINET </w:instrText>
      </w:r>
      <w:r w:rsidR="00787E70">
        <w:rPr>
          <w:rFonts w:asciiTheme="majorBidi" w:hAnsiTheme="majorBidi" w:cstheme="majorBidi"/>
          <w:sz w:val="18"/>
        </w:rPr>
        <w:fldChar w:fldCharType="separate"/>
      </w:r>
      <w:r w:rsidR="00DF0A8E">
        <w:rPr>
          <w:rFonts w:asciiTheme="majorBidi" w:hAnsiTheme="majorBidi" w:cstheme="majorBidi"/>
          <w:sz w:val="18"/>
        </w:rPr>
        <w:fldChar w:fldCharType="begin"/>
      </w:r>
      <w:r w:rsidR="00DF0A8E">
        <w:rPr>
          <w:rFonts w:asciiTheme="majorBidi" w:hAnsiTheme="majorBidi" w:cstheme="majorBidi"/>
          <w:sz w:val="18"/>
        </w:rPr>
        <w:instrText xml:space="preserve"> INCLUDEPICTURE  "\\\\gamma\\..\\..\\..\\AppData\\Local\\Temp\\FineReader12.00\\media\\image6.png" \* MERGEFORMATINET </w:instrText>
      </w:r>
      <w:r w:rsidR="00DF0A8E">
        <w:rPr>
          <w:rFonts w:asciiTheme="majorBidi" w:hAnsiTheme="majorBidi" w:cstheme="majorBidi"/>
          <w:sz w:val="18"/>
        </w:rPr>
        <w:fldChar w:fldCharType="separate"/>
      </w:r>
      <w:r w:rsidR="000E2CF2">
        <w:rPr>
          <w:rFonts w:asciiTheme="majorBidi" w:hAnsiTheme="majorBidi" w:cstheme="majorBidi"/>
          <w:sz w:val="18"/>
        </w:rPr>
        <w:fldChar w:fldCharType="begin"/>
      </w:r>
      <w:r w:rsidR="000E2CF2">
        <w:rPr>
          <w:rFonts w:asciiTheme="majorBidi" w:hAnsiTheme="majorBidi" w:cstheme="majorBidi"/>
          <w:sz w:val="18"/>
        </w:rPr>
        <w:instrText xml:space="preserve"> INCLUDEPICTURE  "\\\\gamma\\..\\..\\..\\AppData\\Local\\Temp\\FineReader12.00\\media\\image6.png" \* MERGEFORMATINET </w:instrText>
      </w:r>
      <w:r w:rsidR="000E2CF2">
        <w:rPr>
          <w:rFonts w:asciiTheme="majorBidi" w:hAnsiTheme="majorBidi" w:cstheme="majorBidi"/>
          <w:sz w:val="18"/>
        </w:rPr>
        <w:fldChar w:fldCharType="separate"/>
      </w:r>
      <w:r w:rsidR="00530D84">
        <w:rPr>
          <w:rFonts w:asciiTheme="majorBidi" w:hAnsiTheme="majorBidi" w:cstheme="majorBidi"/>
          <w:sz w:val="18"/>
        </w:rPr>
        <w:fldChar w:fldCharType="begin"/>
      </w:r>
      <w:r w:rsidR="00530D84">
        <w:rPr>
          <w:rFonts w:asciiTheme="majorBidi" w:hAnsiTheme="majorBidi" w:cstheme="majorBidi"/>
          <w:sz w:val="18"/>
        </w:rPr>
        <w:instrText xml:space="preserve"> INCLUDEPICTURE  "\\\\gamma\\..\\..\\..\\AppData\\Local\\Temp\\FineReader12.00\\media\\image6.png" \* MERGEFORMATINET </w:instrText>
      </w:r>
      <w:r w:rsidR="00530D84">
        <w:rPr>
          <w:rFonts w:asciiTheme="majorBidi" w:hAnsiTheme="majorBidi" w:cstheme="majorBidi"/>
          <w:sz w:val="18"/>
        </w:rPr>
        <w:fldChar w:fldCharType="separate"/>
      </w:r>
      <w:r w:rsidR="00814DBB">
        <w:rPr>
          <w:rFonts w:asciiTheme="majorBidi" w:hAnsiTheme="majorBidi" w:cstheme="majorBidi"/>
          <w:sz w:val="18"/>
        </w:rPr>
        <w:fldChar w:fldCharType="begin"/>
      </w:r>
      <w:r w:rsidR="00814DBB">
        <w:rPr>
          <w:rFonts w:asciiTheme="majorBidi" w:hAnsiTheme="majorBidi" w:cstheme="majorBidi"/>
          <w:sz w:val="18"/>
        </w:rPr>
        <w:instrText xml:space="preserve"> INCLUDEPICTURE  "\\\\gamma\\..\\..\\..\\AppData\\Local\\Temp\\FineReader12.00\\media\\image6.png" \* MERGEFORMATINET </w:instrText>
      </w:r>
      <w:r w:rsidR="00814DBB">
        <w:rPr>
          <w:rFonts w:asciiTheme="majorBidi" w:hAnsiTheme="majorBidi" w:cstheme="majorBidi"/>
          <w:sz w:val="18"/>
        </w:rPr>
        <w:fldChar w:fldCharType="separate"/>
      </w:r>
      <w:r w:rsidR="0092595C">
        <w:rPr>
          <w:rFonts w:asciiTheme="majorBidi" w:hAnsiTheme="majorBidi" w:cstheme="majorBidi"/>
          <w:sz w:val="18"/>
        </w:rPr>
        <w:fldChar w:fldCharType="begin"/>
      </w:r>
      <w:r w:rsidR="0092595C">
        <w:rPr>
          <w:rFonts w:asciiTheme="majorBidi" w:hAnsiTheme="majorBidi" w:cstheme="majorBidi"/>
          <w:sz w:val="18"/>
        </w:rPr>
        <w:instrText xml:space="preserve"> INCLUDEPICTURE  "\\\\gamma\\..\\..\\..\\AppData\\Local\\Temp\\FineReader12.00\\media\\image6.png" \* MERGEFORMATINET </w:instrText>
      </w:r>
      <w:r w:rsidR="0092595C">
        <w:rPr>
          <w:rFonts w:asciiTheme="majorBidi" w:hAnsiTheme="majorBidi" w:cstheme="majorBidi"/>
          <w:sz w:val="18"/>
        </w:rPr>
        <w:fldChar w:fldCharType="separate"/>
      </w:r>
      <w:r w:rsidR="0028130E">
        <w:rPr>
          <w:rFonts w:asciiTheme="majorBidi" w:hAnsiTheme="majorBidi" w:cstheme="majorBidi"/>
          <w:sz w:val="18"/>
        </w:rPr>
        <w:fldChar w:fldCharType="begin"/>
      </w:r>
      <w:r w:rsidR="0028130E">
        <w:rPr>
          <w:rFonts w:asciiTheme="majorBidi" w:hAnsiTheme="majorBidi" w:cstheme="majorBidi"/>
          <w:sz w:val="18"/>
        </w:rPr>
        <w:instrText xml:space="preserve"> INCLUDEPICTURE  "\\\\gamma\\..\\..\\..\\AppData\\Local\\Temp\\FineReader12.00\\media\\image6.png" \* MERGEFORMATINET </w:instrText>
      </w:r>
      <w:r w:rsidR="0028130E">
        <w:rPr>
          <w:rFonts w:asciiTheme="majorBidi" w:hAnsiTheme="majorBidi" w:cstheme="majorBidi"/>
          <w:sz w:val="18"/>
        </w:rPr>
        <w:fldChar w:fldCharType="separate"/>
      </w:r>
      <w:r w:rsidR="002B1FAF">
        <w:rPr>
          <w:rFonts w:asciiTheme="majorBidi" w:hAnsiTheme="majorBidi" w:cstheme="majorBidi"/>
          <w:sz w:val="18"/>
        </w:rPr>
        <w:fldChar w:fldCharType="begin"/>
      </w:r>
      <w:r w:rsidR="002B1FAF">
        <w:rPr>
          <w:rFonts w:asciiTheme="majorBidi" w:hAnsiTheme="majorBidi" w:cstheme="majorBidi"/>
          <w:sz w:val="18"/>
        </w:rPr>
        <w:instrText xml:space="preserve"> </w:instrText>
      </w:r>
      <w:r w:rsidR="002B1FAF">
        <w:rPr>
          <w:rFonts w:asciiTheme="majorBidi" w:hAnsiTheme="majorBidi" w:cstheme="majorBidi"/>
          <w:sz w:val="18"/>
        </w:rPr>
        <w:instrText>INCLUDEPICTURE  "\\\\gamma\\..\\..\\..\</w:instrText>
      </w:r>
      <w:r w:rsidR="002B1FAF">
        <w:rPr>
          <w:rFonts w:asciiTheme="majorBidi" w:hAnsiTheme="majorBidi" w:cstheme="majorBidi"/>
          <w:sz w:val="18"/>
        </w:rPr>
        <w:instrText>\AppData\\Local\\Temp\\FineReader12.00\\media\\image6.png" \* MERGEFORMATINET</w:instrText>
      </w:r>
      <w:r w:rsidR="002B1FAF">
        <w:rPr>
          <w:rFonts w:asciiTheme="majorBidi" w:hAnsiTheme="majorBidi" w:cstheme="majorBidi"/>
          <w:sz w:val="18"/>
        </w:rPr>
        <w:instrText xml:space="preserve"> </w:instrText>
      </w:r>
      <w:r w:rsidR="002B1FAF">
        <w:rPr>
          <w:rFonts w:asciiTheme="majorBidi" w:hAnsiTheme="majorBidi" w:cstheme="majorBidi"/>
          <w:sz w:val="18"/>
        </w:rPr>
        <w:fldChar w:fldCharType="separate"/>
      </w:r>
      <w:r w:rsidR="002B1FAF">
        <w:rPr>
          <w:rFonts w:asciiTheme="majorBidi" w:hAnsiTheme="majorBidi" w:cstheme="majorBidi"/>
          <w:sz w:val="18"/>
        </w:rPr>
        <w:pict w14:anchorId="65FD230C">
          <v:shape id="_x0000_i1028" type="#_x0000_t75" style="width:236.65pt;height:198.65pt" o:bordertopcolor="this" o:borderleftcolor="this" o:borderbottomcolor="this" o:borderrightcolor="this">
            <v:imagedata r:id="rId22" r:href="rId23"/>
          </v:shape>
        </w:pict>
      </w:r>
      <w:r w:rsidR="002B1FAF">
        <w:rPr>
          <w:rFonts w:asciiTheme="majorBidi" w:hAnsiTheme="majorBidi" w:cstheme="majorBidi"/>
          <w:sz w:val="18"/>
        </w:rPr>
        <w:fldChar w:fldCharType="end"/>
      </w:r>
      <w:r w:rsidR="0028130E">
        <w:rPr>
          <w:rFonts w:asciiTheme="majorBidi" w:hAnsiTheme="majorBidi" w:cstheme="majorBidi"/>
          <w:sz w:val="18"/>
        </w:rPr>
        <w:fldChar w:fldCharType="end"/>
      </w:r>
      <w:r w:rsidR="0092595C">
        <w:rPr>
          <w:rFonts w:asciiTheme="majorBidi" w:hAnsiTheme="majorBidi" w:cstheme="majorBidi"/>
          <w:sz w:val="18"/>
        </w:rPr>
        <w:fldChar w:fldCharType="end"/>
      </w:r>
      <w:r w:rsidR="00814DBB">
        <w:rPr>
          <w:rFonts w:asciiTheme="majorBidi" w:hAnsiTheme="majorBidi" w:cstheme="majorBidi"/>
          <w:sz w:val="18"/>
        </w:rPr>
        <w:fldChar w:fldCharType="end"/>
      </w:r>
      <w:r w:rsidR="00530D84">
        <w:rPr>
          <w:rFonts w:asciiTheme="majorBidi" w:hAnsiTheme="majorBidi" w:cstheme="majorBidi"/>
          <w:sz w:val="18"/>
        </w:rPr>
        <w:fldChar w:fldCharType="end"/>
      </w:r>
      <w:r w:rsidR="000E2CF2">
        <w:rPr>
          <w:rFonts w:asciiTheme="majorBidi" w:hAnsiTheme="majorBidi" w:cstheme="majorBidi"/>
          <w:sz w:val="18"/>
        </w:rPr>
        <w:fldChar w:fldCharType="end"/>
      </w:r>
      <w:r w:rsidR="00DF0A8E">
        <w:rPr>
          <w:rFonts w:asciiTheme="majorBidi" w:hAnsiTheme="majorBidi" w:cstheme="majorBidi"/>
          <w:sz w:val="18"/>
        </w:rPr>
        <w:fldChar w:fldCharType="end"/>
      </w:r>
      <w:r w:rsidR="00787E70">
        <w:rPr>
          <w:rFonts w:asciiTheme="majorBidi" w:hAnsiTheme="majorBidi" w:cstheme="majorBidi"/>
          <w:sz w:val="18"/>
        </w:rPr>
        <w:fldChar w:fldCharType="end"/>
      </w:r>
      <w:r w:rsidR="00883972">
        <w:rPr>
          <w:rFonts w:asciiTheme="majorBidi" w:hAnsiTheme="majorBidi" w:cstheme="majorBidi"/>
          <w:sz w:val="18"/>
        </w:rPr>
        <w:fldChar w:fldCharType="end"/>
      </w:r>
      <w:r w:rsidR="00FB0E21">
        <w:rPr>
          <w:rFonts w:asciiTheme="majorBidi" w:hAnsiTheme="majorBidi" w:cstheme="majorBidi"/>
          <w:sz w:val="18"/>
        </w:rPr>
        <w:fldChar w:fldCharType="end"/>
      </w:r>
      <w:r w:rsidR="00340AB4">
        <w:rPr>
          <w:rFonts w:asciiTheme="majorBidi" w:hAnsiTheme="majorBidi" w:cstheme="majorBidi"/>
          <w:sz w:val="18"/>
        </w:rPr>
        <w:fldChar w:fldCharType="end"/>
      </w:r>
      <w:r w:rsidR="00AC2EC6">
        <w:rPr>
          <w:rFonts w:asciiTheme="majorBidi" w:hAnsiTheme="majorBidi" w:cstheme="majorBidi"/>
          <w:sz w:val="18"/>
        </w:rPr>
        <w:fldChar w:fldCharType="end"/>
      </w:r>
      <w:r w:rsidR="00C949AD">
        <w:rPr>
          <w:rFonts w:asciiTheme="majorBidi" w:hAnsiTheme="majorBidi" w:cstheme="majorBidi"/>
          <w:sz w:val="18"/>
        </w:rPr>
        <w:fldChar w:fldCharType="end"/>
      </w:r>
      <w:r w:rsidR="00EF4A08">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sidRPr="00447482">
        <w:rPr>
          <w:rFonts w:asciiTheme="majorBidi" w:hAnsiTheme="majorBidi" w:cstheme="majorBidi"/>
          <w:sz w:val="18"/>
        </w:rPr>
        <w:fldChar w:fldCharType="end"/>
      </w:r>
    </w:p>
    <w:p w14:paraId="5F3AB738" w14:textId="08305C4C" w:rsidR="00C602C5" w:rsidRPr="00906EF6" w:rsidRDefault="00C602C5" w:rsidP="00C602C5">
      <w:pPr>
        <w:tabs>
          <w:tab w:val="left" w:pos="567"/>
        </w:tabs>
        <w:jc w:val="both"/>
        <w:rPr>
          <w:rFonts w:asciiTheme="majorBidi" w:hAnsiTheme="majorBidi" w:cstheme="majorBidi"/>
          <w:i/>
          <w:iCs/>
          <w:color w:val="445469"/>
        </w:rPr>
      </w:pPr>
      <w:r>
        <w:rPr>
          <w:rFonts w:asciiTheme="majorBidi" w:hAnsiTheme="majorBidi" w:cstheme="majorBidi"/>
          <w:lang w:val="ru"/>
        </w:rPr>
        <w:tab/>
      </w:r>
      <w:r w:rsidRPr="00906EF6">
        <w:rPr>
          <w:rFonts w:asciiTheme="majorBidi" w:hAnsiTheme="majorBidi" w:cstheme="majorBidi"/>
          <w:lang w:val="ru"/>
        </w:rPr>
        <w:t>Мыши получали перорально однократную дозу 25 мг/кг акалабрутиниба, ибрутиниба, спебрутиниба или носителя. Селезенки извлекали и экстрагировали через 3, 6, 12, 18 или 24 ч после введения дозы и измеряли BCR-опосредованную повышенную регуляцию CD69 в В-лимфоцитах методом проточной цитометрии. Данные выражены в процентах от BCR-опосредованной повышенной регуляции, наблюдавшейся в спленоцитах контрольных мышей, которым вводили носитель</w:t>
      </w:r>
      <w:r>
        <w:rPr>
          <w:rFonts w:asciiTheme="majorBidi" w:hAnsiTheme="majorBidi" w:cstheme="majorBidi"/>
          <w:lang w:val="ru"/>
        </w:rPr>
        <w:t xml:space="preserve"> (табл 3-14, рис. 3-</w:t>
      </w:r>
      <w:r w:rsidR="00B50A8D">
        <w:rPr>
          <w:rFonts w:asciiTheme="majorBidi" w:hAnsiTheme="majorBidi" w:cstheme="majorBidi"/>
          <w:lang w:val="ru"/>
        </w:rPr>
        <w:t>5</w:t>
      </w:r>
      <w:r>
        <w:rPr>
          <w:rFonts w:asciiTheme="majorBidi" w:hAnsiTheme="majorBidi" w:cstheme="majorBidi"/>
          <w:lang w:val="ru"/>
        </w:rPr>
        <w:t>)</w:t>
      </w:r>
      <w:r w:rsidRPr="00906EF6">
        <w:rPr>
          <w:rFonts w:asciiTheme="majorBidi" w:hAnsiTheme="majorBidi" w:cstheme="majorBidi"/>
          <w:lang w:val="ru"/>
        </w:rPr>
        <w:t>.</w:t>
      </w:r>
    </w:p>
    <w:p w14:paraId="524F1E2A" w14:textId="38E99D41" w:rsidR="00B50A8D" w:rsidRDefault="00B50A8D" w:rsidP="00B50A8D">
      <w:pPr>
        <w:pStyle w:val="af5"/>
        <w:spacing w:before="240"/>
        <w:jc w:val="both"/>
      </w:pPr>
      <w:bookmarkStart w:id="263" w:name="_Toc159973418"/>
      <w:r>
        <w:t xml:space="preserve">Рисунок </w:t>
      </w:r>
      <w:fldSimple w:instr=" STYLEREF 1 \s ">
        <w:r w:rsidR="002256A9">
          <w:rPr>
            <w:noProof/>
          </w:rPr>
          <w:t>3</w:t>
        </w:r>
      </w:fldSimple>
      <w:r w:rsidR="002256A9">
        <w:noBreakHyphen/>
      </w:r>
      <w:fldSimple w:instr=" SEQ Рисунок \* ARABIC \s 1 ">
        <w:r w:rsidR="002256A9">
          <w:rPr>
            <w:noProof/>
          </w:rPr>
          <w:t>5</w:t>
        </w:r>
      </w:fldSimple>
      <w:r>
        <w:t>.</w:t>
      </w:r>
      <w:r w:rsidRPr="00B50A8D">
        <w:rPr>
          <w:rFonts w:asciiTheme="majorBidi" w:hAnsiTheme="majorBidi" w:cstheme="majorBidi"/>
          <w:iCs/>
          <w:lang w:val="ru"/>
        </w:rPr>
        <w:t xml:space="preserve"> </w:t>
      </w:r>
      <w:r w:rsidRPr="00B50A8D">
        <w:rPr>
          <w:rFonts w:asciiTheme="majorBidi" w:hAnsiTheme="majorBidi" w:cstheme="majorBidi"/>
          <w:b w:val="0"/>
          <w:iCs/>
          <w:lang w:val="ru"/>
        </w:rPr>
        <w:t>Динамика ингибирования BCR-опосредованной повышенной регуляции CD86 и CD69 в В-клеточных спленоцитах, собранных у мышей, которым вводили ингибиторы BTK</w:t>
      </w:r>
      <w:r>
        <w:rPr>
          <w:rFonts w:asciiTheme="majorBidi" w:hAnsiTheme="majorBidi" w:cstheme="majorBidi"/>
          <w:b w:val="0"/>
          <w:iCs/>
          <w:lang w:val="ru"/>
        </w:rPr>
        <w:t>.</w:t>
      </w:r>
      <w:bookmarkEnd w:id="263"/>
    </w:p>
    <w:p w14:paraId="6553D9BD" w14:textId="674B642E" w:rsidR="00C602C5" w:rsidRPr="008621DF" w:rsidRDefault="00C602C5" w:rsidP="00B50A8D">
      <w:pPr>
        <w:pStyle w:val="af5"/>
        <w:rPr>
          <w:rFonts w:asciiTheme="majorBidi" w:hAnsiTheme="majorBidi" w:cstheme="majorBidi"/>
          <w:sz w:val="2"/>
          <w:szCs w:val="2"/>
        </w:rPr>
      </w:pPr>
      <w:r>
        <w:rPr>
          <w:rFonts w:asciiTheme="majorBidi" w:hAnsiTheme="majorBidi" w:cstheme="majorBidi"/>
          <w:noProof/>
          <w:sz w:val="18"/>
          <w:lang w:eastAsia="ru-RU"/>
        </w:rPr>
        <mc:AlternateContent>
          <mc:Choice Requires="wps">
            <w:drawing>
              <wp:anchor distT="0" distB="0" distL="114300" distR="114300" simplePos="0" relativeHeight="251700224" behindDoc="0" locked="0" layoutInCell="1" allowOverlap="1" wp14:anchorId="03E785A5" wp14:editId="63FEB127">
                <wp:simplePos x="0" y="0"/>
                <wp:positionH relativeFrom="column">
                  <wp:posOffset>34290</wp:posOffset>
                </wp:positionH>
                <wp:positionV relativeFrom="paragraph">
                  <wp:posOffset>331470</wp:posOffset>
                </wp:positionV>
                <wp:extent cx="160020" cy="1626870"/>
                <wp:effectExtent l="0" t="0" r="0" b="3810"/>
                <wp:wrapNone/>
                <wp:docPr id="164" name="Надпись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626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AB1F49" w14:textId="77777777" w:rsidR="00530D84" w:rsidRPr="00906EF6" w:rsidRDefault="00530D84" w:rsidP="00C602C5">
                            <w:pPr>
                              <w:spacing w:after="60"/>
                              <w:jc w:val="center"/>
                              <w:rPr>
                                <w:sz w:val="16"/>
                                <w:szCs w:val="16"/>
                                <w:lang w:val="en-GB"/>
                              </w:rPr>
                            </w:pPr>
                            <w:r w:rsidRPr="00906EF6">
                              <w:rPr>
                                <w:color w:val="1E1A23"/>
                                <w:sz w:val="16"/>
                                <w:szCs w:val="16"/>
                                <w:lang w:val="ru"/>
                              </w:rPr>
                              <w:t>CD86: процент контроля</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785A5" id="Надпись 164" o:spid="_x0000_s1065" type="#_x0000_t202" style="position:absolute;margin-left:2.7pt;margin-top:26.1pt;width:12.6pt;height:128.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" stroked="f">
                <v:textbox style="layout-flow:vertical;mso-layout-flow-alt:bottom-to-top" inset="0,0,0,0">
                  <w:txbxContent>
                    <w:p w14:paraId="65AB1F49" w14:textId="77777777" w:rsidR="00530D84" w:rsidRPr="00906EF6" w:rsidRDefault="00530D84" w:rsidP="00C602C5">
                      <w:pPr>
                        <w:spacing w:after="60"/>
                        <w:jc w:val="center"/>
                        <w:rPr>
                          <w:sz w:val="16"/>
                          <w:szCs w:val="16"/>
                          <w:lang w:val="en-GB"/>
                        </w:rPr>
                      </w:pPr>
                      <w:r w:rsidRPr="00906EF6">
                        <w:rPr>
                          <w:color w:val="1E1A23"/>
                          <w:sz w:val="16"/>
                          <w:szCs w:val="16"/>
                          <w:lang w:val="ru"/>
                        </w:rPr>
                        <w:t>CD86: процент контроля</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02272" behindDoc="0" locked="0" layoutInCell="1" allowOverlap="1" wp14:anchorId="3CDF176F" wp14:editId="5592D73D">
                <wp:simplePos x="0" y="0"/>
                <wp:positionH relativeFrom="column">
                  <wp:posOffset>3382645</wp:posOffset>
                </wp:positionH>
                <wp:positionV relativeFrom="paragraph">
                  <wp:posOffset>1988820</wp:posOffset>
                </wp:positionV>
                <wp:extent cx="1176020" cy="102235"/>
                <wp:effectExtent l="1270" t="0" r="3810" b="4445"/>
                <wp:wrapNone/>
                <wp:docPr id="163" name="Надпись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6020" cy="102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1AF8FE" w14:textId="77777777" w:rsidR="00530D84" w:rsidRPr="00906EF6" w:rsidRDefault="00530D84" w:rsidP="00C602C5">
                            <w:pPr>
                              <w:spacing w:after="60"/>
                              <w:rPr>
                                <w:sz w:val="16"/>
                                <w:szCs w:val="16"/>
                              </w:rPr>
                            </w:pPr>
                            <w:r w:rsidRPr="00906EF6">
                              <w:rPr>
                                <w:color w:val="1E1A23"/>
                                <w:sz w:val="16"/>
                                <w:szCs w:val="16"/>
                                <w:lang w:val="ru"/>
                              </w:rPr>
                              <w:t>Время после введения дозы (ч)</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DF176F" id="Надпись 163" o:spid="_x0000_s1066" type="#_x0000_t202" style="position:absolute;margin-left:266.35pt;margin-top:156.6pt;width:92.6pt;height:8.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" stroked="f">
                <v:textbox inset="0,0,0,0">
                  <w:txbxContent>
                    <w:p w14:paraId="4A1AF8FE" w14:textId="77777777" w:rsidR="00530D84" w:rsidRPr="00906EF6" w:rsidRDefault="00530D84" w:rsidP="00C602C5">
                      <w:pPr>
                        <w:spacing w:after="60"/>
                        <w:rPr>
                          <w:sz w:val="16"/>
                          <w:szCs w:val="16"/>
                        </w:rPr>
                      </w:pPr>
                      <w:r w:rsidRPr="00906EF6">
                        <w:rPr>
                          <w:color w:val="1E1A23"/>
                          <w:sz w:val="16"/>
                          <w:szCs w:val="16"/>
                          <w:lang w:val="ru"/>
                        </w:rPr>
                        <w:t>Время после введения дозы (ч)</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03296" behindDoc="0" locked="0" layoutInCell="1" allowOverlap="1" wp14:anchorId="7D5817CC" wp14:editId="3795E8BE">
                <wp:simplePos x="0" y="0"/>
                <wp:positionH relativeFrom="column">
                  <wp:posOffset>727710</wp:posOffset>
                </wp:positionH>
                <wp:positionV relativeFrom="paragraph">
                  <wp:posOffset>2263140</wp:posOffset>
                </wp:positionV>
                <wp:extent cx="1181100" cy="114300"/>
                <wp:effectExtent l="3810" t="0" r="0" b="3810"/>
                <wp:wrapNone/>
                <wp:docPr id="162" name="Надпись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114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FB6AEF" w14:textId="77777777" w:rsidR="00530D84" w:rsidRPr="00906EF6" w:rsidRDefault="00530D84" w:rsidP="00C602C5">
                            <w:pPr>
                              <w:spacing w:after="60"/>
                              <w:rPr>
                                <w:sz w:val="16"/>
                                <w:szCs w:val="16"/>
                              </w:rPr>
                            </w:pPr>
                            <w:r w:rsidRPr="00906EF6">
                              <w:rPr>
                                <w:color w:val="1E1A23"/>
                                <w:sz w:val="16"/>
                                <w:szCs w:val="16"/>
                                <w:lang w:val="ru"/>
                              </w:rPr>
                              <w:t>Время после введения дозы (ч)</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5817CC" id="Надпись 162" o:spid="_x0000_s1067" type="#_x0000_t202" style="position:absolute;margin-left:57.3pt;margin-top:178.2pt;width:93pt;height: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" stroked="f">
                <v:textbox inset="0,0,0,0">
                  <w:txbxContent>
                    <w:p w14:paraId="2AFB6AEF" w14:textId="77777777" w:rsidR="00530D84" w:rsidRPr="00906EF6" w:rsidRDefault="00530D84" w:rsidP="00C602C5">
                      <w:pPr>
                        <w:spacing w:after="60"/>
                        <w:rPr>
                          <w:sz w:val="16"/>
                          <w:szCs w:val="16"/>
                        </w:rPr>
                      </w:pPr>
                      <w:r w:rsidRPr="00906EF6">
                        <w:rPr>
                          <w:color w:val="1E1A23"/>
                          <w:sz w:val="16"/>
                          <w:szCs w:val="16"/>
                          <w:lang w:val="ru"/>
                        </w:rPr>
                        <w:t>Время после введения дозы (ч)</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01248" behindDoc="0" locked="0" layoutInCell="1" allowOverlap="1" wp14:anchorId="0D0E8FC7" wp14:editId="02AE751A">
                <wp:simplePos x="0" y="0"/>
                <wp:positionH relativeFrom="column">
                  <wp:posOffset>2663190</wp:posOffset>
                </wp:positionH>
                <wp:positionV relativeFrom="paragraph">
                  <wp:posOffset>441960</wp:posOffset>
                </wp:positionV>
                <wp:extent cx="160020" cy="1463040"/>
                <wp:effectExtent l="0" t="3810" r="0" b="0"/>
                <wp:wrapNone/>
                <wp:docPr id="161" name="Надпись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463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45A3A0" w14:textId="77777777" w:rsidR="00530D84" w:rsidRPr="00906EF6" w:rsidRDefault="00530D84" w:rsidP="00C602C5">
                            <w:pPr>
                              <w:spacing w:after="60"/>
                              <w:jc w:val="center"/>
                              <w:rPr>
                                <w:sz w:val="16"/>
                                <w:szCs w:val="16"/>
                                <w:lang w:val="en-GB"/>
                              </w:rPr>
                            </w:pPr>
                            <w:r w:rsidRPr="00906EF6">
                              <w:rPr>
                                <w:color w:val="1E1A23"/>
                                <w:sz w:val="16"/>
                                <w:szCs w:val="16"/>
                                <w:lang w:val="ru"/>
                              </w:rPr>
                              <w:t>CD69: процент контроля</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E8FC7" id="Надпись 161" o:spid="_x0000_s1068" type="#_x0000_t202" style="position:absolute;margin-left:209.7pt;margin-top:34.8pt;width:12.6pt;height:115.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" stroked="f">
                <v:textbox style="layout-flow:vertical;mso-layout-flow-alt:bottom-to-top" inset="0,0,0,0">
                  <w:txbxContent>
                    <w:p w14:paraId="2545A3A0" w14:textId="77777777" w:rsidR="00530D84" w:rsidRPr="00906EF6" w:rsidRDefault="00530D84" w:rsidP="00C602C5">
                      <w:pPr>
                        <w:spacing w:after="60"/>
                        <w:jc w:val="center"/>
                        <w:rPr>
                          <w:sz w:val="16"/>
                          <w:szCs w:val="16"/>
                          <w:lang w:val="en-GB"/>
                        </w:rPr>
                      </w:pPr>
                      <w:r w:rsidRPr="00906EF6">
                        <w:rPr>
                          <w:color w:val="1E1A23"/>
                          <w:sz w:val="16"/>
                          <w:szCs w:val="16"/>
                          <w:lang w:val="ru"/>
                        </w:rPr>
                        <w:t>CD69: процент контроля</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699200" behindDoc="0" locked="0" layoutInCell="1" allowOverlap="1" wp14:anchorId="79CF1592" wp14:editId="187B8BEA">
                <wp:simplePos x="0" y="0"/>
                <wp:positionH relativeFrom="column">
                  <wp:posOffset>5177790</wp:posOffset>
                </wp:positionH>
                <wp:positionV relativeFrom="paragraph">
                  <wp:posOffset>441960</wp:posOffset>
                </wp:positionV>
                <wp:extent cx="541020" cy="624840"/>
                <wp:effectExtent l="0" t="3810" r="0" b="0"/>
                <wp:wrapNone/>
                <wp:docPr id="160" name="Надпись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624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7E9EB8" w14:textId="77777777" w:rsidR="00530D84" w:rsidRPr="00906EF6" w:rsidRDefault="00530D84" w:rsidP="00C602C5">
                            <w:pPr>
                              <w:spacing w:after="60"/>
                              <w:rPr>
                                <w:color w:val="1E1A23"/>
                                <w:sz w:val="16"/>
                                <w:szCs w:val="16"/>
                                <w:lang w:val="en-GB"/>
                              </w:rPr>
                            </w:pPr>
                            <w:r w:rsidRPr="00906EF6">
                              <w:rPr>
                                <w:color w:val="1E1A23"/>
                                <w:sz w:val="16"/>
                                <w:szCs w:val="16"/>
                                <w:lang w:val="ru"/>
                              </w:rPr>
                              <w:t>Носитель</w:t>
                            </w:r>
                          </w:p>
                          <w:p w14:paraId="559BC532" w14:textId="77777777" w:rsidR="00530D84" w:rsidRPr="00906EF6" w:rsidRDefault="00530D84" w:rsidP="00C602C5">
                            <w:pPr>
                              <w:spacing w:after="60"/>
                              <w:rPr>
                                <w:color w:val="1E1A23"/>
                                <w:sz w:val="16"/>
                                <w:szCs w:val="16"/>
                                <w:lang w:val="en-GB"/>
                              </w:rPr>
                            </w:pPr>
                            <w:r w:rsidRPr="00906EF6">
                              <w:rPr>
                                <w:color w:val="1E1A23"/>
                                <w:sz w:val="16"/>
                                <w:szCs w:val="16"/>
                                <w:lang w:val="ru"/>
                              </w:rPr>
                              <w:t>ACP-196</w:t>
                            </w:r>
                          </w:p>
                          <w:p w14:paraId="53E8EC86" w14:textId="77777777" w:rsidR="00530D84" w:rsidRPr="00906EF6" w:rsidRDefault="00530D84" w:rsidP="00C602C5">
                            <w:pPr>
                              <w:spacing w:after="60"/>
                              <w:rPr>
                                <w:color w:val="1E1A23"/>
                                <w:sz w:val="16"/>
                                <w:szCs w:val="16"/>
                                <w:lang w:val="en-GB"/>
                              </w:rPr>
                            </w:pPr>
                            <w:r w:rsidRPr="00906EF6">
                              <w:rPr>
                                <w:color w:val="1E1A23"/>
                                <w:sz w:val="16"/>
                                <w:szCs w:val="16"/>
                                <w:lang w:val="ru"/>
                              </w:rPr>
                              <w:t>CC-292</w:t>
                            </w:r>
                          </w:p>
                          <w:p w14:paraId="29C6B6F5" w14:textId="77777777" w:rsidR="00530D84" w:rsidRPr="00906EF6" w:rsidRDefault="00530D84" w:rsidP="00C602C5">
                            <w:pPr>
                              <w:spacing w:after="60"/>
                              <w:rPr>
                                <w:sz w:val="16"/>
                                <w:szCs w:val="16"/>
                                <w:lang w:val="en-GB"/>
                              </w:rPr>
                            </w:pPr>
                            <w:r w:rsidRPr="00906EF6">
                              <w:rPr>
                                <w:color w:val="1E1A23"/>
                                <w:sz w:val="16"/>
                                <w:szCs w:val="16"/>
                                <w:lang w:val="ru"/>
                              </w:rPr>
                              <w:t>ибрутиниб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CF1592" id="Надпись 160" o:spid="_x0000_s1069" type="#_x0000_t202" style="position:absolute;margin-left:407.7pt;margin-top:34.8pt;width:42.6pt;height:49.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" stroked="f">
                <v:textbox inset="0,0,0,0">
                  <w:txbxContent>
                    <w:p w14:paraId="357E9EB8" w14:textId="77777777" w:rsidR="00530D84" w:rsidRPr="00906EF6" w:rsidRDefault="00530D84" w:rsidP="00C602C5">
                      <w:pPr>
                        <w:spacing w:after="60"/>
                        <w:rPr>
                          <w:color w:val="1E1A23"/>
                          <w:sz w:val="16"/>
                          <w:szCs w:val="16"/>
                          <w:lang w:val="en-GB"/>
                        </w:rPr>
                      </w:pPr>
                      <w:r w:rsidRPr="00906EF6">
                        <w:rPr>
                          <w:color w:val="1E1A23"/>
                          <w:sz w:val="16"/>
                          <w:szCs w:val="16"/>
                          <w:lang w:val="ru"/>
                        </w:rPr>
                        <w:t>Носитель</w:t>
                      </w:r>
                    </w:p>
                    <w:p w14:paraId="559BC532" w14:textId="77777777" w:rsidR="00530D84" w:rsidRPr="00906EF6" w:rsidRDefault="00530D84" w:rsidP="00C602C5">
                      <w:pPr>
                        <w:spacing w:after="60"/>
                        <w:rPr>
                          <w:color w:val="1E1A23"/>
                          <w:sz w:val="16"/>
                          <w:szCs w:val="16"/>
                          <w:lang w:val="en-GB"/>
                        </w:rPr>
                      </w:pPr>
                      <w:r w:rsidRPr="00906EF6">
                        <w:rPr>
                          <w:color w:val="1E1A23"/>
                          <w:sz w:val="16"/>
                          <w:szCs w:val="16"/>
                          <w:lang w:val="ru"/>
                        </w:rPr>
                        <w:t>ACP-196</w:t>
                      </w:r>
                    </w:p>
                    <w:p w14:paraId="53E8EC86" w14:textId="77777777" w:rsidR="00530D84" w:rsidRPr="00906EF6" w:rsidRDefault="00530D84" w:rsidP="00C602C5">
                      <w:pPr>
                        <w:spacing w:after="60"/>
                        <w:rPr>
                          <w:color w:val="1E1A23"/>
                          <w:sz w:val="16"/>
                          <w:szCs w:val="16"/>
                          <w:lang w:val="en-GB"/>
                        </w:rPr>
                      </w:pPr>
                      <w:r w:rsidRPr="00906EF6">
                        <w:rPr>
                          <w:color w:val="1E1A23"/>
                          <w:sz w:val="16"/>
                          <w:szCs w:val="16"/>
                          <w:lang w:val="ru"/>
                        </w:rPr>
                        <w:t>CC-292</w:t>
                      </w:r>
                    </w:p>
                    <w:p w14:paraId="29C6B6F5" w14:textId="77777777" w:rsidR="00530D84" w:rsidRPr="00906EF6" w:rsidRDefault="00530D84" w:rsidP="00C602C5">
                      <w:pPr>
                        <w:spacing w:after="60"/>
                        <w:rPr>
                          <w:sz w:val="16"/>
                          <w:szCs w:val="16"/>
                          <w:lang w:val="en-GB"/>
                        </w:rPr>
                      </w:pPr>
                      <w:r w:rsidRPr="00906EF6">
                        <w:rPr>
                          <w:color w:val="1E1A23"/>
                          <w:sz w:val="16"/>
                          <w:szCs w:val="16"/>
                          <w:lang w:val="ru"/>
                        </w:rPr>
                        <w:t>ибрутиниб</w:t>
                      </w:r>
                    </w:p>
                  </w:txbxContent>
                </v:textbox>
              </v:shape>
            </w:pict>
          </mc:Fallback>
        </mc:AlternateContent>
      </w:r>
      <w:r w:rsidRPr="00447482">
        <w:rPr>
          <w:rFonts w:asciiTheme="majorBidi" w:hAnsiTheme="majorBidi" w:cstheme="majorBidi"/>
          <w:sz w:val="18"/>
        </w:rPr>
        <w:fldChar w:fldCharType="begin"/>
      </w:r>
      <w:r w:rsidRPr="00447482">
        <w:rPr>
          <w:rFonts w:asciiTheme="majorBidi" w:hAnsiTheme="majorBidi" w:cstheme="majorBidi"/>
          <w:sz w:val="18"/>
        </w:rPr>
        <w:instrText xml:space="preserve"> INCLUDEPICTURE  "P:\\..\\..\\..\\AppData\\Local\\Temp\\FineReader12.00\\media\\image7.jpeg" \* MERGEFORMATINET </w:instrText>
      </w:r>
      <w:r w:rsidRPr="00447482">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"\\\\gamma\\..\\..\\..\\AppData\\Local\\Temp\\FineReader12.00\\media\\image7.jpeg"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"\\\\gamma\\..\\..\\..\\AppData\\Local\\Temp\\FineReader12.00\\media\\image7.jpeg"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"\\\\gamma\\..\\..\\..\\AppData\\Local\\Temp\\FineReader12.00\\media\\image7.jpeg"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"\\\\gamma\\..\\..\\..\\AppData\\Local\\Temp\\FineReader12.00\\media\\image7.jpeg"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"\\\\gamma\\..\\..\\..\\AppData\\Local\\Temp\\FineReader12.00\\media\\image7.jpeg"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"\\\\gamma\\..\\..\\..\\AppData\\Local\\Temp\\FineReader12.00\\media\\image7.jpeg"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"\\\\gamma\\..\\..\\..\\AppData\\Local\\Temp\\FineReader12.00\\media\\image7.jpeg"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"\\\\gamma\\..\\..\\..\\AppData\\Local\\Temp\\FineReader12.00\\media\\image7.jpeg"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"\\\\gamma\\..\\..\\..\\AppData\\Local\\Temp\\FineReader12.00\\media\\image7.jpeg"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"\\\\gamma\\..\\..\\..\\AppData\\Local\\Temp\\FineReader12.00\\media\\image7.jpeg" \* MERGEFORMATINET </w:instrText>
      </w:r>
      <w:r>
        <w:rPr>
          <w:rFonts w:asciiTheme="majorBidi" w:hAnsiTheme="majorBidi" w:cstheme="majorBidi"/>
          <w:sz w:val="18"/>
        </w:rPr>
        <w:fldChar w:fldCharType="separate"/>
      </w:r>
      <w:r w:rsidR="00EF4A08">
        <w:rPr>
          <w:rFonts w:asciiTheme="majorBidi" w:hAnsiTheme="majorBidi" w:cstheme="majorBidi"/>
          <w:sz w:val="18"/>
        </w:rPr>
        <w:fldChar w:fldCharType="begin"/>
      </w:r>
      <w:r w:rsidR="00EF4A08">
        <w:rPr>
          <w:rFonts w:asciiTheme="majorBidi" w:hAnsiTheme="majorBidi" w:cstheme="majorBidi"/>
          <w:sz w:val="18"/>
        </w:rPr>
        <w:instrText xml:space="preserve"> INCLUDEPICTURE  "\\\\gamma\\..\\..\\..\\AppData\\Local\\Temp\\FineReader12.00\\media\\image7.jpeg" \* MERGEFORMATINET </w:instrText>
      </w:r>
      <w:r w:rsidR="00EF4A08">
        <w:rPr>
          <w:rFonts w:asciiTheme="majorBidi" w:hAnsiTheme="majorBidi" w:cstheme="majorBidi"/>
          <w:sz w:val="18"/>
        </w:rPr>
        <w:fldChar w:fldCharType="separate"/>
      </w:r>
      <w:r w:rsidR="00C949AD">
        <w:rPr>
          <w:rFonts w:asciiTheme="majorBidi" w:hAnsiTheme="majorBidi" w:cstheme="majorBidi"/>
          <w:sz w:val="18"/>
        </w:rPr>
        <w:fldChar w:fldCharType="begin"/>
      </w:r>
      <w:r w:rsidR="00C949AD">
        <w:rPr>
          <w:rFonts w:asciiTheme="majorBidi" w:hAnsiTheme="majorBidi" w:cstheme="majorBidi"/>
          <w:sz w:val="18"/>
        </w:rPr>
        <w:instrText xml:space="preserve"> INCLUDEPICTURE  "\\\\gamma\\..\\..\\..\\AppData\\Local\\Temp\\FineReader12.00\\media\\image7.jpeg" \* MERGEFORMATINET </w:instrText>
      </w:r>
      <w:r w:rsidR="00C949AD">
        <w:rPr>
          <w:rFonts w:asciiTheme="majorBidi" w:hAnsiTheme="majorBidi" w:cstheme="majorBidi"/>
          <w:sz w:val="18"/>
        </w:rPr>
        <w:fldChar w:fldCharType="separate"/>
      </w:r>
      <w:r w:rsidR="00AC2EC6">
        <w:rPr>
          <w:rFonts w:asciiTheme="majorBidi" w:hAnsiTheme="majorBidi" w:cstheme="majorBidi"/>
          <w:sz w:val="18"/>
        </w:rPr>
        <w:fldChar w:fldCharType="begin"/>
      </w:r>
      <w:r w:rsidR="00AC2EC6">
        <w:rPr>
          <w:rFonts w:asciiTheme="majorBidi" w:hAnsiTheme="majorBidi" w:cstheme="majorBidi"/>
          <w:sz w:val="18"/>
        </w:rPr>
        <w:instrText xml:space="preserve"> INCLUDEPICTURE  "\\\\gamma\\..\\..\\..\\AppData\\Local\\Temp\\FineReader12.00\\media\\image7.jpeg" \* MERGEFORMATINET </w:instrText>
      </w:r>
      <w:r w:rsidR="00AC2EC6">
        <w:rPr>
          <w:rFonts w:asciiTheme="majorBidi" w:hAnsiTheme="majorBidi" w:cstheme="majorBidi"/>
          <w:sz w:val="18"/>
        </w:rPr>
        <w:fldChar w:fldCharType="separate"/>
      </w:r>
      <w:r w:rsidR="00340AB4">
        <w:rPr>
          <w:rFonts w:asciiTheme="majorBidi" w:hAnsiTheme="majorBidi" w:cstheme="majorBidi"/>
          <w:sz w:val="18"/>
        </w:rPr>
        <w:fldChar w:fldCharType="begin"/>
      </w:r>
      <w:r w:rsidR="00340AB4">
        <w:rPr>
          <w:rFonts w:asciiTheme="majorBidi" w:hAnsiTheme="majorBidi" w:cstheme="majorBidi"/>
          <w:sz w:val="18"/>
        </w:rPr>
        <w:instrText xml:space="preserve"> INCLUDEPICTURE  "\\\\gamma\\..\\..\\..\\AppData\\Local\\Temp\\FineReader12.00\\media\\image7.jpeg" \* MERGEFORMATINET </w:instrText>
      </w:r>
      <w:r w:rsidR="00340AB4">
        <w:rPr>
          <w:rFonts w:asciiTheme="majorBidi" w:hAnsiTheme="majorBidi" w:cstheme="majorBidi"/>
          <w:sz w:val="18"/>
        </w:rPr>
        <w:fldChar w:fldCharType="separate"/>
      </w:r>
      <w:r w:rsidR="00FB0E21">
        <w:rPr>
          <w:rFonts w:asciiTheme="majorBidi" w:hAnsiTheme="majorBidi" w:cstheme="majorBidi"/>
          <w:sz w:val="18"/>
        </w:rPr>
        <w:fldChar w:fldCharType="begin"/>
      </w:r>
      <w:r w:rsidR="00FB0E21">
        <w:rPr>
          <w:rFonts w:asciiTheme="majorBidi" w:hAnsiTheme="majorBidi" w:cstheme="majorBidi"/>
          <w:sz w:val="18"/>
        </w:rPr>
        <w:instrText xml:space="preserve"> INCLUDEPICTURE  "\\\\gamma\\..\\..\\..\\AppData\\Local\\Temp\\FineReader12.00\\media\\image7.jpeg" \* MERGEFORMATINET </w:instrText>
      </w:r>
      <w:r w:rsidR="00FB0E21">
        <w:rPr>
          <w:rFonts w:asciiTheme="majorBidi" w:hAnsiTheme="majorBidi" w:cstheme="majorBidi"/>
          <w:sz w:val="18"/>
        </w:rPr>
        <w:fldChar w:fldCharType="separate"/>
      </w:r>
      <w:r w:rsidR="00883972">
        <w:rPr>
          <w:rFonts w:asciiTheme="majorBidi" w:hAnsiTheme="majorBidi" w:cstheme="majorBidi"/>
          <w:sz w:val="18"/>
        </w:rPr>
        <w:fldChar w:fldCharType="begin"/>
      </w:r>
      <w:r w:rsidR="00883972">
        <w:rPr>
          <w:rFonts w:asciiTheme="majorBidi" w:hAnsiTheme="majorBidi" w:cstheme="majorBidi"/>
          <w:sz w:val="18"/>
        </w:rPr>
        <w:instrText xml:space="preserve"> INCLUDEPICTURE  "\\\\gamma\\..\\..\\..\\AppData\\Local\\Temp\\FineReader12.00\\media\\image7.jpeg" \* MERGEFORMATINET </w:instrText>
      </w:r>
      <w:r w:rsidR="00883972">
        <w:rPr>
          <w:rFonts w:asciiTheme="majorBidi" w:hAnsiTheme="majorBidi" w:cstheme="majorBidi"/>
          <w:sz w:val="18"/>
        </w:rPr>
        <w:fldChar w:fldCharType="separate"/>
      </w:r>
      <w:r w:rsidR="00787E70">
        <w:rPr>
          <w:rFonts w:asciiTheme="majorBidi" w:hAnsiTheme="majorBidi" w:cstheme="majorBidi"/>
          <w:sz w:val="18"/>
        </w:rPr>
        <w:fldChar w:fldCharType="begin"/>
      </w:r>
      <w:r w:rsidR="00787E70">
        <w:rPr>
          <w:rFonts w:asciiTheme="majorBidi" w:hAnsiTheme="majorBidi" w:cstheme="majorBidi"/>
          <w:sz w:val="18"/>
        </w:rPr>
        <w:instrText xml:space="preserve"> INCLUDEPICTURE  "\\\\gamma\\..\\..\\..\\AppData\\Local\\Temp\\FineReader12.00\\media\\image7.jpeg" \* MERGEFORMATINET </w:instrText>
      </w:r>
      <w:r w:rsidR="00787E70">
        <w:rPr>
          <w:rFonts w:asciiTheme="majorBidi" w:hAnsiTheme="majorBidi" w:cstheme="majorBidi"/>
          <w:sz w:val="18"/>
        </w:rPr>
        <w:fldChar w:fldCharType="separate"/>
      </w:r>
      <w:r w:rsidR="00DF0A8E">
        <w:rPr>
          <w:rFonts w:asciiTheme="majorBidi" w:hAnsiTheme="majorBidi" w:cstheme="majorBidi"/>
          <w:sz w:val="18"/>
        </w:rPr>
        <w:fldChar w:fldCharType="begin"/>
      </w:r>
      <w:r w:rsidR="00DF0A8E">
        <w:rPr>
          <w:rFonts w:asciiTheme="majorBidi" w:hAnsiTheme="majorBidi" w:cstheme="majorBidi"/>
          <w:sz w:val="18"/>
        </w:rPr>
        <w:instrText xml:space="preserve"> INCLUDEPICTURE  "\\\\gamma\\..\\..\\..\\AppData\\Local\\Temp\\FineReader12.00\\media\\image7.jpeg" \* MERGEFORMATINET </w:instrText>
      </w:r>
      <w:r w:rsidR="00DF0A8E">
        <w:rPr>
          <w:rFonts w:asciiTheme="majorBidi" w:hAnsiTheme="majorBidi" w:cstheme="majorBidi"/>
          <w:sz w:val="18"/>
        </w:rPr>
        <w:fldChar w:fldCharType="separate"/>
      </w:r>
      <w:r w:rsidR="000E2CF2">
        <w:rPr>
          <w:rFonts w:asciiTheme="majorBidi" w:hAnsiTheme="majorBidi" w:cstheme="majorBidi"/>
          <w:sz w:val="18"/>
        </w:rPr>
        <w:fldChar w:fldCharType="begin"/>
      </w:r>
      <w:r w:rsidR="000E2CF2">
        <w:rPr>
          <w:rFonts w:asciiTheme="majorBidi" w:hAnsiTheme="majorBidi" w:cstheme="majorBidi"/>
          <w:sz w:val="18"/>
        </w:rPr>
        <w:instrText xml:space="preserve"> INCLUDEPICTURE  "\\\\gamma\\..\\..\\..\\AppData\\Local\\Temp\\FineReader12.00\\media\\image7.jpeg" \* MERGEFORMATINET </w:instrText>
      </w:r>
      <w:r w:rsidR="000E2CF2">
        <w:rPr>
          <w:rFonts w:asciiTheme="majorBidi" w:hAnsiTheme="majorBidi" w:cstheme="majorBidi"/>
          <w:sz w:val="18"/>
        </w:rPr>
        <w:fldChar w:fldCharType="separate"/>
      </w:r>
      <w:r w:rsidR="00530D84">
        <w:rPr>
          <w:rFonts w:asciiTheme="majorBidi" w:hAnsiTheme="majorBidi" w:cstheme="majorBidi"/>
          <w:sz w:val="18"/>
        </w:rPr>
        <w:fldChar w:fldCharType="begin"/>
      </w:r>
      <w:r w:rsidR="00530D84">
        <w:rPr>
          <w:rFonts w:asciiTheme="majorBidi" w:hAnsiTheme="majorBidi" w:cstheme="majorBidi"/>
          <w:sz w:val="18"/>
        </w:rPr>
        <w:instrText xml:space="preserve"> INCLUDEPICTURE  "\\\\gamma\\..\\..\\..\\AppData\\Local\\Temp\\FineReader12.00\\media\\image7.jpeg" \* MERGEFORMATINET </w:instrText>
      </w:r>
      <w:r w:rsidR="00530D84">
        <w:rPr>
          <w:rFonts w:asciiTheme="majorBidi" w:hAnsiTheme="majorBidi" w:cstheme="majorBidi"/>
          <w:sz w:val="18"/>
        </w:rPr>
        <w:fldChar w:fldCharType="separate"/>
      </w:r>
      <w:r w:rsidR="00814DBB">
        <w:rPr>
          <w:rFonts w:asciiTheme="majorBidi" w:hAnsiTheme="majorBidi" w:cstheme="majorBidi"/>
          <w:sz w:val="18"/>
        </w:rPr>
        <w:fldChar w:fldCharType="begin"/>
      </w:r>
      <w:r w:rsidR="00814DBB">
        <w:rPr>
          <w:rFonts w:asciiTheme="majorBidi" w:hAnsiTheme="majorBidi" w:cstheme="majorBidi"/>
          <w:sz w:val="18"/>
        </w:rPr>
        <w:instrText xml:space="preserve"> INCLUDEPICTURE  "\\\\gamma\\..\\..\\..\\AppData\\Local\\Temp\\FineReader12.00\\media\\image7.jpeg" \* MERGEFORMATINET </w:instrText>
      </w:r>
      <w:r w:rsidR="00814DBB">
        <w:rPr>
          <w:rFonts w:asciiTheme="majorBidi" w:hAnsiTheme="majorBidi" w:cstheme="majorBidi"/>
          <w:sz w:val="18"/>
        </w:rPr>
        <w:fldChar w:fldCharType="separate"/>
      </w:r>
      <w:r w:rsidR="0092595C">
        <w:rPr>
          <w:rFonts w:asciiTheme="majorBidi" w:hAnsiTheme="majorBidi" w:cstheme="majorBidi"/>
          <w:sz w:val="18"/>
        </w:rPr>
        <w:fldChar w:fldCharType="begin"/>
      </w:r>
      <w:r w:rsidR="0092595C">
        <w:rPr>
          <w:rFonts w:asciiTheme="majorBidi" w:hAnsiTheme="majorBidi" w:cstheme="majorBidi"/>
          <w:sz w:val="18"/>
        </w:rPr>
        <w:instrText xml:space="preserve"> INCLUDEPICTURE  "\\\\gamma\\..\\..\\..\\AppData\\Local\\Temp\\FineReader12.00\\media\\image7.jpeg" \* MERGEFORMATINET </w:instrText>
      </w:r>
      <w:r w:rsidR="0092595C">
        <w:rPr>
          <w:rFonts w:asciiTheme="majorBidi" w:hAnsiTheme="majorBidi" w:cstheme="majorBidi"/>
          <w:sz w:val="18"/>
        </w:rPr>
        <w:fldChar w:fldCharType="separate"/>
      </w:r>
      <w:r w:rsidR="0028130E">
        <w:rPr>
          <w:rFonts w:asciiTheme="majorBidi" w:hAnsiTheme="majorBidi" w:cstheme="majorBidi"/>
          <w:sz w:val="18"/>
        </w:rPr>
        <w:fldChar w:fldCharType="begin"/>
      </w:r>
      <w:r w:rsidR="0028130E">
        <w:rPr>
          <w:rFonts w:asciiTheme="majorBidi" w:hAnsiTheme="majorBidi" w:cstheme="majorBidi"/>
          <w:sz w:val="18"/>
        </w:rPr>
        <w:instrText xml:space="preserve"> INCLUDEPICTURE  "\\\\gamma\\..\\..\\..\\AppData\\Local\\Temp\\FineReader12.00\\media\\image7.jpeg" \* MERGEFORMATINET </w:instrText>
      </w:r>
      <w:r w:rsidR="0028130E">
        <w:rPr>
          <w:rFonts w:asciiTheme="majorBidi" w:hAnsiTheme="majorBidi" w:cstheme="majorBidi"/>
          <w:sz w:val="18"/>
        </w:rPr>
        <w:fldChar w:fldCharType="separate"/>
      </w:r>
      <w:r w:rsidR="002B1FAF">
        <w:rPr>
          <w:rFonts w:asciiTheme="majorBidi" w:hAnsiTheme="majorBidi" w:cstheme="majorBidi"/>
          <w:sz w:val="18"/>
        </w:rPr>
        <w:fldChar w:fldCharType="begin"/>
      </w:r>
      <w:r w:rsidR="002B1FAF">
        <w:rPr>
          <w:rFonts w:asciiTheme="majorBidi" w:hAnsiTheme="majorBidi" w:cstheme="majorBidi"/>
          <w:sz w:val="18"/>
        </w:rPr>
        <w:instrText xml:space="preserve"> </w:instrText>
      </w:r>
      <w:r w:rsidR="002B1FAF">
        <w:rPr>
          <w:rFonts w:asciiTheme="majorBidi" w:hAnsiTheme="majorBidi" w:cstheme="majorBidi"/>
          <w:sz w:val="18"/>
        </w:rPr>
        <w:instrText>INCLUDEPICTURE  "\\\\gamma\\..\\..\\..\\AppData\\Local\\Temp\\FineReader12.00\\media\\image7.jpeg" \* MERGEFORMATINET</w:instrText>
      </w:r>
      <w:r w:rsidR="002B1FAF">
        <w:rPr>
          <w:rFonts w:asciiTheme="majorBidi" w:hAnsiTheme="majorBidi" w:cstheme="majorBidi"/>
          <w:sz w:val="18"/>
        </w:rPr>
        <w:instrText xml:space="preserve"> </w:instrText>
      </w:r>
      <w:r w:rsidR="002B1FAF">
        <w:rPr>
          <w:rFonts w:asciiTheme="majorBidi" w:hAnsiTheme="majorBidi" w:cstheme="majorBidi"/>
          <w:sz w:val="18"/>
        </w:rPr>
        <w:fldChar w:fldCharType="separate"/>
      </w:r>
      <w:r w:rsidR="002B1FAF">
        <w:rPr>
          <w:rFonts w:asciiTheme="majorBidi" w:hAnsiTheme="majorBidi" w:cstheme="majorBidi"/>
          <w:sz w:val="18"/>
        </w:rPr>
        <w:pict w14:anchorId="3B367AF2">
          <v:shape id="_x0000_i1029" type="#_x0000_t75" style="width:485.35pt;height:190pt" o:bordertopcolor="this" o:borderleftcolor="this" o:borderbottomcolor="this" o:borderrightcolor="this">
            <v:imagedata r:id="rId24" r:href="rId25"/>
          </v:shape>
        </w:pict>
      </w:r>
      <w:r w:rsidR="002B1FAF">
        <w:rPr>
          <w:rFonts w:asciiTheme="majorBidi" w:hAnsiTheme="majorBidi" w:cstheme="majorBidi"/>
          <w:sz w:val="18"/>
        </w:rPr>
        <w:fldChar w:fldCharType="end"/>
      </w:r>
      <w:r w:rsidR="0028130E">
        <w:rPr>
          <w:rFonts w:asciiTheme="majorBidi" w:hAnsiTheme="majorBidi" w:cstheme="majorBidi"/>
          <w:sz w:val="18"/>
        </w:rPr>
        <w:fldChar w:fldCharType="end"/>
      </w:r>
      <w:r w:rsidR="0092595C">
        <w:rPr>
          <w:rFonts w:asciiTheme="majorBidi" w:hAnsiTheme="majorBidi" w:cstheme="majorBidi"/>
          <w:sz w:val="18"/>
        </w:rPr>
        <w:fldChar w:fldCharType="end"/>
      </w:r>
      <w:r w:rsidR="00814DBB">
        <w:rPr>
          <w:rFonts w:asciiTheme="majorBidi" w:hAnsiTheme="majorBidi" w:cstheme="majorBidi"/>
          <w:sz w:val="18"/>
        </w:rPr>
        <w:fldChar w:fldCharType="end"/>
      </w:r>
      <w:r w:rsidR="00530D84">
        <w:rPr>
          <w:rFonts w:asciiTheme="majorBidi" w:hAnsiTheme="majorBidi" w:cstheme="majorBidi"/>
          <w:sz w:val="18"/>
        </w:rPr>
        <w:fldChar w:fldCharType="end"/>
      </w:r>
      <w:r w:rsidR="000E2CF2">
        <w:rPr>
          <w:rFonts w:asciiTheme="majorBidi" w:hAnsiTheme="majorBidi" w:cstheme="majorBidi"/>
          <w:sz w:val="18"/>
        </w:rPr>
        <w:fldChar w:fldCharType="end"/>
      </w:r>
      <w:r w:rsidR="00DF0A8E">
        <w:rPr>
          <w:rFonts w:asciiTheme="majorBidi" w:hAnsiTheme="majorBidi" w:cstheme="majorBidi"/>
          <w:sz w:val="18"/>
        </w:rPr>
        <w:fldChar w:fldCharType="end"/>
      </w:r>
      <w:r w:rsidR="00787E70">
        <w:rPr>
          <w:rFonts w:asciiTheme="majorBidi" w:hAnsiTheme="majorBidi" w:cstheme="majorBidi"/>
          <w:sz w:val="18"/>
        </w:rPr>
        <w:fldChar w:fldCharType="end"/>
      </w:r>
      <w:r w:rsidR="00883972">
        <w:rPr>
          <w:rFonts w:asciiTheme="majorBidi" w:hAnsiTheme="majorBidi" w:cstheme="majorBidi"/>
          <w:sz w:val="18"/>
        </w:rPr>
        <w:fldChar w:fldCharType="end"/>
      </w:r>
      <w:r w:rsidR="00FB0E21">
        <w:rPr>
          <w:rFonts w:asciiTheme="majorBidi" w:hAnsiTheme="majorBidi" w:cstheme="majorBidi"/>
          <w:sz w:val="18"/>
        </w:rPr>
        <w:fldChar w:fldCharType="end"/>
      </w:r>
      <w:r w:rsidR="00340AB4">
        <w:rPr>
          <w:rFonts w:asciiTheme="majorBidi" w:hAnsiTheme="majorBidi" w:cstheme="majorBidi"/>
          <w:sz w:val="18"/>
        </w:rPr>
        <w:fldChar w:fldCharType="end"/>
      </w:r>
      <w:r w:rsidR="00AC2EC6">
        <w:rPr>
          <w:rFonts w:asciiTheme="majorBidi" w:hAnsiTheme="majorBidi" w:cstheme="majorBidi"/>
          <w:sz w:val="18"/>
        </w:rPr>
        <w:fldChar w:fldCharType="end"/>
      </w:r>
      <w:r w:rsidR="00C949AD">
        <w:rPr>
          <w:rFonts w:asciiTheme="majorBidi" w:hAnsiTheme="majorBidi" w:cstheme="majorBidi"/>
          <w:sz w:val="18"/>
        </w:rPr>
        <w:fldChar w:fldCharType="end"/>
      </w:r>
      <w:r w:rsidR="00EF4A08">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sidRPr="00447482">
        <w:rPr>
          <w:rFonts w:asciiTheme="majorBidi" w:hAnsiTheme="majorBidi" w:cstheme="majorBidi"/>
          <w:sz w:val="18"/>
        </w:rPr>
        <w:fldChar w:fldCharType="end"/>
      </w:r>
    </w:p>
    <w:p w14:paraId="5CD521A4" w14:textId="77777777" w:rsidR="00C602C5" w:rsidRPr="00447482" w:rsidRDefault="00C602C5" w:rsidP="00C602C5">
      <w:pPr>
        <w:tabs>
          <w:tab w:val="left" w:pos="567"/>
        </w:tabs>
        <w:rPr>
          <w:rFonts w:asciiTheme="majorBidi" w:hAnsiTheme="majorBidi" w:cstheme="majorBidi"/>
          <w:color w:val="84978B"/>
          <w:sz w:val="18"/>
        </w:rPr>
      </w:pPr>
    </w:p>
    <w:p w14:paraId="7A36A4E6" w14:textId="3389B602" w:rsidR="00B50A8D" w:rsidRDefault="00B50A8D" w:rsidP="00B50A8D">
      <w:pPr>
        <w:pStyle w:val="af5"/>
        <w:keepNext/>
        <w:jc w:val="both"/>
      </w:pPr>
      <w:bookmarkStart w:id="264" w:name="_Toc159973356"/>
      <w:r>
        <w:t xml:space="preserve">Таблица </w:t>
      </w:r>
      <w:fldSimple w:instr=" STYLEREF 1 \s ">
        <w:r w:rsidR="008260B3">
          <w:rPr>
            <w:noProof/>
          </w:rPr>
          <w:t>3</w:t>
        </w:r>
      </w:fldSimple>
      <w:r w:rsidR="008260B3">
        <w:noBreakHyphen/>
      </w:r>
      <w:fldSimple w:instr=" SEQ Таблица \* ARABIC \s 1 ">
        <w:r w:rsidR="008260B3">
          <w:rPr>
            <w:noProof/>
          </w:rPr>
          <w:t>14</w:t>
        </w:r>
      </w:fldSimple>
      <w:r>
        <w:t>.</w:t>
      </w:r>
      <w:r w:rsidRPr="00B50A8D">
        <w:t xml:space="preserve"> </w:t>
      </w:r>
      <w:r w:rsidRPr="00B50A8D">
        <w:rPr>
          <w:b w:val="0"/>
        </w:rPr>
        <w:t>Д</w:t>
      </w:r>
      <w:r w:rsidRPr="00B50A8D">
        <w:rPr>
          <w:rFonts w:asciiTheme="majorBidi" w:hAnsiTheme="majorBidi" w:cstheme="majorBidi"/>
          <w:b w:val="0"/>
          <w:iCs/>
          <w:szCs w:val="24"/>
          <w:lang w:val="ru"/>
        </w:rPr>
        <w:t>инамика ингибирования BCR-опосредованной повышенной регуляции CD86 и CD69 в В-клеточных спленоцитах.</w:t>
      </w:r>
      <w:bookmarkEnd w:id="264"/>
    </w:p>
    <w:tbl>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496"/>
        <w:gridCol w:w="634"/>
        <w:gridCol w:w="634"/>
        <w:gridCol w:w="636"/>
        <w:gridCol w:w="636"/>
        <w:gridCol w:w="637"/>
        <w:gridCol w:w="1413"/>
        <w:gridCol w:w="733"/>
        <w:gridCol w:w="733"/>
        <w:gridCol w:w="598"/>
        <w:gridCol w:w="598"/>
        <w:gridCol w:w="598"/>
      </w:tblGrid>
      <w:tr w:rsidR="00C602C5" w:rsidRPr="00906EF6" w14:paraId="2963B13D" w14:textId="77777777" w:rsidTr="008670F3">
        <w:trPr>
          <w:trHeight w:val="517"/>
          <w:tblHeader/>
        </w:trPr>
        <w:tc>
          <w:tcPr>
            <w:tcW w:w="2500" w:type="pct"/>
            <w:gridSpan w:val="6"/>
            <w:shd w:val="clear" w:color="auto" w:fill="D9D9D9" w:themeFill="background1" w:themeFillShade="D9"/>
            <w:vAlign w:val="center"/>
          </w:tcPr>
          <w:p w14:paraId="65ADAD77" w14:textId="77777777" w:rsidR="00C602C5" w:rsidRPr="00906EF6" w:rsidRDefault="00C602C5" w:rsidP="008670F3">
            <w:pPr>
              <w:tabs>
                <w:tab w:val="left" w:pos="567"/>
              </w:tabs>
              <w:jc w:val="center"/>
              <w:rPr>
                <w:rFonts w:asciiTheme="majorBidi" w:hAnsiTheme="majorBidi" w:cstheme="majorBidi"/>
                <w:b/>
                <w:bCs/>
              </w:rPr>
            </w:pPr>
            <w:r w:rsidRPr="00906EF6">
              <w:rPr>
                <w:rFonts w:asciiTheme="majorBidi" w:hAnsiTheme="majorBidi" w:cstheme="majorBidi"/>
                <w:b/>
                <w:bCs/>
                <w:lang w:val="ru"/>
              </w:rPr>
              <w:t>Средний % ингибирования для CD86</w:t>
            </w:r>
          </w:p>
        </w:tc>
        <w:tc>
          <w:tcPr>
            <w:tcW w:w="2500" w:type="pct"/>
            <w:gridSpan w:val="6"/>
            <w:shd w:val="clear" w:color="auto" w:fill="D9D9D9" w:themeFill="background1" w:themeFillShade="D9"/>
            <w:vAlign w:val="center"/>
          </w:tcPr>
          <w:p w14:paraId="52E4AA3C" w14:textId="77777777" w:rsidR="00C602C5" w:rsidRPr="00906EF6" w:rsidRDefault="00C602C5" w:rsidP="008670F3">
            <w:pPr>
              <w:tabs>
                <w:tab w:val="left" w:pos="567"/>
              </w:tabs>
              <w:jc w:val="center"/>
              <w:rPr>
                <w:rFonts w:asciiTheme="majorBidi" w:hAnsiTheme="majorBidi" w:cstheme="majorBidi"/>
                <w:b/>
                <w:bCs/>
              </w:rPr>
            </w:pPr>
            <w:r w:rsidRPr="00906EF6">
              <w:rPr>
                <w:rFonts w:asciiTheme="majorBidi" w:hAnsiTheme="majorBidi" w:cstheme="majorBidi"/>
                <w:b/>
                <w:bCs/>
                <w:lang w:val="ru"/>
              </w:rPr>
              <w:t>Средний % ингибирования для CD69</w:t>
            </w:r>
          </w:p>
        </w:tc>
      </w:tr>
      <w:tr w:rsidR="00C602C5" w:rsidRPr="00906EF6" w14:paraId="0DB46EA1" w14:textId="77777777" w:rsidTr="00B50A8D">
        <w:trPr>
          <w:trHeight w:val="23"/>
        </w:trPr>
        <w:tc>
          <w:tcPr>
            <w:tcW w:w="801" w:type="pct"/>
            <w:shd w:val="clear" w:color="auto" w:fill="FFFFFF"/>
          </w:tcPr>
          <w:p w14:paraId="70934B25" w14:textId="77777777" w:rsidR="00C602C5" w:rsidRPr="00906EF6" w:rsidRDefault="00C602C5" w:rsidP="00B50A8D">
            <w:pPr>
              <w:tabs>
                <w:tab w:val="left" w:pos="567"/>
              </w:tabs>
              <w:rPr>
                <w:rFonts w:asciiTheme="majorBidi" w:hAnsiTheme="majorBidi" w:cstheme="majorBidi"/>
              </w:rPr>
            </w:pPr>
          </w:p>
        </w:tc>
        <w:tc>
          <w:tcPr>
            <w:tcW w:w="339" w:type="pct"/>
            <w:shd w:val="clear" w:color="auto" w:fill="FFFFFF"/>
          </w:tcPr>
          <w:p w14:paraId="5DB6D069"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3 ч</w:t>
            </w:r>
          </w:p>
        </w:tc>
        <w:tc>
          <w:tcPr>
            <w:tcW w:w="339" w:type="pct"/>
            <w:shd w:val="clear" w:color="auto" w:fill="FFFFFF"/>
          </w:tcPr>
          <w:p w14:paraId="496643A8"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6 ч</w:t>
            </w:r>
          </w:p>
        </w:tc>
        <w:tc>
          <w:tcPr>
            <w:tcW w:w="340" w:type="pct"/>
            <w:shd w:val="clear" w:color="auto" w:fill="FFFFFF"/>
          </w:tcPr>
          <w:p w14:paraId="733E5301"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12 ч</w:t>
            </w:r>
          </w:p>
        </w:tc>
        <w:tc>
          <w:tcPr>
            <w:tcW w:w="340" w:type="pct"/>
            <w:shd w:val="clear" w:color="auto" w:fill="FFFFFF"/>
          </w:tcPr>
          <w:p w14:paraId="39033870"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18 ч</w:t>
            </w:r>
          </w:p>
        </w:tc>
        <w:tc>
          <w:tcPr>
            <w:tcW w:w="340" w:type="pct"/>
            <w:shd w:val="clear" w:color="auto" w:fill="FFFFFF"/>
          </w:tcPr>
          <w:p w14:paraId="4B98E9E4"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24 ч</w:t>
            </w:r>
          </w:p>
        </w:tc>
        <w:tc>
          <w:tcPr>
            <w:tcW w:w="756" w:type="pct"/>
            <w:shd w:val="clear" w:color="auto" w:fill="FFFFFF"/>
          </w:tcPr>
          <w:p w14:paraId="4451BB6D" w14:textId="77777777" w:rsidR="00C602C5" w:rsidRPr="00906EF6" w:rsidRDefault="00C602C5" w:rsidP="00B50A8D">
            <w:pPr>
              <w:tabs>
                <w:tab w:val="left" w:pos="567"/>
              </w:tabs>
              <w:rPr>
                <w:rFonts w:asciiTheme="majorBidi" w:hAnsiTheme="majorBidi" w:cstheme="majorBidi"/>
              </w:rPr>
            </w:pPr>
          </w:p>
        </w:tc>
        <w:tc>
          <w:tcPr>
            <w:tcW w:w="392" w:type="pct"/>
            <w:shd w:val="clear" w:color="auto" w:fill="FFFFFF"/>
          </w:tcPr>
          <w:p w14:paraId="0E901825"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3 ч</w:t>
            </w:r>
          </w:p>
        </w:tc>
        <w:tc>
          <w:tcPr>
            <w:tcW w:w="392" w:type="pct"/>
            <w:shd w:val="clear" w:color="auto" w:fill="FFFFFF"/>
          </w:tcPr>
          <w:p w14:paraId="48FB0B39"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6 ч</w:t>
            </w:r>
          </w:p>
        </w:tc>
        <w:tc>
          <w:tcPr>
            <w:tcW w:w="320" w:type="pct"/>
            <w:shd w:val="clear" w:color="auto" w:fill="FFFFFF"/>
          </w:tcPr>
          <w:p w14:paraId="61EA63FE"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12 ч</w:t>
            </w:r>
          </w:p>
        </w:tc>
        <w:tc>
          <w:tcPr>
            <w:tcW w:w="320" w:type="pct"/>
            <w:shd w:val="clear" w:color="auto" w:fill="FFFFFF"/>
          </w:tcPr>
          <w:p w14:paraId="780B02C1"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18 ч</w:t>
            </w:r>
          </w:p>
        </w:tc>
        <w:tc>
          <w:tcPr>
            <w:tcW w:w="320" w:type="pct"/>
            <w:shd w:val="clear" w:color="auto" w:fill="FFFFFF"/>
          </w:tcPr>
          <w:p w14:paraId="59758D23"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24 ч</w:t>
            </w:r>
          </w:p>
        </w:tc>
      </w:tr>
      <w:tr w:rsidR="00C602C5" w:rsidRPr="00906EF6" w14:paraId="561FC961" w14:textId="77777777" w:rsidTr="00B50A8D">
        <w:trPr>
          <w:trHeight w:val="23"/>
        </w:trPr>
        <w:tc>
          <w:tcPr>
            <w:tcW w:w="801" w:type="pct"/>
            <w:shd w:val="clear" w:color="auto" w:fill="FFFFFF"/>
          </w:tcPr>
          <w:p w14:paraId="5E04D414"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ACP-196</w:t>
            </w:r>
          </w:p>
        </w:tc>
        <w:tc>
          <w:tcPr>
            <w:tcW w:w="339" w:type="pct"/>
            <w:shd w:val="clear" w:color="auto" w:fill="FFFFFF"/>
          </w:tcPr>
          <w:p w14:paraId="7A48E8F1"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92,1</w:t>
            </w:r>
          </w:p>
        </w:tc>
        <w:tc>
          <w:tcPr>
            <w:tcW w:w="339" w:type="pct"/>
            <w:shd w:val="clear" w:color="auto" w:fill="FFFFFF"/>
          </w:tcPr>
          <w:p w14:paraId="5A1D520C"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97,4</w:t>
            </w:r>
          </w:p>
        </w:tc>
        <w:tc>
          <w:tcPr>
            <w:tcW w:w="340" w:type="pct"/>
            <w:shd w:val="clear" w:color="auto" w:fill="FFFFFF"/>
          </w:tcPr>
          <w:p w14:paraId="31E170CD"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77,5</w:t>
            </w:r>
          </w:p>
        </w:tc>
        <w:tc>
          <w:tcPr>
            <w:tcW w:w="340" w:type="pct"/>
            <w:shd w:val="clear" w:color="auto" w:fill="FFFFFF"/>
          </w:tcPr>
          <w:p w14:paraId="30B1252A"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49,4</w:t>
            </w:r>
          </w:p>
        </w:tc>
        <w:tc>
          <w:tcPr>
            <w:tcW w:w="340" w:type="pct"/>
            <w:shd w:val="clear" w:color="auto" w:fill="FFFFFF"/>
          </w:tcPr>
          <w:p w14:paraId="16EB9B0C"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44,5</w:t>
            </w:r>
          </w:p>
        </w:tc>
        <w:tc>
          <w:tcPr>
            <w:tcW w:w="756" w:type="pct"/>
            <w:shd w:val="clear" w:color="auto" w:fill="FFFFFF"/>
          </w:tcPr>
          <w:p w14:paraId="67A7C637"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ACP-196</w:t>
            </w:r>
          </w:p>
        </w:tc>
        <w:tc>
          <w:tcPr>
            <w:tcW w:w="392" w:type="pct"/>
            <w:shd w:val="clear" w:color="auto" w:fill="FFFFFF"/>
          </w:tcPr>
          <w:p w14:paraId="2A6C284A"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104,9</w:t>
            </w:r>
          </w:p>
        </w:tc>
        <w:tc>
          <w:tcPr>
            <w:tcW w:w="392" w:type="pct"/>
            <w:shd w:val="clear" w:color="auto" w:fill="FFFFFF"/>
          </w:tcPr>
          <w:p w14:paraId="12525F79"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106,9</w:t>
            </w:r>
          </w:p>
        </w:tc>
        <w:tc>
          <w:tcPr>
            <w:tcW w:w="320" w:type="pct"/>
            <w:shd w:val="clear" w:color="auto" w:fill="FFFFFF"/>
          </w:tcPr>
          <w:p w14:paraId="7D256E75"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34,7</w:t>
            </w:r>
          </w:p>
        </w:tc>
        <w:tc>
          <w:tcPr>
            <w:tcW w:w="320" w:type="pct"/>
            <w:shd w:val="clear" w:color="auto" w:fill="FFFFFF"/>
          </w:tcPr>
          <w:p w14:paraId="200B85FA"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78,4</w:t>
            </w:r>
          </w:p>
        </w:tc>
        <w:tc>
          <w:tcPr>
            <w:tcW w:w="320" w:type="pct"/>
            <w:shd w:val="clear" w:color="auto" w:fill="FFFFFF"/>
          </w:tcPr>
          <w:p w14:paraId="751F8AE1"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62,3</w:t>
            </w:r>
          </w:p>
        </w:tc>
      </w:tr>
      <w:tr w:rsidR="00C602C5" w:rsidRPr="00906EF6" w14:paraId="1BC4263F" w14:textId="77777777" w:rsidTr="00B50A8D">
        <w:trPr>
          <w:trHeight w:val="23"/>
        </w:trPr>
        <w:tc>
          <w:tcPr>
            <w:tcW w:w="801" w:type="pct"/>
            <w:shd w:val="clear" w:color="auto" w:fill="FFFFFF"/>
          </w:tcPr>
          <w:p w14:paraId="1C7D80F5"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CC-293</w:t>
            </w:r>
          </w:p>
        </w:tc>
        <w:tc>
          <w:tcPr>
            <w:tcW w:w="339" w:type="pct"/>
            <w:shd w:val="clear" w:color="auto" w:fill="FFFFFF"/>
          </w:tcPr>
          <w:p w14:paraId="15C8EE01"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48,5</w:t>
            </w:r>
          </w:p>
        </w:tc>
        <w:tc>
          <w:tcPr>
            <w:tcW w:w="339" w:type="pct"/>
            <w:shd w:val="clear" w:color="auto" w:fill="FFFFFF"/>
          </w:tcPr>
          <w:p w14:paraId="585F5C47"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35,6</w:t>
            </w:r>
          </w:p>
        </w:tc>
        <w:tc>
          <w:tcPr>
            <w:tcW w:w="340" w:type="pct"/>
            <w:shd w:val="clear" w:color="auto" w:fill="FFFFFF"/>
          </w:tcPr>
          <w:p w14:paraId="5D63E74F"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36,3</w:t>
            </w:r>
          </w:p>
        </w:tc>
        <w:tc>
          <w:tcPr>
            <w:tcW w:w="340" w:type="pct"/>
            <w:shd w:val="clear" w:color="auto" w:fill="FFFFFF"/>
          </w:tcPr>
          <w:p w14:paraId="5CADA188"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15,1</w:t>
            </w:r>
          </w:p>
        </w:tc>
        <w:tc>
          <w:tcPr>
            <w:tcW w:w="340" w:type="pct"/>
            <w:shd w:val="clear" w:color="auto" w:fill="FFFFFF"/>
          </w:tcPr>
          <w:p w14:paraId="0C1AC476"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16,4</w:t>
            </w:r>
          </w:p>
        </w:tc>
        <w:tc>
          <w:tcPr>
            <w:tcW w:w="756" w:type="pct"/>
            <w:shd w:val="clear" w:color="auto" w:fill="FFFFFF"/>
          </w:tcPr>
          <w:p w14:paraId="79EFA57A"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CC-292</w:t>
            </w:r>
          </w:p>
        </w:tc>
        <w:tc>
          <w:tcPr>
            <w:tcW w:w="392" w:type="pct"/>
            <w:shd w:val="clear" w:color="auto" w:fill="FFFFFF"/>
          </w:tcPr>
          <w:p w14:paraId="79AC2583"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75,6</w:t>
            </w:r>
          </w:p>
        </w:tc>
        <w:tc>
          <w:tcPr>
            <w:tcW w:w="392" w:type="pct"/>
            <w:shd w:val="clear" w:color="auto" w:fill="FFFFFF"/>
          </w:tcPr>
          <w:p w14:paraId="5C281DE1"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632</w:t>
            </w:r>
          </w:p>
        </w:tc>
        <w:tc>
          <w:tcPr>
            <w:tcW w:w="320" w:type="pct"/>
            <w:shd w:val="clear" w:color="auto" w:fill="FFFFFF"/>
          </w:tcPr>
          <w:p w14:paraId="0A0F345B"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34,8</w:t>
            </w:r>
          </w:p>
        </w:tc>
        <w:tc>
          <w:tcPr>
            <w:tcW w:w="320" w:type="pct"/>
            <w:shd w:val="clear" w:color="auto" w:fill="FFFFFF"/>
          </w:tcPr>
          <w:p w14:paraId="045844F4"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44,7</w:t>
            </w:r>
          </w:p>
        </w:tc>
        <w:tc>
          <w:tcPr>
            <w:tcW w:w="320" w:type="pct"/>
            <w:shd w:val="clear" w:color="auto" w:fill="FFFFFF"/>
          </w:tcPr>
          <w:p w14:paraId="4959F977"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22,1</w:t>
            </w:r>
          </w:p>
        </w:tc>
      </w:tr>
      <w:tr w:rsidR="00C602C5" w:rsidRPr="00906EF6" w14:paraId="13B582E4" w14:textId="77777777" w:rsidTr="00B50A8D">
        <w:trPr>
          <w:trHeight w:val="23"/>
        </w:trPr>
        <w:tc>
          <w:tcPr>
            <w:tcW w:w="801" w:type="pct"/>
            <w:shd w:val="clear" w:color="auto" w:fill="FFFFFF"/>
          </w:tcPr>
          <w:p w14:paraId="4EFBF476"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Ибрутиниб</w:t>
            </w:r>
          </w:p>
        </w:tc>
        <w:tc>
          <w:tcPr>
            <w:tcW w:w="339" w:type="pct"/>
            <w:shd w:val="clear" w:color="auto" w:fill="FFFFFF"/>
          </w:tcPr>
          <w:p w14:paraId="32DE27D6"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90,1</w:t>
            </w:r>
          </w:p>
        </w:tc>
        <w:tc>
          <w:tcPr>
            <w:tcW w:w="339" w:type="pct"/>
            <w:shd w:val="clear" w:color="auto" w:fill="FFFFFF"/>
          </w:tcPr>
          <w:p w14:paraId="0FAB15D6"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79,4</w:t>
            </w:r>
          </w:p>
        </w:tc>
        <w:tc>
          <w:tcPr>
            <w:tcW w:w="340" w:type="pct"/>
            <w:shd w:val="clear" w:color="auto" w:fill="FFFFFF"/>
          </w:tcPr>
          <w:p w14:paraId="31716518"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74,5</w:t>
            </w:r>
          </w:p>
        </w:tc>
        <w:tc>
          <w:tcPr>
            <w:tcW w:w="340" w:type="pct"/>
            <w:shd w:val="clear" w:color="auto" w:fill="FFFFFF"/>
          </w:tcPr>
          <w:p w14:paraId="664025F4"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42,4</w:t>
            </w:r>
          </w:p>
        </w:tc>
        <w:tc>
          <w:tcPr>
            <w:tcW w:w="340" w:type="pct"/>
            <w:shd w:val="clear" w:color="auto" w:fill="FFFFFF"/>
          </w:tcPr>
          <w:p w14:paraId="45FCF27C"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42,1</w:t>
            </w:r>
          </w:p>
        </w:tc>
        <w:tc>
          <w:tcPr>
            <w:tcW w:w="756" w:type="pct"/>
            <w:shd w:val="clear" w:color="auto" w:fill="FFFFFF"/>
          </w:tcPr>
          <w:p w14:paraId="13EF47A8"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Ибрутиниб</w:t>
            </w:r>
          </w:p>
        </w:tc>
        <w:tc>
          <w:tcPr>
            <w:tcW w:w="392" w:type="pct"/>
            <w:shd w:val="clear" w:color="auto" w:fill="FFFFFF"/>
          </w:tcPr>
          <w:p w14:paraId="5D9CABE1"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103,7</w:t>
            </w:r>
          </w:p>
        </w:tc>
        <w:tc>
          <w:tcPr>
            <w:tcW w:w="392" w:type="pct"/>
            <w:shd w:val="clear" w:color="auto" w:fill="FFFFFF"/>
          </w:tcPr>
          <w:p w14:paraId="5E7ACB40"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101,9</w:t>
            </w:r>
          </w:p>
        </w:tc>
        <w:tc>
          <w:tcPr>
            <w:tcW w:w="320" w:type="pct"/>
            <w:shd w:val="clear" w:color="auto" w:fill="FFFFFF"/>
          </w:tcPr>
          <w:p w14:paraId="27D44166"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33,7</w:t>
            </w:r>
          </w:p>
        </w:tc>
        <w:tc>
          <w:tcPr>
            <w:tcW w:w="320" w:type="pct"/>
            <w:shd w:val="clear" w:color="auto" w:fill="FFFFFF"/>
          </w:tcPr>
          <w:p w14:paraId="14DDB628"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75,3</w:t>
            </w:r>
          </w:p>
        </w:tc>
        <w:tc>
          <w:tcPr>
            <w:tcW w:w="320" w:type="pct"/>
            <w:shd w:val="clear" w:color="auto" w:fill="FFFFFF"/>
          </w:tcPr>
          <w:p w14:paraId="18A1D6AE" w14:textId="77777777" w:rsidR="00C602C5" w:rsidRPr="00906EF6" w:rsidRDefault="00C602C5" w:rsidP="00B50A8D">
            <w:pPr>
              <w:tabs>
                <w:tab w:val="left" w:pos="567"/>
              </w:tabs>
              <w:rPr>
                <w:rFonts w:asciiTheme="majorBidi" w:hAnsiTheme="majorBidi" w:cstheme="majorBidi"/>
              </w:rPr>
            </w:pPr>
            <w:r w:rsidRPr="00906EF6">
              <w:rPr>
                <w:rFonts w:asciiTheme="majorBidi" w:hAnsiTheme="majorBidi" w:cstheme="majorBidi"/>
                <w:lang w:val="ru"/>
              </w:rPr>
              <w:t>67,0</w:t>
            </w:r>
          </w:p>
        </w:tc>
      </w:tr>
    </w:tbl>
    <w:p w14:paraId="356B28B7" w14:textId="77777777" w:rsidR="00C602C5" w:rsidRPr="00447482" w:rsidRDefault="00C602C5" w:rsidP="00C602C5">
      <w:pPr>
        <w:tabs>
          <w:tab w:val="left" w:pos="567"/>
        </w:tabs>
        <w:rPr>
          <w:rFonts w:asciiTheme="majorBidi" w:hAnsiTheme="majorBidi" w:cstheme="majorBidi"/>
          <w:sz w:val="18"/>
        </w:rPr>
      </w:pPr>
      <w:r w:rsidRPr="00447482">
        <w:rPr>
          <w:rFonts w:asciiTheme="majorBidi" w:hAnsiTheme="majorBidi" w:cstheme="majorBidi"/>
          <w:sz w:val="18"/>
        </w:rPr>
        <w:br w:type="page"/>
      </w:r>
    </w:p>
    <w:p w14:paraId="6B05BDAF" w14:textId="77777777" w:rsidR="00C602C5" w:rsidRPr="002A68E5" w:rsidRDefault="00C602C5" w:rsidP="00C602C5">
      <w:pPr>
        <w:tabs>
          <w:tab w:val="left" w:pos="567"/>
        </w:tabs>
        <w:jc w:val="both"/>
        <w:rPr>
          <w:rFonts w:asciiTheme="majorBidi" w:hAnsiTheme="majorBidi" w:cstheme="majorBidi"/>
          <w:u w:val="single"/>
        </w:rPr>
      </w:pPr>
      <w:r w:rsidRPr="002A68E5">
        <w:rPr>
          <w:rFonts w:asciiTheme="majorBidi" w:hAnsiTheme="majorBidi" w:cstheme="majorBidi"/>
          <w:u w:val="single"/>
          <w:lang w:val="ru"/>
        </w:rPr>
        <w:lastRenderedPageBreak/>
        <w:t>Мышиная модель ксенотрансплантата ХЛЛ человека</w:t>
      </w:r>
    </w:p>
    <w:p w14:paraId="564ACE2C" w14:textId="77777777" w:rsidR="00C602C5" w:rsidRPr="002A68E5" w:rsidRDefault="00C602C5" w:rsidP="00C602C5">
      <w:pPr>
        <w:tabs>
          <w:tab w:val="left" w:pos="567"/>
        </w:tabs>
        <w:jc w:val="both"/>
        <w:rPr>
          <w:rFonts w:asciiTheme="majorBidi" w:hAnsiTheme="majorBidi" w:cstheme="majorBidi"/>
        </w:rPr>
      </w:pPr>
    </w:p>
    <w:p w14:paraId="0ED44188" w14:textId="3F5BC2D1" w:rsidR="00C602C5" w:rsidRPr="002A68E5"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2A68E5">
        <w:rPr>
          <w:rFonts w:asciiTheme="majorBidi" w:hAnsiTheme="majorBidi" w:cstheme="majorBidi"/>
          <w:lang w:val="ru"/>
        </w:rPr>
        <w:t xml:space="preserve">Акалабрутиниб изучали на модели ксенотрансплантата первичного ХЛЛ человека, </w:t>
      </w:r>
      <w:r w:rsidRPr="00917441">
        <w:rPr>
          <w:rFonts w:asciiTheme="majorBidi" w:hAnsiTheme="majorBidi" w:cstheme="majorBidi"/>
          <w:lang w:val="ru"/>
        </w:rPr>
        <w:t>полученного путем приживления первичных PBMC пациентов с ХЛЛ мышам с диабетом без ожирения, с тяжелым комбинированным иммунодефицитом (SCID) и интерфероном γ</w:t>
      </w:r>
      <w:r w:rsidRPr="00917441">
        <w:rPr>
          <w:rFonts w:asciiTheme="majorBidi" w:hAnsiTheme="majorBidi" w:cstheme="majorBidi"/>
          <w:vertAlign w:val="superscript"/>
          <w:lang w:val="ru"/>
        </w:rPr>
        <w:t>-/-</w:t>
      </w:r>
      <w:r w:rsidRPr="00917441">
        <w:rPr>
          <w:rFonts w:asciiTheme="majorBidi" w:hAnsiTheme="majorBidi" w:cstheme="majorBidi"/>
          <w:lang w:val="ru"/>
        </w:rPr>
        <w:t xml:space="preserve"> (NSG). </w:t>
      </w:r>
      <w:r w:rsidRPr="00917441">
        <w:rPr>
          <w:lang w:val="ru"/>
        </w:rPr>
        <w:t>Мышам NSG приживляли первичные клетки ХЛЛ и вводили акалабрутиниб с питьевой водой в указанных концентрациях. По истечении 3 недель из селезенки выделяли CD5+/CD19+-клетки человека и анализировали их методом проточной цитометрии для определения доли от общего числа CD45+-клеток человека. По окончании периода введения препарата (3 недели) у мышей выделяли из селезенки пролиферирующие клетки ХЛЛ и определяли в них путем окрашивания уровень экспрессии антигена пролиферации Ki-67 методом проточной цитометрии.</w:t>
      </w:r>
      <w:r>
        <w:rPr>
          <w:lang w:val="ru"/>
        </w:rPr>
        <w:t xml:space="preserve"> Данные представлены на рисунке 3-</w:t>
      </w:r>
      <w:r w:rsidR="00B50A8D">
        <w:rPr>
          <w:lang w:val="ru"/>
        </w:rPr>
        <w:t>6</w:t>
      </w:r>
      <w:r>
        <w:rPr>
          <w:lang w:val="ru"/>
        </w:rPr>
        <w:t>.</w:t>
      </w:r>
    </w:p>
    <w:p w14:paraId="7FE2C62F" w14:textId="77777777" w:rsidR="00C602C5" w:rsidRDefault="00C602C5" w:rsidP="00C602C5">
      <w:pPr>
        <w:tabs>
          <w:tab w:val="left" w:pos="567"/>
        </w:tabs>
        <w:rPr>
          <w:rFonts w:asciiTheme="majorBidi" w:hAnsiTheme="majorBidi" w:cstheme="majorBidi"/>
          <w:sz w:val="18"/>
        </w:rPr>
      </w:pPr>
    </w:p>
    <w:p w14:paraId="122F7417" w14:textId="31629264" w:rsidR="00B50A8D" w:rsidRDefault="00B50A8D" w:rsidP="00B50A8D">
      <w:pPr>
        <w:pStyle w:val="af5"/>
        <w:jc w:val="both"/>
      </w:pPr>
      <w:bookmarkStart w:id="265" w:name="_Toc159973419"/>
      <w:r>
        <w:t xml:space="preserve">Рисунок </w:t>
      </w:r>
      <w:fldSimple w:instr=" STYLEREF 1 \s ">
        <w:r w:rsidR="002256A9">
          <w:rPr>
            <w:noProof/>
          </w:rPr>
          <w:t>3</w:t>
        </w:r>
      </w:fldSimple>
      <w:r w:rsidR="002256A9">
        <w:noBreakHyphen/>
      </w:r>
      <w:fldSimple w:instr=" SEQ Рисунок \* ARABIC \s 1 ">
        <w:r w:rsidR="002256A9">
          <w:rPr>
            <w:noProof/>
          </w:rPr>
          <w:t>6</w:t>
        </w:r>
      </w:fldSimple>
      <w:r>
        <w:t>.</w:t>
      </w:r>
      <w:r w:rsidRPr="00B50A8D">
        <w:rPr>
          <w:rFonts w:asciiTheme="majorBidi" w:hAnsiTheme="majorBidi" w:cstheme="majorBidi"/>
        </w:rPr>
        <w:t xml:space="preserve"> </w:t>
      </w:r>
      <w:r w:rsidRPr="00B50A8D">
        <w:rPr>
          <w:rFonts w:asciiTheme="majorBidi" w:hAnsiTheme="majorBidi" w:cstheme="majorBidi"/>
          <w:b w:val="0"/>
        </w:rPr>
        <w:t xml:space="preserve">Исследования </w:t>
      </w:r>
      <w:r w:rsidRPr="00B50A8D">
        <w:rPr>
          <w:rFonts w:asciiTheme="majorBidi" w:hAnsiTheme="majorBidi" w:cstheme="majorBidi"/>
          <w:b w:val="0"/>
          <w:lang w:val="ru"/>
        </w:rPr>
        <w:t>мышиная модели ксенотрансплантата ХЛЛ человека.</w:t>
      </w:r>
      <w:bookmarkEnd w:id="265"/>
    </w:p>
    <w:p w14:paraId="7A4E29C3" w14:textId="54CE8775" w:rsidR="00C602C5" w:rsidRPr="008621DF" w:rsidRDefault="00C602C5" w:rsidP="00B50A8D">
      <w:pPr>
        <w:pStyle w:val="af5"/>
        <w:rPr>
          <w:rFonts w:asciiTheme="majorBidi" w:hAnsiTheme="majorBidi" w:cstheme="majorBidi"/>
          <w:sz w:val="2"/>
          <w:szCs w:val="2"/>
        </w:rPr>
      </w:pPr>
      <w:r>
        <w:rPr>
          <w:rFonts w:asciiTheme="majorBidi" w:hAnsiTheme="majorBidi" w:cstheme="majorBidi"/>
          <w:noProof/>
          <w:sz w:val="18"/>
          <w:lang w:eastAsia="ru-RU"/>
        </w:rPr>
        <mc:AlternateContent>
          <mc:Choice Requires="wps">
            <w:drawing>
              <wp:anchor distT="0" distB="0" distL="114300" distR="114300" simplePos="0" relativeHeight="251714560" behindDoc="0" locked="0" layoutInCell="1" allowOverlap="1" wp14:anchorId="56B33C97" wp14:editId="3528499E">
                <wp:simplePos x="0" y="0"/>
                <wp:positionH relativeFrom="column">
                  <wp:posOffset>133350</wp:posOffset>
                </wp:positionH>
                <wp:positionV relativeFrom="paragraph">
                  <wp:posOffset>1055370</wp:posOffset>
                </wp:positionV>
                <wp:extent cx="160020" cy="1463040"/>
                <wp:effectExtent l="0" t="0" r="1905" b="0"/>
                <wp:wrapNone/>
                <wp:docPr id="159" name="Надпись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463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984A27" w14:textId="77777777" w:rsidR="00530D84" w:rsidRPr="004F2669" w:rsidRDefault="00530D84" w:rsidP="00C602C5">
                            <w:pPr>
                              <w:spacing w:after="60"/>
                              <w:jc w:val="center"/>
                              <w:rPr>
                                <w:b/>
                                <w:bCs/>
                                <w:sz w:val="16"/>
                                <w:szCs w:val="16"/>
                                <w:lang w:val="en-GB"/>
                              </w:rPr>
                            </w:pPr>
                            <w:r w:rsidRPr="004F2669">
                              <w:rPr>
                                <w:b/>
                                <w:bCs/>
                                <w:color w:val="1E1A23"/>
                                <w:sz w:val="16"/>
                                <w:szCs w:val="16"/>
                                <w:lang w:val="ru"/>
                              </w:rPr>
                              <w:t>Клетки ХЛЛ/CD45+-клетки,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B33C97" id="Надпись 159" o:spid="_x0000_s1070" type="#_x0000_t202" style="position:absolute;margin-left:10.5pt;margin-top:83.1pt;width:12.6pt;height:115.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" stroked="f">
                <v:textbox style="layout-flow:vertical;mso-layout-flow-alt:bottom-to-top" inset="0,0,0,0">
                  <w:txbxContent>
                    <w:p w14:paraId="22984A27" w14:textId="77777777" w:rsidR="00530D84" w:rsidRPr="004F2669" w:rsidRDefault="00530D84" w:rsidP="00C602C5">
                      <w:pPr>
                        <w:spacing w:after="60"/>
                        <w:jc w:val="center"/>
                        <w:rPr>
                          <w:b/>
                          <w:bCs/>
                          <w:sz w:val="16"/>
                          <w:szCs w:val="16"/>
                          <w:lang w:val="en-GB"/>
                        </w:rPr>
                      </w:pPr>
                      <w:r w:rsidRPr="004F2669">
                        <w:rPr>
                          <w:b/>
                          <w:bCs/>
                          <w:color w:val="1E1A23"/>
                          <w:sz w:val="16"/>
                          <w:szCs w:val="16"/>
                          <w:lang w:val="ru"/>
                        </w:rPr>
                        <w:t>Клетки ХЛЛ/CD45+-клетки, %</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15584" behindDoc="0" locked="0" layoutInCell="1" allowOverlap="1" wp14:anchorId="659D074A" wp14:editId="542D9A5E">
                <wp:simplePos x="0" y="0"/>
                <wp:positionH relativeFrom="column">
                  <wp:posOffset>3120390</wp:posOffset>
                </wp:positionH>
                <wp:positionV relativeFrom="paragraph">
                  <wp:posOffset>1169670</wp:posOffset>
                </wp:positionV>
                <wp:extent cx="160020" cy="1463040"/>
                <wp:effectExtent l="0" t="0" r="0" b="0"/>
                <wp:wrapNone/>
                <wp:docPr id="158" name="Надпись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463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8CAF8A" w14:textId="77777777" w:rsidR="00530D84" w:rsidRPr="004F2669" w:rsidRDefault="00530D84" w:rsidP="00C602C5">
                            <w:pPr>
                              <w:spacing w:after="60"/>
                              <w:jc w:val="center"/>
                              <w:rPr>
                                <w:b/>
                                <w:bCs/>
                                <w:sz w:val="16"/>
                                <w:szCs w:val="16"/>
                                <w:lang w:val="en-GB"/>
                              </w:rPr>
                            </w:pPr>
                            <w:r w:rsidRPr="004F2669">
                              <w:rPr>
                                <w:b/>
                                <w:bCs/>
                                <w:color w:val="1E1A23"/>
                                <w:sz w:val="16"/>
                                <w:szCs w:val="16"/>
                                <w:lang w:val="ru"/>
                              </w:rPr>
                              <w:t>Клетки ХЛЛ/ki67,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D074A" id="Надпись 158" o:spid="_x0000_s1071" type="#_x0000_t202" style="position:absolute;margin-left:245.7pt;margin-top:92.1pt;width:12.6pt;height:115.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" stroked="f">
                <v:textbox style="layout-flow:vertical;mso-layout-flow-alt:bottom-to-top" inset="0,0,0,0">
                  <w:txbxContent>
                    <w:p w14:paraId="018CAF8A" w14:textId="77777777" w:rsidR="00530D84" w:rsidRPr="004F2669" w:rsidRDefault="00530D84" w:rsidP="00C602C5">
                      <w:pPr>
                        <w:spacing w:after="60"/>
                        <w:jc w:val="center"/>
                        <w:rPr>
                          <w:b/>
                          <w:bCs/>
                          <w:sz w:val="16"/>
                          <w:szCs w:val="16"/>
                          <w:lang w:val="en-GB"/>
                        </w:rPr>
                      </w:pPr>
                      <w:r w:rsidRPr="004F2669">
                        <w:rPr>
                          <w:b/>
                          <w:bCs/>
                          <w:color w:val="1E1A23"/>
                          <w:sz w:val="16"/>
                          <w:szCs w:val="16"/>
                          <w:lang w:val="ru"/>
                        </w:rPr>
                        <w:t>Клетки ХЛЛ/ki67, %</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13536" behindDoc="0" locked="0" layoutInCell="1" allowOverlap="1" wp14:anchorId="7487E4FB" wp14:editId="1C687369">
                <wp:simplePos x="0" y="0"/>
                <wp:positionH relativeFrom="column">
                  <wp:posOffset>3501390</wp:posOffset>
                </wp:positionH>
                <wp:positionV relativeFrom="paragraph">
                  <wp:posOffset>2884170</wp:posOffset>
                </wp:positionV>
                <wp:extent cx="434340" cy="175260"/>
                <wp:effectExtent l="0" t="0" r="0" b="0"/>
                <wp:wrapNone/>
                <wp:docPr id="157" name="Надпись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 cy="175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5358E1" w14:textId="77777777" w:rsidR="00530D84" w:rsidRPr="00447482" w:rsidRDefault="00530D84" w:rsidP="00C602C5">
                            <w:pPr>
                              <w:tabs>
                                <w:tab w:val="left" w:pos="567"/>
                              </w:tabs>
                              <w:rPr>
                                <w:sz w:val="12"/>
                                <w:szCs w:val="16"/>
                                <w:lang w:val="en-GB"/>
                              </w:rPr>
                            </w:pPr>
                            <w:r w:rsidRPr="00447482">
                              <w:rPr>
                                <w:b/>
                                <w:bCs/>
                                <w:sz w:val="14"/>
                                <w:szCs w:val="18"/>
                                <w:lang w:val="ru"/>
                              </w:rPr>
                              <w:t>Носитель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87E4FB" id="Надпись 157" o:spid="_x0000_s1072" type="#_x0000_t202" style="position:absolute;margin-left:275.7pt;margin-top:227.1pt;width:34.2pt;height:13.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" stroked="f">
                <v:textbox inset="0,0,0,0">
                  <w:txbxContent>
                    <w:p w14:paraId="0D5358E1" w14:textId="77777777" w:rsidR="00530D84" w:rsidRPr="00447482" w:rsidRDefault="00530D84" w:rsidP="00C602C5">
                      <w:pPr>
                        <w:tabs>
                          <w:tab w:val="left" w:pos="567"/>
                        </w:tabs>
                        <w:rPr>
                          <w:sz w:val="12"/>
                          <w:szCs w:val="16"/>
                          <w:lang w:val="en-GB"/>
                        </w:rPr>
                      </w:pPr>
                      <w:r w:rsidRPr="00447482">
                        <w:rPr>
                          <w:b/>
                          <w:bCs/>
                          <w:sz w:val="14"/>
                          <w:szCs w:val="18"/>
                          <w:lang w:val="ru"/>
                        </w:rPr>
                        <w:t>Носитель</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12512" behindDoc="0" locked="0" layoutInCell="1" allowOverlap="1" wp14:anchorId="6E20514B" wp14:editId="68DB9564">
                <wp:simplePos x="0" y="0"/>
                <wp:positionH relativeFrom="column">
                  <wp:posOffset>3859530</wp:posOffset>
                </wp:positionH>
                <wp:positionV relativeFrom="paragraph">
                  <wp:posOffset>2876550</wp:posOffset>
                </wp:positionV>
                <wp:extent cx="434340" cy="297180"/>
                <wp:effectExtent l="1905" t="0" r="1905" b="0"/>
                <wp:wrapNone/>
                <wp:docPr id="156" name="Надпись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0F78A9" w14:textId="77777777" w:rsidR="00530D84" w:rsidRPr="004F2669" w:rsidRDefault="00530D84" w:rsidP="00C602C5">
                            <w:pPr>
                              <w:tabs>
                                <w:tab w:val="left" w:pos="567"/>
                              </w:tabs>
                              <w:jc w:val="center"/>
                              <w:rPr>
                                <w:b/>
                                <w:bCs/>
                                <w:sz w:val="16"/>
                                <w:szCs w:val="20"/>
                              </w:rPr>
                            </w:pPr>
                            <w:r w:rsidRPr="004F2669">
                              <w:rPr>
                                <w:b/>
                                <w:bCs/>
                                <w:sz w:val="16"/>
                                <w:szCs w:val="20"/>
                                <w:lang w:val="ru"/>
                              </w:rPr>
                              <w:t>0,006</w:t>
                            </w:r>
                          </w:p>
                          <w:p w14:paraId="3D94A4CA" w14:textId="77777777" w:rsidR="00530D84" w:rsidRPr="004F2669" w:rsidRDefault="00530D84" w:rsidP="00C602C5">
                            <w:pPr>
                              <w:tabs>
                                <w:tab w:val="left" w:pos="567"/>
                              </w:tabs>
                              <w:jc w:val="center"/>
                              <w:rPr>
                                <w:sz w:val="14"/>
                                <w:szCs w:val="14"/>
                                <w:lang w:val="en-GB"/>
                              </w:rPr>
                            </w:pPr>
                            <w:r w:rsidRPr="004F2669">
                              <w:rPr>
                                <w:b/>
                                <w:bCs/>
                                <w:sz w:val="16"/>
                                <w:szCs w:val="20"/>
                                <w:lang w:val="ru"/>
                              </w:rPr>
                              <w:t>мг/мл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0514B" id="Надпись 156" o:spid="_x0000_s1073" type="#_x0000_t202" style="position:absolute;margin-left:303.9pt;margin-top:226.5pt;width:34.2pt;height:23.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" stroked="f">
                <v:textbox inset="0,0,0,0">
                  <w:txbxContent>
                    <w:p w14:paraId="050F78A9" w14:textId="77777777" w:rsidR="00530D84" w:rsidRPr="004F2669" w:rsidRDefault="00530D84" w:rsidP="00C602C5">
                      <w:pPr>
                        <w:tabs>
                          <w:tab w:val="left" w:pos="567"/>
                        </w:tabs>
                        <w:jc w:val="center"/>
                        <w:rPr>
                          <w:b/>
                          <w:bCs/>
                          <w:sz w:val="16"/>
                          <w:szCs w:val="20"/>
                        </w:rPr>
                      </w:pPr>
                      <w:r w:rsidRPr="004F2669">
                        <w:rPr>
                          <w:b/>
                          <w:bCs/>
                          <w:sz w:val="16"/>
                          <w:szCs w:val="20"/>
                          <w:lang w:val="ru"/>
                        </w:rPr>
                        <w:t>0,006</w:t>
                      </w:r>
                    </w:p>
                    <w:p w14:paraId="3D94A4CA" w14:textId="77777777" w:rsidR="00530D84" w:rsidRPr="004F2669" w:rsidRDefault="00530D84" w:rsidP="00C602C5">
                      <w:pPr>
                        <w:tabs>
                          <w:tab w:val="left" w:pos="567"/>
                        </w:tabs>
                        <w:jc w:val="center"/>
                        <w:rPr>
                          <w:sz w:val="14"/>
                          <w:szCs w:val="14"/>
                          <w:lang w:val="en-GB"/>
                        </w:rPr>
                      </w:pPr>
                      <w:r w:rsidRPr="004F2669">
                        <w:rPr>
                          <w:b/>
                          <w:bCs/>
                          <w:sz w:val="16"/>
                          <w:szCs w:val="20"/>
                          <w:lang w:val="ru"/>
                        </w:rPr>
                        <w:t>мг/мл</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11488" behindDoc="0" locked="0" layoutInCell="1" allowOverlap="1" wp14:anchorId="4AFF13F0" wp14:editId="36ACCCA2">
                <wp:simplePos x="0" y="0"/>
                <wp:positionH relativeFrom="column">
                  <wp:posOffset>4293870</wp:posOffset>
                </wp:positionH>
                <wp:positionV relativeFrom="paragraph">
                  <wp:posOffset>2876550</wp:posOffset>
                </wp:positionV>
                <wp:extent cx="434340" cy="297180"/>
                <wp:effectExtent l="0" t="0" r="0" b="0"/>
                <wp:wrapNone/>
                <wp:docPr id="155" name="Надпись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B9A53" w14:textId="77777777" w:rsidR="00530D84" w:rsidRPr="004F2669" w:rsidRDefault="00530D84" w:rsidP="00C602C5">
                            <w:pPr>
                              <w:tabs>
                                <w:tab w:val="left" w:pos="567"/>
                              </w:tabs>
                              <w:jc w:val="center"/>
                              <w:rPr>
                                <w:b/>
                                <w:bCs/>
                                <w:sz w:val="16"/>
                                <w:szCs w:val="20"/>
                              </w:rPr>
                            </w:pPr>
                            <w:r w:rsidRPr="004F2669">
                              <w:rPr>
                                <w:b/>
                                <w:bCs/>
                                <w:sz w:val="16"/>
                                <w:szCs w:val="20"/>
                                <w:lang w:val="ru"/>
                              </w:rPr>
                              <w:t>0,06</w:t>
                            </w:r>
                          </w:p>
                          <w:p w14:paraId="108C4DFA" w14:textId="77777777" w:rsidR="00530D84" w:rsidRPr="004F2669" w:rsidRDefault="00530D84" w:rsidP="00C602C5">
                            <w:pPr>
                              <w:tabs>
                                <w:tab w:val="left" w:pos="567"/>
                              </w:tabs>
                              <w:jc w:val="center"/>
                              <w:rPr>
                                <w:sz w:val="14"/>
                                <w:szCs w:val="14"/>
                                <w:lang w:val="en-GB"/>
                              </w:rPr>
                            </w:pPr>
                            <w:r w:rsidRPr="004F2669">
                              <w:rPr>
                                <w:b/>
                                <w:bCs/>
                                <w:sz w:val="16"/>
                                <w:szCs w:val="20"/>
                                <w:lang w:val="ru"/>
                              </w:rPr>
                              <w:t>мг/мл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F13F0" id="Надпись 155" o:spid="_x0000_s1074" type="#_x0000_t202" style="position:absolute;margin-left:338.1pt;margin-top:226.5pt;width:34.2pt;height:23.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" stroked="f">
                <v:textbox inset="0,0,0,0">
                  <w:txbxContent>
                    <w:p w14:paraId="53EB9A53" w14:textId="77777777" w:rsidR="00530D84" w:rsidRPr="004F2669" w:rsidRDefault="00530D84" w:rsidP="00C602C5">
                      <w:pPr>
                        <w:tabs>
                          <w:tab w:val="left" w:pos="567"/>
                        </w:tabs>
                        <w:jc w:val="center"/>
                        <w:rPr>
                          <w:b/>
                          <w:bCs/>
                          <w:sz w:val="16"/>
                          <w:szCs w:val="20"/>
                        </w:rPr>
                      </w:pPr>
                      <w:r w:rsidRPr="004F2669">
                        <w:rPr>
                          <w:b/>
                          <w:bCs/>
                          <w:sz w:val="16"/>
                          <w:szCs w:val="20"/>
                          <w:lang w:val="ru"/>
                        </w:rPr>
                        <w:t>0,06</w:t>
                      </w:r>
                    </w:p>
                    <w:p w14:paraId="108C4DFA" w14:textId="77777777" w:rsidR="00530D84" w:rsidRPr="004F2669" w:rsidRDefault="00530D84" w:rsidP="00C602C5">
                      <w:pPr>
                        <w:tabs>
                          <w:tab w:val="left" w:pos="567"/>
                        </w:tabs>
                        <w:jc w:val="center"/>
                        <w:rPr>
                          <w:sz w:val="14"/>
                          <w:szCs w:val="14"/>
                          <w:lang w:val="en-GB"/>
                        </w:rPr>
                      </w:pPr>
                      <w:r w:rsidRPr="004F2669">
                        <w:rPr>
                          <w:b/>
                          <w:bCs/>
                          <w:sz w:val="16"/>
                          <w:szCs w:val="20"/>
                          <w:lang w:val="ru"/>
                        </w:rPr>
                        <w:t>мг/мл</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10464" behindDoc="0" locked="0" layoutInCell="1" allowOverlap="1" wp14:anchorId="1E3332A7" wp14:editId="2D2AF54E">
                <wp:simplePos x="0" y="0"/>
                <wp:positionH relativeFrom="column">
                  <wp:posOffset>4751070</wp:posOffset>
                </wp:positionH>
                <wp:positionV relativeFrom="paragraph">
                  <wp:posOffset>2876550</wp:posOffset>
                </wp:positionV>
                <wp:extent cx="434340" cy="297180"/>
                <wp:effectExtent l="0" t="0" r="0" b="0"/>
                <wp:wrapNone/>
                <wp:docPr id="154" name="Надпись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BF730F" w14:textId="77777777" w:rsidR="00530D84" w:rsidRPr="004F2669" w:rsidRDefault="00530D84" w:rsidP="00C602C5">
                            <w:pPr>
                              <w:tabs>
                                <w:tab w:val="left" w:pos="567"/>
                              </w:tabs>
                              <w:jc w:val="center"/>
                              <w:rPr>
                                <w:b/>
                                <w:bCs/>
                                <w:sz w:val="16"/>
                                <w:szCs w:val="20"/>
                              </w:rPr>
                            </w:pPr>
                            <w:r>
                              <w:rPr>
                                <w:rFonts w:cs="Arial"/>
                                <w:b/>
                                <w:bCs/>
                                <w:sz w:val="16"/>
                                <w:szCs w:val="20"/>
                                <w:lang w:val="ru"/>
                              </w:rPr>
                              <w:t>≥ 0,15</w:t>
                            </w:r>
                          </w:p>
                          <w:p w14:paraId="29AE084D" w14:textId="77777777" w:rsidR="00530D84" w:rsidRPr="004F2669" w:rsidRDefault="00530D84" w:rsidP="00C602C5">
                            <w:pPr>
                              <w:tabs>
                                <w:tab w:val="left" w:pos="567"/>
                              </w:tabs>
                              <w:jc w:val="center"/>
                              <w:rPr>
                                <w:sz w:val="14"/>
                                <w:szCs w:val="14"/>
                                <w:lang w:val="en-GB"/>
                              </w:rPr>
                            </w:pPr>
                            <w:r w:rsidRPr="004F2669">
                              <w:rPr>
                                <w:b/>
                                <w:bCs/>
                                <w:sz w:val="16"/>
                                <w:szCs w:val="20"/>
                                <w:lang w:val="ru"/>
                              </w:rPr>
                              <w:t>мг/мл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3332A7" id="Надпись 154" o:spid="_x0000_s1075" type="#_x0000_t202" style="position:absolute;margin-left:374.1pt;margin-top:226.5pt;width:34.2pt;height:23.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" stroked="f">
                <v:textbox inset="0,0,0,0">
                  <w:txbxContent>
                    <w:p w14:paraId="76BF730F" w14:textId="77777777" w:rsidR="00530D84" w:rsidRPr="004F2669" w:rsidRDefault="00530D84" w:rsidP="00C602C5">
                      <w:pPr>
                        <w:tabs>
                          <w:tab w:val="left" w:pos="567"/>
                        </w:tabs>
                        <w:jc w:val="center"/>
                        <w:rPr>
                          <w:b/>
                          <w:bCs/>
                          <w:sz w:val="16"/>
                          <w:szCs w:val="20"/>
                        </w:rPr>
                      </w:pPr>
                      <w:r>
                        <w:rPr>
                          <w:rFonts w:cs="Arial"/>
                          <w:b/>
                          <w:bCs/>
                          <w:sz w:val="16"/>
                          <w:szCs w:val="20"/>
                          <w:lang w:val="ru"/>
                        </w:rPr>
                        <w:t>≥ 0,15</w:t>
                      </w:r>
                    </w:p>
                    <w:p w14:paraId="29AE084D" w14:textId="77777777" w:rsidR="00530D84" w:rsidRPr="004F2669" w:rsidRDefault="00530D84" w:rsidP="00C602C5">
                      <w:pPr>
                        <w:tabs>
                          <w:tab w:val="left" w:pos="567"/>
                        </w:tabs>
                        <w:jc w:val="center"/>
                        <w:rPr>
                          <w:sz w:val="14"/>
                          <w:szCs w:val="14"/>
                          <w:lang w:val="en-GB"/>
                        </w:rPr>
                      </w:pPr>
                      <w:r w:rsidRPr="004F2669">
                        <w:rPr>
                          <w:b/>
                          <w:bCs/>
                          <w:sz w:val="16"/>
                          <w:szCs w:val="20"/>
                          <w:lang w:val="ru"/>
                        </w:rPr>
                        <w:t>мг/мл</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09440" behindDoc="0" locked="0" layoutInCell="1" allowOverlap="1" wp14:anchorId="6411737F" wp14:editId="0C88B7E4">
                <wp:simplePos x="0" y="0"/>
                <wp:positionH relativeFrom="column">
                  <wp:posOffset>2038350</wp:posOffset>
                </wp:positionH>
                <wp:positionV relativeFrom="paragraph">
                  <wp:posOffset>2876550</wp:posOffset>
                </wp:positionV>
                <wp:extent cx="434340" cy="297180"/>
                <wp:effectExtent l="0" t="0" r="3810" b="0"/>
                <wp:wrapNone/>
                <wp:docPr id="153" name="Надпись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0A0A76" w14:textId="77777777" w:rsidR="00530D84" w:rsidRPr="004F2669" w:rsidRDefault="00530D84" w:rsidP="00C602C5">
                            <w:pPr>
                              <w:tabs>
                                <w:tab w:val="left" w:pos="567"/>
                              </w:tabs>
                              <w:jc w:val="center"/>
                              <w:rPr>
                                <w:b/>
                                <w:bCs/>
                                <w:sz w:val="16"/>
                                <w:szCs w:val="20"/>
                              </w:rPr>
                            </w:pPr>
                            <w:r>
                              <w:rPr>
                                <w:rFonts w:cs="Arial"/>
                                <w:b/>
                                <w:bCs/>
                                <w:sz w:val="16"/>
                                <w:szCs w:val="20"/>
                                <w:lang w:val="ru"/>
                              </w:rPr>
                              <w:t>≥ 0,15</w:t>
                            </w:r>
                          </w:p>
                          <w:p w14:paraId="22402337" w14:textId="77777777" w:rsidR="00530D84" w:rsidRPr="004F2669" w:rsidRDefault="00530D84" w:rsidP="00C602C5">
                            <w:pPr>
                              <w:tabs>
                                <w:tab w:val="left" w:pos="567"/>
                              </w:tabs>
                              <w:jc w:val="center"/>
                              <w:rPr>
                                <w:sz w:val="14"/>
                                <w:szCs w:val="14"/>
                                <w:lang w:val="en-GB"/>
                              </w:rPr>
                            </w:pPr>
                            <w:r w:rsidRPr="004F2669">
                              <w:rPr>
                                <w:b/>
                                <w:bCs/>
                                <w:sz w:val="16"/>
                                <w:szCs w:val="20"/>
                                <w:lang w:val="ru"/>
                              </w:rPr>
                              <w:t>мг/мл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11737F" id="Надпись 153" o:spid="_x0000_s1076" type="#_x0000_t202" style="position:absolute;margin-left:160.5pt;margin-top:226.5pt;width:34.2pt;height:23.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" stroked="f">
                <v:textbox inset="0,0,0,0">
                  <w:txbxContent>
                    <w:p w14:paraId="3E0A0A76" w14:textId="77777777" w:rsidR="00530D84" w:rsidRPr="004F2669" w:rsidRDefault="00530D84" w:rsidP="00C602C5">
                      <w:pPr>
                        <w:tabs>
                          <w:tab w:val="left" w:pos="567"/>
                        </w:tabs>
                        <w:jc w:val="center"/>
                        <w:rPr>
                          <w:b/>
                          <w:bCs/>
                          <w:sz w:val="16"/>
                          <w:szCs w:val="20"/>
                        </w:rPr>
                      </w:pPr>
                      <w:r>
                        <w:rPr>
                          <w:rFonts w:cs="Arial"/>
                          <w:b/>
                          <w:bCs/>
                          <w:sz w:val="16"/>
                          <w:szCs w:val="20"/>
                          <w:lang w:val="ru"/>
                        </w:rPr>
                        <w:t>≥ 0,15</w:t>
                      </w:r>
                    </w:p>
                    <w:p w14:paraId="22402337" w14:textId="77777777" w:rsidR="00530D84" w:rsidRPr="004F2669" w:rsidRDefault="00530D84" w:rsidP="00C602C5">
                      <w:pPr>
                        <w:tabs>
                          <w:tab w:val="left" w:pos="567"/>
                        </w:tabs>
                        <w:jc w:val="center"/>
                        <w:rPr>
                          <w:sz w:val="14"/>
                          <w:szCs w:val="14"/>
                          <w:lang w:val="en-GB"/>
                        </w:rPr>
                      </w:pPr>
                      <w:r w:rsidRPr="004F2669">
                        <w:rPr>
                          <w:b/>
                          <w:bCs/>
                          <w:sz w:val="16"/>
                          <w:szCs w:val="20"/>
                          <w:lang w:val="ru"/>
                        </w:rPr>
                        <w:t>мг/мл</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08416" behindDoc="0" locked="0" layoutInCell="1" allowOverlap="1" wp14:anchorId="740356C1" wp14:editId="3F241B68">
                <wp:simplePos x="0" y="0"/>
                <wp:positionH relativeFrom="column">
                  <wp:posOffset>1543050</wp:posOffset>
                </wp:positionH>
                <wp:positionV relativeFrom="paragraph">
                  <wp:posOffset>2876550</wp:posOffset>
                </wp:positionV>
                <wp:extent cx="434340" cy="297180"/>
                <wp:effectExtent l="0" t="0" r="3810" b="0"/>
                <wp:wrapNone/>
                <wp:docPr id="152" name="Надпись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4758EB" w14:textId="77777777" w:rsidR="00530D84" w:rsidRPr="004F2669" w:rsidRDefault="00530D84" w:rsidP="00C602C5">
                            <w:pPr>
                              <w:tabs>
                                <w:tab w:val="left" w:pos="567"/>
                              </w:tabs>
                              <w:jc w:val="center"/>
                              <w:rPr>
                                <w:b/>
                                <w:bCs/>
                                <w:sz w:val="16"/>
                                <w:szCs w:val="20"/>
                              </w:rPr>
                            </w:pPr>
                            <w:r w:rsidRPr="004F2669">
                              <w:rPr>
                                <w:b/>
                                <w:bCs/>
                                <w:sz w:val="16"/>
                                <w:szCs w:val="20"/>
                                <w:lang w:val="ru"/>
                              </w:rPr>
                              <w:t>0,06</w:t>
                            </w:r>
                          </w:p>
                          <w:p w14:paraId="082B24DD" w14:textId="77777777" w:rsidR="00530D84" w:rsidRPr="004F2669" w:rsidRDefault="00530D84" w:rsidP="00C602C5">
                            <w:pPr>
                              <w:tabs>
                                <w:tab w:val="left" w:pos="567"/>
                              </w:tabs>
                              <w:jc w:val="center"/>
                              <w:rPr>
                                <w:sz w:val="14"/>
                                <w:szCs w:val="14"/>
                                <w:lang w:val="en-GB"/>
                              </w:rPr>
                            </w:pPr>
                            <w:r w:rsidRPr="004F2669">
                              <w:rPr>
                                <w:b/>
                                <w:bCs/>
                                <w:sz w:val="16"/>
                                <w:szCs w:val="20"/>
                                <w:lang w:val="ru"/>
                              </w:rPr>
                              <w:t>мг/мл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0356C1" id="Надпись 152" o:spid="_x0000_s1077" type="#_x0000_t202" style="position:absolute;margin-left:121.5pt;margin-top:226.5pt;width:34.2pt;height:23.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" stroked="f">
                <v:textbox inset="0,0,0,0">
                  <w:txbxContent>
                    <w:p w14:paraId="6C4758EB" w14:textId="77777777" w:rsidR="00530D84" w:rsidRPr="004F2669" w:rsidRDefault="00530D84" w:rsidP="00C602C5">
                      <w:pPr>
                        <w:tabs>
                          <w:tab w:val="left" w:pos="567"/>
                        </w:tabs>
                        <w:jc w:val="center"/>
                        <w:rPr>
                          <w:b/>
                          <w:bCs/>
                          <w:sz w:val="16"/>
                          <w:szCs w:val="20"/>
                        </w:rPr>
                      </w:pPr>
                      <w:r w:rsidRPr="004F2669">
                        <w:rPr>
                          <w:b/>
                          <w:bCs/>
                          <w:sz w:val="16"/>
                          <w:szCs w:val="20"/>
                          <w:lang w:val="ru"/>
                        </w:rPr>
                        <w:t>0,06</w:t>
                      </w:r>
                    </w:p>
                    <w:p w14:paraId="082B24DD" w14:textId="77777777" w:rsidR="00530D84" w:rsidRPr="004F2669" w:rsidRDefault="00530D84" w:rsidP="00C602C5">
                      <w:pPr>
                        <w:tabs>
                          <w:tab w:val="left" w:pos="567"/>
                        </w:tabs>
                        <w:jc w:val="center"/>
                        <w:rPr>
                          <w:sz w:val="14"/>
                          <w:szCs w:val="14"/>
                          <w:lang w:val="en-GB"/>
                        </w:rPr>
                      </w:pPr>
                      <w:r w:rsidRPr="004F2669">
                        <w:rPr>
                          <w:b/>
                          <w:bCs/>
                          <w:sz w:val="16"/>
                          <w:szCs w:val="20"/>
                          <w:lang w:val="ru"/>
                        </w:rPr>
                        <w:t>мг/мл</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07392" behindDoc="0" locked="0" layoutInCell="1" allowOverlap="1" wp14:anchorId="673C30D5" wp14:editId="0B2A433C">
                <wp:simplePos x="0" y="0"/>
                <wp:positionH relativeFrom="column">
                  <wp:posOffset>1047750</wp:posOffset>
                </wp:positionH>
                <wp:positionV relativeFrom="paragraph">
                  <wp:posOffset>2884170</wp:posOffset>
                </wp:positionV>
                <wp:extent cx="434340" cy="297180"/>
                <wp:effectExtent l="0" t="0" r="3810" b="0"/>
                <wp:wrapNone/>
                <wp:docPr id="151" name="Надпись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3447ED" w14:textId="77777777" w:rsidR="00530D84" w:rsidRPr="004F2669" w:rsidRDefault="00530D84" w:rsidP="00C602C5">
                            <w:pPr>
                              <w:tabs>
                                <w:tab w:val="left" w:pos="567"/>
                              </w:tabs>
                              <w:jc w:val="center"/>
                              <w:rPr>
                                <w:b/>
                                <w:bCs/>
                                <w:sz w:val="16"/>
                                <w:szCs w:val="20"/>
                              </w:rPr>
                            </w:pPr>
                            <w:r w:rsidRPr="004F2669">
                              <w:rPr>
                                <w:b/>
                                <w:bCs/>
                                <w:sz w:val="16"/>
                                <w:szCs w:val="20"/>
                                <w:lang w:val="ru"/>
                              </w:rPr>
                              <w:t>0,006</w:t>
                            </w:r>
                          </w:p>
                          <w:p w14:paraId="7EB8349F" w14:textId="77777777" w:rsidR="00530D84" w:rsidRPr="004F2669" w:rsidRDefault="00530D84" w:rsidP="00C602C5">
                            <w:pPr>
                              <w:tabs>
                                <w:tab w:val="left" w:pos="567"/>
                              </w:tabs>
                              <w:jc w:val="center"/>
                              <w:rPr>
                                <w:sz w:val="14"/>
                                <w:szCs w:val="14"/>
                                <w:lang w:val="en-GB"/>
                              </w:rPr>
                            </w:pPr>
                            <w:r w:rsidRPr="004F2669">
                              <w:rPr>
                                <w:b/>
                                <w:bCs/>
                                <w:sz w:val="16"/>
                                <w:szCs w:val="20"/>
                                <w:lang w:val="ru"/>
                              </w:rPr>
                              <w:t>мг/мл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C30D5" id="Надпись 151" o:spid="_x0000_s1078" type="#_x0000_t202" style="position:absolute;margin-left:82.5pt;margin-top:227.1pt;width:34.2pt;height:23.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" stroked="f">
                <v:textbox inset="0,0,0,0">
                  <w:txbxContent>
                    <w:p w14:paraId="663447ED" w14:textId="77777777" w:rsidR="00530D84" w:rsidRPr="004F2669" w:rsidRDefault="00530D84" w:rsidP="00C602C5">
                      <w:pPr>
                        <w:tabs>
                          <w:tab w:val="left" w:pos="567"/>
                        </w:tabs>
                        <w:jc w:val="center"/>
                        <w:rPr>
                          <w:b/>
                          <w:bCs/>
                          <w:sz w:val="16"/>
                          <w:szCs w:val="20"/>
                        </w:rPr>
                      </w:pPr>
                      <w:r w:rsidRPr="004F2669">
                        <w:rPr>
                          <w:b/>
                          <w:bCs/>
                          <w:sz w:val="16"/>
                          <w:szCs w:val="20"/>
                          <w:lang w:val="ru"/>
                        </w:rPr>
                        <w:t>0,006</w:t>
                      </w:r>
                    </w:p>
                    <w:p w14:paraId="7EB8349F" w14:textId="77777777" w:rsidR="00530D84" w:rsidRPr="004F2669" w:rsidRDefault="00530D84" w:rsidP="00C602C5">
                      <w:pPr>
                        <w:tabs>
                          <w:tab w:val="left" w:pos="567"/>
                        </w:tabs>
                        <w:jc w:val="center"/>
                        <w:rPr>
                          <w:sz w:val="14"/>
                          <w:szCs w:val="14"/>
                          <w:lang w:val="en-GB"/>
                        </w:rPr>
                      </w:pPr>
                      <w:r w:rsidRPr="004F2669">
                        <w:rPr>
                          <w:b/>
                          <w:bCs/>
                          <w:sz w:val="16"/>
                          <w:szCs w:val="20"/>
                          <w:lang w:val="ru"/>
                        </w:rPr>
                        <w:t>мг/мл</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06368" behindDoc="0" locked="0" layoutInCell="1" allowOverlap="1" wp14:anchorId="6F61FED4" wp14:editId="1D7A0766">
                <wp:simplePos x="0" y="0"/>
                <wp:positionH relativeFrom="column">
                  <wp:posOffset>560070</wp:posOffset>
                </wp:positionH>
                <wp:positionV relativeFrom="paragraph">
                  <wp:posOffset>2884170</wp:posOffset>
                </wp:positionV>
                <wp:extent cx="434340" cy="175260"/>
                <wp:effectExtent l="0" t="0" r="0" b="0"/>
                <wp:wrapNone/>
                <wp:docPr id="150" name="Надпись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 cy="175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9E6868" w14:textId="77777777" w:rsidR="00530D84" w:rsidRPr="00447482" w:rsidRDefault="00530D84" w:rsidP="00C602C5">
                            <w:pPr>
                              <w:tabs>
                                <w:tab w:val="left" w:pos="567"/>
                              </w:tabs>
                              <w:jc w:val="center"/>
                              <w:rPr>
                                <w:sz w:val="12"/>
                                <w:szCs w:val="12"/>
                                <w:lang w:val="en-GB"/>
                              </w:rPr>
                            </w:pPr>
                            <w:r w:rsidRPr="00447482">
                              <w:rPr>
                                <w:b/>
                                <w:bCs/>
                                <w:sz w:val="14"/>
                                <w:szCs w:val="18"/>
                                <w:lang w:val="ru"/>
                              </w:rPr>
                              <w:t>Носитель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61FED4" id="Надпись 150" o:spid="_x0000_s1079" type="#_x0000_t202" style="position:absolute;margin-left:44.1pt;margin-top:227.1pt;width:34.2pt;height:13.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" stroked="f">
                <v:textbox inset="0,0,0,0">
                  <w:txbxContent>
                    <w:p w14:paraId="389E6868" w14:textId="77777777" w:rsidR="00530D84" w:rsidRPr="00447482" w:rsidRDefault="00530D84" w:rsidP="00C602C5">
                      <w:pPr>
                        <w:tabs>
                          <w:tab w:val="left" w:pos="567"/>
                        </w:tabs>
                        <w:jc w:val="center"/>
                        <w:rPr>
                          <w:sz w:val="12"/>
                          <w:szCs w:val="12"/>
                          <w:lang w:val="en-GB"/>
                        </w:rPr>
                      </w:pPr>
                      <w:r w:rsidRPr="00447482">
                        <w:rPr>
                          <w:b/>
                          <w:bCs/>
                          <w:sz w:val="14"/>
                          <w:szCs w:val="18"/>
                          <w:lang w:val="ru"/>
                        </w:rPr>
                        <w:t>Носитель</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05344" behindDoc="0" locked="0" layoutInCell="1" allowOverlap="1" wp14:anchorId="6D7A9B9C" wp14:editId="13B09B6C">
                <wp:simplePos x="0" y="0"/>
                <wp:positionH relativeFrom="column">
                  <wp:posOffset>3501390</wp:posOffset>
                </wp:positionH>
                <wp:positionV relativeFrom="paragraph">
                  <wp:posOffset>19050</wp:posOffset>
                </wp:positionV>
                <wp:extent cx="2514600" cy="518160"/>
                <wp:effectExtent l="0" t="0" r="3810" b="0"/>
                <wp:wrapNone/>
                <wp:docPr id="147" name="Надпись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518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B93BDA" w14:textId="77777777" w:rsidR="00530D84" w:rsidRPr="00F601E8" w:rsidRDefault="00530D84" w:rsidP="00C602C5">
                            <w:pPr>
                              <w:rPr>
                                <w:sz w:val="16"/>
                                <w:szCs w:val="16"/>
                              </w:rPr>
                            </w:pPr>
                            <w:r w:rsidRPr="004F2669">
                              <w:rPr>
                                <w:b/>
                                <w:bCs/>
                                <w:sz w:val="18"/>
                                <w:lang w:val="ru"/>
                              </w:rPr>
                              <w:t>Ингибирование акалабрутинибом пролиферативной фракции клеток ХЛЛ на модели ксенотрансплантата, полученной от мышиной модели</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7A9B9C" id="Надпись 147" o:spid="_x0000_s1080" type="#_x0000_t202" style="position:absolute;margin-left:275.7pt;margin-top:1.5pt;width:198pt;height:40.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" stroked="f">
                <v:textbox inset="0,0,0,0">
                  <w:txbxContent>
                    <w:p w14:paraId="29B93BDA" w14:textId="77777777" w:rsidR="00530D84" w:rsidRPr="00F601E8" w:rsidRDefault="00530D84" w:rsidP="00C602C5">
                      <w:pPr>
                        <w:rPr>
                          <w:sz w:val="16"/>
                          <w:szCs w:val="16"/>
                        </w:rPr>
                      </w:pPr>
                      <w:r w:rsidRPr="004F2669">
                        <w:rPr>
                          <w:b/>
                          <w:bCs/>
                          <w:sz w:val="18"/>
                          <w:lang w:val="ru"/>
                        </w:rPr>
                        <w:t>Ингибирование акалабрутинибом пролиферативной фракции клеток ХЛЛ на модели ксенотрансплантата, полученной от мышиной модели</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04320" behindDoc="0" locked="0" layoutInCell="1" allowOverlap="1" wp14:anchorId="79473980" wp14:editId="3C75D757">
                <wp:simplePos x="0" y="0"/>
                <wp:positionH relativeFrom="column">
                  <wp:posOffset>681990</wp:posOffset>
                </wp:positionH>
                <wp:positionV relativeFrom="paragraph">
                  <wp:posOffset>41910</wp:posOffset>
                </wp:positionV>
                <wp:extent cx="2186940" cy="388620"/>
                <wp:effectExtent l="0" t="3810" r="0" b="0"/>
                <wp:wrapNone/>
                <wp:docPr id="146" name="Надпись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940" cy="388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F51EB8" w14:textId="77777777" w:rsidR="00530D84" w:rsidRPr="00F601E8" w:rsidRDefault="00530D84" w:rsidP="00C602C5">
                            <w:pPr>
                              <w:tabs>
                                <w:tab w:val="left" w:pos="567"/>
                              </w:tabs>
                              <w:rPr>
                                <w:sz w:val="16"/>
                                <w:szCs w:val="16"/>
                              </w:rPr>
                            </w:pPr>
                            <w:r w:rsidRPr="004F2669">
                              <w:rPr>
                                <w:b/>
                                <w:bCs/>
                                <w:sz w:val="18"/>
                                <w:lang w:val="ru"/>
                              </w:rPr>
                              <w:t>Доля клеток ХЛЛ в селезенке: носитель в сравнении с акалабрутинибом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473980" id="Надпись 146" o:spid="_x0000_s1081" type="#_x0000_t202" style="position:absolute;margin-left:53.7pt;margin-top:3.3pt;width:172.2pt;height:30.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" stroked="f">
                <v:textbox inset="0,0,0,0">
                  <w:txbxContent>
                    <w:p w14:paraId="42F51EB8" w14:textId="77777777" w:rsidR="00530D84" w:rsidRPr="00F601E8" w:rsidRDefault="00530D84" w:rsidP="00C602C5">
                      <w:pPr>
                        <w:tabs>
                          <w:tab w:val="left" w:pos="567"/>
                        </w:tabs>
                        <w:rPr>
                          <w:sz w:val="16"/>
                          <w:szCs w:val="16"/>
                        </w:rPr>
                      </w:pPr>
                      <w:r w:rsidRPr="004F2669">
                        <w:rPr>
                          <w:b/>
                          <w:bCs/>
                          <w:sz w:val="18"/>
                          <w:lang w:val="ru"/>
                        </w:rPr>
                        <w:t>Доля клеток ХЛЛ в селезенке: носитель в сравнении с акалабрутинибом</w:t>
                      </w:r>
                    </w:p>
                  </w:txbxContent>
                </v:textbox>
              </v:shape>
            </w:pict>
          </mc:Fallback>
        </mc:AlternateContent>
      </w:r>
      <w:r w:rsidRPr="00447482">
        <w:rPr>
          <w:rFonts w:asciiTheme="majorBidi" w:hAnsiTheme="majorBidi" w:cstheme="majorBidi"/>
          <w:sz w:val="18"/>
        </w:rPr>
        <w:fldChar w:fldCharType="begin"/>
      </w:r>
      <w:r w:rsidRPr="00447482">
        <w:rPr>
          <w:rFonts w:asciiTheme="majorBidi" w:hAnsiTheme="majorBidi" w:cstheme="majorBidi"/>
          <w:sz w:val="18"/>
        </w:rPr>
        <w:instrText xml:space="preserve"> INCLUDEPICTURE  "P:\\..\\..\\..\\AppData\\Local\\Temp\\FineReader12.00\\media\\image8.jpeg" \* MERGEFORMATINET </w:instrText>
      </w:r>
      <w:r w:rsidRPr="00447482">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"\\\\gamma\\..\\..\\..\\AppData\\Local\\Temp\\FineReader12.00\\media\\image8.jpeg"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"\\\\gamma\\..\\..\\..\\AppData\\Local\\Temp\\FineReader12.00\\media\\image8.jpeg"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"\\\\gamma\\..\\..\\..\\AppData\\Local\\Temp\\FineReader12.00\\media\\image8.jpeg"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"\\\\gamma\\..\\..\\..\\AppData\\Local\\Temp\\FineReader12.00\\media\\image8.jpeg"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"\\\\gamma\\..\\..\\..\\AppData\\Local\\Temp\\FineReader12.00\\media\\image8.jpeg"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"\\\\gamma\\..\\..\\..\\AppData\\Local\\Temp\\FineReader12.00\\media\\image8.jpeg"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"\\\\gamma\\..\\..\\..\\AppData\\Local\\Temp\\FineReader12.00\\media\\image8.jpeg"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"\\\\gamma\\..\\..\\..\\AppData\\Local\\Temp\\FineReader12.00\\media\\image8.jpeg"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"\\\\gamma\\..\\..\\..\\AppData\\Local\\Temp\\FineReader12.00\\media\\image8.jpeg"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"\\\\gamma\\..\\..\\..\\AppData\\Local\\Temp\\FineReader12.00\\media\\image8.jpeg" \* MERGEFORMATINET </w:instrText>
      </w:r>
      <w:r>
        <w:rPr>
          <w:rFonts w:asciiTheme="majorBidi" w:hAnsiTheme="majorBidi" w:cstheme="majorBidi"/>
          <w:sz w:val="18"/>
        </w:rPr>
        <w:fldChar w:fldCharType="separate"/>
      </w:r>
      <w:r w:rsidR="00EF4A08">
        <w:rPr>
          <w:rFonts w:asciiTheme="majorBidi" w:hAnsiTheme="majorBidi" w:cstheme="majorBidi"/>
          <w:sz w:val="18"/>
        </w:rPr>
        <w:fldChar w:fldCharType="begin"/>
      </w:r>
      <w:r w:rsidR="00EF4A08">
        <w:rPr>
          <w:rFonts w:asciiTheme="majorBidi" w:hAnsiTheme="majorBidi" w:cstheme="majorBidi"/>
          <w:sz w:val="18"/>
        </w:rPr>
        <w:instrText xml:space="preserve"> INCLUDEPICTURE  "\\\\gamma\\..\\..\\..\\AppData\\Local\\Temp\\FineReader12.00\\media\\image8.jpeg" \* MERGEFORMATINET </w:instrText>
      </w:r>
      <w:r w:rsidR="00EF4A08">
        <w:rPr>
          <w:rFonts w:asciiTheme="majorBidi" w:hAnsiTheme="majorBidi" w:cstheme="majorBidi"/>
          <w:sz w:val="18"/>
        </w:rPr>
        <w:fldChar w:fldCharType="separate"/>
      </w:r>
      <w:r w:rsidR="00C949AD">
        <w:rPr>
          <w:rFonts w:asciiTheme="majorBidi" w:hAnsiTheme="majorBidi" w:cstheme="majorBidi"/>
          <w:sz w:val="18"/>
        </w:rPr>
        <w:fldChar w:fldCharType="begin"/>
      </w:r>
      <w:r w:rsidR="00C949AD">
        <w:rPr>
          <w:rFonts w:asciiTheme="majorBidi" w:hAnsiTheme="majorBidi" w:cstheme="majorBidi"/>
          <w:sz w:val="18"/>
        </w:rPr>
        <w:instrText xml:space="preserve"> INCLUDEPICTURE  "\\\\gamma\\..\\..\\..\\AppData\\Local\\Temp\\FineReader12.00\\media\\image8.jpeg" \* MERGEFORMATINET </w:instrText>
      </w:r>
      <w:r w:rsidR="00C949AD">
        <w:rPr>
          <w:rFonts w:asciiTheme="majorBidi" w:hAnsiTheme="majorBidi" w:cstheme="majorBidi"/>
          <w:sz w:val="18"/>
        </w:rPr>
        <w:fldChar w:fldCharType="separate"/>
      </w:r>
      <w:r w:rsidR="00AC2EC6">
        <w:rPr>
          <w:rFonts w:asciiTheme="majorBidi" w:hAnsiTheme="majorBidi" w:cstheme="majorBidi"/>
          <w:sz w:val="18"/>
        </w:rPr>
        <w:fldChar w:fldCharType="begin"/>
      </w:r>
      <w:r w:rsidR="00AC2EC6">
        <w:rPr>
          <w:rFonts w:asciiTheme="majorBidi" w:hAnsiTheme="majorBidi" w:cstheme="majorBidi"/>
          <w:sz w:val="18"/>
        </w:rPr>
        <w:instrText xml:space="preserve"> INCLUDEPICTURE  "\\\\gamma\\..\\..\\..\\AppData\\Local\\Temp\\FineReader12.00\\media\\image8.jpeg" \* MERGEFORMATINET </w:instrText>
      </w:r>
      <w:r w:rsidR="00AC2EC6">
        <w:rPr>
          <w:rFonts w:asciiTheme="majorBidi" w:hAnsiTheme="majorBidi" w:cstheme="majorBidi"/>
          <w:sz w:val="18"/>
        </w:rPr>
        <w:fldChar w:fldCharType="separate"/>
      </w:r>
      <w:r w:rsidR="00340AB4">
        <w:rPr>
          <w:rFonts w:asciiTheme="majorBidi" w:hAnsiTheme="majorBidi" w:cstheme="majorBidi"/>
          <w:sz w:val="18"/>
        </w:rPr>
        <w:fldChar w:fldCharType="begin"/>
      </w:r>
      <w:r w:rsidR="00340AB4">
        <w:rPr>
          <w:rFonts w:asciiTheme="majorBidi" w:hAnsiTheme="majorBidi" w:cstheme="majorBidi"/>
          <w:sz w:val="18"/>
        </w:rPr>
        <w:instrText xml:space="preserve"> INCLUDEPICTURE  "\\\\gamma\\..\\..\\..\\AppData\\Local\\Temp\\FineReader12.00\\media\\image8.jpeg" \* MERGEFORMATINET </w:instrText>
      </w:r>
      <w:r w:rsidR="00340AB4">
        <w:rPr>
          <w:rFonts w:asciiTheme="majorBidi" w:hAnsiTheme="majorBidi" w:cstheme="majorBidi"/>
          <w:sz w:val="18"/>
        </w:rPr>
        <w:fldChar w:fldCharType="separate"/>
      </w:r>
      <w:r w:rsidR="00FB0E21">
        <w:rPr>
          <w:rFonts w:asciiTheme="majorBidi" w:hAnsiTheme="majorBidi" w:cstheme="majorBidi"/>
          <w:sz w:val="18"/>
        </w:rPr>
        <w:fldChar w:fldCharType="begin"/>
      </w:r>
      <w:r w:rsidR="00FB0E21">
        <w:rPr>
          <w:rFonts w:asciiTheme="majorBidi" w:hAnsiTheme="majorBidi" w:cstheme="majorBidi"/>
          <w:sz w:val="18"/>
        </w:rPr>
        <w:instrText xml:space="preserve"> INCLUDEPICTURE  "\\\\gamma\\..\\..\\..\\AppData\\Local\\Temp\\FineReader12.00\\media\\image8.jpeg" \* MERGEFORMATINET </w:instrText>
      </w:r>
      <w:r w:rsidR="00FB0E21">
        <w:rPr>
          <w:rFonts w:asciiTheme="majorBidi" w:hAnsiTheme="majorBidi" w:cstheme="majorBidi"/>
          <w:sz w:val="18"/>
        </w:rPr>
        <w:fldChar w:fldCharType="separate"/>
      </w:r>
      <w:r w:rsidR="00883972">
        <w:rPr>
          <w:rFonts w:asciiTheme="majorBidi" w:hAnsiTheme="majorBidi" w:cstheme="majorBidi"/>
          <w:sz w:val="18"/>
        </w:rPr>
        <w:fldChar w:fldCharType="begin"/>
      </w:r>
      <w:r w:rsidR="00883972">
        <w:rPr>
          <w:rFonts w:asciiTheme="majorBidi" w:hAnsiTheme="majorBidi" w:cstheme="majorBidi"/>
          <w:sz w:val="18"/>
        </w:rPr>
        <w:instrText xml:space="preserve"> INCLUDEPICTURE  "\\\\gamma\\..\\..\\..\\AppData\\Local\\Temp\\FineReader12.00\\media\\image8.jpeg" \* MERGEFORMATINET </w:instrText>
      </w:r>
      <w:r w:rsidR="00883972">
        <w:rPr>
          <w:rFonts w:asciiTheme="majorBidi" w:hAnsiTheme="majorBidi" w:cstheme="majorBidi"/>
          <w:sz w:val="18"/>
        </w:rPr>
        <w:fldChar w:fldCharType="separate"/>
      </w:r>
      <w:r w:rsidR="00787E70">
        <w:rPr>
          <w:rFonts w:asciiTheme="majorBidi" w:hAnsiTheme="majorBidi" w:cstheme="majorBidi"/>
          <w:sz w:val="18"/>
        </w:rPr>
        <w:fldChar w:fldCharType="begin"/>
      </w:r>
      <w:r w:rsidR="00787E70">
        <w:rPr>
          <w:rFonts w:asciiTheme="majorBidi" w:hAnsiTheme="majorBidi" w:cstheme="majorBidi"/>
          <w:sz w:val="18"/>
        </w:rPr>
        <w:instrText xml:space="preserve"> INCLUDEPICTURE  "\\\\gamma\\..\\..\\..\\AppData\\Local\\Temp\\FineReader12.00\\media\\image8.jpeg" \* MERGEFORMATINET </w:instrText>
      </w:r>
      <w:r w:rsidR="00787E70">
        <w:rPr>
          <w:rFonts w:asciiTheme="majorBidi" w:hAnsiTheme="majorBidi" w:cstheme="majorBidi"/>
          <w:sz w:val="18"/>
        </w:rPr>
        <w:fldChar w:fldCharType="separate"/>
      </w:r>
      <w:r w:rsidR="00DF0A8E">
        <w:rPr>
          <w:rFonts w:asciiTheme="majorBidi" w:hAnsiTheme="majorBidi" w:cstheme="majorBidi"/>
          <w:sz w:val="18"/>
        </w:rPr>
        <w:fldChar w:fldCharType="begin"/>
      </w:r>
      <w:r w:rsidR="00DF0A8E">
        <w:rPr>
          <w:rFonts w:asciiTheme="majorBidi" w:hAnsiTheme="majorBidi" w:cstheme="majorBidi"/>
          <w:sz w:val="18"/>
        </w:rPr>
        <w:instrText xml:space="preserve"> INCLUDEPICTURE  "\\\\gamma\\..\\..\\..\\AppData\\Local\\Temp\\FineReader12.00\\media\\image8.jpeg" \* MERGEFORMATINET </w:instrText>
      </w:r>
      <w:r w:rsidR="00DF0A8E">
        <w:rPr>
          <w:rFonts w:asciiTheme="majorBidi" w:hAnsiTheme="majorBidi" w:cstheme="majorBidi"/>
          <w:sz w:val="18"/>
        </w:rPr>
        <w:fldChar w:fldCharType="separate"/>
      </w:r>
      <w:r w:rsidR="000E2CF2">
        <w:rPr>
          <w:rFonts w:asciiTheme="majorBidi" w:hAnsiTheme="majorBidi" w:cstheme="majorBidi"/>
          <w:sz w:val="18"/>
        </w:rPr>
        <w:fldChar w:fldCharType="begin"/>
      </w:r>
      <w:r w:rsidR="000E2CF2">
        <w:rPr>
          <w:rFonts w:asciiTheme="majorBidi" w:hAnsiTheme="majorBidi" w:cstheme="majorBidi"/>
          <w:sz w:val="18"/>
        </w:rPr>
        <w:instrText xml:space="preserve"> INCLUDEPICTURE  "\\\\gamma\\..\\..\\..\\AppData\\Local\\Temp\\FineReader12.00\\media\\image8.jpeg" \* MERGEFORMATINET </w:instrText>
      </w:r>
      <w:r w:rsidR="000E2CF2">
        <w:rPr>
          <w:rFonts w:asciiTheme="majorBidi" w:hAnsiTheme="majorBidi" w:cstheme="majorBidi"/>
          <w:sz w:val="18"/>
        </w:rPr>
        <w:fldChar w:fldCharType="separate"/>
      </w:r>
      <w:r w:rsidR="00530D84">
        <w:rPr>
          <w:rFonts w:asciiTheme="majorBidi" w:hAnsiTheme="majorBidi" w:cstheme="majorBidi"/>
          <w:sz w:val="18"/>
        </w:rPr>
        <w:fldChar w:fldCharType="begin"/>
      </w:r>
      <w:r w:rsidR="00530D84">
        <w:rPr>
          <w:rFonts w:asciiTheme="majorBidi" w:hAnsiTheme="majorBidi" w:cstheme="majorBidi"/>
          <w:sz w:val="18"/>
        </w:rPr>
        <w:instrText xml:space="preserve"> INCLUDEPICTURE  "\\\\gamma\\..\\..\\..\\AppData\\Local\\Temp\\FineReader12.00\\media\\image8.jpeg" \* MERGEFORMATINET </w:instrText>
      </w:r>
      <w:r w:rsidR="00530D84">
        <w:rPr>
          <w:rFonts w:asciiTheme="majorBidi" w:hAnsiTheme="majorBidi" w:cstheme="majorBidi"/>
          <w:sz w:val="18"/>
        </w:rPr>
        <w:fldChar w:fldCharType="separate"/>
      </w:r>
      <w:r w:rsidR="00814DBB">
        <w:rPr>
          <w:rFonts w:asciiTheme="majorBidi" w:hAnsiTheme="majorBidi" w:cstheme="majorBidi"/>
          <w:sz w:val="18"/>
        </w:rPr>
        <w:fldChar w:fldCharType="begin"/>
      </w:r>
      <w:r w:rsidR="00814DBB">
        <w:rPr>
          <w:rFonts w:asciiTheme="majorBidi" w:hAnsiTheme="majorBidi" w:cstheme="majorBidi"/>
          <w:sz w:val="18"/>
        </w:rPr>
        <w:instrText xml:space="preserve"> INCLUDEPICTURE  "\\\\gamma\\..\\..\\..\\AppData\\Local\\Temp\\FineReader12.00\\media\\image8.jpeg" \* MERGEFORMATINET </w:instrText>
      </w:r>
      <w:r w:rsidR="00814DBB">
        <w:rPr>
          <w:rFonts w:asciiTheme="majorBidi" w:hAnsiTheme="majorBidi" w:cstheme="majorBidi"/>
          <w:sz w:val="18"/>
        </w:rPr>
        <w:fldChar w:fldCharType="separate"/>
      </w:r>
      <w:r w:rsidR="0092595C">
        <w:rPr>
          <w:rFonts w:asciiTheme="majorBidi" w:hAnsiTheme="majorBidi" w:cstheme="majorBidi"/>
          <w:sz w:val="18"/>
        </w:rPr>
        <w:fldChar w:fldCharType="begin"/>
      </w:r>
      <w:r w:rsidR="0092595C">
        <w:rPr>
          <w:rFonts w:asciiTheme="majorBidi" w:hAnsiTheme="majorBidi" w:cstheme="majorBidi"/>
          <w:sz w:val="18"/>
        </w:rPr>
        <w:instrText xml:space="preserve"> INCLUDEPICTURE  "\\\\gamma\\..\\..\\..\\AppData\\Local\\Temp\\FineReader12.00\\media\\image8.jpeg" \* MERGEFORMATINET </w:instrText>
      </w:r>
      <w:r w:rsidR="0092595C">
        <w:rPr>
          <w:rFonts w:asciiTheme="majorBidi" w:hAnsiTheme="majorBidi" w:cstheme="majorBidi"/>
          <w:sz w:val="18"/>
        </w:rPr>
        <w:fldChar w:fldCharType="separate"/>
      </w:r>
      <w:r w:rsidR="0028130E">
        <w:rPr>
          <w:rFonts w:asciiTheme="majorBidi" w:hAnsiTheme="majorBidi" w:cstheme="majorBidi"/>
          <w:sz w:val="18"/>
        </w:rPr>
        <w:fldChar w:fldCharType="begin"/>
      </w:r>
      <w:r w:rsidR="0028130E">
        <w:rPr>
          <w:rFonts w:asciiTheme="majorBidi" w:hAnsiTheme="majorBidi" w:cstheme="majorBidi"/>
          <w:sz w:val="18"/>
        </w:rPr>
        <w:instrText xml:space="preserve"> INCLUDEPICTURE  "\\\\gamma\\..\\..\\..\\AppData\\Local\\Temp\\FineReader12.00\\media\\image8.jpeg" \* MERGEFORMATINET </w:instrText>
      </w:r>
      <w:r w:rsidR="0028130E">
        <w:rPr>
          <w:rFonts w:asciiTheme="majorBidi" w:hAnsiTheme="majorBidi" w:cstheme="majorBidi"/>
          <w:sz w:val="18"/>
        </w:rPr>
        <w:fldChar w:fldCharType="separate"/>
      </w:r>
      <w:r w:rsidR="002B1FAF">
        <w:rPr>
          <w:rFonts w:asciiTheme="majorBidi" w:hAnsiTheme="majorBidi" w:cstheme="majorBidi"/>
          <w:sz w:val="18"/>
        </w:rPr>
        <w:fldChar w:fldCharType="begin"/>
      </w:r>
      <w:r w:rsidR="002B1FAF">
        <w:rPr>
          <w:rFonts w:asciiTheme="majorBidi" w:hAnsiTheme="majorBidi" w:cstheme="majorBidi"/>
          <w:sz w:val="18"/>
        </w:rPr>
        <w:instrText xml:space="preserve"> </w:instrText>
      </w:r>
      <w:r w:rsidR="002B1FAF">
        <w:rPr>
          <w:rFonts w:asciiTheme="majorBidi" w:hAnsiTheme="majorBidi" w:cstheme="majorBidi"/>
          <w:sz w:val="18"/>
        </w:rPr>
        <w:instrText>INCLUDEPICTURE  "\\\\gamma\\..\\..\\..\\AppData\\Local\\Temp\\FineReade</w:instrText>
      </w:r>
      <w:r w:rsidR="002B1FAF">
        <w:rPr>
          <w:rFonts w:asciiTheme="majorBidi" w:hAnsiTheme="majorBidi" w:cstheme="majorBidi"/>
          <w:sz w:val="18"/>
        </w:rPr>
        <w:instrText>r12.00\\media\\image8.jpeg" \* MERGEFORMATINET</w:instrText>
      </w:r>
      <w:r w:rsidR="002B1FAF">
        <w:rPr>
          <w:rFonts w:asciiTheme="majorBidi" w:hAnsiTheme="majorBidi" w:cstheme="majorBidi"/>
          <w:sz w:val="18"/>
        </w:rPr>
        <w:instrText xml:space="preserve"> </w:instrText>
      </w:r>
      <w:r w:rsidR="002B1FAF">
        <w:rPr>
          <w:rFonts w:asciiTheme="majorBidi" w:hAnsiTheme="majorBidi" w:cstheme="majorBidi"/>
          <w:sz w:val="18"/>
        </w:rPr>
        <w:fldChar w:fldCharType="separate"/>
      </w:r>
      <w:r w:rsidR="002B1FAF">
        <w:rPr>
          <w:rFonts w:asciiTheme="majorBidi" w:hAnsiTheme="majorBidi" w:cstheme="majorBidi"/>
          <w:sz w:val="18"/>
        </w:rPr>
        <w:pict w14:anchorId="34176BDC">
          <v:shape id="_x0000_i1030" type="#_x0000_t75" style="width:483.35pt;height:308.65pt" o:bordertopcolor="this" o:borderleftcolor="this" o:borderbottomcolor="this" o:borderrightcolor="this">
            <v:imagedata r:id="rId26" r:href="rId27"/>
          </v:shape>
        </w:pict>
      </w:r>
      <w:r w:rsidR="002B1FAF">
        <w:rPr>
          <w:rFonts w:asciiTheme="majorBidi" w:hAnsiTheme="majorBidi" w:cstheme="majorBidi"/>
          <w:sz w:val="18"/>
        </w:rPr>
        <w:fldChar w:fldCharType="end"/>
      </w:r>
      <w:r w:rsidR="0028130E">
        <w:rPr>
          <w:rFonts w:asciiTheme="majorBidi" w:hAnsiTheme="majorBidi" w:cstheme="majorBidi"/>
          <w:sz w:val="18"/>
        </w:rPr>
        <w:fldChar w:fldCharType="end"/>
      </w:r>
      <w:r w:rsidR="0092595C">
        <w:rPr>
          <w:rFonts w:asciiTheme="majorBidi" w:hAnsiTheme="majorBidi" w:cstheme="majorBidi"/>
          <w:sz w:val="18"/>
        </w:rPr>
        <w:fldChar w:fldCharType="end"/>
      </w:r>
      <w:r w:rsidR="00814DBB">
        <w:rPr>
          <w:rFonts w:asciiTheme="majorBidi" w:hAnsiTheme="majorBidi" w:cstheme="majorBidi"/>
          <w:sz w:val="18"/>
        </w:rPr>
        <w:fldChar w:fldCharType="end"/>
      </w:r>
      <w:r w:rsidR="00530D84">
        <w:rPr>
          <w:rFonts w:asciiTheme="majorBidi" w:hAnsiTheme="majorBidi" w:cstheme="majorBidi"/>
          <w:sz w:val="18"/>
        </w:rPr>
        <w:fldChar w:fldCharType="end"/>
      </w:r>
      <w:r w:rsidR="000E2CF2">
        <w:rPr>
          <w:rFonts w:asciiTheme="majorBidi" w:hAnsiTheme="majorBidi" w:cstheme="majorBidi"/>
          <w:sz w:val="18"/>
        </w:rPr>
        <w:fldChar w:fldCharType="end"/>
      </w:r>
      <w:r w:rsidR="00DF0A8E">
        <w:rPr>
          <w:rFonts w:asciiTheme="majorBidi" w:hAnsiTheme="majorBidi" w:cstheme="majorBidi"/>
          <w:sz w:val="18"/>
        </w:rPr>
        <w:fldChar w:fldCharType="end"/>
      </w:r>
      <w:r w:rsidR="00787E70">
        <w:rPr>
          <w:rFonts w:asciiTheme="majorBidi" w:hAnsiTheme="majorBidi" w:cstheme="majorBidi"/>
          <w:sz w:val="18"/>
        </w:rPr>
        <w:fldChar w:fldCharType="end"/>
      </w:r>
      <w:r w:rsidR="00883972">
        <w:rPr>
          <w:rFonts w:asciiTheme="majorBidi" w:hAnsiTheme="majorBidi" w:cstheme="majorBidi"/>
          <w:sz w:val="18"/>
        </w:rPr>
        <w:fldChar w:fldCharType="end"/>
      </w:r>
      <w:r w:rsidR="00FB0E21">
        <w:rPr>
          <w:rFonts w:asciiTheme="majorBidi" w:hAnsiTheme="majorBidi" w:cstheme="majorBidi"/>
          <w:sz w:val="18"/>
        </w:rPr>
        <w:fldChar w:fldCharType="end"/>
      </w:r>
      <w:r w:rsidR="00340AB4">
        <w:rPr>
          <w:rFonts w:asciiTheme="majorBidi" w:hAnsiTheme="majorBidi" w:cstheme="majorBidi"/>
          <w:sz w:val="18"/>
        </w:rPr>
        <w:fldChar w:fldCharType="end"/>
      </w:r>
      <w:r w:rsidR="00AC2EC6">
        <w:rPr>
          <w:rFonts w:asciiTheme="majorBidi" w:hAnsiTheme="majorBidi" w:cstheme="majorBidi"/>
          <w:sz w:val="18"/>
        </w:rPr>
        <w:fldChar w:fldCharType="end"/>
      </w:r>
      <w:r w:rsidR="00C949AD">
        <w:rPr>
          <w:rFonts w:asciiTheme="majorBidi" w:hAnsiTheme="majorBidi" w:cstheme="majorBidi"/>
          <w:sz w:val="18"/>
        </w:rPr>
        <w:fldChar w:fldCharType="end"/>
      </w:r>
      <w:r w:rsidR="00EF4A08">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sidRPr="00447482">
        <w:rPr>
          <w:rFonts w:asciiTheme="majorBidi" w:hAnsiTheme="majorBidi" w:cstheme="majorBidi"/>
          <w:sz w:val="18"/>
        </w:rPr>
        <w:fldChar w:fldCharType="end"/>
      </w:r>
    </w:p>
    <w:p w14:paraId="23A50BD6" w14:textId="77777777" w:rsidR="00C602C5" w:rsidRDefault="00C602C5" w:rsidP="00C602C5">
      <w:pPr>
        <w:tabs>
          <w:tab w:val="left" w:pos="567"/>
        </w:tabs>
        <w:jc w:val="both"/>
        <w:rPr>
          <w:rFonts w:asciiTheme="majorBidi" w:hAnsiTheme="majorBidi" w:cstheme="majorBidi"/>
          <w:b/>
          <w:iCs/>
          <w:lang w:val="ru"/>
        </w:rPr>
      </w:pPr>
    </w:p>
    <w:p w14:paraId="0DC3DD19" w14:textId="77777777" w:rsidR="00C602C5" w:rsidRPr="00443E11" w:rsidRDefault="00C602C5" w:rsidP="00C602C5">
      <w:pPr>
        <w:tabs>
          <w:tab w:val="left" w:pos="567"/>
        </w:tabs>
        <w:jc w:val="both"/>
        <w:rPr>
          <w:rFonts w:asciiTheme="majorBidi" w:hAnsiTheme="majorBidi" w:cstheme="majorBidi"/>
          <w:lang w:val="ru"/>
        </w:rPr>
      </w:pPr>
      <w:r>
        <w:rPr>
          <w:rFonts w:asciiTheme="majorBidi" w:hAnsiTheme="majorBidi" w:cstheme="majorBidi"/>
          <w:lang w:val="ru"/>
        </w:rPr>
        <w:tab/>
      </w:r>
      <w:r w:rsidRPr="00443E11">
        <w:rPr>
          <w:rFonts w:asciiTheme="majorBidi" w:hAnsiTheme="majorBidi" w:cstheme="majorBidi"/>
          <w:lang w:val="ru"/>
        </w:rPr>
        <w:t>Анализ на фосфо-(p)-PLCγ2 и pERK в клетках ХЛЛ человека, полученных от мышей NSG, демонстрирующий базальное фосфорилирование нижележащих медиаторов сигнальных путей BTK, после 14 дней лечения в исследовании ACE-NC-002. Результаты представлены в виде медианных показателей ± интерквартильный размах. На модели ксенотрансплантата ХЛЛ акалабрутиниб транзиторно увеличивал число клеток ХЛЛ в периферической крови мышей на 14-й день (рис. 3-7)</w:t>
      </w:r>
      <w:r>
        <w:rPr>
          <w:rFonts w:asciiTheme="majorBidi" w:hAnsiTheme="majorBidi" w:cstheme="majorBidi"/>
          <w:lang w:val="ru"/>
        </w:rPr>
        <w:t xml:space="preserve"> </w:t>
      </w:r>
      <w:r w:rsidRPr="002A68E5">
        <w:fldChar w:fldCharType="begin"/>
      </w:r>
      <w:r w:rsidRPr="002A68E5">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2A68E5">
        <w:fldChar w:fldCharType="separate"/>
      </w:r>
      <w:r w:rsidRPr="002A68E5">
        <w:t>[</w:t>
      </w:r>
      <w:r>
        <w:t>3</w:t>
      </w:r>
      <w:r w:rsidRPr="002A68E5">
        <w:t>]</w:t>
      </w:r>
      <w:r w:rsidRPr="002A68E5">
        <w:fldChar w:fldCharType="end"/>
      </w:r>
      <w:r w:rsidRPr="00443E11">
        <w:rPr>
          <w:rFonts w:asciiTheme="majorBidi" w:hAnsiTheme="majorBidi" w:cstheme="majorBidi"/>
          <w:lang w:val="ru"/>
        </w:rPr>
        <w:t>.</w:t>
      </w:r>
    </w:p>
    <w:p w14:paraId="17D1063B" w14:textId="123C4949" w:rsidR="00B50A8D" w:rsidRDefault="00B50A8D" w:rsidP="00B50A8D">
      <w:pPr>
        <w:pStyle w:val="af5"/>
        <w:spacing w:before="240"/>
        <w:jc w:val="both"/>
      </w:pPr>
      <w:bookmarkStart w:id="266" w:name="_Toc159973420"/>
      <w:r>
        <w:t xml:space="preserve">Рисунок </w:t>
      </w:r>
      <w:fldSimple w:instr=" STYLEREF 1 \s ">
        <w:r w:rsidR="002256A9">
          <w:rPr>
            <w:noProof/>
          </w:rPr>
          <w:t>3</w:t>
        </w:r>
      </w:fldSimple>
      <w:r w:rsidR="002256A9">
        <w:noBreakHyphen/>
      </w:r>
      <w:fldSimple w:instr=" SEQ Рисунок \* ARABIC \s 1 ">
        <w:r w:rsidR="002256A9">
          <w:rPr>
            <w:noProof/>
          </w:rPr>
          <w:t>7</w:t>
        </w:r>
      </w:fldSimple>
      <w:r>
        <w:t>.</w:t>
      </w:r>
      <w:r w:rsidRPr="00B50A8D">
        <w:rPr>
          <w:rFonts w:asciiTheme="majorBidi" w:hAnsiTheme="majorBidi" w:cstheme="majorBidi"/>
          <w:iCs/>
          <w:lang w:val="ru"/>
        </w:rPr>
        <w:t xml:space="preserve"> </w:t>
      </w:r>
      <w:r w:rsidRPr="00B50A8D">
        <w:rPr>
          <w:rFonts w:asciiTheme="majorBidi" w:hAnsiTheme="majorBidi" w:cstheme="majorBidi"/>
          <w:b w:val="0"/>
          <w:iCs/>
          <w:lang w:val="ru"/>
        </w:rPr>
        <w:t>Эффективность таргетного воздействия акалабрутиниба на клетки ХЛЛ на модели ксенотрансплантата, полученного от мышиной модели: pPLCγ2 и pERK l.</w:t>
      </w:r>
      <w:bookmarkEnd w:id="266"/>
    </w:p>
    <w:p w14:paraId="2D80488B" w14:textId="4B730D46" w:rsidR="00C602C5" w:rsidRPr="00443E11" w:rsidRDefault="00C602C5" w:rsidP="00B50A8D">
      <w:pPr>
        <w:pStyle w:val="af5"/>
        <w:rPr>
          <w:rFonts w:asciiTheme="majorBidi" w:hAnsiTheme="majorBidi" w:cstheme="majorBidi"/>
          <w:sz w:val="2"/>
          <w:szCs w:val="2"/>
        </w:rPr>
      </w:pPr>
      <w:r>
        <w:rPr>
          <w:rFonts w:asciiTheme="majorBidi" w:hAnsiTheme="majorBidi" w:cstheme="majorBidi"/>
          <w:noProof/>
          <w:sz w:val="18"/>
          <w:lang w:eastAsia="ru-RU"/>
        </w:rPr>
        <w:lastRenderedPageBreak/>
        <mc:AlternateContent>
          <mc:Choice Requires="wps">
            <w:drawing>
              <wp:anchor distT="0" distB="0" distL="114300" distR="114300" simplePos="0" relativeHeight="251716608" behindDoc="0" locked="0" layoutInCell="1" allowOverlap="1" wp14:anchorId="0FD2F78E" wp14:editId="2B6FB8FC">
                <wp:simplePos x="0" y="0"/>
                <wp:positionH relativeFrom="column">
                  <wp:posOffset>633162</wp:posOffset>
                </wp:positionH>
                <wp:positionV relativeFrom="paragraph">
                  <wp:posOffset>1845978</wp:posOffset>
                </wp:positionV>
                <wp:extent cx="558165" cy="142775"/>
                <wp:effectExtent l="0" t="0" r="0" b="0"/>
                <wp:wrapNone/>
                <wp:docPr id="140" name="Надпись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 cy="142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02CF09" w14:textId="77777777" w:rsidR="00530D84" w:rsidRPr="00917441" w:rsidRDefault="00530D84" w:rsidP="00C602C5">
                            <w:pPr>
                              <w:tabs>
                                <w:tab w:val="left" w:pos="567"/>
                              </w:tabs>
                              <w:jc w:val="center"/>
                              <w:rPr>
                                <w:sz w:val="16"/>
                                <w:szCs w:val="16"/>
                                <w:lang w:val="en-GB"/>
                              </w:rPr>
                            </w:pPr>
                            <w:r w:rsidRPr="00917441">
                              <w:rPr>
                                <w:b/>
                                <w:bCs/>
                                <w:sz w:val="16"/>
                                <w:szCs w:val="16"/>
                                <w:lang w:val="ru"/>
                              </w:rPr>
                              <w:t>Носитель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D2F78E" id="Надпись 140" o:spid="_x0000_s1082" type="#_x0000_t202" style="position:absolute;margin-left:49.85pt;margin-top:145.35pt;width:43.95pt;height:1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" stroked="f">
                <v:textbox inset="0,0,0,0">
                  <w:txbxContent>
                    <w:p w14:paraId="6502CF09" w14:textId="77777777" w:rsidR="00530D84" w:rsidRPr="00917441" w:rsidRDefault="00530D84" w:rsidP="00C602C5">
                      <w:pPr>
                        <w:tabs>
                          <w:tab w:val="left" w:pos="567"/>
                        </w:tabs>
                        <w:jc w:val="center"/>
                        <w:rPr>
                          <w:sz w:val="16"/>
                          <w:szCs w:val="16"/>
                          <w:lang w:val="en-GB"/>
                        </w:rPr>
                      </w:pPr>
                      <w:r w:rsidRPr="00917441">
                        <w:rPr>
                          <w:b/>
                          <w:bCs/>
                          <w:sz w:val="16"/>
                          <w:szCs w:val="16"/>
                          <w:lang w:val="ru"/>
                        </w:rPr>
                        <w:t>Носитель</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17632" behindDoc="0" locked="0" layoutInCell="1" allowOverlap="1" wp14:anchorId="78187070" wp14:editId="5C9E712C">
                <wp:simplePos x="0" y="0"/>
                <wp:positionH relativeFrom="column">
                  <wp:posOffset>3029851</wp:posOffset>
                </wp:positionH>
                <wp:positionV relativeFrom="paragraph">
                  <wp:posOffset>1836353</wp:posOffset>
                </wp:positionV>
                <wp:extent cx="524577" cy="182880"/>
                <wp:effectExtent l="0" t="0" r="8890" b="7620"/>
                <wp:wrapNone/>
                <wp:docPr id="142" name="Надпись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577" cy="182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9B9AC0" w14:textId="77777777" w:rsidR="00530D84" w:rsidRPr="00447482" w:rsidRDefault="00530D84" w:rsidP="00C602C5">
                            <w:pPr>
                              <w:tabs>
                                <w:tab w:val="left" w:pos="567"/>
                              </w:tabs>
                              <w:jc w:val="center"/>
                              <w:rPr>
                                <w:sz w:val="12"/>
                                <w:szCs w:val="12"/>
                                <w:lang w:val="en-GB"/>
                              </w:rPr>
                            </w:pPr>
                            <w:r w:rsidRPr="00917441">
                              <w:rPr>
                                <w:b/>
                                <w:bCs/>
                                <w:sz w:val="16"/>
                                <w:szCs w:val="16"/>
                                <w:lang w:val="ru"/>
                              </w:rPr>
                              <w:t>Носитель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187070" id="Надпись 142" o:spid="_x0000_s1083" type="#_x0000_t202" style="position:absolute;margin-left:238.55pt;margin-top:144.6pt;width:41.3pt;height:14.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" stroked="f">
                <v:textbox inset="0,0,0,0">
                  <w:txbxContent>
                    <w:p w14:paraId="629B9AC0" w14:textId="77777777" w:rsidR="00530D84" w:rsidRPr="00447482" w:rsidRDefault="00530D84" w:rsidP="00C602C5">
                      <w:pPr>
                        <w:tabs>
                          <w:tab w:val="left" w:pos="567"/>
                        </w:tabs>
                        <w:jc w:val="center"/>
                        <w:rPr>
                          <w:sz w:val="12"/>
                          <w:szCs w:val="12"/>
                          <w:lang w:val="en-GB"/>
                        </w:rPr>
                      </w:pPr>
                      <w:r w:rsidRPr="00917441">
                        <w:rPr>
                          <w:b/>
                          <w:bCs/>
                          <w:sz w:val="16"/>
                          <w:szCs w:val="16"/>
                          <w:lang w:val="ru"/>
                        </w:rPr>
                        <w:t>Носитель</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21728" behindDoc="0" locked="0" layoutInCell="1" allowOverlap="1" wp14:anchorId="456881D2" wp14:editId="55493126">
                <wp:simplePos x="0" y="0"/>
                <wp:positionH relativeFrom="column">
                  <wp:posOffset>2472690</wp:posOffset>
                </wp:positionH>
                <wp:positionV relativeFrom="paragraph">
                  <wp:posOffset>160020</wp:posOffset>
                </wp:positionV>
                <wp:extent cx="160020" cy="1463040"/>
                <wp:effectExtent l="0" t="0" r="0" b="0"/>
                <wp:wrapNone/>
                <wp:docPr id="145" name="Надпись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463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079086" w14:textId="77777777" w:rsidR="00530D84" w:rsidRPr="00917441" w:rsidRDefault="00530D84" w:rsidP="00C602C5">
                            <w:pPr>
                              <w:spacing w:after="60"/>
                              <w:jc w:val="center"/>
                              <w:rPr>
                                <w:b/>
                                <w:bCs/>
                                <w:sz w:val="16"/>
                                <w:szCs w:val="16"/>
                                <w:lang w:val="en-GB"/>
                              </w:rPr>
                            </w:pPr>
                            <w:r w:rsidRPr="00917441">
                              <w:rPr>
                                <w:b/>
                                <w:sz w:val="16"/>
                                <w:szCs w:val="16"/>
                                <w:lang w:val="ru"/>
                              </w:rPr>
                              <w:t>%pERK * клетки ХЛЛ</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6881D2" id="Надпись 145" o:spid="_x0000_s1084" type="#_x0000_t202" style="position:absolute;margin-left:194.7pt;margin-top:12.6pt;width:12.6pt;height:115.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" stroked="f">
                <v:textbox style="layout-flow:vertical;mso-layout-flow-alt:bottom-to-top" inset="0,0,0,0">
                  <w:txbxContent>
                    <w:p w14:paraId="5B079086" w14:textId="77777777" w:rsidR="00530D84" w:rsidRPr="00917441" w:rsidRDefault="00530D84" w:rsidP="00C602C5">
                      <w:pPr>
                        <w:spacing w:after="60"/>
                        <w:jc w:val="center"/>
                        <w:rPr>
                          <w:b/>
                          <w:bCs/>
                          <w:sz w:val="16"/>
                          <w:szCs w:val="16"/>
                          <w:lang w:val="en-GB"/>
                        </w:rPr>
                      </w:pPr>
                      <w:r w:rsidRPr="00917441">
                        <w:rPr>
                          <w:b/>
                          <w:sz w:val="16"/>
                          <w:szCs w:val="16"/>
                          <w:lang w:val="ru"/>
                        </w:rPr>
                        <w:t>%pERK * клетки ХЛЛ</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20704" behindDoc="0" locked="0" layoutInCell="1" allowOverlap="1" wp14:anchorId="73EF732A" wp14:editId="442215D5">
                <wp:simplePos x="0" y="0"/>
                <wp:positionH relativeFrom="column">
                  <wp:posOffset>118110</wp:posOffset>
                </wp:positionH>
                <wp:positionV relativeFrom="paragraph">
                  <wp:posOffset>160020</wp:posOffset>
                </wp:positionV>
                <wp:extent cx="160020" cy="1463040"/>
                <wp:effectExtent l="3810" t="0" r="0" b="0"/>
                <wp:wrapNone/>
                <wp:docPr id="144" name="Надпись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463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B36312" w14:textId="77777777" w:rsidR="00530D84" w:rsidRPr="00917441" w:rsidRDefault="00530D84" w:rsidP="00C602C5">
                            <w:pPr>
                              <w:spacing w:after="60"/>
                              <w:jc w:val="center"/>
                              <w:rPr>
                                <w:b/>
                                <w:bCs/>
                                <w:sz w:val="16"/>
                                <w:szCs w:val="16"/>
                                <w:lang w:val="en-GB"/>
                              </w:rPr>
                            </w:pPr>
                            <w:r w:rsidRPr="00917441">
                              <w:rPr>
                                <w:b/>
                                <w:sz w:val="16"/>
                                <w:szCs w:val="16"/>
                                <w:lang w:val="ru"/>
                              </w:rPr>
                              <w:t>%pPLCγ2 * клетки ХЛЛ</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EF732A" id="Надпись 144" o:spid="_x0000_s1085" type="#_x0000_t202" style="position:absolute;margin-left:9.3pt;margin-top:12.6pt;width:12.6pt;height:115.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" stroked="f">
                <v:textbox style="layout-flow:vertical;mso-layout-flow-alt:bottom-to-top" inset="0,0,0,0">
                  <w:txbxContent>
                    <w:p w14:paraId="5AB36312" w14:textId="77777777" w:rsidR="00530D84" w:rsidRPr="00917441" w:rsidRDefault="00530D84" w:rsidP="00C602C5">
                      <w:pPr>
                        <w:spacing w:after="60"/>
                        <w:jc w:val="center"/>
                        <w:rPr>
                          <w:b/>
                          <w:bCs/>
                          <w:sz w:val="16"/>
                          <w:szCs w:val="16"/>
                          <w:lang w:val="en-GB"/>
                        </w:rPr>
                      </w:pPr>
                      <w:r w:rsidRPr="00917441">
                        <w:rPr>
                          <w:b/>
                          <w:sz w:val="16"/>
                          <w:szCs w:val="16"/>
                          <w:lang w:val="ru"/>
                        </w:rPr>
                        <w:t>%pPLCγ2 * клетки ХЛЛ</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19680" behindDoc="0" locked="0" layoutInCell="1" allowOverlap="1" wp14:anchorId="6AAC64B8" wp14:editId="72A0C699">
                <wp:simplePos x="0" y="0"/>
                <wp:positionH relativeFrom="column">
                  <wp:posOffset>3691890</wp:posOffset>
                </wp:positionH>
                <wp:positionV relativeFrom="paragraph">
                  <wp:posOffset>1836420</wp:posOffset>
                </wp:positionV>
                <wp:extent cx="777240" cy="152400"/>
                <wp:effectExtent l="0" t="0" r="0" b="1905"/>
                <wp:wrapNone/>
                <wp:docPr id="143" name="Надпись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15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61F2F2" w14:textId="77777777" w:rsidR="00530D84" w:rsidRPr="004F2669" w:rsidRDefault="00530D84" w:rsidP="00C602C5">
                            <w:pPr>
                              <w:tabs>
                                <w:tab w:val="left" w:pos="567"/>
                              </w:tabs>
                              <w:jc w:val="center"/>
                              <w:rPr>
                                <w:sz w:val="14"/>
                                <w:szCs w:val="14"/>
                                <w:lang w:val="en-GB"/>
                              </w:rPr>
                            </w:pPr>
                            <w:r w:rsidRPr="00917441">
                              <w:rPr>
                                <w:b/>
                                <w:bCs/>
                                <w:sz w:val="16"/>
                                <w:szCs w:val="16"/>
                                <w:lang w:val="ru"/>
                              </w:rPr>
                              <w:t>Акалабрутиниб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AC64B8" id="Надпись 143" o:spid="_x0000_s1086" type="#_x0000_t202" style="position:absolute;margin-left:290.7pt;margin-top:144.6pt;width:61.2pt;height:1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" stroked="f">
                <v:textbox inset="0,0,0,0">
                  <w:txbxContent>
                    <w:p w14:paraId="4261F2F2" w14:textId="77777777" w:rsidR="00530D84" w:rsidRPr="004F2669" w:rsidRDefault="00530D84" w:rsidP="00C602C5">
                      <w:pPr>
                        <w:tabs>
                          <w:tab w:val="left" w:pos="567"/>
                        </w:tabs>
                        <w:jc w:val="center"/>
                        <w:rPr>
                          <w:sz w:val="14"/>
                          <w:szCs w:val="14"/>
                          <w:lang w:val="en-GB"/>
                        </w:rPr>
                      </w:pPr>
                      <w:r w:rsidRPr="00917441">
                        <w:rPr>
                          <w:b/>
                          <w:bCs/>
                          <w:sz w:val="16"/>
                          <w:szCs w:val="16"/>
                          <w:lang w:val="ru"/>
                        </w:rPr>
                        <w:t>Акалабрутиниб</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18656" behindDoc="0" locked="0" layoutInCell="1" allowOverlap="1" wp14:anchorId="1CEFE108" wp14:editId="3998B6B7">
                <wp:simplePos x="0" y="0"/>
                <wp:positionH relativeFrom="column">
                  <wp:posOffset>1383030</wp:posOffset>
                </wp:positionH>
                <wp:positionV relativeFrom="paragraph">
                  <wp:posOffset>1836420</wp:posOffset>
                </wp:positionV>
                <wp:extent cx="777240" cy="152400"/>
                <wp:effectExtent l="1905" t="0" r="1905" b="1905"/>
                <wp:wrapNone/>
                <wp:docPr id="141" name="Надпись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15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0012DF" w14:textId="77777777" w:rsidR="00530D84" w:rsidRPr="00917441" w:rsidRDefault="00530D84" w:rsidP="00C602C5">
                            <w:pPr>
                              <w:tabs>
                                <w:tab w:val="left" w:pos="567"/>
                              </w:tabs>
                              <w:jc w:val="center"/>
                              <w:rPr>
                                <w:sz w:val="16"/>
                                <w:szCs w:val="16"/>
                                <w:lang w:val="en-GB"/>
                              </w:rPr>
                            </w:pPr>
                            <w:r w:rsidRPr="00917441">
                              <w:rPr>
                                <w:b/>
                                <w:bCs/>
                                <w:sz w:val="16"/>
                                <w:szCs w:val="16"/>
                                <w:lang w:val="ru"/>
                              </w:rPr>
                              <w:t>Акалабрутиниб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FE108" id="Надпись 141" o:spid="_x0000_s1087" type="#_x0000_t202" style="position:absolute;margin-left:108.9pt;margin-top:144.6pt;width:61.2pt;height:1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" stroked="f">
                <v:textbox inset="0,0,0,0">
                  <w:txbxContent>
                    <w:p w14:paraId="420012DF" w14:textId="77777777" w:rsidR="00530D84" w:rsidRPr="00917441" w:rsidRDefault="00530D84" w:rsidP="00C602C5">
                      <w:pPr>
                        <w:tabs>
                          <w:tab w:val="left" w:pos="567"/>
                        </w:tabs>
                        <w:jc w:val="center"/>
                        <w:rPr>
                          <w:sz w:val="16"/>
                          <w:szCs w:val="16"/>
                          <w:lang w:val="en-GB"/>
                        </w:rPr>
                      </w:pPr>
                      <w:r w:rsidRPr="00917441">
                        <w:rPr>
                          <w:b/>
                          <w:bCs/>
                          <w:sz w:val="16"/>
                          <w:szCs w:val="16"/>
                          <w:lang w:val="ru"/>
                        </w:rPr>
                        <w:t>Акалабрутиниб</w:t>
                      </w:r>
                    </w:p>
                  </w:txbxContent>
                </v:textbox>
              </v:shape>
            </w:pict>
          </mc:Fallback>
        </mc:AlternateContent>
      </w:r>
      <w:r w:rsidRPr="00447482">
        <w:rPr>
          <w:rFonts w:asciiTheme="majorBidi" w:hAnsiTheme="majorBidi" w:cstheme="majorBidi"/>
          <w:sz w:val="18"/>
        </w:rPr>
        <w:fldChar w:fldCharType="begin"/>
      </w:r>
      <w:r w:rsidRPr="00447482">
        <w:rPr>
          <w:rFonts w:asciiTheme="majorBidi" w:hAnsiTheme="majorBidi" w:cstheme="majorBidi"/>
          <w:sz w:val="18"/>
        </w:rPr>
        <w:instrText xml:space="preserve"> INCLUDEPICTURE  "P:\\..\\..\\..\\AppData\\Local\\Temp\\FineReader12.00\\media\\image9.jpeg" \* MERGEFORMATINET </w:instrText>
      </w:r>
      <w:r w:rsidRPr="00447482">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"\\\\gamma\\..\\..\\..\\AppData\\Local\\Temp\\FineReader12.00\\media\\image9.jpeg"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"\\\\gamma\\..\\..\\..\\AppData\\Local\\Temp\\FineReader12.00\\media\\image9.jpeg"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"\\\\gamma\\..\\..\\..\\AppData\\Local\\Temp\\FineReader12.00\\media\\image9.jpeg"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"\\\\gamma\\..\\..\\..\\AppData\\Local\\Temp\\FineReader12.00\\media\\image9.jpeg"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"\\\\gamma\\..\\..\\..\\AppData\\Local\\Temp\\FineReader12.00\\media\\image9.jpeg"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"\\\\gamma\\..\\..\\..\\AppData\\Local\\Temp\\FineReader12.00\\media\\image9.jpeg"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"\\\\gamma\\..\\..\\..\\AppData\\Local\\Temp\\FineReader12.00\\media\\image9.jpeg"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"\\\\gamma\\..\\..\\..\\AppData\\Local\\Temp\\FineReader12.00\\media\\image9.jpeg"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"\\\\gamma\\..\\..\\..\\AppData\\Local\\Temp\\FineReader12.00\\media\\image9.jpeg"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"\\\\gamma\\..\\..\\..\\AppData\\Local\\Temp\\FineReader12.00\\media\\image9.jpeg" \* MERGEFORMATINET </w:instrText>
      </w:r>
      <w:r>
        <w:rPr>
          <w:rFonts w:asciiTheme="majorBidi" w:hAnsiTheme="majorBidi" w:cstheme="majorBidi"/>
          <w:sz w:val="18"/>
        </w:rPr>
        <w:fldChar w:fldCharType="separate"/>
      </w:r>
      <w:r w:rsidR="00EF4A08">
        <w:rPr>
          <w:rFonts w:asciiTheme="majorBidi" w:hAnsiTheme="majorBidi" w:cstheme="majorBidi"/>
          <w:sz w:val="18"/>
        </w:rPr>
        <w:fldChar w:fldCharType="begin"/>
      </w:r>
      <w:r w:rsidR="00EF4A08">
        <w:rPr>
          <w:rFonts w:asciiTheme="majorBidi" w:hAnsiTheme="majorBidi" w:cstheme="majorBidi"/>
          <w:sz w:val="18"/>
        </w:rPr>
        <w:instrText xml:space="preserve"> INCLUDEPICTURE  "\\\\gamma\\..\\..\\..\\AppData\\Local\\Temp\\FineReader12.00\\media\\image9.jpeg" \* MERGEFORMATINET </w:instrText>
      </w:r>
      <w:r w:rsidR="00EF4A08">
        <w:rPr>
          <w:rFonts w:asciiTheme="majorBidi" w:hAnsiTheme="majorBidi" w:cstheme="majorBidi"/>
          <w:sz w:val="18"/>
        </w:rPr>
        <w:fldChar w:fldCharType="separate"/>
      </w:r>
      <w:r w:rsidR="00C949AD">
        <w:rPr>
          <w:rFonts w:asciiTheme="majorBidi" w:hAnsiTheme="majorBidi" w:cstheme="majorBidi"/>
          <w:sz w:val="18"/>
        </w:rPr>
        <w:fldChar w:fldCharType="begin"/>
      </w:r>
      <w:r w:rsidR="00C949AD">
        <w:rPr>
          <w:rFonts w:asciiTheme="majorBidi" w:hAnsiTheme="majorBidi" w:cstheme="majorBidi"/>
          <w:sz w:val="18"/>
        </w:rPr>
        <w:instrText xml:space="preserve"> INCLUDEPICTURE  "\\\\gamma\\..\\..\\..\\AppData\\Local\\Temp\\FineReader12.00\\media\\image9.jpeg" \* MERGEFORMATINET </w:instrText>
      </w:r>
      <w:r w:rsidR="00C949AD">
        <w:rPr>
          <w:rFonts w:asciiTheme="majorBidi" w:hAnsiTheme="majorBidi" w:cstheme="majorBidi"/>
          <w:sz w:val="18"/>
        </w:rPr>
        <w:fldChar w:fldCharType="separate"/>
      </w:r>
      <w:r w:rsidR="00AC2EC6">
        <w:rPr>
          <w:rFonts w:asciiTheme="majorBidi" w:hAnsiTheme="majorBidi" w:cstheme="majorBidi"/>
          <w:sz w:val="18"/>
        </w:rPr>
        <w:fldChar w:fldCharType="begin"/>
      </w:r>
      <w:r w:rsidR="00AC2EC6">
        <w:rPr>
          <w:rFonts w:asciiTheme="majorBidi" w:hAnsiTheme="majorBidi" w:cstheme="majorBidi"/>
          <w:sz w:val="18"/>
        </w:rPr>
        <w:instrText xml:space="preserve"> INCLUDEPICTURE  "\\\\gamma\\..\\..\\..\\AppData\\Local\\Temp\\FineReader12.00\\media\\image9.jpeg" \* MERGEFORMATINET </w:instrText>
      </w:r>
      <w:r w:rsidR="00AC2EC6">
        <w:rPr>
          <w:rFonts w:asciiTheme="majorBidi" w:hAnsiTheme="majorBidi" w:cstheme="majorBidi"/>
          <w:sz w:val="18"/>
        </w:rPr>
        <w:fldChar w:fldCharType="separate"/>
      </w:r>
      <w:r w:rsidR="00340AB4">
        <w:rPr>
          <w:rFonts w:asciiTheme="majorBidi" w:hAnsiTheme="majorBidi" w:cstheme="majorBidi"/>
          <w:sz w:val="18"/>
        </w:rPr>
        <w:fldChar w:fldCharType="begin"/>
      </w:r>
      <w:r w:rsidR="00340AB4">
        <w:rPr>
          <w:rFonts w:asciiTheme="majorBidi" w:hAnsiTheme="majorBidi" w:cstheme="majorBidi"/>
          <w:sz w:val="18"/>
        </w:rPr>
        <w:instrText xml:space="preserve"> INCLUDEPICTURE  "\\\\gamma\\..\\..\\..\\AppData\\Local\\Temp\\FineReader12.00\\media\\image9.jpeg" \* MERGEFORMATINET </w:instrText>
      </w:r>
      <w:r w:rsidR="00340AB4">
        <w:rPr>
          <w:rFonts w:asciiTheme="majorBidi" w:hAnsiTheme="majorBidi" w:cstheme="majorBidi"/>
          <w:sz w:val="18"/>
        </w:rPr>
        <w:fldChar w:fldCharType="separate"/>
      </w:r>
      <w:r w:rsidR="00FB0E21">
        <w:rPr>
          <w:rFonts w:asciiTheme="majorBidi" w:hAnsiTheme="majorBidi" w:cstheme="majorBidi"/>
          <w:sz w:val="18"/>
        </w:rPr>
        <w:fldChar w:fldCharType="begin"/>
      </w:r>
      <w:r w:rsidR="00FB0E21">
        <w:rPr>
          <w:rFonts w:asciiTheme="majorBidi" w:hAnsiTheme="majorBidi" w:cstheme="majorBidi"/>
          <w:sz w:val="18"/>
        </w:rPr>
        <w:instrText xml:space="preserve"> INCLUDEPICTURE  "\\\\gamma\\..\\..\\..\\AppData\\Local\\Temp\\FineReader12.00\\media\\image9.jpeg" \* MERGEFORMATINET </w:instrText>
      </w:r>
      <w:r w:rsidR="00FB0E21">
        <w:rPr>
          <w:rFonts w:asciiTheme="majorBidi" w:hAnsiTheme="majorBidi" w:cstheme="majorBidi"/>
          <w:sz w:val="18"/>
        </w:rPr>
        <w:fldChar w:fldCharType="separate"/>
      </w:r>
      <w:r w:rsidR="00883972">
        <w:rPr>
          <w:rFonts w:asciiTheme="majorBidi" w:hAnsiTheme="majorBidi" w:cstheme="majorBidi"/>
          <w:sz w:val="18"/>
        </w:rPr>
        <w:fldChar w:fldCharType="begin"/>
      </w:r>
      <w:r w:rsidR="00883972">
        <w:rPr>
          <w:rFonts w:asciiTheme="majorBidi" w:hAnsiTheme="majorBidi" w:cstheme="majorBidi"/>
          <w:sz w:val="18"/>
        </w:rPr>
        <w:instrText xml:space="preserve"> INCLUDEPICTURE  "\\\\gamma\\..\\..\\..\\AppData\\Local\\Temp\\FineReader12.00\\media\\image9.jpeg" \* MERGEFORMATINET </w:instrText>
      </w:r>
      <w:r w:rsidR="00883972">
        <w:rPr>
          <w:rFonts w:asciiTheme="majorBidi" w:hAnsiTheme="majorBidi" w:cstheme="majorBidi"/>
          <w:sz w:val="18"/>
        </w:rPr>
        <w:fldChar w:fldCharType="separate"/>
      </w:r>
      <w:r w:rsidR="00787E70">
        <w:rPr>
          <w:rFonts w:asciiTheme="majorBidi" w:hAnsiTheme="majorBidi" w:cstheme="majorBidi"/>
          <w:sz w:val="18"/>
        </w:rPr>
        <w:fldChar w:fldCharType="begin"/>
      </w:r>
      <w:r w:rsidR="00787E70">
        <w:rPr>
          <w:rFonts w:asciiTheme="majorBidi" w:hAnsiTheme="majorBidi" w:cstheme="majorBidi"/>
          <w:sz w:val="18"/>
        </w:rPr>
        <w:instrText xml:space="preserve"> INCLUDEPICTURE  "\\\\gamma\\..\\..\\..\\AppData\\Local\\Temp\\FineReader12.00\\media\\image9.jpeg" \* MERGEFORMATINET </w:instrText>
      </w:r>
      <w:r w:rsidR="00787E70">
        <w:rPr>
          <w:rFonts w:asciiTheme="majorBidi" w:hAnsiTheme="majorBidi" w:cstheme="majorBidi"/>
          <w:sz w:val="18"/>
        </w:rPr>
        <w:fldChar w:fldCharType="separate"/>
      </w:r>
      <w:r w:rsidR="00DF0A8E">
        <w:rPr>
          <w:rFonts w:asciiTheme="majorBidi" w:hAnsiTheme="majorBidi" w:cstheme="majorBidi"/>
          <w:sz w:val="18"/>
        </w:rPr>
        <w:fldChar w:fldCharType="begin"/>
      </w:r>
      <w:r w:rsidR="00DF0A8E">
        <w:rPr>
          <w:rFonts w:asciiTheme="majorBidi" w:hAnsiTheme="majorBidi" w:cstheme="majorBidi"/>
          <w:sz w:val="18"/>
        </w:rPr>
        <w:instrText xml:space="preserve"> INCLUDEPICTURE  "\\\\gamma\\..\\..\\..\\AppData\\Local\\Temp\\FineReader12.00\\media\\image9.jpeg" \* MERGEFORMATINET </w:instrText>
      </w:r>
      <w:r w:rsidR="00DF0A8E">
        <w:rPr>
          <w:rFonts w:asciiTheme="majorBidi" w:hAnsiTheme="majorBidi" w:cstheme="majorBidi"/>
          <w:sz w:val="18"/>
        </w:rPr>
        <w:fldChar w:fldCharType="separate"/>
      </w:r>
      <w:r w:rsidR="000E2CF2">
        <w:rPr>
          <w:rFonts w:asciiTheme="majorBidi" w:hAnsiTheme="majorBidi" w:cstheme="majorBidi"/>
          <w:sz w:val="18"/>
        </w:rPr>
        <w:fldChar w:fldCharType="begin"/>
      </w:r>
      <w:r w:rsidR="000E2CF2">
        <w:rPr>
          <w:rFonts w:asciiTheme="majorBidi" w:hAnsiTheme="majorBidi" w:cstheme="majorBidi"/>
          <w:sz w:val="18"/>
        </w:rPr>
        <w:instrText xml:space="preserve"> INCLUDEPICTURE  "\\\\gamma\\..\\..\\..\\AppData\\Local\\Temp\\FineReader12.00\\media\\image9.jpeg" \* MERGEFORMATINET </w:instrText>
      </w:r>
      <w:r w:rsidR="000E2CF2">
        <w:rPr>
          <w:rFonts w:asciiTheme="majorBidi" w:hAnsiTheme="majorBidi" w:cstheme="majorBidi"/>
          <w:sz w:val="18"/>
        </w:rPr>
        <w:fldChar w:fldCharType="separate"/>
      </w:r>
      <w:r w:rsidR="00530D84">
        <w:rPr>
          <w:rFonts w:asciiTheme="majorBidi" w:hAnsiTheme="majorBidi" w:cstheme="majorBidi"/>
          <w:sz w:val="18"/>
        </w:rPr>
        <w:fldChar w:fldCharType="begin"/>
      </w:r>
      <w:r w:rsidR="00530D84">
        <w:rPr>
          <w:rFonts w:asciiTheme="majorBidi" w:hAnsiTheme="majorBidi" w:cstheme="majorBidi"/>
          <w:sz w:val="18"/>
        </w:rPr>
        <w:instrText xml:space="preserve"> INCLUDEPICTURE  "\\\\gamma\\..\\..\\..\\AppData\\Local\\Temp\\FineReader12.00\\media\\image9.jpeg" \* MERGEFORMATINET </w:instrText>
      </w:r>
      <w:r w:rsidR="00530D84">
        <w:rPr>
          <w:rFonts w:asciiTheme="majorBidi" w:hAnsiTheme="majorBidi" w:cstheme="majorBidi"/>
          <w:sz w:val="18"/>
        </w:rPr>
        <w:fldChar w:fldCharType="separate"/>
      </w:r>
      <w:r w:rsidR="00814DBB">
        <w:rPr>
          <w:rFonts w:asciiTheme="majorBidi" w:hAnsiTheme="majorBidi" w:cstheme="majorBidi"/>
          <w:sz w:val="18"/>
        </w:rPr>
        <w:fldChar w:fldCharType="begin"/>
      </w:r>
      <w:r w:rsidR="00814DBB">
        <w:rPr>
          <w:rFonts w:asciiTheme="majorBidi" w:hAnsiTheme="majorBidi" w:cstheme="majorBidi"/>
          <w:sz w:val="18"/>
        </w:rPr>
        <w:instrText xml:space="preserve"> INCLUDEPICTURE  "\\\\gamma\\..\\..\\..\\AppData\\Local\\Temp\\FineReader12.00\\media\\image9.jpeg" \* MERGEFORMATINET </w:instrText>
      </w:r>
      <w:r w:rsidR="00814DBB">
        <w:rPr>
          <w:rFonts w:asciiTheme="majorBidi" w:hAnsiTheme="majorBidi" w:cstheme="majorBidi"/>
          <w:sz w:val="18"/>
        </w:rPr>
        <w:fldChar w:fldCharType="separate"/>
      </w:r>
      <w:r w:rsidR="0092595C">
        <w:rPr>
          <w:rFonts w:asciiTheme="majorBidi" w:hAnsiTheme="majorBidi" w:cstheme="majorBidi"/>
          <w:sz w:val="18"/>
        </w:rPr>
        <w:fldChar w:fldCharType="begin"/>
      </w:r>
      <w:r w:rsidR="0092595C">
        <w:rPr>
          <w:rFonts w:asciiTheme="majorBidi" w:hAnsiTheme="majorBidi" w:cstheme="majorBidi"/>
          <w:sz w:val="18"/>
        </w:rPr>
        <w:instrText xml:space="preserve"> INCLUDEPICTURE  "\\\\gamma\\..\\..\\..\\AppData\\Local\\Temp\\FineReader12.00\\media\\image9.jpeg" \* MERGEFORMATINET </w:instrText>
      </w:r>
      <w:r w:rsidR="0092595C">
        <w:rPr>
          <w:rFonts w:asciiTheme="majorBidi" w:hAnsiTheme="majorBidi" w:cstheme="majorBidi"/>
          <w:sz w:val="18"/>
        </w:rPr>
        <w:fldChar w:fldCharType="separate"/>
      </w:r>
      <w:r w:rsidR="0028130E">
        <w:rPr>
          <w:rFonts w:asciiTheme="majorBidi" w:hAnsiTheme="majorBidi" w:cstheme="majorBidi"/>
          <w:sz w:val="18"/>
        </w:rPr>
        <w:fldChar w:fldCharType="begin"/>
      </w:r>
      <w:r w:rsidR="0028130E">
        <w:rPr>
          <w:rFonts w:asciiTheme="majorBidi" w:hAnsiTheme="majorBidi" w:cstheme="majorBidi"/>
          <w:sz w:val="18"/>
        </w:rPr>
        <w:instrText xml:space="preserve"> INCLUDEPICTURE  "\\\\gamma\\..\\..\\..\\AppData\\Local\\Temp\\FineReader12.00\\media\\image9.jpeg" \* MERGEFORMATINET </w:instrText>
      </w:r>
      <w:r w:rsidR="0028130E">
        <w:rPr>
          <w:rFonts w:asciiTheme="majorBidi" w:hAnsiTheme="majorBidi" w:cstheme="majorBidi"/>
          <w:sz w:val="18"/>
        </w:rPr>
        <w:fldChar w:fldCharType="separate"/>
      </w:r>
      <w:r w:rsidR="002B1FAF">
        <w:rPr>
          <w:rFonts w:asciiTheme="majorBidi" w:hAnsiTheme="majorBidi" w:cstheme="majorBidi"/>
          <w:sz w:val="18"/>
        </w:rPr>
        <w:fldChar w:fldCharType="begin"/>
      </w:r>
      <w:r w:rsidR="002B1FAF">
        <w:rPr>
          <w:rFonts w:asciiTheme="majorBidi" w:hAnsiTheme="majorBidi" w:cstheme="majorBidi"/>
          <w:sz w:val="18"/>
        </w:rPr>
        <w:instrText xml:space="preserve"> </w:instrText>
      </w:r>
      <w:r w:rsidR="002B1FAF">
        <w:rPr>
          <w:rFonts w:asciiTheme="majorBidi" w:hAnsiTheme="majorBidi" w:cstheme="majorBidi"/>
          <w:sz w:val="18"/>
        </w:rPr>
        <w:instrText>INCLUDEPICTURE  "\\\\gamma\\..\\..\\..\\AppData\\Local\\Temp\\FineReade</w:instrText>
      </w:r>
      <w:r w:rsidR="002B1FAF">
        <w:rPr>
          <w:rFonts w:asciiTheme="majorBidi" w:hAnsiTheme="majorBidi" w:cstheme="majorBidi"/>
          <w:sz w:val="18"/>
        </w:rPr>
        <w:instrText>r12.00\\media\\image9.jpeg" \* MERGEFORMATINET</w:instrText>
      </w:r>
      <w:r w:rsidR="002B1FAF">
        <w:rPr>
          <w:rFonts w:asciiTheme="majorBidi" w:hAnsiTheme="majorBidi" w:cstheme="majorBidi"/>
          <w:sz w:val="18"/>
        </w:rPr>
        <w:instrText xml:space="preserve"> </w:instrText>
      </w:r>
      <w:r w:rsidR="002B1FAF">
        <w:rPr>
          <w:rFonts w:asciiTheme="majorBidi" w:hAnsiTheme="majorBidi" w:cstheme="majorBidi"/>
          <w:sz w:val="18"/>
        </w:rPr>
        <w:fldChar w:fldCharType="separate"/>
      </w:r>
      <w:r w:rsidR="002B1FAF">
        <w:rPr>
          <w:rFonts w:asciiTheme="majorBidi" w:hAnsiTheme="majorBidi" w:cstheme="majorBidi"/>
          <w:sz w:val="18"/>
        </w:rPr>
        <w:pict w14:anchorId="01919784">
          <v:shape id="_x0000_i1031" type="#_x0000_t75" style="width:401.35pt;height:158.65pt" o:bordertopcolor="this" o:borderleftcolor="this" o:borderbottomcolor="this" o:borderrightcolor="this">
            <v:imagedata r:id="rId28" r:href="rId29"/>
          </v:shape>
        </w:pict>
      </w:r>
      <w:r w:rsidR="002B1FAF">
        <w:rPr>
          <w:rFonts w:asciiTheme="majorBidi" w:hAnsiTheme="majorBidi" w:cstheme="majorBidi"/>
          <w:sz w:val="18"/>
        </w:rPr>
        <w:fldChar w:fldCharType="end"/>
      </w:r>
      <w:r w:rsidR="0028130E">
        <w:rPr>
          <w:rFonts w:asciiTheme="majorBidi" w:hAnsiTheme="majorBidi" w:cstheme="majorBidi"/>
          <w:sz w:val="18"/>
        </w:rPr>
        <w:fldChar w:fldCharType="end"/>
      </w:r>
      <w:r w:rsidR="0092595C">
        <w:rPr>
          <w:rFonts w:asciiTheme="majorBidi" w:hAnsiTheme="majorBidi" w:cstheme="majorBidi"/>
          <w:sz w:val="18"/>
        </w:rPr>
        <w:fldChar w:fldCharType="end"/>
      </w:r>
      <w:r w:rsidR="00814DBB">
        <w:rPr>
          <w:rFonts w:asciiTheme="majorBidi" w:hAnsiTheme="majorBidi" w:cstheme="majorBidi"/>
          <w:sz w:val="18"/>
        </w:rPr>
        <w:fldChar w:fldCharType="end"/>
      </w:r>
      <w:r w:rsidR="00530D84">
        <w:rPr>
          <w:rFonts w:asciiTheme="majorBidi" w:hAnsiTheme="majorBidi" w:cstheme="majorBidi"/>
          <w:sz w:val="18"/>
        </w:rPr>
        <w:fldChar w:fldCharType="end"/>
      </w:r>
      <w:r w:rsidR="000E2CF2">
        <w:rPr>
          <w:rFonts w:asciiTheme="majorBidi" w:hAnsiTheme="majorBidi" w:cstheme="majorBidi"/>
          <w:sz w:val="18"/>
        </w:rPr>
        <w:fldChar w:fldCharType="end"/>
      </w:r>
      <w:r w:rsidR="00DF0A8E">
        <w:rPr>
          <w:rFonts w:asciiTheme="majorBidi" w:hAnsiTheme="majorBidi" w:cstheme="majorBidi"/>
          <w:sz w:val="18"/>
        </w:rPr>
        <w:fldChar w:fldCharType="end"/>
      </w:r>
      <w:r w:rsidR="00787E70">
        <w:rPr>
          <w:rFonts w:asciiTheme="majorBidi" w:hAnsiTheme="majorBidi" w:cstheme="majorBidi"/>
          <w:sz w:val="18"/>
        </w:rPr>
        <w:fldChar w:fldCharType="end"/>
      </w:r>
      <w:r w:rsidR="00883972">
        <w:rPr>
          <w:rFonts w:asciiTheme="majorBidi" w:hAnsiTheme="majorBidi" w:cstheme="majorBidi"/>
          <w:sz w:val="18"/>
        </w:rPr>
        <w:fldChar w:fldCharType="end"/>
      </w:r>
      <w:r w:rsidR="00FB0E21">
        <w:rPr>
          <w:rFonts w:asciiTheme="majorBidi" w:hAnsiTheme="majorBidi" w:cstheme="majorBidi"/>
          <w:sz w:val="18"/>
        </w:rPr>
        <w:fldChar w:fldCharType="end"/>
      </w:r>
      <w:r w:rsidR="00340AB4">
        <w:rPr>
          <w:rFonts w:asciiTheme="majorBidi" w:hAnsiTheme="majorBidi" w:cstheme="majorBidi"/>
          <w:sz w:val="18"/>
        </w:rPr>
        <w:fldChar w:fldCharType="end"/>
      </w:r>
      <w:r w:rsidR="00AC2EC6">
        <w:rPr>
          <w:rFonts w:asciiTheme="majorBidi" w:hAnsiTheme="majorBidi" w:cstheme="majorBidi"/>
          <w:sz w:val="18"/>
        </w:rPr>
        <w:fldChar w:fldCharType="end"/>
      </w:r>
      <w:r w:rsidR="00C949AD">
        <w:rPr>
          <w:rFonts w:asciiTheme="majorBidi" w:hAnsiTheme="majorBidi" w:cstheme="majorBidi"/>
          <w:sz w:val="18"/>
        </w:rPr>
        <w:fldChar w:fldCharType="end"/>
      </w:r>
      <w:r w:rsidR="00EF4A08">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sidRPr="00447482">
        <w:rPr>
          <w:rFonts w:asciiTheme="majorBidi" w:hAnsiTheme="majorBidi" w:cstheme="majorBidi"/>
          <w:sz w:val="18"/>
        </w:rPr>
        <w:fldChar w:fldCharType="end"/>
      </w:r>
    </w:p>
    <w:p w14:paraId="2D6BD404" w14:textId="77777777" w:rsidR="00C602C5" w:rsidRPr="00917441" w:rsidRDefault="00C602C5" w:rsidP="00C602C5">
      <w:pPr>
        <w:tabs>
          <w:tab w:val="left" w:pos="567"/>
        </w:tabs>
        <w:rPr>
          <w:rFonts w:asciiTheme="majorBidi" w:hAnsiTheme="majorBidi" w:cstheme="majorBidi"/>
          <w:b/>
          <w:sz w:val="20"/>
          <w:szCs w:val="20"/>
          <w:lang w:val="ru"/>
        </w:rPr>
      </w:pPr>
      <w:r w:rsidRPr="00917441">
        <w:rPr>
          <w:rFonts w:asciiTheme="majorBidi" w:hAnsiTheme="majorBidi" w:cstheme="majorBidi"/>
          <w:b/>
          <w:sz w:val="20"/>
          <w:szCs w:val="20"/>
          <w:lang w:val="ru"/>
        </w:rPr>
        <w:t>Примечание:</w:t>
      </w:r>
    </w:p>
    <w:p w14:paraId="1CB156ED" w14:textId="77777777" w:rsidR="00C602C5" w:rsidRPr="00447482" w:rsidRDefault="00C602C5" w:rsidP="00C602C5">
      <w:pPr>
        <w:tabs>
          <w:tab w:val="left" w:pos="567"/>
        </w:tabs>
        <w:jc w:val="both"/>
        <w:rPr>
          <w:rFonts w:asciiTheme="majorBidi" w:hAnsiTheme="majorBidi" w:cstheme="majorBidi"/>
          <w:sz w:val="18"/>
        </w:rPr>
      </w:pPr>
      <w:r w:rsidRPr="00917441">
        <w:rPr>
          <w:rFonts w:asciiTheme="majorBidi" w:hAnsiTheme="majorBidi" w:cstheme="majorBidi"/>
          <w:sz w:val="20"/>
          <w:szCs w:val="20"/>
          <w:lang w:val="ru"/>
        </w:rPr>
        <w:t>BCR = В-лимфоцитарный рецептор; ХЛЛ = хронический лимфоцитарный лейкоз; NSG = с диабетом без ожирения, с тяжелым комбинированным иммунодефицитом, интерферон γ</w:t>
      </w:r>
      <w:r w:rsidRPr="00917441">
        <w:rPr>
          <w:rFonts w:asciiTheme="majorBidi" w:hAnsiTheme="majorBidi" w:cstheme="majorBidi"/>
          <w:sz w:val="20"/>
          <w:szCs w:val="20"/>
          <w:vertAlign w:val="superscript"/>
          <w:lang w:val="ru"/>
        </w:rPr>
        <w:t>-/-</w:t>
      </w:r>
      <w:r w:rsidRPr="00917441">
        <w:rPr>
          <w:rFonts w:asciiTheme="majorBidi" w:hAnsiTheme="majorBidi" w:cstheme="majorBidi"/>
          <w:sz w:val="20"/>
          <w:szCs w:val="20"/>
          <w:lang w:val="ru"/>
        </w:rPr>
        <w:t>; pERK = фосфокиназа, регулируемая внеклеточными сигналами; pPLCγ2 = фосфор-фосфоинозитидовая фосфолипаза С гамма 2.</w:t>
      </w:r>
    </w:p>
    <w:p w14:paraId="5A6081C9" w14:textId="77777777" w:rsidR="00C602C5" w:rsidRPr="00447482" w:rsidRDefault="00C602C5" w:rsidP="00C602C5">
      <w:pPr>
        <w:tabs>
          <w:tab w:val="left" w:pos="567"/>
        </w:tabs>
        <w:rPr>
          <w:rFonts w:asciiTheme="majorBidi" w:hAnsiTheme="majorBidi" w:cstheme="majorBidi"/>
          <w:sz w:val="18"/>
        </w:rPr>
      </w:pPr>
    </w:p>
    <w:p w14:paraId="435FE4FF" w14:textId="77777777" w:rsidR="00C602C5" w:rsidRPr="006C43A0" w:rsidRDefault="00C602C5" w:rsidP="00C602C5">
      <w:pPr>
        <w:tabs>
          <w:tab w:val="left" w:pos="567"/>
        </w:tabs>
        <w:jc w:val="both"/>
        <w:rPr>
          <w:rFonts w:asciiTheme="majorBidi" w:hAnsiTheme="majorBidi" w:cstheme="majorBidi"/>
          <w:u w:val="single"/>
        </w:rPr>
      </w:pPr>
      <w:r w:rsidRPr="006C43A0">
        <w:rPr>
          <w:rFonts w:asciiTheme="majorBidi" w:hAnsiTheme="majorBidi" w:cstheme="majorBidi"/>
          <w:u w:val="single"/>
          <w:lang w:val="ru"/>
        </w:rPr>
        <w:t>Оценка эффективности акалабрутиниба и ибрутиниба на моделях ксенотрансплантата ДВККЛ и МКЛ у мышей</w:t>
      </w:r>
      <w:r>
        <w:rPr>
          <w:rFonts w:asciiTheme="majorBidi" w:hAnsiTheme="majorBidi" w:cstheme="majorBidi"/>
          <w:u w:val="single"/>
          <w:lang w:val="ru"/>
        </w:rPr>
        <w:t>.</w:t>
      </w:r>
    </w:p>
    <w:p w14:paraId="50E0D078" w14:textId="77777777" w:rsidR="00C602C5" w:rsidRPr="006C43A0" w:rsidRDefault="00C602C5" w:rsidP="00C602C5">
      <w:pPr>
        <w:tabs>
          <w:tab w:val="left" w:pos="567"/>
        </w:tabs>
        <w:jc w:val="both"/>
        <w:rPr>
          <w:rFonts w:asciiTheme="majorBidi" w:hAnsiTheme="majorBidi" w:cstheme="majorBidi"/>
        </w:rPr>
      </w:pPr>
    </w:p>
    <w:p w14:paraId="5BAA7085" w14:textId="77777777" w:rsidR="00C602C5" w:rsidRPr="00447482" w:rsidRDefault="00C602C5" w:rsidP="00C602C5">
      <w:pPr>
        <w:tabs>
          <w:tab w:val="left" w:pos="567"/>
        </w:tabs>
        <w:jc w:val="both"/>
        <w:rPr>
          <w:rFonts w:asciiTheme="majorBidi" w:hAnsiTheme="majorBidi" w:cstheme="majorBidi"/>
          <w:sz w:val="16"/>
          <w:szCs w:val="20"/>
        </w:rPr>
      </w:pPr>
      <w:r>
        <w:rPr>
          <w:rFonts w:asciiTheme="majorBidi" w:hAnsiTheme="majorBidi" w:cstheme="majorBidi"/>
          <w:lang w:val="ru"/>
        </w:rPr>
        <w:tab/>
      </w:r>
      <w:r w:rsidRPr="006C43A0">
        <w:rPr>
          <w:rFonts w:asciiTheme="majorBidi" w:hAnsiTheme="majorBidi" w:cstheme="majorBidi"/>
          <w:lang w:val="ru"/>
        </w:rPr>
        <w:t xml:space="preserve">Для демонстрации противоопухолевой активности </w:t>
      </w:r>
      <w:r w:rsidRPr="00EA4513">
        <w:rPr>
          <w:rFonts w:asciiTheme="majorBidi" w:hAnsiTheme="majorBidi" w:cstheme="majorBidi"/>
          <w:i/>
          <w:lang w:val="ru"/>
        </w:rPr>
        <w:t>in vivo</w:t>
      </w:r>
      <w:r w:rsidRPr="006C43A0">
        <w:rPr>
          <w:rFonts w:asciiTheme="majorBidi" w:hAnsiTheme="majorBidi" w:cstheme="majorBidi"/>
          <w:lang w:val="ru"/>
        </w:rPr>
        <w:t xml:space="preserve"> акалабрутиниб изучали на моделях ксенотрансплантатов МКЛ и </w:t>
      </w:r>
      <w:r w:rsidRPr="00870C36">
        <w:rPr>
          <w:rFonts w:asciiTheme="majorBidi" w:hAnsiTheme="majorBidi" w:cstheme="majorBidi"/>
          <w:lang w:val="ru"/>
        </w:rPr>
        <w:t>ДВККЛ (диффузная В-крупноклеточная лимфома)</w:t>
      </w:r>
      <w:r w:rsidRPr="006C43A0">
        <w:rPr>
          <w:rFonts w:asciiTheme="majorBidi" w:hAnsiTheme="majorBidi" w:cstheme="majorBidi"/>
          <w:lang w:val="ru"/>
        </w:rPr>
        <w:t xml:space="preserve"> у </w:t>
      </w:r>
      <w:r w:rsidRPr="00870C36">
        <w:rPr>
          <w:rFonts w:asciiTheme="majorBidi" w:hAnsiTheme="majorBidi" w:cstheme="majorBidi"/>
          <w:lang w:val="ru"/>
        </w:rPr>
        <w:t>мышей. Самкам мышей CB.17 SCID</w:t>
      </w:r>
      <w:r>
        <w:rPr>
          <w:rFonts w:asciiTheme="majorBidi" w:hAnsiTheme="majorBidi" w:cstheme="majorBidi"/>
          <w:lang w:val="ru"/>
        </w:rPr>
        <w:t xml:space="preserve"> </w:t>
      </w:r>
      <w:r w:rsidRPr="00870C36">
        <w:rPr>
          <w:rFonts w:asciiTheme="majorBidi" w:hAnsiTheme="majorBidi" w:cstheme="majorBidi"/>
          <w:lang w:val="ru"/>
        </w:rPr>
        <w:t>подкожно имплантировали клетки OCI-Ly10 ДВККЛ человека или клетки МКЛ человека линии Jeko-1 (5 х10</w:t>
      </w:r>
      <w:r w:rsidRPr="00870C36">
        <w:rPr>
          <w:rFonts w:asciiTheme="majorBidi" w:hAnsiTheme="majorBidi" w:cstheme="majorBidi"/>
          <w:vertAlign w:val="superscript"/>
          <w:lang w:val="ru"/>
        </w:rPr>
        <w:t>6</w:t>
      </w:r>
      <w:r>
        <w:rPr>
          <w:rFonts w:asciiTheme="majorBidi" w:hAnsiTheme="majorBidi" w:cstheme="majorBidi"/>
          <w:lang w:val="ru"/>
        </w:rPr>
        <w:t>/мышь)</w:t>
      </w:r>
      <w:r w:rsidRPr="00870C36">
        <w:rPr>
          <w:rFonts w:asciiTheme="majorBidi" w:hAnsiTheme="majorBidi" w:cstheme="majorBidi"/>
          <w:lang w:val="ru"/>
        </w:rPr>
        <w:t>. Акалабрутиниб вводили в дозе 12,5 мг/кг 2 р/сут, а ибрутиниб — в дозе 12 мг/кг 1 р/сут. Во временной точке через 24 ч концентрация препарата была ниже определяемого уровня. Измерения степени занятости рецепторов BTK и уровня pBTK в опухолях из клеток OCI-LY10 (4 на группу) после трехдневного введения препарата в дозе 12,5 мг/кг 2 р/сут (вторую дозу вводили через 8 часов после первой). Степень занятости рецепторов BTK определяли методом ИФА; количественное определение pBTK (Y223) проводили с помощью вестерн-блоттинга, где 0% ингибирования считали медиану опухолей, пролеченных носителем, через 3 часа, а 100% ингибирования — 0 сигналов для pBTK (Y223). Мышей рандомизировали по группам из 10 особей в зависимости от установленного объема опухоли от 150 до 200 мм</w:t>
      </w:r>
      <w:r w:rsidRPr="00870C36">
        <w:rPr>
          <w:rFonts w:asciiTheme="majorBidi" w:hAnsiTheme="majorBidi" w:cstheme="majorBidi"/>
          <w:vertAlign w:val="superscript"/>
          <w:lang w:val="ru"/>
        </w:rPr>
        <w:t>3</w:t>
      </w:r>
      <w:r w:rsidRPr="00870C36">
        <w:rPr>
          <w:rFonts w:asciiTheme="majorBidi" w:hAnsiTheme="majorBidi" w:cstheme="majorBidi"/>
          <w:lang w:val="ru"/>
        </w:rPr>
        <w:t xml:space="preserve"> и вводили для лечения носитель, акалабрутиниб (12,5 мг/кг 2 р/сут) или ибрутиниб (12 мг/кг 1 р/сут) в течение 4 недель. Период лечения указан стрелкой. Рост опухоли представлен как среднее геометрическое ± СОш. Перед статистической оценкой данные подвергались логарифмическому преобразованию для устранения зависимости от выборки. Статистическую значимость определяли с помощью одностороннего t-критерия Стьюдента на двух выборках.</w:t>
      </w:r>
      <w:r>
        <w:rPr>
          <w:rFonts w:asciiTheme="majorBidi" w:hAnsiTheme="majorBidi" w:cstheme="majorBidi"/>
          <w:lang w:val="ru"/>
        </w:rPr>
        <w:t xml:space="preserve"> Данные представлены на рисунке 3-8.</w:t>
      </w:r>
    </w:p>
    <w:p w14:paraId="34AB91DB" w14:textId="77777777" w:rsidR="00C602C5" w:rsidRPr="006C43A0" w:rsidRDefault="00C602C5" w:rsidP="00C602C5">
      <w:pPr>
        <w:tabs>
          <w:tab w:val="left" w:pos="567"/>
        </w:tabs>
        <w:jc w:val="both"/>
        <w:rPr>
          <w:rFonts w:asciiTheme="majorBidi" w:hAnsiTheme="majorBidi" w:cstheme="majorBidi"/>
        </w:rPr>
      </w:pPr>
    </w:p>
    <w:p w14:paraId="4FB55959" w14:textId="0893C141" w:rsidR="00B50A8D" w:rsidRDefault="00B50A8D" w:rsidP="00B50A8D">
      <w:pPr>
        <w:pStyle w:val="af5"/>
        <w:jc w:val="both"/>
      </w:pPr>
      <w:bookmarkStart w:id="267" w:name="_Toc159973421"/>
      <w:r>
        <w:t xml:space="preserve">Рисунок </w:t>
      </w:r>
      <w:fldSimple w:instr=" STYLEREF 1 \s ">
        <w:r w:rsidR="002256A9">
          <w:rPr>
            <w:noProof/>
          </w:rPr>
          <w:t>3</w:t>
        </w:r>
      </w:fldSimple>
      <w:r w:rsidR="002256A9">
        <w:noBreakHyphen/>
      </w:r>
      <w:fldSimple w:instr=" SEQ Рисунок \* ARABIC \s 1 ">
        <w:r w:rsidR="002256A9">
          <w:rPr>
            <w:noProof/>
          </w:rPr>
          <w:t>8</w:t>
        </w:r>
      </w:fldSimple>
      <w:r>
        <w:t>.</w:t>
      </w:r>
      <w:r w:rsidRPr="00B50A8D">
        <w:rPr>
          <w:rFonts w:asciiTheme="majorBidi" w:hAnsiTheme="majorBidi" w:cstheme="majorBidi"/>
          <w:lang w:val="ru"/>
        </w:rPr>
        <w:t xml:space="preserve"> </w:t>
      </w:r>
      <w:r w:rsidRPr="00B50A8D">
        <w:rPr>
          <w:rFonts w:asciiTheme="majorBidi" w:hAnsiTheme="majorBidi" w:cstheme="majorBidi"/>
          <w:b w:val="0"/>
          <w:lang w:val="ru"/>
        </w:rPr>
        <w:t>Оценка эффективности акалабрутиниба и ибрутиниба на моделях ксенотрансплантата.</w:t>
      </w:r>
      <w:bookmarkEnd w:id="267"/>
    </w:p>
    <w:p w14:paraId="765B4CC6" w14:textId="4D6FA90E" w:rsidR="00C602C5" w:rsidRPr="008621DF" w:rsidRDefault="00C602C5" w:rsidP="00B50A8D">
      <w:pPr>
        <w:pStyle w:val="af5"/>
        <w:rPr>
          <w:rFonts w:asciiTheme="majorBidi" w:hAnsiTheme="majorBidi" w:cstheme="majorBidi"/>
          <w:sz w:val="2"/>
          <w:szCs w:val="2"/>
        </w:rPr>
      </w:pPr>
      <w:r>
        <w:rPr>
          <w:rFonts w:asciiTheme="majorBidi" w:hAnsiTheme="majorBidi" w:cstheme="majorBidi"/>
          <w:noProof/>
          <w:sz w:val="18"/>
          <w:lang w:eastAsia="ru-RU"/>
        </w:rPr>
        <w:lastRenderedPageBreak/>
        <mc:AlternateContent>
          <mc:Choice Requires="wps">
            <w:drawing>
              <wp:anchor distT="0" distB="0" distL="114300" distR="114300" simplePos="0" relativeHeight="251730944" behindDoc="0" locked="0" layoutInCell="1" allowOverlap="1" wp14:anchorId="32A656E9" wp14:editId="3260E69D">
                <wp:simplePos x="0" y="0"/>
                <wp:positionH relativeFrom="column">
                  <wp:posOffset>753479</wp:posOffset>
                </wp:positionH>
                <wp:positionV relativeFrom="paragraph">
                  <wp:posOffset>4007284</wp:posOffset>
                </wp:positionV>
                <wp:extent cx="1617044" cy="192339"/>
                <wp:effectExtent l="0" t="0" r="2540" b="0"/>
                <wp:wrapNone/>
                <wp:docPr id="134" name="Надпись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044" cy="1923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88BA8E" w14:textId="77777777" w:rsidR="00530D84" w:rsidRPr="007B2FB5" w:rsidRDefault="00530D84" w:rsidP="00C602C5">
                            <w:pPr>
                              <w:jc w:val="center"/>
                              <w:rPr>
                                <w:b/>
                                <w:bCs/>
                                <w:sz w:val="12"/>
                                <w:szCs w:val="12"/>
                                <w:lang w:val="en-GB"/>
                              </w:rPr>
                            </w:pPr>
                            <w:r w:rsidRPr="007B2FB5">
                              <w:rPr>
                                <w:b/>
                                <w:bCs/>
                                <w:sz w:val="16"/>
                                <w:szCs w:val="20"/>
                                <w:lang w:val="ru"/>
                              </w:rPr>
                              <w:t>Дни после имплантации</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A656E9" id="Надпись 134" o:spid="_x0000_s1088" type="#_x0000_t202" style="position:absolute;margin-left:59.35pt;margin-top:315.55pt;width:127.35pt;height:15.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" stroked="f">
                <v:textbox inset="0,0,0,0">
                  <w:txbxContent>
                    <w:p w14:paraId="2888BA8E" w14:textId="77777777" w:rsidR="00530D84" w:rsidRPr="007B2FB5" w:rsidRDefault="00530D84" w:rsidP="00C602C5">
                      <w:pPr>
                        <w:jc w:val="center"/>
                        <w:rPr>
                          <w:b/>
                          <w:bCs/>
                          <w:sz w:val="12"/>
                          <w:szCs w:val="12"/>
                          <w:lang w:val="en-GB"/>
                        </w:rPr>
                      </w:pPr>
                      <w:r w:rsidRPr="007B2FB5">
                        <w:rPr>
                          <w:b/>
                          <w:bCs/>
                          <w:sz w:val="16"/>
                          <w:szCs w:val="20"/>
                          <w:lang w:val="ru"/>
                        </w:rPr>
                        <w:t>Дни после имплантации</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23776" behindDoc="0" locked="0" layoutInCell="1" allowOverlap="1" wp14:anchorId="4A7BD0D4" wp14:editId="0B072CE9">
                <wp:simplePos x="0" y="0"/>
                <wp:positionH relativeFrom="column">
                  <wp:posOffset>1388645</wp:posOffset>
                </wp:positionH>
                <wp:positionV relativeFrom="paragraph">
                  <wp:posOffset>537177</wp:posOffset>
                </wp:positionV>
                <wp:extent cx="861060" cy="259882"/>
                <wp:effectExtent l="0" t="0" r="0" b="6985"/>
                <wp:wrapNone/>
                <wp:docPr id="129" name="Надпись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2598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E47BFB" w14:textId="77777777" w:rsidR="00530D84" w:rsidRPr="008D056B" w:rsidRDefault="00530D84" w:rsidP="00C602C5">
                            <w:pPr>
                              <w:tabs>
                                <w:tab w:val="left" w:pos="567"/>
                              </w:tabs>
                              <w:spacing w:after="60"/>
                              <w:rPr>
                                <w:b/>
                                <w:bCs/>
                                <w:sz w:val="12"/>
                                <w:szCs w:val="16"/>
                                <w:lang w:val="en-GB"/>
                              </w:rPr>
                            </w:pPr>
                            <w:r w:rsidRPr="008D056B">
                              <w:rPr>
                                <w:b/>
                                <w:bCs/>
                                <w:sz w:val="12"/>
                                <w:szCs w:val="16"/>
                                <w:lang w:val="ru"/>
                              </w:rPr>
                              <w:t xml:space="preserve">ACP-196 10 мг/кг </w:t>
                            </w:r>
                          </w:p>
                          <w:p w14:paraId="28750E0C" w14:textId="77777777" w:rsidR="00530D84" w:rsidRPr="008D056B" w:rsidRDefault="00530D84" w:rsidP="00C602C5">
                            <w:pPr>
                              <w:tabs>
                                <w:tab w:val="left" w:pos="567"/>
                              </w:tabs>
                              <w:spacing w:after="40"/>
                              <w:rPr>
                                <w:b/>
                                <w:bCs/>
                                <w:sz w:val="10"/>
                                <w:szCs w:val="10"/>
                                <w:lang w:val="en-GB"/>
                              </w:rPr>
                            </w:pPr>
                            <w:r w:rsidRPr="008D056B">
                              <w:rPr>
                                <w:b/>
                                <w:bCs/>
                                <w:sz w:val="12"/>
                                <w:szCs w:val="16"/>
                                <w:lang w:val="ru"/>
                              </w:rPr>
                              <w:t>Ибрутиниб 12 мг/кг</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7BD0D4" id="Надпись 129" o:spid="_x0000_s1089" type="#_x0000_t202" style="position:absolute;margin-left:109.35pt;margin-top:42.3pt;width:67.8pt;height:20.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" stroked="f">
                <v:textbox inset="0,0,0,0">
                  <w:txbxContent>
                    <w:p w14:paraId="10E47BFB" w14:textId="77777777" w:rsidR="00530D84" w:rsidRPr="008D056B" w:rsidRDefault="00530D84" w:rsidP="00C602C5">
                      <w:pPr>
                        <w:tabs>
                          <w:tab w:val="left" w:pos="567"/>
                        </w:tabs>
                        <w:spacing w:after="60"/>
                        <w:rPr>
                          <w:b/>
                          <w:bCs/>
                          <w:sz w:val="12"/>
                          <w:szCs w:val="16"/>
                          <w:lang w:val="en-GB"/>
                        </w:rPr>
                      </w:pPr>
                      <w:r w:rsidRPr="008D056B">
                        <w:rPr>
                          <w:b/>
                          <w:bCs/>
                          <w:sz w:val="12"/>
                          <w:szCs w:val="16"/>
                          <w:lang w:val="ru"/>
                        </w:rPr>
                        <w:t xml:space="preserve">ACP-196 10 мг/кг </w:t>
                      </w:r>
                    </w:p>
                    <w:p w14:paraId="28750E0C" w14:textId="77777777" w:rsidR="00530D84" w:rsidRPr="008D056B" w:rsidRDefault="00530D84" w:rsidP="00C602C5">
                      <w:pPr>
                        <w:tabs>
                          <w:tab w:val="left" w:pos="567"/>
                        </w:tabs>
                        <w:spacing w:after="40"/>
                        <w:rPr>
                          <w:b/>
                          <w:bCs/>
                          <w:sz w:val="10"/>
                          <w:szCs w:val="10"/>
                          <w:lang w:val="en-GB"/>
                        </w:rPr>
                      </w:pPr>
                      <w:r w:rsidRPr="008D056B">
                        <w:rPr>
                          <w:b/>
                          <w:bCs/>
                          <w:sz w:val="12"/>
                          <w:szCs w:val="16"/>
                          <w:lang w:val="ru"/>
                        </w:rPr>
                        <w:t>Ибрутиниб 12 мг/кг</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22752" behindDoc="0" locked="0" layoutInCell="1" allowOverlap="1" wp14:anchorId="2D529C98" wp14:editId="554E44AA">
                <wp:simplePos x="0" y="0"/>
                <wp:positionH relativeFrom="column">
                  <wp:posOffset>3241608</wp:posOffset>
                </wp:positionH>
                <wp:positionV relativeFrom="paragraph">
                  <wp:posOffset>27238</wp:posOffset>
                </wp:positionV>
                <wp:extent cx="2186940" cy="311585"/>
                <wp:effectExtent l="0" t="0" r="3810" b="0"/>
                <wp:wrapNone/>
                <wp:docPr id="128" name="Надпись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940" cy="311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577893" w14:textId="77777777" w:rsidR="00530D84" w:rsidRDefault="00530D84" w:rsidP="00C602C5">
                            <w:pPr>
                              <w:tabs>
                                <w:tab w:val="left" w:pos="567"/>
                              </w:tabs>
                              <w:rPr>
                                <w:b/>
                                <w:bCs/>
                                <w:sz w:val="18"/>
                                <w:lang w:val="ru"/>
                              </w:rPr>
                            </w:pPr>
                            <w:r>
                              <w:rPr>
                                <w:b/>
                                <w:bCs/>
                                <w:sz w:val="18"/>
                                <w:lang w:val="ru"/>
                              </w:rPr>
                              <w:t>В</w:t>
                            </w:r>
                          </w:p>
                          <w:p w14:paraId="25B968D6" w14:textId="77777777" w:rsidR="00530D84" w:rsidRPr="00EA4513" w:rsidRDefault="00530D84" w:rsidP="00C602C5">
                            <w:pPr>
                              <w:tabs>
                                <w:tab w:val="left" w:pos="567"/>
                              </w:tabs>
                              <w:rPr>
                                <w:sz w:val="16"/>
                                <w:szCs w:val="16"/>
                                <w:lang w:val="en-GB"/>
                              </w:rPr>
                            </w:pPr>
                            <w:r>
                              <w:rPr>
                                <w:b/>
                                <w:bCs/>
                                <w:sz w:val="16"/>
                                <w:szCs w:val="16"/>
                                <w:lang w:val="ru"/>
                              </w:rPr>
                              <w:t xml:space="preserve">         </w:t>
                            </w:r>
                            <w:r w:rsidRPr="00EA4513">
                              <w:rPr>
                                <w:b/>
                                <w:bCs/>
                                <w:sz w:val="16"/>
                                <w:szCs w:val="16"/>
                                <w:lang w:val="ru"/>
                              </w:rPr>
                              <w:t>Измерение степени занятости</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529C98" id="Надпись 128" o:spid="_x0000_s1090" type="#_x0000_t202" style="position:absolute;margin-left:255.25pt;margin-top:2.15pt;width:172.2pt;height:24.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" stroked="f">
                <v:textbox inset="0,0,0,0">
                  <w:txbxContent>
                    <w:p w14:paraId="3B577893" w14:textId="77777777" w:rsidR="00530D84" w:rsidRDefault="00530D84" w:rsidP="00C602C5">
                      <w:pPr>
                        <w:tabs>
                          <w:tab w:val="left" w:pos="567"/>
                        </w:tabs>
                        <w:rPr>
                          <w:b/>
                          <w:bCs/>
                          <w:sz w:val="18"/>
                          <w:lang w:val="ru"/>
                        </w:rPr>
                      </w:pPr>
                      <w:r>
                        <w:rPr>
                          <w:b/>
                          <w:bCs/>
                          <w:sz w:val="18"/>
                          <w:lang w:val="ru"/>
                        </w:rPr>
                        <w:t>В</w:t>
                      </w:r>
                    </w:p>
                    <w:p w14:paraId="25B968D6" w14:textId="77777777" w:rsidR="00530D84" w:rsidRPr="00EA4513" w:rsidRDefault="00530D84" w:rsidP="00C602C5">
                      <w:pPr>
                        <w:tabs>
                          <w:tab w:val="left" w:pos="567"/>
                        </w:tabs>
                        <w:rPr>
                          <w:sz w:val="16"/>
                          <w:szCs w:val="16"/>
                          <w:lang w:val="en-GB"/>
                        </w:rPr>
                      </w:pPr>
                      <w:r>
                        <w:rPr>
                          <w:b/>
                          <w:bCs/>
                          <w:sz w:val="16"/>
                          <w:szCs w:val="16"/>
                          <w:lang w:val="ru"/>
                        </w:rPr>
                        <w:t xml:space="preserve">         </w:t>
                      </w:r>
                      <w:r w:rsidRPr="00EA4513">
                        <w:rPr>
                          <w:b/>
                          <w:bCs/>
                          <w:sz w:val="16"/>
                          <w:szCs w:val="16"/>
                          <w:lang w:val="ru"/>
                        </w:rPr>
                        <w:t>Измерение степени занятости</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31968" behindDoc="0" locked="0" layoutInCell="1" allowOverlap="1" wp14:anchorId="36AD189B" wp14:editId="2995CCE6">
                <wp:simplePos x="0" y="0"/>
                <wp:positionH relativeFrom="column">
                  <wp:posOffset>4161121</wp:posOffset>
                </wp:positionH>
                <wp:positionV relativeFrom="paragraph">
                  <wp:posOffset>340761</wp:posOffset>
                </wp:positionV>
                <wp:extent cx="160020" cy="1463040"/>
                <wp:effectExtent l="1905" t="3175" r="0" b="635"/>
                <wp:wrapNone/>
                <wp:docPr id="135" name="Надпись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463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FCEE80" w14:textId="77777777" w:rsidR="00530D84" w:rsidRPr="004F2669" w:rsidRDefault="00530D84" w:rsidP="00C602C5">
                            <w:pPr>
                              <w:spacing w:after="60"/>
                              <w:jc w:val="center"/>
                              <w:rPr>
                                <w:b/>
                                <w:bCs/>
                                <w:sz w:val="16"/>
                                <w:szCs w:val="16"/>
                                <w:lang w:val="en-GB"/>
                              </w:rPr>
                            </w:pPr>
                            <w:r w:rsidRPr="007B2FB5">
                              <w:rPr>
                                <w:b/>
                                <w:bCs/>
                                <w:color w:val="1E1A23"/>
                                <w:sz w:val="16"/>
                                <w:szCs w:val="16"/>
                                <w:lang w:val="ru"/>
                              </w:rPr>
                              <w:t>Ингибирование pBTK,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AD189B" id="Надпись 135" o:spid="_x0000_s1091" type="#_x0000_t202" style="position:absolute;margin-left:327.65pt;margin-top:26.85pt;width:12.6pt;height:115.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" stroked="f">
                <v:textbox style="layout-flow:vertical;mso-layout-flow-alt:bottom-to-top" inset="0,0,0,0">
                  <w:txbxContent>
                    <w:p w14:paraId="37FCEE80" w14:textId="77777777" w:rsidR="00530D84" w:rsidRPr="004F2669" w:rsidRDefault="00530D84" w:rsidP="00C602C5">
                      <w:pPr>
                        <w:spacing w:after="60"/>
                        <w:jc w:val="center"/>
                        <w:rPr>
                          <w:b/>
                          <w:bCs/>
                          <w:sz w:val="16"/>
                          <w:szCs w:val="16"/>
                          <w:lang w:val="en-GB"/>
                        </w:rPr>
                      </w:pPr>
                      <w:r w:rsidRPr="007B2FB5">
                        <w:rPr>
                          <w:b/>
                          <w:bCs/>
                          <w:color w:val="1E1A23"/>
                          <w:sz w:val="16"/>
                          <w:szCs w:val="16"/>
                          <w:lang w:val="ru"/>
                        </w:rPr>
                        <w:t>Ингибирование pBTK, %</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26848" behindDoc="0" locked="0" layoutInCell="1" allowOverlap="1" wp14:anchorId="72E25E2E" wp14:editId="7144079D">
                <wp:simplePos x="0" y="0"/>
                <wp:positionH relativeFrom="column">
                  <wp:posOffset>2996097</wp:posOffset>
                </wp:positionH>
                <wp:positionV relativeFrom="paragraph">
                  <wp:posOffset>436279</wp:posOffset>
                </wp:positionV>
                <wp:extent cx="192505" cy="1366788"/>
                <wp:effectExtent l="0" t="0" r="0" b="5080"/>
                <wp:wrapNone/>
                <wp:docPr id="131" name="Надпись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505" cy="13667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AFFE80" w14:textId="77777777" w:rsidR="00530D84" w:rsidRPr="004F2669" w:rsidRDefault="00530D84" w:rsidP="00C602C5">
                            <w:pPr>
                              <w:spacing w:after="60"/>
                              <w:jc w:val="center"/>
                              <w:rPr>
                                <w:b/>
                                <w:bCs/>
                                <w:sz w:val="16"/>
                                <w:szCs w:val="16"/>
                                <w:lang w:val="en-GB"/>
                              </w:rPr>
                            </w:pPr>
                            <w:r w:rsidRPr="008D056B">
                              <w:rPr>
                                <w:b/>
                                <w:bCs/>
                                <w:color w:val="1E1A23"/>
                                <w:sz w:val="16"/>
                                <w:szCs w:val="16"/>
                                <w:lang w:val="ru"/>
                              </w:rPr>
                              <w:t>Занятость BTK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E25E2E" id="Надпись 131" o:spid="_x0000_s1092" type="#_x0000_t202" style="position:absolute;margin-left:235.9pt;margin-top:34.35pt;width:15.15pt;height:107.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" stroked="f">
                <v:textbox style="layout-flow:vertical;mso-layout-flow-alt:bottom-to-top" inset="0,0,0,0">
                  <w:txbxContent>
                    <w:p w14:paraId="77AFFE80" w14:textId="77777777" w:rsidR="00530D84" w:rsidRPr="004F2669" w:rsidRDefault="00530D84" w:rsidP="00C602C5">
                      <w:pPr>
                        <w:spacing w:after="60"/>
                        <w:jc w:val="center"/>
                        <w:rPr>
                          <w:b/>
                          <w:bCs/>
                          <w:sz w:val="16"/>
                          <w:szCs w:val="16"/>
                          <w:lang w:val="en-GB"/>
                        </w:rPr>
                      </w:pPr>
                      <w:r w:rsidRPr="008D056B">
                        <w:rPr>
                          <w:b/>
                          <w:bCs/>
                          <w:color w:val="1E1A23"/>
                          <w:sz w:val="16"/>
                          <w:szCs w:val="16"/>
                          <w:lang w:val="ru"/>
                        </w:rPr>
                        <w:t>Занятость BTK (%)</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28896" behindDoc="0" locked="0" layoutInCell="1" allowOverlap="1" wp14:anchorId="59E50A72" wp14:editId="42CE8D5B">
                <wp:simplePos x="0" y="0"/>
                <wp:positionH relativeFrom="column">
                  <wp:posOffset>130141</wp:posOffset>
                </wp:positionH>
                <wp:positionV relativeFrom="paragraph">
                  <wp:posOffset>1969035</wp:posOffset>
                </wp:positionV>
                <wp:extent cx="2514600" cy="175260"/>
                <wp:effectExtent l="3810" t="0" r="0" b="0"/>
                <wp:wrapNone/>
                <wp:docPr id="133" name="Надпись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75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E7DD8D" w14:textId="77777777" w:rsidR="00530D84" w:rsidRPr="004F2669" w:rsidRDefault="00530D84" w:rsidP="00C602C5">
                            <w:pPr>
                              <w:jc w:val="center"/>
                              <w:rPr>
                                <w:sz w:val="12"/>
                                <w:szCs w:val="12"/>
                                <w:lang w:val="en-GB"/>
                              </w:rPr>
                            </w:pPr>
                            <w:r w:rsidRPr="007B2FB5">
                              <w:rPr>
                                <w:sz w:val="16"/>
                                <w:szCs w:val="20"/>
                                <w:lang w:val="ru"/>
                              </w:rPr>
                              <w:t>Время (часы) после введения препарата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E50A72" id="Надпись 133" o:spid="_x0000_s1093" type="#_x0000_t202" style="position:absolute;margin-left:10.25pt;margin-top:155.05pt;width:198pt;height:13.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" stroked="f">
                <v:textbox inset="0,0,0,0">
                  <w:txbxContent>
                    <w:p w14:paraId="27E7DD8D" w14:textId="77777777" w:rsidR="00530D84" w:rsidRPr="004F2669" w:rsidRDefault="00530D84" w:rsidP="00C602C5">
                      <w:pPr>
                        <w:jc w:val="center"/>
                        <w:rPr>
                          <w:sz w:val="12"/>
                          <w:szCs w:val="12"/>
                          <w:lang w:val="en-GB"/>
                        </w:rPr>
                      </w:pPr>
                      <w:r w:rsidRPr="007B2FB5">
                        <w:rPr>
                          <w:sz w:val="16"/>
                          <w:szCs w:val="20"/>
                          <w:lang w:val="ru"/>
                        </w:rPr>
                        <w:t>Время (часы) после введения препарата</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24800" behindDoc="0" locked="0" layoutInCell="1" allowOverlap="1" wp14:anchorId="0911C304" wp14:editId="09731399">
                <wp:simplePos x="0" y="0"/>
                <wp:positionH relativeFrom="column">
                  <wp:posOffset>2673718</wp:posOffset>
                </wp:positionH>
                <wp:positionV relativeFrom="paragraph">
                  <wp:posOffset>3242076</wp:posOffset>
                </wp:positionV>
                <wp:extent cx="1432800" cy="471638"/>
                <wp:effectExtent l="0" t="0" r="0" b="0"/>
                <wp:wrapNone/>
                <wp:docPr id="138" name="Надпись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800" cy="47163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5000" w:type="pct"/>
                              <w:tblCellMar>
                                <w:left w:w="57" w:type="dxa"/>
                                <w:right w:w="57" w:type="dxa"/>
                              </w:tblCellMar>
                              <w:tblLook w:val="04A0" w:firstRow="1" w:lastRow="0" w:firstColumn="1" w:lastColumn="0" w:noHBand="0" w:noVBand="1"/>
                            </w:tblPr>
                            <w:tblGrid>
                              <w:gridCol w:w="750"/>
                              <w:gridCol w:w="789"/>
                              <w:gridCol w:w="717"/>
                            </w:tblGrid>
                            <w:tr w:rsidR="00530D84" w14:paraId="77AC05BC" w14:textId="77777777" w:rsidTr="008670F3">
                              <w:trPr>
                                <w:trHeight w:val="284"/>
                              </w:trPr>
                              <w:tc>
                                <w:tcPr>
                                  <w:tcW w:w="1663" w:type="pct"/>
                                  <w:shd w:val="clear" w:color="auto" w:fill="auto"/>
                                  <w:vAlign w:val="center"/>
                                </w:tcPr>
                                <w:p w14:paraId="65582895" w14:textId="77777777" w:rsidR="00530D84" w:rsidRPr="008D056B" w:rsidRDefault="00530D84" w:rsidP="008670F3">
                                  <w:pPr>
                                    <w:tabs>
                                      <w:tab w:val="left" w:pos="567"/>
                                    </w:tabs>
                                    <w:jc w:val="center"/>
                                    <w:rPr>
                                      <w:rFonts w:cs="Arial"/>
                                      <w:sz w:val="12"/>
                                      <w:szCs w:val="12"/>
                                    </w:rPr>
                                  </w:pPr>
                                  <w:r>
                                    <w:rPr>
                                      <w:rFonts w:cs="Arial"/>
                                      <w:color w:val="1E1A23"/>
                                      <w:sz w:val="12"/>
                                      <w:szCs w:val="12"/>
                                      <w:lang w:val="ru"/>
                                    </w:rPr>
                                    <w:t xml:space="preserve"> </w:t>
                                  </w:r>
                                  <w:r w:rsidRPr="008D056B">
                                    <w:rPr>
                                      <w:rFonts w:cs="Arial"/>
                                      <w:color w:val="1E1A23"/>
                                      <w:sz w:val="12"/>
                                      <w:szCs w:val="12"/>
                                      <w:lang w:val="ru"/>
                                    </w:rPr>
                                    <w:t>Соединение</w:t>
                                  </w:r>
                                </w:p>
                              </w:tc>
                              <w:tc>
                                <w:tcPr>
                                  <w:tcW w:w="1749" w:type="pct"/>
                                  <w:shd w:val="clear" w:color="auto" w:fill="auto"/>
                                  <w:vAlign w:val="center"/>
                                </w:tcPr>
                                <w:p w14:paraId="0219BC0B" w14:textId="77777777" w:rsidR="00530D84" w:rsidRPr="008D056B" w:rsidRDefault="00530D84" w:rsidP="008670F3">
                                  <w:pPr>
                                    <w:tabs>
                                      <w:tab w:val="left" w:pos="567"/>
                                    </w:tabs>
                                    <w:jc w:val="center"/>
                                    <w:rPr>
                                      <w:rFonts w:cs="Arial"/>
                                      <w:sz w:val="12"/>
                                      <w:szCs w:val="12"/>
                                    </w:rPr>
                                  </w:pPr>
                                  <w:r w:rsidRPr="008D056B">
                                    <w:rPr>
                                      <w:rFonts w:cs="Arial"/>
                                      <w:color w:val="1E1A23"/>
                                      <w:sz w:val="12"/>
                                      <w:szCs w:val="12"/>
                                      <w:lang w:val="ru"/>
                                    </w:rPr>
                                    <w:t>TGI (Д56)</w:t>
                                  </w:r>
                                </w:p>
                              </w:tc>
                              <w:tc>
                                <w:tcPr>
                                  <w:tcW w:w="1588" w:type="pct"/>
                                  <w:shd w:val="clear" w:color="auto" w:fill="auto"/>
                                  <w:vAlign w:val="center"/>
                                </w:tcPr>
                                <w:p w14:paraId="304F924B" w14:textId="77777777" w:rsidR="00530D84" w:rsidRPr="008D056B" w:rsidRDefault="00530D84" w:rsidP="008670F3">
                                  <w:pPr>
                                    <w:tabs>
                                      <w:tab w:val="left" w:pos="567"/>
                                    </w:tabs>
                                    <w:jc w:val="center"/>
                                    <w:rPr>
                                      <w:rFonts w:cs="Arial"/>
                                      <w:sz w:val="12"/>
                                      <w:szCs w:val="12"/>
                                    </w:rPr>
                                  </w:pPr>
                                  <w:r w:rsidRPr="008D056B">
                                    <w:rPr>
                                      <w:rFonts w:cs="Arial"/>
                                      <w:color w:val="2C2A2C"/>
                                      <w:sz w:val="12"/>
                                      <w:szCs w:val="12"/>
                                      <w:lang w:val="ru"/>
                                    </w:rPr>
                                    <w:t>Значение p</w:t>
                                  </w:r>
                                </w:p>
                              </w:tc>
                            </w:tr>
                            <w:tr w:rsidR="00530D84" w14:paraId="541C4839" w14:textId="77777777" w:rsidTr="008670F3">
                              <w:trPr>
                                <w:trHeight w:val="284"/>
                              </w:trPr>
                              <w:tc>
                                <w:tcPr>
                                  <w:tcW w:w="1663" w:type="pct"/>
                                  <w:shd w:val="clear" w:color="auto" w:fill="auto"/>
                                  <w:vAlign w:val="center"/>
                                </w:tcPr>
                                <w:p w14:paraId="1D6500E0" w14:textId="77777777" w:rsidR="00530D84" w:rsidRPr="008D056B" w:rsidRDefault="00530D84" w:rsidP="008670F3">
                                  <w:pPr>
                                    <w:tabs>
                                      <w:tab w:val="left" w:pos="567"/>
                                    </w:tabs>
                                    <w:jc w:val="center"/>
                                    <w:rPr>
                                      <w:rFonts w:cs="Arial"/>
                                      <w:sz w:val="12"/>
                                      <w:szCs w:val="12"/>
                                    </w:rPr>
                                  </w:pPr>
                                  <w:r w:rsidRPr="008D056B">
                                    <w:rPr>
                                      <w:rFonts w:cs="Arial"/>
                                      <w:color w:val="2C2A2C"/>
                                      <w:sz w:val="12"/>
                                      <w:szCs w:val="12"/>
                                      <w:lang w:val="ru"/>
                                    </w:rPr>
                                    <w:t>ACP-196</w:t>
                                  </w:r>
                                </w:p>
                              </w:tc>
                              <w:tc>
                                <w:tcPr>
                                  <w:tcW w:w="1749" w:type="pct"/>
                                  <w:shd w:val="clear" w:color="auto" w:fill="auto"/>
                                  <w:vAlign w:val="center"/>
                                </w:tcPr>
                                <w:p w14:paraId="46DF435A" w14:textId="77777777" w:rsidR="00530D84" w:rsidRPr="008D056B" w:rsidRDefault="00530D84" w:rsidP="008670F3">
                                  <w:pPr>
                                    <w:tabs>
                                      <w:tab w:val="left" w:pos="567"/>
                                    </w:tabs>
                                    <w:jc w:val="center"/>
                                    <w:rPr>
                                      <w:rFonts w:cs="Arial"/>
                                      <w:sz w:val="12"/>
                                      <w:szCs w:val="12"/>
                                    </w:rPr>
                                  </w:pPr>
                                  <w:r w:rsidRPr="008D056B">
                                    <w:rPr>
                                      <w:rFonts w:cs="Arial"/>
                                      <w:color w:val="595859"/>
                                      <w:sz w:val="12"/>
                                      <w:szCs w:val="12"/>
                                      <w:lang w:val="ru"/>
                                    </w:rPr>
                                    <w:t>&gt;100%</w:t>
                                  </w:r>
                                </w:p>
                              </w:tc>
                              <w:tc>
                                <w:tcPr>
                                  <w:tcW w:w="1588" w:type="pct"/>
                                  <w:shd w:val="clear" w:color="auto" w:fill="auto"/>
                                  <w:vAlign w:val="center"/>
                                </w:tcPr>
                                <w:p w14:paraId="7E27B373" w14:textId="77777777" w:rsidR="00530D84" w:rsidRPr="008D056B" w:rsidRDefault="00530D84" w:rsidP="008670F3">
                                  <w:pPr>
                                    <w:tabs>
                                      <w:tab w:val="left" w:pos="567"/>
                                    </w:tabs>
                                    <w:jc w:val="center"/>
                                    <w:rPr>
                                      <w:rFonts w:cs="Arial"/>
                                      <w:sz w:val="12"/>
                                      <w:szCs w:val="12"/>
                                    </w:rPr>
                                  </w:pPr>
                                  <w:r w:rsidRPr="008D056B">
                                    <w:rPr>
                                      <w:rFonts w:cs="Arial"/>
                                      <w:color w:val="595859"/>
                                      <w:sz w:val="12"/>
                                      <w:szCs w:val="12"/>
                                      <w:lang w:val="ru"/>
                                    </w:rPr>
                                    <w:t>0,0013</w:t>
                                  </w:r>
                                </w:p>
                              </w:tc>
                            </w:tr>
                            <w:tr w:rsidR="00530D84" w14:paraId="62812EA5" w14:textId="77777777" w:rsidTr="008670F3">
                              <w:trPr>
                                <w:trHeight w:val="284"/>
                              </w:trPr>
                              <w:tc>
                                <w:tcPr>
                                  <w:tcW w:w="1663" w:type="pct"/>
                                  <w:shd w:val="clear" w:color="auto" w:fill="auto"/>
                                  <w:vAlign w:val="center"/>
                                </w:tcPr>
                                <w:p w14:paraId="5C0B9FE0" w14:textId="77777777" w:rsidR="00530D84" w:rsidRPr="008D056B" w:rsidRDefault="00530D84" w:rsidP="008670F3">
                                  <w:pPr>
                                    <w:tabs>
                                      <w:tab w:val="left" w:pos="567"/>
                                    </w:tabs>
                                    <w:jc w:val="center"/>
                                    <w:rPr>
                                      <w:rFonts w:cs="Arial"/>
                                      <w:sz w:val="12"/>
                                      <w:szCs w:val="12"/>
                                    </w:rPr>
                                  </w:pPr>
                                  <w:r w:rsidRPr="008D056B">
                                    <w:rPr>
                                      <w:rFonts w:cs="Arial"/>
                                      <w:color w:val="453C49"/>
                                      <w:sz w:val="12"/>
                                      <w:szCs w:val="12"/>
                                      <w:lang w:val="ru"/>
                                    </w:rPr>
                                    <w:t>Ибрутиниб</w:t>
                                  </w:r>
                                </w:p>
                              </w:tc>
                              <w:tc>
                                <w:tcPr>
                                  <w:tcW w:w="1749" w:type="pct"/>
                                  <w:shd w:val="clear" w:color="auto" w:fill="auto"/>
                                  <w:vAlign w:val="center"/>
                                </w:tcPr>
                                <w:p w14:paraId="4501472A" w14:textId="77777777" w:rsidR="00530D84" w:rsidRPr="008D056B" w:rsidRDefault="00530D84" w:rsidP="008670F3">
                                  <w:pPr>
                                    <w:tabs>
                                      <w:tab w:val="left" w:pos="567"/>
                                    </w:tabs>
                                    <w:jc w:val="center"/>
                                    <w:rPr>
                                      <w:rFonts w:cs="Arial"/>
                                      <w:sz w:val="12"/>
                                      <w:szCs w:val="12"/>
                                    </w:rPr>
                                  </w:pPr>
                                  <w:r w:rsidRPr="008D056B">
                                    <w:rPr>
                                      <w:rFonts w:cs="Arial"/>
                                      <w:color w:val="595859"/>
                                      <w:sz w:val="12"/>
                                      <w:szCs w:val="12"/>
                                      <w:lang w:val="ru"/>
                                    </w:rPr>
                                    <w:t>86%</w:t>
                                  </w:r>
                                </w:p>
                              </w:tc>
                              <w:tc>
                                <w:tcPr>
                                  <w:tcW w:w="1588" w:type="pct"/>
                                  <w:shd w:val="clear" w:color="auto" w:fill="auto"/>
                                  <w:vAlign w:val="center"/>
                                </w:tcPr>
                                <w:p w14:paraId="5D13FA96" w14:textId="77777777" w:rsidR="00530D84" w:rsidRPr="008D056B" w:rsidRDefault="00530D84" w:rsidP="008670F3">
                                  <w:pPr>
                                    <w:tabs>
                                      <w:tab w:val="left" w:pos="567"/>
                                    </w:tabs>
                                    <w:jc w:val="center"/>
                                    <w:rPr>
                                      <w:rFonts w:cs="Arial"/>
                                      <w:sz w:val="12"/>
                                      <w:szCs w:val="12"/>
                                    </w:rPr>
                                  </w:pPr>
                                  <w:r w:rsidRPr="008D056B">
                                    <w:rPr>
                                      <w:rFonts w:cs="Arial"/>
                                      <w:color w:val="595859"/>
                                      <w:sz w:val="12"/>
                                      <w:szCs w:val="12"/>
                                      <w:lang w:val="ru"/>
                                    </w:rPr>
                                    <w:t>0,0006</w:t>
                                  </w:r>
                                </w:p>
                              </w:tc>
                            </w:tr>
                          </w:tbl>
                          <w:p w14:paraId="10E76E33" w14:textId="77777777" w:rsidR="00530D84" w:rsidRDefault="00530D84" w:rsidP="00C602C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1C304" id="_x0000_t202" coordsize="21600,21600" o:spt="202" path="m,l,21600r21600,l21600,xe">
                <v:stroke joinstyle="miter"/>
                <v:path gradientshapeok="t" o:connecttype="rect"/>
              </v:shapetype>
              <v:shape id="Надпись 138" o:spid="_x0000_s1094" type="#_x0000_t202" style="position:absolute;margin-left:210.55pt;margin-top:255.3pt;width:112.8pt;height:37.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" stroked="f">
                <v:fill opacity="0"/>
                <v:textbox inset="0,0,0,0">
                  <w:txbxContent>
                    <w:tbl>
                      <w:tblPr>
                        <w:tblOverlap w:val="never"/>
                        <w:tblW w:w="5000" w:type="pct"/>
                        <w:tblCellMar>
                          <w:left w:w="57" w:type="dxa"/>
                          <w:right w:w="57" w:type="dxa"/>
                        </w:tblCellMar>
                        <w:tblLook w:val="04A0" w:firstRow="1" w:lastRow="0" w:firstColumn="1" w:lastColumn="0" w:noHBand="0" w:noVBand="1"/>
                      </w:tblPr>
                      <w:tblGrid>
                        <w:gridCol w:w="750"/>
                        <w:gridCol w:w="789"/>
                        <w:gridCol w:w="717"/>
                      </w:tblGrid>
                      <w:tr w:rsidR="00530D84" w14:paraId="77AC05BC" w14:textId="77777777" w:rsidTr="008670F3">
                        <w:trPr>
                          <w:trHeight w:val="284"/>
                        </w:trPr>
                        <w:tc>
                          <w:tcPr>
                            <w:tcW w:w="1663" w:type="pct"/>
                            <w:shd w:val="clear" w:color="auto" w:fill="auto"/>
                            <w:vAlign w:val="center"/>
                          </w:tcPr>
                          <w:p w14:paraId="65582895" w14:textId="77777777" w:rsidR="00530D84" w:rsidRPr="008D056B" w:rsidRDefault="00530D84" w:rsidP="008670F3">
                            <w:pPr>
                              <w:tabs>
                                <w:tab w:val="left" w:pos="567"/>
                              </w:tabs>
                              <w:jc w:val="center"/>
                              <w:rPr>
                                <w:rFonts w:cs="Arial"/>
                                <w:sz w:val="12"/>
                                <w:szCs w:val="12"/>
                              </w:rPr>
                            </w:pPr>
                            <w:r>
                              <w:rPr>
                                <w:rFonts w:cs="Arial"/>
                                <w:color w:val="1E1A23"/>
                                <w:sz w:val="12"/>
                                <w:szCs w:val="12"/>
                                <w:lang w:val="ru"/>
                              </w:rPr>
                              <w:t xml:space="preserve"> </w:t>
                            </w:r>
                            <w:r w:rsidRPr="008D056B">
                              <w:rPr>
                                <w:rFonts w:cs="Arial"/>
                                <w:color w:val="1E1A23"/>
                                <w:sz w:val="12"/>
                                <w:szCs w:val="12"/>
                                <w:lang w:val="ru"/>
                              </w:rPr>
                              <w:t>Соединение</w:t>
                            </w:r>
                          </w:p>
                        </w:tc>
                        <w:tc>
                          <w:tcPr>
                            <w:tcW w:w="1749" w:type="pct"/>
                            <w:shd w:val="clear" w:color="auto" w:fill="auto"/>
                            <w:vAlign w:val="center"/>
                          </w:tcPr>
                          <w:p w14:paraId="0219BC0B" w14:textId="77777777" w:rsidR="00530D84" w:rsidRPr="008D056B" w:rsidRDefault="00530D84" w:rsidP="008670F3">
                            <w:pPr>
                              <w:tabs>
                                <w:tab w:val="left" w:pos="567"/>
                              </w:tabs>
                              <w:jc w:val="center"/>
                              <w:rPr>
                                <w:rFonts w:cs="Arial"/>
                                <w:sz w:val="12"/>
                                <w:szCs w:val="12"/>
                              </w:rPr>
                            </w:pPr>
                            <w:r w:rsidRPr="008D056B">
                              <w:rPr>
                                <w:rFonts w:cs="Arial"/>
                                <w:color w:val="1E1A23"/>
                                <w:sz w:val="12"/>
                                <w:szCs w:val="12"/>
                                <w:lang w:val="ru"/>
                              </w:rPr>
                              <w:t>TGI (Д56)</w:t>
                            </w:r>
                          </w:p>
                        </w:tc>
                        <w:tc>
                          <w:tcPr>
                            <w:tcW w:w="1588" w:type="pct"/>
                            <w:shd w:val="clear" w:color="auto" w:fill="auto"/>
                            <w:vAlign w:val="center"/>
                          </w:tcPr>
                          <w:p w14:paraId="304F924B" w14:textId="77777777" w:rsidR="00530D84" w:rsidRPr="008D056B" w:rsidRDefault="00530D84" w:rsidP="008670F3">
                            <w:pPr>
                              <w:tabs>
                                <w:tab w:val="left" w:pos="567"/>
                              </w:tabs>
                              <w:jc w:val="center"/>
                              <w:rPr>
                                <w:rFonts w:cs="Arial"/>
                                <w:sz w:val="12"/>
                                <w:szCs w:val="12"/>
                              </w:rPr>
                            </w:pPr>
                            <w:r w:rsidRPr="008D056B">
                              <w:rPr>
                                <w:rFonts w:cs="Arial"/>
                                <w:color w:val="2C2A2C"/>
                                <w:sz w:val="12"/>
                                <w:szCs w:val="12"/>
                                <w:lang w:val="ru"/>
                              </w:rPr>
                              <w:t>Значение p</w:t>
                            </w:r>
                          </w:p>
                        </w:tc>
                      </w:tr>
                      <w:tr w:rsidR="00530D84" w14:paraId="541C4839" w14:textId="77777777" w:rsidTr="008670F3">
                        <w:trPr>
                          <w:trHeight w:val="284"/>
                        </w:trPr>
                        <w:tc>
                          <w:tcPr>
                            <w:tcW w:w="1663" w:type="pct"/>
                            <w:shd w:val="clear" w:color="auto" w:fill="auto"/>
                            <w:vAlign w:val="center"/>
                          </w:tcPr>
                          <w:p w14:paraId="1D6500E0" w14:textId="77777777" w:rsidR="00530D84" w:rsidRPr="008D056B" w:rsidRDefault="00530D84" w:rsidP="008670F3">
                            <w:pPr>
                              <w:tabs>
                                <w:tab w:val="left" w:pos="567"/>
                              </w:tabs>
                              <w:jc w:val="center"/>
                              <w:rPr>
                                <w:rFonts w:cs="Arial"/>
                                <w:sz w:val="12"/>
                                <w:szCs w:val="12"/>
                              </w:rPr>
                            </w:pPr>
                            <w:r w:rsidRPr="008D056B">
                              <w:rPr>
                                <w:rFonts w:cs="Arial"/>
                                <w:color w:val="2C2A2C"/>
                                <w:sz w:val="12"/>
                                <w:szCs w:val="12"/>
                                <w:lang w:val="ru"/>
                              </w:rPr>
                              <w:t>ACP-196</w:t>
                            </w:r>
                          </w:p>
                        </w:tc>
                        <w:tc>
                          <w:tcPr>
                            <w:tcW w:w="1749" w:type="pct"/>
                            <w:shd w:val="clear" w:color="auto" w:fill="auto"/>
                            <w:vAlign w:val="center"/>
                          </w:tcPr>
                          <w:p w14:paraId="46DF435A" w14:textId="77777777" w:rsidR="00530D84" w:rsidRPr="008D056B" w:rsidRDefault="00530D84" w:rsidP="008670F3">
                            <w:pPr>
                              <w:tabs>
                                <w:tab w:val="left" w:pos="567"/>
                              </w:tabs>
                              <w:jc w:val="center"/>
                              <w:rPr>
                                <w:rFonts w:cs="Arial"/>
                                <w:sz w:val="12"/>
                                <w:szCs w:val="12"/>
                              </w:rPr>
                            </w:pPr>
                            <w:r w:rsidRPr="008D056B">
                              <w:rPr>
                                <w:rFonts w:cs="Arial"/>
                                <w:color w:val="595859"/>
                                <w:sz w:val="12"/>
                                <w:szCs w:val="12"/>
                                <w:lang w:val="ru"/>
                              </w:rPr>
                              <w:t>&gt;100%</w:t>
                            </w:r>
                          </w:p>
                        </w:tc>
                        <w:tc>
                          <w:tcPr>
                            <w:tcW w:w="1588" w:type="pct"/>
                            <w:shd w:val="clear" w:color="auto" w:fill="auto"/>
                            <w:vAlign w:val="center"/>
                          </w:tcPr>
                          <w:p w14:paraId="7E27B373" w14:textId="77777777" w:rsidR="00530D84" w:rsidRPr="008D056B" w:rsidRDefault="00530D84" w:rsidP="008670F3">
                            <w:pPr>
                              <w:tabs>
                                <w:tab w:val="left" w:pos="567"/>
                              </w:tabs>
                              <w:jc w:val="center"/>
                              <w:rPr>
                                <w:rFonts w:cs="Arial"/>
                                <w:sz w:val="12"/>
                                <w:szCs w:val="12"/>
                              </w:rPr>
                            </w:pPr>
                            <w:r w:rsidRPr="008D056B">
                              <w:rPr>
                                <w:rFonts w:cs="Arial"/>
                                <w:color w:val="595859"/>
                                <w:sz w:val="12"/>
                                <w:szCs w:val="12"/>
                                <w:lang w:val="ru"/>
                              </w:rPr>
                              <w:t>0,0013</w:t>
                            </w:r>
                          </w:p>
                        </w:tc>
                      </w:tr>
                      <w:tr w:rsidR="00530D84" w14:paraId="62812EA5" w14:textId="77777777" w:rsidTr="008670F3">
                        <w:trPr>
                          <w:trHeight w:val="284"/>
                        </w:trPr>
                        <w:tc>
                          <w:tcPr>
                            <w:tcW w:w="1663" w:type="pct"/>
                            <w:shd w:val="clear" w:color="auto" w:fill="auto"/>
                            <w:vAlign w:val="center"/>
                          </w:tcPr>
                          <w:p w14:paraId="5C0B9FE0" w14:textId="77777777" w:rsidR="00530D84" w:rsidRPr="008D056B" w:rsidRDefault="00530D84" w:rsidP="008670F3">
                            <w:pPr>
                              <w:tabs>
                                <w:tab w:val="left" w:pos="567"/>
                              </w:tabs>
                              <w:jc w:val="center"/>
                              <w:rPr>
                                <w:rFonts w:cs="Arial"/>
                                <w:sz w:val="12"/>
                                <w:szCs w:val="12"/>
                              </w:rPr>
                            </w:pPr>
                            <w:r w:rsidRPr="008D056B">
                              <w:rPr>
                                <w:rFonts w:cs="Arial"/>
                                <w:color w:val="453C49"/>
                                <w:sz w:val="12"/>
                                <w:szCs w:val="12"/>
                                <w:lang w:val="ru"/>
                              </w:rPr>
                              <w:t>Ибрутиниб</w:t>
                            </w:r>
                          </w:p>
                        </w:tc>
                        <w:tc>
                          <w:tcPr>
                            <w:tcW w:w="1749" w:type="pct"/>
                            <w:shd w:val="clear" w:color="auto" w:fill="auto"/>
                            <w:vAlign w:val="center"/>
                          </w:tcPr>
                          <w:p w14:paraId="4501472A" w14:textId="77777777" w:rsidR="00530D84" w:rsidRPr="008D056B" w:rsidRDefault="00530D84" w:rsidP="008670F3">
                            <w:pPr>
                              <w:tabs>
                                <w:tab w:val="left" w:pos="567"/>
                              </w:tabs>
                              <w:jc w:val="center"/>
                              <w:rPr>
                                <w:rFonts w:cs="Arial"/>
                                <w:sz w:val="12"/>
                                <w:szCs w:val="12"/>
                              </w:rPr>
                            </w:pPr>
                            <w:r w:rsidRPr="008D056B">
                              <w:rPr>
                                <w:rFonts w:cs="Arial"/>
                                <w:color w:val="595859"/>
                                <w:sz w:val="12"/>
                                <w:szCs w:val="12"/>
                                <w:lang w:val="ru"/>
                              </w:rPr>
                              <w:t>86%</w:t>
                            </w:r>
                          </w:p>
                        </w:tc>
                        <w:tc>
                          <w:tcPr>
                            <w:tcW w:w="1588" w:type="pct"/>
                            <w:shd w:val="clear" w:color="auto" w:fill="auto"/>
                            <w:vAlign w:val="center"/>
                          </w:tcPr>
                          <w:p w14:paraId="5D13FA96" w14:textId="77777777" w:rsidR="00530D84" w:rsidRPr="008D056B" w:rsidRDefault="00530D84" w:rsidP="008670F3">
                            <w:pPr>
                              <w:tabs>
                                <w:tab w:val="left" w:pos="567"/>
                              </w:tabs>
                              <w:jc w:val="center"/>
                              <w:rPr>
                                <w:rFonts w:cs="Arial"/>
                                <w:sz w:val="12"/>
                                <w:szCs w:val="12"/>
                              </w:rPr>
                            </w:pPr>
                            <w:r w:rsidRPr="008D056B">
                              <w:rPr>
                                <w:rFonts w:cs="Arial"/>
                                <w:color w:val="595859"/>
                                <w:sz w:val="12"/>
                                <w:szCs w:val="12"/>
                                <w:lang w:val="ru"/>
                              </w:rPr>
                              <w:t>0,0006</w:t>
                            </w:r>
                          </w:p>
                        </w:tc>
                      </w:tr>
                    </w:tbl>
                    <w:p w14:paraId="10E76E33" w14:textId="77777777" w:rsidR="00530D84" w:rsidRDefault="00530D84" w:rsidP="00C602C5"/>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32992" behindDoc="0" locked="0" layoutInCell="1" allowOverlap="1" wp14:anchorId="1EC38F54" wp14:editId="4F5E4C93">
                <wp:simplePos x="0" y="0"/>
                <wp:positionH relativeFrom="column">
                  <wp:posOffset>2837012</wp:posOffset>
                </wp:positionH>
                <wp:positionV relativeFrom="paragraph">
                  <wp:posOffset>2789120</wp:posOffset>
                </wp:positionV>
                <wp:extent cx="2514600" cy="452387"/>
                <wp:effectExtent l="0" t="0" r="0" b="5080"/>
                <wp:wrapNone/>
                <wp:docPr id="136" name="Надпись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4523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CB29C5" w14:textId="77777777" w:rsidR="00530D84" w:rsidRPr="007B2FB5" w:rsidRDefault="00530D84" w:rsidP="00C602C5">
                            <w:pPr>
                              <w:spacing w:after="40"/>
                              <w:rPr>
                                <w:sz w:val="16"/>
                                <w:szCs w:val="20"/>
                              </w:rPr>
                            </w:pPr>
                            <w:r w:rsidRPr="007B2FB5">
                              <w:rPr>
                                <w:sz w:val="16"/>
                                <w:szCs w:val="20"/>
                                <w:lang w:val="ru"/>
                              </w:rPr>
                              <w:t>Носитель</w:t>
                            </w:r>
                          </w:p>
                          <w:p w14:paraId="4F0E2F0D" w14:textId="77777777" w:rsidR="00530D84" w:rsidRPr="007B2FB5" w:rsidRDefault="00530D84" w:rsidP="00C602C5">
                            <w:pPr>
                              <w:spacing w:after="40"/>
                              <w:rPr>
                                <w:sz w:val="16"/>
                                <w:szCs w:val="20"/>
                              </w:rPr>
                            </w:pPr>
                            <w:r w:rsidRPr="007B2FB5">
                              <w:rPr>
                                <w:sz w:val="16"/>
                                <w:szCs w:val="20"/>
                                <w:lang w:val="ru"/>
                              </w:rPr>
                              <w:t xml:space="preserve">Ибрутиниб 12 мг/кг 1 р/сут </w:t>
                            </w:r>
                          </w:p>
                          <w:p w14:paraId="6E2FE04F" w14:textId="77777777" w:rsidR="00530D84" w:rsidRPr="004F2669" w:rsidRDefault="00530D84" w:rsidP="00C602C5">
                            <w:pPr>
                              <w:spacing w:after="40"/>
                              <w:rPr>
                                <w:sz w:val="12"/>
                                <w:szCs w:val="12"/>
                                <w:lang w:val="en-GB"/>
                              </w:rPr>
                            </w:pPr>
                            <w:r w:rsidRPr="007B2FB5">
                              <w:rPr>
                                <w:sz w:val="16"/>
                                <w:szCs w:val="20"/>
                                <w:lang w:val="ru"/>
                              </w:rPr>
                              <w:t>ACP-196 12,5 мг/кг 2 р/сут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C38F54" id="Надпись 136" o:spid="_x0000_s1095" type="#_x0000_t202" style="position:absolute;margin-left:223.4pt;margin-top:219.6pt;width:198pt;height:35.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" stroked="f">
                <v:textbox inset="0,0,0,0">
                  <w:txbxContent>
                    <w:p w14:paraId="2ACB29C5" w14:textId="77777777" w:rsidR="00530D84" w:rsidRPr="007B2FB5" w:rsidRDefault="00530D84" w:rsidP="00C602C5">
                      <w:pPr>
                        <w:spacing w:after="40"/>
                        <w:rPr>
                          <w:sz w:val="16"/>
                          <w:szCs w:val="20"/>
                        </w:rPr>
                      </w:pPr>
                      <w:r w:rsidRPr="007B2FB5">
                        <w:rPr>
                          <w:sz w:val="16"/>
                          <w:szCs w:val="20"/>
                          <w:lang w:val="ru"/>
                        </w:rPr>
                        <w:t>Носитель</w:t>
                      </w:r>
                    </w:p>
                    <w:p w14:paraId="4F0E2F0D" w14:textId="77777777" w:rsidR="00530D84" w:rsidRPr="007B2FB5" w:rsidRDefault="00530D84" w:rsidP="00C602C5">
                      <w:pPr>
                        <w:spacing w:after="40"/>
                        <w:rPr>
                          <w:sz w:val="16"/>
                          <w:szCs w:val="20"/>
                        </w:rPr>
                      </w:pPr>
                      <w:r w:rsidRPr="007B2FB5">
                        <w:rPr>
                          <w:sz w:val="16"/>
                          <w:szCs w:val="20"/>
                          <w:lang w:val="ru"/>
                        </w:rPr>
                        <w:t xml:space="preserve">Ибрутиниб 12 мг/кг 1 р/сут </w:t>
                      </w:r>
                    </w:p>
                    <w:p w14:paraId="6E2FE04F" w14:textId="77777777" w:rsidR="00530D84" w:rsidRPr="004F2669" w:rsidRDefault="00530D84" w:rsidP="00C602C5">
                      <w:pPr>
                        <w:spacing w:after="40"/>
                        <w:rPr>
                          <w:sz w:val="12"/>
                          <w:szCs w:val="12"/>
                          <w:lang w:val="en-GB"/>
                        </w:rPr>
                      </w:pPr>
                      <w:r w:rsidRPr="007B2FB5">
                        <w:rPr>
                          <w:sz w:val="16"/>
                          <w:szCs w:val="20"/>
                          <w:lang w:val="ru"/>
                        </w:rPr>
                        <w:t>ACP-196 12,5 мг/кг 2 р/сут</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46304" behindDoc="0" locked="0" layoutInCell="1" allowOverlap="1" wp14:anchorId="6FAC930B" wp14:editId="4A91FF90">
                <wp:simplePos x="0" y="0"/>
                <wp:positionH relativeFrom="column">
                  <wp:posOffset>368166</wp:posOffset>
                </wp:positionH>
                <wp:positionV relativeFrom="paragraph">
                  <wp:posOffset>56114</wp:posOffset>
                </wp:positionV>
                <wp:extent cx="2382252" cy="255003"/>
                <wp:effectExtent l="0" t="0" r="0" b="0"/>
                <wp:wrapNone/>
                <wp:docPr id="139" name="Надпись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2252" cy="2550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A887D8" w14:textId="77777777" w:rsidR="00530D84" w:rsidRPr="00EA4513" w:rsidRDefault="00530D84" w:rsidP="00C602C5">
                            <w:pPr>
                              <w:tabs>
                                <w:tab w:val="left" w:pos="567"/>
                              </w:tabs>
                              <w:jc w:val="both"/>
                              <w:rPr>
                                <w:sz w:val="16"/>
                                <w:szCs w:val="16"/>
                              </w:rPr>
                            </w:pPr>
                            <w:r w:rsidRPr="00EA4513">
                              <w:rPr>
                                <w:b/>
                                <w:bCs/>
                                <w:sz w:val="16"/>
                                <w:szCs w:val="16"/>
                                <w:lang w:val="ru"/>
                              </w:rPr>
                              <w:t>Концентрация в плазме крови ACP-196 и ибрутиниба после однократной пероральной дозы</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AC930B" id="Надпись 139" o:spid="_x0000_s1096" type="#_x0000_t202" style="position:absolute;margin-left:29pt;margin-top:4.4pt;width:187.6pt;height:20.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" stroked="f">
                <v:textbox inset="0,0,0,0">
                  <w:txbxContent>
                    <w:p w14:paraId="1CA887D8" w14:textId="77777777" w:rsidR="00530D84" w:rsidRPr="00EA4513" w:rsidRDefault="00530D84" w:rsidP="00C602C5">
                      <w:pPr>
                        <w:tabs>
                          <w:tab w:val="left" w:pos="567"/>
                        </w:tabs>
                        <w:jc w:val="both"/>
                        <w:rPr>
                          <w:sz w:val="16"/>
                          <w:szCs w:val="16"/>
                        </w:rPr>
                      </w:pPr>
                      <w:r w:rsidRPr="00EA4513">
                        <w:rPr>
                          <w:b/>
                          <w:bCs/>
                          <w:sz w:val="16"/>
                          <w:szCs w:val="16"/>
                          <w:lang w:val="ru"/>
                        </w:rPr>
                        <w:t>Концентрация в плазме крови ACP-196 и ибрутиниба после однократной пероральной дозы</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29920" behindDoc="0" locked="0" layoutInCell="1" allowOverlap="1" wp14:anchorId="5E0606CF" wp14:editId="284028B0">
                <wp:simplePos x="0" y="0"/>
                <wp:positionH relativeFrom="column">
                  <wp:posOffset>3067050</wp:posOffset>
                </wp:positionH>
                <wp:positionV relativeFrom="paragraph">
                  <wp:posOffset>1978660</wp:posOffset>
                </wp:positionV>
                <wp:extent cx="2514600" cy="254635"/>
                <wp:effectExtent l="0" t="0" r="0" b="0"/>
                <wp:wrapNone/>
                <wp:docPr id="137" name="Надпись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54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52CF3" w14:textId="77777777" w:rsidR="00530D84" w:rsidRPr="00F601E8" w:rsidRDefault="00530D84" w:rsidP="00C602C5">
                            <w:pPr>
                              <w:jc w:val="center"/>
                              <w:rPr>
                                <w:sz w:val="12"/>
                                <w:szCs w:val="12"/>
                              </w:rPr>
                            </w:pPr>
                            <w:r w:rsidRPr="007B2FB5">
                              <w:rPr>
                                <w:sz w:val="16"/>
                                <w:szCs w:val="20"/>
                                <w:lang w:val="ru"/>
                              </w:rPr>
                              <w:t>Время после введения дозы (часы) на 3-й день применения препарата (12,5 мг/кг 2 р/сут)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606CF" id="Надпись 137" o:spid="_x0000_s1097" type="#_x0000_t202" style="position:absolute;margin-left:241.5pt;margin-top:155.8pt;width:198pt;height:20.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" stroked="f">
                <v:textbox inset="0,0,0,0">
                  <w:txbxContent>
                    <w:p w14:paraId="54A52CF3" w14:textId="77777777" w:rsidR="00530D84" w:rsidRPr="00F601E8" w:rsidRDefault="00530D84" w:rsidP="00C602C5">
                      <w:pPr>
                        <w:jc w:val="center"/>
                        <w:rPr>
                          <w:sz w:val="12"/>
                          <w:szCs w:val="12"/>
                        </w:rPr>
                      </w:pPr>
                      <w:r w:rsidRPr="007B2FB5">
                        <w:rPr>
                          <w:sz w:val="16"/>
                          <w:szCs w:val="20"/>
                          <w:lang w:val="ru"/>
                        </w:rPr>
                        <w:t>Время после введения дозы (часы) на 3-й день применения препарата (12,5 мг/кг 2 р/сут)</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27872" behindDoc="0" locked="0" layoutInCell="1" allowOverlap="1" wp14:anchorId="4065BA95" wp14:editId="19B3CD62">
                <wp:simplePos x="0" y="0"/>
                <wp:positionH relativeFrom="column">
                  <wp:posOffset>118110</wp:posOffset>
                </wp:positionH>
                <wp:positionV relativeFrom="paragraph">
                  <wp:posOffset>2778760</wp:posOffset>
                </wp:positionV>
                <wp:extent cx="243840" cy="1463040"/>
                <wp:effectExtent l="3810" t="0" r="0" b="0"/>
                <wp:wrapNone/>
                <wp:docPr id="132" name="Надпись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1463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C45EDB" w14:textId="77777777" w:rsidR="00530D84" w:rsidRPr="00F601E8" w:rsidRDefault="00530D84" w:rsidP="00C602C5">
                            <w:pPr>
                              <w:spacing w:after="60"/>
                              <w:jc w:val="center"/>
                              <w:rPr>
                                <w:b/>
                                <w:bCs/>
                                <w:color w:val="1E1A23"/>
                                <w:sz w:val="16"/>
                                <w:szCs w:val="16"/>
                              </w:rPr>
                            </w:pPr>
                            <w:r>
                              <w:rPr>
                                <w:b/>
                                <w:bCs/>
                                <w:color w:val="1E1A23"/>
                                <w:sz w:val="16"/>
                                <w:szCs w:val="16"/>
                                <w:lang w:val="ru"/>
                              </w:rPr>
                              <w:t>Объем опухоли (мм</w:t>
                            </w:r>
                            <w:r w:rsidRPr="008D056B">
                              <w:rPr>
                                <w:b/>
                                <w:bCs/>
                                <w:color w:val="1E1A23"/>
                                <w:sz w:val="16"/>
                                <w:szCs w:val="16"/>
                                <w:vertAlign w:val="superscript"/>
                                <w:lang w:val="ru"/>
                              </w:rPr>
                              <w:t>3</w:t>
                            </w:r>
                            <w:r>
                              <w:rPr>
                                <w:b/>
                                <w:bCs/>
                                <w:color w:val="1E1A23"/>
                                <w:sz w:val="16"/>
                                <w:szCs w:val="16"/>
                                <w:lang w:val="ru"/>
                              </w:rPr>
                              <w:t>)</w:t>
                            </w:r>
                          </w:p>
                          <w:p w14:paraId="7077B572" w14:textId="77777777" w:rsidR="00530D84" w:rsidRPr="00EA4513" w:rsidRDefault="00530D84" w:rsidP="00C602C5">
                            <w:pPr>
                              <w:spacing w:after="60"/>
                              <w:jc w:val="center"/>
                              <w:rPr>
                                <w:b/>
                                <w:bCs/>
                                <w:sz w:val="16"/>
                                <w:szCs w:val="16"/>
                              </w:rPr>
                            </w:pPr>
                            <w:r w:rsidRPr="00EA4513">
                              <w:rPr>
                                <w:b/>
                                <w:bCs/>
                                <w:color w:val="1E1A23"/>
                                <w:sz w:val="16"/>
                                <w:szCs w:val="16"/>
                                <w:lang w:val="ru"/>
                              </w:rPr>
                              <w:t>Среднее геометрическое±СОш</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5BA95" id="Надпись 132" o:spid="_x0000_s1098" type="#_x0000_t202" style="position:absolute;margin-left:9.3pt;margin-top:218.8pt;width:19.2pt;height:115.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" stroked="f">
                <v:textbox style="layout-flow:vertical;mso-layout-flow-alt:bottom-to-top" inset="0,0,0,0">
                  <w:txbxContent>
                    <w:p w14:paraId="08C45EDB" w14:textId="77777777" w:rsidR="00530D84" w:rsidRPr="00F601E8" w:rsidRDefault="00530D84" w:rsidP="00C602C5">
                      <w:pPr>
                        <w:spacing w:after="60"/>
                        <w:jc w:val="center"/>
                        <w:rPr>
                          <w:b/>
                          <w:bCs/>
                          <w:color w:val="1E1A23"/>
                          <w:sz w:val="16"/>
                          <w:szCs w:val="16"/>
                        </w:rPr>
                      </w:pPr>
                      <w:r>
                        <w:rPr>
                          <w:b/>
                          <w:bCs/>
                          <w:color w:val="1E1A23"/>
                          <w:sz w:val="16"/>
                          <w:szCs w:val="16"/>
                          <w:lang w:val="ru"/>
                        </w:rPr>
                        <w:t>Объем опухоли (мм</w:t>
                      </w:r>
                      <w:r w:rsidRPr="008D056B">
                        <w:rPr>
                          <w:b/>
                          <w:bCs/>
                          <w:color w:val="1E1A23"/>
                          <w:sz w:val="16"/>
                          <w:szCs w:val="16"/>
                          <w:vertAlign w:val="superscript"/>
                          <w:lang w:val="ru"/>
                        </w:rPr>
                        <w:t>3</w:t>
                      </w:r>
                      <w:r>
                        <w:rPr>
                          <w:b/>
                          <w:bCs/>
                          <w:color w:val="1E1A23"/>
                          <w:sz w:val="16"/>
                          <w:szCs w:val="16"/>
                          <w:lang w:val="ru"/>
                        </w:rPr>
                        <w:t>)</w:t>
                      </w:r>
                    </w:p>
                    <w:p w14:paraId="7077B572" w14:textId="77777777" w:rsidR="00530D84" w:rsidRPr="00EA4513" w:rsidRDefault="00530D84" w:rsidP="00C602C5">
                      <w:pPr>
                        <w:spacing w:after="60"/>
                        <w:jc w:val="center"/>
                        <w:rPr>
                          <w:b/>
                          <w:bCs/>
                          <w:sz w:val="16"/>
                          <w:szCs w:val="16"/>
                        </w:rPr>
                      </w:pPr>
                      <w:r w:rsidRPr="00EA4513">
                        <w:rPr>
                          <w:b/>
                          <w:bCs/>
                          <w:color w:val="1E1A23"/>
                          <w:sz w:val="16"/>
                          <w:szCs w:val="16"/>
                          <w:lang w:val="ru"/>
                        </w:rPr>
                        <w:t>Среднее геометрическое±СОш</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25824" behindDoc="0" locked="0" layoutInCell="1" allowOverlap="1" wp14:anchorId="21DAE79E" wp14:editId="65F46905">
                <wp:simplePos x="0" y="0"/>
                <wp:positionH relativeFrom="column">
                  <wp:posOffset>201930</wp:posOffset>
                </wp:positionH>
                <wp:positionV relativeFrom="paragraph">
                  <wp:posOffset>378460</wp:posOffset>
                </wp:positionV>
                <wp:extent cx="160020" cy="1463040"/>
                <wp:effectExtent l="1905" t="0" r="0" b="0"/>
                <wp:wrapNone/>
                <wp:docPr id="130" name="Надпись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463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01FAD2" w14:textId="77777777" w:rsidR="00530D84" w:rsidRPr="00EA4513" w:rsidRDefault="00530D84" w:rsidP="00C602C5">
                            <w:pPr>
                              <w:spacing w:after="60"/>
                              <w:jc w:val="center"/>
                              <w:rPr>
                                <w:b/>
                                <w:bCs/>
                                <w:sz w:val="16"/>
                                <w:szCs w:val="16"/>
                              </w:rPr>
                            </w:pPr>
                            <w:r w:rsidRPr="00EA4513">
                              <w:rPr>
                                <w:b/>
                                <w:bCs/>
                                <w:color w:val="1E1A23"/>
                                <w:sz w:val="16"/>
                                <w:szCs w:val="16"/>
                                <w:lang w:val="ru"/>
                              </w:rPr>
                              <w:t>Общая конц. в плазме (нг/мл)</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DAE79E" id="Надпись 130" o:spid="_x0000_s1099" type="#_x0000_t202" style="position:absolute;margin-left:15.9pt;margin-top:29.8pt;width:12.6pt;height:115.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" stroked="f">
                <v:textbox style="layout-flow:vertical;mso-layout-flow-alt:bottom-to-top" inset="0,0,0,0">
                  <w:txbxContent>
                    <w:p w14:paraId="2601FAD2" w14:textId="77777777" w:rsidR="00530D84" w:rsidRPr="00EA4513" w:rsidRDefault="00530D84" w:rsidP="00C602C5">
                      <w:pPr>
                        <w:spacing w:after="60"/>
                        <w:jc w:val="center"/>
                        <w:rPr>
                          <w:b/>
                          <w:bCs/>
                          <w:sz w:val="16"/>
                          <w:szCs w:val="16"/>
                        </w:rPr>
                      </w:pPr>
                      <w:r w:rsidRPr="00EA4513">
                        <w:rPr>
                          <w:b/>
                          <w:bCs/>
                          <w:color w:val="1E1A23"/>
                          <w:sz w:val="16"/>
                          <w:szCs w:val="16"/>
                          <w:lang w:val="ru"/>
                        </w:rPr>
                        <w:t>Общая конц. в плазме (нг/мл)</w:t>
                      </w:r>
                    </w:p>
                  </w:txbxContent>
                </v:textbox>
              </v:shape>
            </w:pict>
          </mc:Fallback>
        </mc:AlternateContent>
      </w:r>
      <w:r w:rsidRPr="00447482">
        <w:rPr>
          <w:rFonts w:asciiTheme="majorBidi" w:hAnsiTheme="majorBidi" w:cstheme="majorBidi"/>
          <w:sz w:val="18"/>
        </w:rPr>
        <w:fldChar w:fldCharType="begin"/>
      </w:r>
      <w:r w:rsidRPr="00447482">
        <w:rPr>
          <w:rFonts w:asciiTheme="majorBidi" w:hAnsiTheme="majorBidi" w:cstheme="majorBidi"/>
          <w:sz w:val="18"/>
        </w:rPr>
        <w:instrText xml:space="preserve"> INCLUDEPICTURE  "P:\\..\\..\\..\\AppData\\Local\\Temp\\FineReader12.00\\media\\image10.jpeg" \* MERGEFORMATINET </w:instrText>
      </w:r>
      <w:r w:rsidRPr="00447482">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"\\\\gamma\\..\\..\\..\\AppData\\Local\\Temp\\FineReader12.00\\media\\image10.jpeg"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"\\\\gamma\\..\\..\\..\\AppData\\Local\\Temp\\FineReader12.00\\media\\image10.jpeg"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"\\\\gamma\\..\\..\\..\\AppData\\Local\\Temp\\FineReader12.00\\media\\image10.jpeg"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"\\\\gamma\\..\\..\\..\\AppData\\Local\\Temp\\FineReader12.00\\media\\image10.jpeg"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"\\\\gamma\\..\\..\\..\\AppData\\Local\\Temp\\FineReader12.00\\media\\image10.jpeg"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"\\\\gamma\\..\\..\\..\\AppData\\Local\\Temp\\FineReader12.00\\media\\image10.jpeg"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"\\\\gamma\\..\\..\\..\\AppData\\Local\\Temp\\FineReader12.00\\media\\image10.jpeg"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"\\\\gamma\\..\\..\\..\\AppData\\Local\\Temp\\FineReader12.00\\media\\image10.jpeg"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"\\\\gamma\\..\\..\\..\\AppData\\Local\\Temp\\FineReader12.00\\media\\image10.jpeg"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"\\\\gamma\\..\\..\\..\\AppData\\Local\\Temp\\FineReader12.00\\media\\image10.jpeg" \* MERGEFORMATINET </w:instrText>
      </w:r>
      <w:r>
        <w:rPr>
          <w:rFonts w:asciiTheme="majorBidi" w:hAnsiTheme="majorBidi" w:cstheme="majorBidi"/>
          <w:sz w:val="18"/>
        </w:rPr>
        <w:fldChar w:fldCharType="separate"/>
      </w:r>
      <w:r w:rsidR="00EF4A08">
        <w:rPr>
          <w:rFonts w:asciiTheme="majorBidi" w:hAnsiTheme="majorBidi" w:cstheme="majorBidi"/>
          <w:sz w:val="18"/>
        </w:rPr>
        <w:fldChar w:fldCharType="begin"/>
      </w:r>
      <w:r w:rsidR="00EF4A08">
        <w:rPr>
          <w:rFonts w:asciiTheme="majorBidi" w:hAnsiTheme="majorBidi" w:cstheme="majorBidi"/>
          <w:sz w:val="18"/>
        </w:rPr>
        <w:instrText xml:space="preserve"> INCLUDEPICTURE  "\\\\gamma\\..\\..\\..\\AppData\\Local\\Temp\\FineReader12.00\\media\\image10.jpeg" \* MERGEFORMATINET </w:instrText>
      </w:r>
      <w:r w:rsidR="00EF4A08">
        <w:rPr>
          <w:rFonts w:asciiTheme="majorBidi" w:hAnsiTheme="majorBidi" w:cstheme="majorBidi"/>
          <w:sz w:val="18"/>
        </w:rPr>
        <w:fldChar w:fldCharType="separate"/>
      </w:r>
      <w:r w:rsidR="00C949AD">
        <w:rPr>
          <w:rFonts w:asciiTheme="majorBidi" w:hAnsiTheme="majorBidi" w:cstheme="majorBidi"/>
          <w:sz w:val="18"/>
        </w:rPr>
        <w:fldChar w:fldCharType="begin"/>
      </w:r>
      <w:r w:rsidR="00C949AD">
        <w:rPr>
          <w:rFonts w:asciiTheme="majorBidi" w:hAnsiTheme="majorBidi" w:cstheme="majorBidi"/>
          <w:sz w:val="18"/>
        </w:rPr>
        <w:instrText xml:space="preserve"> INCLUDEPICTURE  "\\\\gamma\\..\\..\\..\\AppData\\Local\\Temp\\FineReader12.00\\media\\image10.jpeg" \* MERGEFORMATINET </w:instrText>
      </w:r>
      <w:r w:rsidR="00C949AD">
        <w:rPr>
          <w:rFonts w:asciiTheme="majorBidi" w:hAnsiTheme="majorBidi" w:cstheme="majorBidi"/>
          <w:sz w:val="18"/>
        </w:rPr>
        <w:fldChar w:fldCharType="separate"/>
      </w:r>
      <w:r w:rsidR="00AC2EC6">
        <w:rPr>
          <w:rFonts w:asciiTheme="majorBidi" w:hAnsiTheme="majorBidi" w:cstheme="majorBidi"/>
          <w:sz w:val="18"/>
        </w:rPr>
        <w:fldChar w:fldCharType="begin"/>
      </w:r>
      <w:r w:rsidR="00AC2EC6">
        <w:rPr>
          <w:rFonts w:asciiTheme="majorBidi" w:hAnsiTheme="majorBidi" w:cstheme="majorBidi"/>
          <w:sz w:val="18"/>
        </w:rPr>
        <w:instrText xml:space="preserve"> INCLUDEPICTURE  "\\\\gamma\\..\\..\\..\\AppData\\Local\\Temp\\FineReader12.00\\media\\image10.jpeg" \* MERGEFORMATINET </w:instrText>
      </w:r>
      <w:r w:rsidR="00AC2EC6">
        <w:rPr>
          <w:rFonts w:asciiTheme="majorBidi" w:hAnsiTheme="majorBidi" w:cstheme="majorBidi"/>
          <w:sz w:val="18"/>
        </w:rPr>
        <w:fldChar w:fldCharType="separate"/>
      </w:r>
      <w:r w:rsidR="00340AB4">
        <w:rPr>
          <w:rFonts w:asciiTheme="majorBidi" w:hAnsiTheme="majorBidi" w:cstheme="majorBidi"/>
          <w:sz w:val="18"/>
        </w:rPr>
        <w:fldChar w:fldCharType="begin"/>
      </w:r>
      <w:r w:rsidR="00340AB4">
        <w:rPr>
          <w:rFonts w:asciiTheme="majorBidi" w:hAnsiTheme="majorBidi" w:cstheme="majorBidi"/>
          <w:sz w:val="18"/>
        </w:rPr>
        <w:instrText xml:space="preserve"> INCLUDEPICTURE  "\\\\gamma\\..\\..\\..\\AppData\\Local\\Temp\\FineReader12.00\\media\\image10.jpeg" \* MERGEFORMATINET </w:instrText>
      </w:r>
      <w:r w:rsidR="00340AB4">
        <w:rPr>
          <w:rFonts w:asciiTheme="majorBidi" w:hAnsiTheme="majorBidi" w:cstheme="majorBidi"/>
          <w:sz w:val="18"/>
        </w:rPr>
        <w:fldChar w:fldCharType="separate"/>
      </w:r>
      <w:r w:rsidR="00FB0E21">
        <w:rPr>
          <w:rFonts w:asciiTheme="majorBidi" w:hAnsiTheme="majorBidi" w:cstheme="majorBidi"/>
          <w:sz w:val="18"/>
        </w:rPr>
        <w:fldChar w:fldCharType="begin"/>
      </w:r>
      <w:r w:rsidR="00FB0E21">
        <w:rPr>
          <w:rFonts w:asciiTheme="majorBidi" w:hAnsiTheme="majorBidi" w:cstheme="majorBidi"/>
          <w:sz w:val="18"/>
        </w:rPr>
        <w:instrText xml:space="preserve"> INCLUDEPICTURE  "\\\\gamma\\..\\..\\..\\AppData\\Local\\Temp\\FineReader12.00\\media\\image10.jpeg" \* MERGEFORMATINET </w:instrText>
      </w:r>
      <w:r w:rsidR="00FB0E21">
        <w:rPr>
          <w:rFonts w:asciiTheme="majorBidi" w:hAnsiTheme="majorBidi" w:cstheme="majorBidi"/>
          <w:sz w:val="18"/>
        </w:rPr>
        <w:fldChar w:fldCharType="separate"/>
      </w:r>
      <w:r w:rsidR="00883972">
        <w:rPr>
          <w:rFonts w:asciiTheme="majorBidi" w:hAnsiTheme="majorBidi" w:cstheme="majorBidi"/>
          <w:sz w:val="18"/>
        </w:rPr>
        <w:fldChar w:fldCharType="begin"/>
      </w:r>
      <w:r w:rsidR="00883972">
        <w:rPr>
          <w:rFonts w:asciiTheme="majorBidi" w:hAnsiTheme="majorBidi" w:cstheme="majorBidi"/>
          <w:sz w:val="18"/>
        </w:rPr>
        <w:instrText xml:space="preserve"> INCLUDEPICTURE  "\\\\gamma\\..\\..\\..\\AppData\\Local\\Temp\\FineReader12.00\\media\\image10.jpeg" \* MERGEFORMATINET </w:instrText>
      </w:r>
      <w:r w:rsidR="00883972">
        <w:rPr>
          <w:rFonts w:asciiTheme="majorBidi" w:hAnsiTheme="majorBidi" w:cstheme="majorBidi"/>
          <w:sz w:val="18"/>
        </w:rPr>
        <w:fldChar w:fldCharType="separate"/>
      </w:r>
      <w:r w:rsidR="00787E70">
        <w:rPr>
          <w:rFonts w:asciiTheme="majorBidi" w:hAnsiTheme="majorBidi" w:cstheme="majorBidi"/>
          <w:sz w:val="18"/>
        </w:rPr>
        <w:fldChar w:fldCharType="begin"/>
      </w:r>
      <w:r w:rsidR="00787E70">
        <w:rPr>
          <w:rFonts w:asciiTheme="majorBidi" w:hAnsiTheme="majorBidi" w:cstheme="majorBidi"/>
          <w:sz w:val="18"/>
        </w:rPr>
        <w:instrText xml:space="preserve"> INCLUDEPICTURE  "\\\\gamma\\..\\..\\..\\AppData\\Local\\Temp\\FineReader12.00\\media\\image10.jpeg" \* MERGEFORMATINET </w:instrText>
      </w:r>
      <w:r w:rsidR="00787E70">
        <w:rPr>
          <w:rFonts w:asciiTheme="majorBidi" w:hAnsiTheme="majorBidi" w:cstheme="majorBidi"/>
          <w:sz w:val="18"/>
        </w:rPr>
        <w:fldChar w:fldCharType="separate"/>
      </w:r>
      <w:r w:rsidR="00DF0A8E">
        <w:rPr>
          <w:rFonts w:asciiTheme="majorBidi" w:hAnsiTheme="majorBidi" w:cstheme="majorBidi"/>
          <w:sz w:val="18"/>
        </w:rPr>
        <w:fldChar w:fldCharType="begin"/>
      </w:r>
      <w:r w:rsidR="00DF0A8E">
        <w:rPr>
          <w:rFonts w:asciiTheme="majorBidi" w:hAnsiTheme="majorBidi" w:cstheme="majorBidi"/>
          <w:sz w:val="18"/>
        </w:rPr>
        <w:instrText xml:space="preserve"> INCLUDEPICTURE  "\\\\gamma\\..\\..\\..\\AppData\\Local\\Temp\\FineReader12.00\\media\\image10.jpeg" \* MERGEFORMATINET </w:instrText>
      </w:r>
      <w:r w:rsidR="00DF0A8E">
        <w:rPr>
          <w:rFonts w:asciiTheme="majorBidi" w:hAnsiTheme="majorBidi" w:cstheme="majorBidi"/>
          <w:sz w:val="18"/>
        </w:rPr>
        <w:fldChar w:fldCharType="separate"/>
      </w:r>
      <w:r w:rsidR="000E2CF2">
        <w:rPr>
          <w:rFonts w:asciiTheme="majorBidi" w:hAnsiTheme="majorBidi" w:cstheme="majorBidi"/>
          <w:sz w:val="18"/>
        </w:rPr>
        <w:fldChar w:fldCharType="begin"/>
      </w:r>
      <w:r w:rsidR="000E2CF2">
        <w:rPr>
          <w:rFonts w:asciiTheme="majorBidi" w:hAnsiTheme="majorBidi" w:cstheme="majorBidi"/>
          <w:sz w:val="18"/>
        </w:rPr>
        <w:instrText xml:space="preserve"> INCLUDEPICTURE  "\\\\gamma\\..\\..\\..\\AppData\\Local\\Temp\\FineReader12.00\\media\\image10.jpeg" \* MERGEFORMATINET </w:instrText>
      </w:r>
      <w:r w:rsidR="000E2CF2">
        <w:rPr>
          <w:rFonts w:asciiTheme="majorBidi" w:hAnsiTheme="majorBidi" w:cstheme="majorBidi"/>
          <w:sz w:val="18"/>
        </w:rPr>
        <w:fldChar w:fldCharType="separate"/>
      </w:r>
      <w:r w:rsidR="00530D84">
        <w:rPr>
          <w:rFonts w:asciiTheme="majorBidi" w:hAnsiTheme="majorBidi" w:cstheme="majorBidi"/>
          <w:sz w:val="18"/>
        </w:rPr>
        <w:fldChar w:fldCharType="begin"/>
      </w:r>
      <w:r w:rsidR="00530D84">
        <w:rPr>
          <w:rFonts w:asciiTheme="majorBidi" w:hAnsiTheme="majorBidi" w:cstheme="majorBidi"/>
          <w:sz w:val="18"/>
        </w:rPr>
        <w:instrText xml:space="preserve"> INCLUDEPICTURE  "\\\\gamma\\..\\..\\..\\AppData\\Local\\Temp\\FineReader12.00\\media\\image10.jpeg" \* MERGEFORMATINET </w:instrText>
      </w:r>
      <w:r w:rsidR="00530D84">
        <w:rPr>
          <w:rFonts w:asciiTheme="majorBidi" w:hAnsiTheme="majorBidi" w:cstheme="majorBidi"/>
          <w:sz w:val="18"/>
        </w:rPr>
        <w:fldChar w:fldCharType="separate"/>
      </w:r>
      <w:r w:rsidR="00814DBB">
        <w:rPr>
          <w:rFonts w:asciiTheme="majorBidi" w:hAnsiTheme="majorBidi" w:cstheme="majorBidi"/>
          <w:sz w:val="18"/>
        </w:rPr>
        <w:fldChar w:fldCharType="begin"/>
      </w:r>
      <w:r w:rsidR="00814DBB">
        <w:rPr>
          <w:rFonts w:asciiTheme="majorBidi" w:hAnsiTheme="majorBidi" w:cstheme="majorBidi"/>
          <w:sz w:val="18"/>
        </w:rPr>
        <w:instrText xml:space="preserve"> INCLUDEPICTURE  "\\\\gamma\\..\\..\\..\\AppData\\Local\\Temp\\FineReader12.00\\media\\image10.jpeg" \* MERGEFORMATINET </w:instrText>
      </w:r>
      <w:r w:rsidR="00814DBB">
        <w:rPr>
          <w:rFonts w:asciiTheme="majorBidi" w:hAnsiTheme="majorBidi" w:cstheme="majorBidi"/>
          <w:sz w:val="18"/>
        </w:rPr>
        <w:fldChar w:fldCharType="separate"/>
      </w:r>
      <w:r w:rsidR="0092595C">
        <w:rPr>
          <w:rFonts w:asciiTheme="majorBidi" w:hAnsiTheme="majorBidi" w:cstheme="majorBidi"/>
          <w:sz w:val="18"/>
        </w:rPr>
        <w:fldChar w:fldCharType="begin"/>
      </w:r>
      <w:r w:rsidR="0092595C">
        <w:rPr>
          <w:rFonts w:asciiTheme="majorBidi" w:hAnsiTheme="majorBidi" w:cstheme="majorBidi"/>
          <w:sz w:val="18"/>
        </w:rPr>
        <w:instrText xml:space="preserve"> INCLUDEPICTURE  "\\\\gamma\\..\\..\\..\\AppData\\Local\\Temp\\FineReader12.00\\media\\image10.jpeg" \* MERGEFORMATINET </w:instrText>
      </w:r>
      <w:r w:rsidR="0092595C">
        <w:rPr>
          <w:rFonts w:asciiTheme="majorBidi" w:hAnsiTheme="majorBidi" w:cstheme="majorBidi"/>
          <w:sz w:val="18"/>
        </w:rPr>
        <w:fldChar w:fldCharType="separate"/>
      </w:r>
      <w:r w:rsidR="0028130E">
        <w:rPr>
          <w:rFonts w:asciiTheme="majorBidi" w:hAnsiTheme="majorBidi" w:cstheme="majorBidi"/>
          <w:sz w:val="18"/>
        </w:rPr>
        <w:fldChar w:fldCharType="begin"/>
      </w:r>
      <w:r w:rsidR="0028130E">
        <w:rPr>
          <w:rFonts w:asciiTheme="majorBidi" w:hAnsiTheme="majorBidi" w:cstheme="majorBidi"/>
          <w:sz w:val="18"/>
        </w:rPr>
        <w:instrText xml:space="preserve"> INCLUDEPICTURE  "\\\\gamma\\..\\..\\..\\AppData\\Local\\Temp\\FineReader12.00\\media\\image10.jpeg" \* MERGEFORMATINET </w:instrText>
      </w:r>
      <w:r w:rsidR="0028130E">
        <w:rPr>
          <w:rFonts w:asciiTheme="majorBidi" w:hAnsiTheme="majorBidi" w:cstheme="majorBidi"/>
          <w:sz w:val="18"/>
        </w:rPr>
        <w:fldChar w:fldCharType="separate"/>
      </w:r>
      <w:r w:rsidR="002B1FAF">
        <w:rPr>
          <w:rFonts w:asciiTheme="majorBidi" w:hAnsiTheme="majorBidi" w:cstheme="majorBidi"/>
          <w:sz w:val="18"/>
        </w:rPr>
        <w:fldChar w:fldCharType="begin"/>
      </w:r>
      <w:r w:rsidR="002B1FAF">
        <w:rPr>
          <w:rFonts w:asciiTheme="majorBidi" w:hAnsiTheme="majorBidi" w:cstheme="majorBidi"/>
          <w:sz w:val="18"/>
        </w:rPr>
        <w:instrText xml:space="preserve"> </w:instrText>
      </w:r>
      <w:r w:rsidR="002B1FAF">
        <w:rPr>
          <w:rFonts w:asciiTheme="majorBidi" w:hAnsiTheme="majorBidi" w:cstheme="majorBidi"/>
          <w:sz w:val="18"/>
        </w:rPr>
        <w:instrText>INCLUDEPICTURE  "\\\\gamma\\..\\..\\..\\AppData\\Local\\Temp\\FineReader12.00\\media\\image10.jpeg" \* MERGEFORMATINET</w:instrText>
      </w:r>
      <w:r w:rsidR="002B1FAF">
        <w:rPr>
          <w:rFonts w:asciiTheme="majorBidi" w:hAnsiTheme="majorBidi" w:cstheme="majorBidi"/>
          <w:sz w:val="18"/>
        </w:rPr>
        <w:instrText xml:space="preserve"> </w:instrText>
      </w:r>
      <w:r w:rsidR="002B1FAF">
        <w:rPr>
          <w:rFonts w:asciiTheme="majorBidi" w:hAnsiTheme="majorBidi" w:cstheme="majorBidi"/>
          <w:sz w:val="18"/>
        </w:rPr>
        <w:fldChar w:fldCharType="separate"/>
      </w:r>
      <w:r w:rsidR="002B1FAF">
        <w:rPr>
          <w:rFonts w:asciiTheme="majorBidi" w:hAnsiTheme="majorBidi" w:cstheme="majorBidi"/>
          <w:sz w:val="18"/>
        </w:rPr>
        <w:pict w14:anchorId="496E4618">
          <v:shape id="_x0000_i1032" type="#_x0000_t75" style="width:457.35pt;height:322pt">
            <v:imagedata r:id="rId30" r:href="rId31"/>
          </v:shape>
        </w:pict>
      </w:r>
      <w:r w:rsidR="002B1FAF">
        <w:rPr>
          <w:rFonts w:asciiTheme="majorBidi" w:hAnsiTheme="majorBidi" w:cstheme="majorBidi"/>
          <w:sz w:val="18"/>
        </w:rPr>
        <w:fldChar w:fldCharType="end"/>
      </w:r>
      <w:r w:rsidR="0028130E">
        <w:rPr>
          <w:rFonts w:asciiTheme="majorBidi" w:hAnsiTheme="majorBidi" w:cstheme="majorBidi"/>
          <w:sz w:val="18"/>
        </w:rPr>
        <w:fldChar w:fldCharType="end"/>
      </w:r>
      <w:r w:rsidR="0092595C">
        <w:rPr>
          <w:rFonts w:asciiTheme="majorBidi" w:hAnsiTheme="majorBidi" w:cstheme="majorBidi"/>
          <w:sz w:val="18"/>
        </w:rPr>
        <w:fldChar w:fldCharType="end"/>
      </w:r>
      <w:r w:rsidR="00814DBB">
        <w:rPr>
          <w:rFonts w:asciiTheme="majorBidi" w:hAnsiTheme="majorBidi" w:cstheme="majorBidi"/>
          <w:sz w:val="18"/>
        </w:rPr>
        <w:fldChar w:fldCharType="end"/>
      </w:r>
      <w:r w:rsidR="00530D84">
        <w:rPr>
          <w:rFonts w:asciiTheme="majorBidi" w:hAnsiTheme="majorBidi" w:cstheme="majorBidi"/>
          <w:sz w:val="18"/>
        </w:rPr>
        <w:fldChar w:fldCharType="end"/>
      </w:r>
      <w:r w:rsidR="000E2CF2">
        <w:rPr>
          <w:rFonts w:asciiTheme="majorBidi" w:hAnsiTheme="majorBidi" w:cstheme="majorBidi"/>
          <w:sz w:val="18"/>
        </w:rPr>
        <w:fldChar w:fldCharType="end"/>
      </w:r>
      <w:r w:rsidR="00DF0A8E">
        <w:rPr>
          <w:rFonts w:asciiTheme="majorBidi" w:hAnsiTheme="majorBidi" w:cstheme="majorBidi"/>
          <w:sz w:val="18"/>
        </w:rPr>
        <w:fldChar w:fldCharType="end"/>
      </w:r>
      <w:r w:rsidR="00787E70">
        <w:rPr>
          <w:rFonts w:asciiTheme="majorBidi" w:hAnsiTheme="majorBidi" w:cstheme="majorBidi"/>
          <w:sz w:val="18"/>
        </w:rPr>
        <w:fldChar w:fldCharType="end"/>
      </w:r>
      <w:r w:rsidR="00883972">
        <w:rPr>
          <w:rFonts w:asciiTheme="majorBidi" w:hAnsiTheme="majorBidi" w:cstheme="majorBidi"/>
          <w:sz w:val="18"/>
        </w:rPr>
        <w:fldChar w:fldCharType="end"/>
      </w:r>
      <w:r w:rsidR="00FB0E21">
        <w:rPr>
          <w:rFonts w:asciiTheme="majorBidi" w:hAnsiTheme="majorBidi" w:cstheme="majorBidi"/>
          <w:sz w:val="18"/>
        </w:rPr>
        <w:fldChar w:fldCharType="end"/>
      </w:r>
      <w:r w:rsidR="00340AB4">
        <w:rPr>
          <w:rFonts w:asciiTheme="majorBidi" w:hAnsiTheme="majorBidi" w:cstheme="majorBidi"/>
          <w:sz w:val="18"/>
        </w:rPr>
        <w:fldChar w:fldCharType="end"/>
      </w:r>
      <w:r w:rsidR="00AC2EC6">
        <w:rPr>
          <w:rFonts w:asciiTheme="majorBidi" w:hAnsiTheme="majorBidi" w:cstheme="majorBidi"/>
          <w:sz w:val="18"/>
        </w:rPr>
        <w:fldChar w:fldCharType="end"/>
      </w:r>
      <w:r w:rsidR="00C949AD">
        <w:rPr>
          <w:rFonts w:asciiTheme="majorBidi" w:hAnsiTheme="majorBidi" w:cstheme="majorBidi"/>
          <w:sz w:val="18"/>
        </w:rPr>
        <w:fldChar w:fldCharType="end"/>
      </w:r>
      <w:r w:rsidR="00EF4A08">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sidRPr="00447482">
        <w:rPr>
          <w:rFonts w:asciiTheme="majorBidi" w:hAnsiTheme="majorBidi" w:cstheme="majorBidi"/>
          <w:sz w:val="18"/>
        </w:rPr>
        <w:fldChar w:fldCharType="end"/>
      </w:r>
    </w:p>
    <w:p w14:paraId="279D49EF" w14:textId="77777777" w:rsidR="00C602C5" w:rsidRPr="00447482" w:rsidRDefault="00C602C5" w:rsidP="00C602C5">
      <w:pPr>
        <w:tabs>
          <w:tab w:val="left" w:pos="567"/>
        </w:tabs>
        <w:rPr>
          <w:rFonts w:asciiTheme="majorBidi" w:hAnsiTheme="majorBidi" w:cstheme="majorBidi"/>
          <w:sz w:val="18"/>
        </w:rPr>
      </w:pPr>
    </w:p>
    <w:p w14:paraId="582A0EFE" w14:textId="77777777" w:rsidR="00C602C5" w:rsidRDefault="00C602C5" w:rsidP="00C602C5">
      <w:pPr>
        <w:tabs>
          <w:tab w:val="left" w:pos="567"/>
        </w:tabs>
        <w:rPr>
          <w:rFonts w:asciiTheme="majorBidi" w:hAnsiTheme="majorBidi" w:cstheme="majorBidi"/>
          <w:sz w:val="16"/>
          <w:szCs w:val="20"/>
          <w:lang w:val="ru"/>
        </w:rPr>
      </w:pPr>
    </w:p>
    <w:p w14:paraId="608E16D0" w14:textId="77777777" w:rsidR="00C602C5" w:rsidRDefault="00C602C5" w:rsidP="00C602C5">
      <w:pPr>
        <w:tabs>
          <w:tab w:val="left" w:pos="567"/>
        </w:tabs>
        <w:rPr>
          <w:rFonts w:asciiTheme="majorBidi" w:hAnsiTheme="majorBidi" w:cstheme="majorBidi"/>
          <w:sz w:val="16"/>
          <w:szCs w:val="20"/>
          <w:lang w:val="ru"/>
        </w:rPr>
      </w:pPr>
    </w:p>
    <w:p w14:paraId="460E2305" w14:textId="77777777" w:rsidR="00C602C5" w:rsidRPr="00870C36" w:rsidRDefault="00C602C5" w:rsidP="00C602C5">
      <w:pPr>
        <w:tabs>
          <w:tab w:val="left" w:pos="567"/>
        </w:tabs>
        <w:spacing w:after="240"/>
        <w:rPr>
          <w:rFonts w:asciiTheme="majorBidi" w:hAnsiTheme="majorBidi" w:cstheme="majorBidi"/>
          <w:bCs/>
          <w:u w:val="single"/>
        </w:rPr>
      </w:pPr>
      <w:r w:rsidRPr="00870C36">
        <w:rPr>
          <w:rFonts w:asciiTheme="majorBidi" w:hAnsiTheme="majorBidi" w:cstheme="majorBidi"/>
          <w:bCs/>
          <w:u w:val="single"/>
          <w:lang w:val="ru"/>
        </w:rPr>
        <w:t>Влияние акалабрутиниба на рост опухоли на модели клеток МКЛ Jeko-1</w:t>
      </w:r>
    </w:p>
    <w:p w14:paraId="27626184" w14:textId="77777777" w:rsidR="00C602C5" w:rsidRDefault="00C602C5" w:rsidP="00C602C5">
      <w:pPr>
        <w:tabs>
          <w:tab w:val="left" w:pos="567"/>
        </w:tabs>
        <w:jc w:val="both"/>
        <w:rPr>
          <w:rFonts w:asciiTheme="majorBidi" w:hAnsiTheme="majorBidi" w:cstheme="majorBidi"/>
          <w:lang w:val="ru"/>
        </w:rPr>
      </w:pPr>
      <w:r>
        <w:rPr>
          <w:rFonts w:asciiTheme="majorBidi" w:hAnsiTheme="majorBidi" w:cstheme="majorBidi"/>
          <w:lang w:val="ru"/>
        </w:rPr>
        <w:tab/>
      </w:r>
      <w:r w:rsidRPr="00870C36">
        <w:rPr>
          <w:rFonts w:asciiTheme="majorBidi" w:hAnsiTheme="majorBidi" w:cstheme="majorBidi"/>
          <w:lang w:val="ru"/>
        </w:rPr>
        <w:t>Мышей рандомизировали в зависимости от объема опухоли методом стратифицированной выборки и распределяли в контрольную группу и группу лечения. Введение препарата начиналось, когда средний размер опухоли достигал примерно 150-200 мм</w:t>
      </w:r>
      <w:r w:rsidRPr="00870C36">
        <w:rPr>
          <w:rFonts w:asciiTheme="majorBidi" w:hAnsiTheme="majorBidi" w:cstheme="majorBidi"/>
          <w:vertAlign w:val="superscript"/>
          <w:lang w:val="ru"/>
        </w:rPr>
        <w:t>3</w:t>
      </w:r>
      <w:r w:rsidRPr="00870C36">
        <w:rPr>
          <w:rFonts w:asciiTheme="majorBidi" w:hAnsiTheme="majorBidi" w:cstheme="majorBidi"/>
          <w:lang w:val="ru"/>
        </w:rPr>
        <w:t>.</w:t>
      </w:r>
      <w:r>
        <w:rPr>
          <w:rFonts w:asciiTheme="majorBidi" w:hAnsiTheme="majorBidi" w:cstheme="majorBidi"/>
          <w:lang w:val="ru"/>
        </w:rPr>
        <w:t xml:space="preserve"> </w:t>
      </w:r>
      <w:r w:rsidRPr="00870C36">
        <w:rPr>
          <w:rFonts w:asciiTheme="majorBidi" w:hAnsiTheme="majorBidi" w:cstheme="majorBidi"/>
          <w:lang w:val="ru"/>
        </w:rPr>
        <w:t xml:space="preserve">TGI </w:t>
      </w:r>
      <w:r>
        <w:rPr>
          <w:rFonts w:asciiTheme="majorBidi" w:hAnsiTheme="majorBidi" w:cstheme="majorBidi"/>
          <w:lang w:val="ru"/>
        </w:rPr>
        <w:t>(</w:t>
      </w:r>
      <w:r w:rsidRPr="00870C36">
        <w:rPr>
          <w:rFonts w:asciiTheme="majorBidi" w:hAnsiTheme="majorBidi" w:cstheme="majorBidi"/>
          <w:lang w:val="ru"/>
        </w:rPr>
        <w:t>ингибирование роста опухоли</w:t>
      </w:r>
      <w:r>
        <w:rPr>
          <w:rFonts w:asciiTheme="majorBidi" w:hAnsiTheme="majorBidi" w:cstheme="majorBidi"/>
          <w:lang w:val="ru"/>
        </w:rPr>
        <w:t>) указано в процентах.</w:t>
      </w:r>
      <w:r w:rsidRPr="00870C36">
        <w:rPr>
          <w:rFonts w:asciiTheme="majorBidi" w:hAnsiTheme="majorBidi" w:cstheme="majorBidi"/>
          <w:lang w:val="ru"/>
        </w:rPr>
        <w:t xml:space="preserve"> Рост опухоли представлен как среднее геометрическое ± СОш. Период лечения указан стрелкой</w:t>
      </w:r>
      <w:r>
        <w:rPr>
          <w:rFonts w:asciiTheme="majorBidi" w:hAnsiTheme="majorBidi" w:cstheme="majorBidi"/>
          <w:lang w:val="ru"/>
        </w:rPr>
        <w:t xml:space="preserve"> (рис. 3-9)</w:t>
      </w:r>
      <w:r w:rsidRPr="00870C36">
        <w:rPr>
          <w:rFonts w:asciiTheme="majorBidi" w:hAnsiTheme="majorBidi" w:cstheme="majorBidi"/>
          <w:lang w:val="ru"/>
        </w:rPr>
        <w:t>.</w:t>
      </w:r>
    </w:p>
    <w:p w14:paraId="6D64E464" w14:textId="4C5D0433" w:rsidR="00B50A8D" w:rsidRDefault="00B50A8D" w:rsidP="00B50A8D">
      <w:pPr>
        <w:pStyle w:val="af5"/>
        <w:spacing w:before="240"/>
        <w:jc w:val="both"/>
      </w:pPr>
      <w:bookmarkStart w:id="268" w:name="_Toc159973422"/>
      <w:r>
        <w:t xml:space="preserve">Рисунок </w:t>
      </w:r>
      <w:fldSimple w:instr=" STYLEREF 1 \s ">
        <w:r w:rsidR="002256A9">
          <w:rPr>
            <w:noProof/>
          </w:rPr>
          <w:t>3</w:t>
        </w:r>
      </w:fldSimple>
      <w:r w:rsidR="002256A9">
        <w:noBreakHyphen/>
      </w:r>
      <w:fldSimple w:instr=" SEQ Рисунок \* ARABIC \s 1 ">
        <w:r w:rsidR="002256A9">
          <w:rPr>
            <w:noProof/>
          </w:rPr>
          <w:t>9</w:t>
        </w:r>
      </w:fldSimple>
      <w:r>
        <w:t>.</w:t>
      </w:r>
      <w:r w:rsidRPr="00B50A8D">
        <w:rPr>
          <w:rFonts w:asciiTheme="majorBidi" w:hAnsiTheme="majorBidi" w:cstheme="majorBidi"/>
          <w:bCs w:val="0"/>
          <w:lang w:val="ru"/>
        </w:rPr>
        <w:t xml:space="preserve"> </w:t>
      </w:r>
      <w:r w:rsidRPr="00B50A8D">
        <w:rPr>
          <w:rFonts w:asciiTheme="majorBidi" w:hAnsiTheme="majorBidi" w:cstheme="majorBidi"/>
          <w:b w:val="0"/>
          <w:bCs w:val="0"/>
          <w:lang w:val="ru"/>
        </w:rPr>
        <w:t>Влияние акалабрутиниба на рост опухоли на модели клеток МКЛ Jeko-1</w:t>
      </w:r>
      <w:r w:rsidRPr="00B50A8D">
        <w:rPr>
          <w:rFonts w:asciiTheme="majorBidi" w:hAnsiTheme="majorBidi" w:cstheme="majorBidi"/>
          <w:b w:val="0"/>
          <w:bCs w:val="0"/>
        </w:rPr>
        <w:t>.</w:t>
      </w:r>
      <w:bookmarkEnd w:id="268"/>
    </w:p>
    <w:p w14:paraId="38CCFA2E" w14:textId="540F6364" w:rsidR="00C602C5" w:rsidRPr="00870C36" w:rsidRDefault="00C602C5" w:rsidP="00B50A8D">
      <w:pPr>
        <w:pStyle w:val="af5"/>
        <w:rPr>
          <w:rFonts w:asciiTheme="majorBidi" w:hAnsiTheme="majorBidi" w:cstheme="majorBidi"/>
          <w:sz w:val="2"/>
          <w:szCs w:val="2"/>
        </w:rPr>
      </w:pPr>
      <w:r>
        <w:rPr>
          <w:rFonts w:asciiTheme="majorBidi" w:hAnsiTheme="majorBidi" w:cstheme="majorBidi"/>
          <w:noProof/>
          <w:sz w:val="18"/>
          <w:lang w:eastAsia="ru-RU"/>
        </w:rPr>
        <mc:AlternateContent>
          <mc:Choice Requires="wps">
            <w:drawing>
              <wp:anchor distT="0" distB="0" distL="114300" distR="114300" simplePos="0" relativeHeight="251736064" behindDoc="0" locked="0" layoutInCell="1" allowOverlap="1" wp14:anchorId="6C6DCFBD" wp14:editId="4BC76737">
                <wp:simplePos x="0" y="0"/>
                <wp:positionH relativeFrom="column">
                  <wp:posOffset>567690</wp:posOffset>
                </wp:positionH>
                <wp:positionV relativeFrom="paragraph">
                  <wp:posOffset>1936750</wp:posOffset>
                </wp:positionV>
                <wp:extent cx="2514600" cy="175260"/>
                <wp:effectExtent l="0" t="3175" r="3810" b="2540"/>
                <wp:wrapNone/>
                <wp:docPr id="127" name="Надпись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75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12EA3A" w14:textId="77777777" w:rsidR="00530D84" w:rsidRPr="007B2FB5" w:rsidRDefault="00530D84" w:rsidP="00C602C5">
                            <w:pPr>
                              <w:jc w:val="center"/>
                              <w:rPr>
                                <w:b/>
                                <w:bCs/>
                                <w:sz w:val="12"/>
                                <w:szCs w:val="12"/>
                                <w:lang w:val="en-GB"/>
                              </w:rPr>
                            </w:pPr>
                            <w:r w:rsidRPr="007B2FB5">
                              <w:rPr>
                                <w:b/>
                                <w:bCs/>
                                <w:sz w:val="16"/>
                                <w:szCs w:val="20"/>
                                <w:lang w:val="ru"/>
                              </w:rPr>
                              <w:t>Дни после имплантации</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DCFBD" id="Надпись 127" o:spid="_x0000_s1100" type="#_x0000_t202" style="position:absolute;margin-left:44.7pt;margin-top:152.5pt;width:198pt;height:13.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" stroked="f">
                <v:textbox inset="0,0,0,0">
                  <w:txbxContent>
                    <w:p w14:paraId="5D12EA3A" w14:textId="77777777" w:rsidR="00530D84" w:rsidRPr="007B2FB5" w:rsidRDefault="00530D84" w:rsidP="00C602C5">
                      <w:pPr>
                        <w:jc w:val="center"/>
                        <w:rPr>
                          <w:b/>
                          <w:bCs/>
                          <w:sz w:val="12"/>
                          <w:szCs w:val="12"/>
                          <w:lang w:val="en-GB"/>
                        </w:rPr>
                      </w:pPr>
                      <w:r w:rsidRPr="007B2FB5">
                        <w:rPr>
                          <w:b/>
                          <w:bCs/>
                          <w:sz w:val="16"/>
                          <w:szCs w:val="20"/>
                          <w:lang w:val="ru"/>
                        </w:rPr>
                        <w:t>Дни после имплантации</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35040" behindDoc="0" locked="0" layoutInCell="1" allowOverlap="1" wp14:anchorId="3BCF9600" wp14:editId="25BA62DB">
                <wp:simplePos x="0" y="0"/>
                <wp:positionH relativeFrom="column">
                  <wp:posOffset>3013710</wp:posOffset>
                </wp:positionH>
                <wp:positionV relativeFrom="paragraph">
                  <wp:posOffset>466090</wp:posOffset>
                </wp:positionV>
                <wp:extent cx="1546860" cy="320040"/>
                <wp:effectExtent l="3810" t="0" r="1905" b="4445"/>
                <wp:wrapNone/>
                <wp:docPr id="126" name="Надпись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32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0C38F7" w14:textId="77777777" w:rsidR="00530D84" w:rsidRPr="00870C36" w:rsidRDefault="00530D84" w:rsidP="00C602C5">
                            <w:pPr>
                              <w:spacing w:after="100"/>
                              <w:rPr>
                                <w:b/>
                                <w:sz w:val="16"/>
                                <w:szCs w:val="20"/>
                              </w:rPr>
                            </w:pPr>
                            <w:r w:rsidRPr="00870C36">
                              <w:rPr>
                                <w:b/>
                                <w:sz w:val="16"/>
                                <w:szCs w:val="20"/>
                                <w:lang w:val="ru"/>
                              </w:rPr>
                              <w:t>Носитель</w:t>
                            </w:r>
                          </w:p>
                          <w:p w14:paraId="00F2235E" w14:textId="77777777" w:rsidR="00530D84" w:rsidRPr="00870C36" w:rsidRDefault="00530D84" w:rsidP="00C602C5">
                            <w:pPr>
                              <w:spacing w:after="40"/>
                              <w:rPr>
                                <w:b/>
                                <w:sz w:val="12"/>
                                <w:szCs w:val="12"/>
                              </w:rPr>
                            </w:pPr>
                            <w:r w:rsidRPr="00870C36">
                              <w:rPr>
                                <w:b/>
                                <w:sz w:val="16"/>
                                <w:szCs w:val="20"/>
                                <w:lang w:val="ru"/>
                              </w:rPr>
                              <w:t>ACP-196 12,5 мг/кг 2 р/сут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CF9600" id="Надпись 126" o:spid="_x0000_s1101" type="#_x0000_t202" style="position:absolute;margin-left:237.3pt;margin-top:36.7pt;width:121.8pt;height:25.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" stroked="f">
                <v:textbox inset="0,0,0,0">
                  <w:txbxContent>
                    <w:p w14:paraId="450C38F7" w14:textId="77777777" w:rsidR="00530D84" w:rsidRPr="00870C36" w:rsidRDefault="00530D84" w:rsidP="00C602C5">
                      <w:pPr>
                        <w:spacing w:after="100"/>
                        <w:rPr>
                          <w:b/>
                          <w:sz w:val="16"/>
                          <w:szCs w:val="20"/>
                        </w:rPr>
                      </w:pPr>
                      <w:r w:rsidRPr="00870C36">
                        <w:rPr>
                          <w:b/>
                          <w:sz w:val="16"/>
                          <w:szCs w:val="20"/>
                          <w:lang w:val="ru"/>
                        </w:rPr>
                        <w:t>Носитель</w:t>
                      </w:r>
                    </w:p>
                    <w:p w14:paraId="00F2235E" w14:textId="77777777" w:rsidR="00530D84" w:rsidRPr="00870C36" w:rsidRDefault="00530D84" w:rsidP="00C602C5">
                      <w:pPr>
                        <w:spacing w:after="40"/>
                        <w:rPr>
                          <w:b/>
                          <w:sz w:val="12"/>
                          <w:szCs w:val="12"/>
                        </w:rPr>
                      </w:pPr>
                      <w:r w:rsidRPr="00870C36">
                        <w:rPr>
                          <w:b/>
                          <w:sz w:val="16"/>
                          <w:szCs w:val="20"/>
                          <w:lang w:val="ru"/>
                        </w:rPr>
                        <w:t>ACP-196 12,5 мг/кг 2 р/сут</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34016" behindDoc="0" locked="0" layoutInCell="1" allowOverlap="1" wp14:anchorId="7A6F31C3" wp14:editId="16D50D9D">
                <wp:simplePos x="0" y="0"/>
                <wp:positionH relativeFrom="column">
                  <wp:posOffset>140970</wp:posOffset>
                </wp:positionH>
                <wp:positionV relativeFrom="paragraph">
                  <wp:posOffset>298450</wp:posOffset>
                </wp:positionV>
                <wp:extent cx="243840" cy="1463040"/>
                <wp:effectExtent l="0" t="3175" r="0" b="635"/>
                <wp:wrapNone/>
                <wp:docPr id="125" name="Надпись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1463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A4E315" w14:textId="77777777" w:rsidR="00530D84" w:rsidRPr="00870C36" w:rsidRDefault="00530D84" w:rsidP="00C602C5">
                            <w:pPr>
                              <w:spacing w:after="60"/>
                              <w:jc w:val="center"/>
                              <w:rPr>
                                <w:b/>
                                <w:bCs/>
                                <w:color w:val="1E1A23"/>
                                <w:sz w:val="16"/>
                                <w:szCs w:val="16"/>
                              </w:rPr>
                            </w:pPr>
                            <w:r w:rsidRPr="00870C36">
                              <w:rPr>
                                <w:b/>
                                <w:bCs/>
                                <w:color w:val="1E1A23"/>
                                <w:sz w:val="16"/>
                                <w:szCs w:val="16"/>
                                <w:lang w:val="ru"/>
                              </w:rPr>
                              <w:t>Объем опухоли (мм</w:t>
                            </w:r>
                            <w:r w:rsidRPr="00870C36">
                              <w:rPr>
                                <w:b/>
                                <w:bCs/>
                                <w:color w:val="1E1A23"/>
                                <w:sz w:val="16"/>
                                <w:szCs w:val="16"/>
                                <w:vertAlign w:val="superscript"/>
                                <w:lang w:val="ru"/>
                              </w:rPr>
                              <w:t>3</w:t>
                            </w:r>
                            <w:r w:rsidRPr="00870C36">
                              <w:rPr>
                                <w:b/>
                                <w:bCs/>
                                <w:color w:val="1E1A23"/>
                                <w:sz w:val="16"/>
                                <w:szCs w:val="16"/>
                                <w:lang w:val="ru"/>
                              </w:rPr>
                              <w:t>)</w:t>
                            </w:r>
                          </w:p>
                          <w:p w14:paraId="72A841A4" w14:textId="77777777" w:rsidR="00530D84" w:rsidRPr="00870C36" w:rsidRDefault="00530D84" w:rsidP="00C602C5">
                            <w:pPr>
                              <w:spacing w:after="60"/>
                              <w:jc w:val="center"/>
                              <w:rPr>
                                <w:b/>
                                <w:bCs/>
                                <w:sz w:val="16"/>
                                <w:szCs w:val="16"/>
                              </w:rPr>
                            </w:pPr>
                            <w:r w:rsidRPr="00870C36">
                              <w:rPr>
                                <w:b/>
                                <w:bCs/>
                                <w:color w:val="1E1A23"/>
                                <w:sz w:val="16"/>
                                <w:szCs w:val="16"/>
                                <w:lang w:val="ru"/>
                              </w:rPr>
                              <w:t>Среднее геометрическое±СОш</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6F31C3" id="Надпись 125" o:spid="_x0000_s1102" type="#_x0000_t202" style="position:absolute;margin-left:11.1pt;margin-top:23.5pt;width:19.2pt;height:115.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" stroked="f">
                <v:textbox style="layout-flow:vertical;mso-layout-flow-alt:bottom-to-top" inset="0,0,0,0">
                  <w:txbxContent>
                    <w:p w14:paraId="0AA4E315" w14:textId="77777777" w:rsidR="00530D84" w:rsidRPr="00870C36" w:rsidRDefault="00530D84" w:rsidP="00C602C5">
                      <w:pPr>
                        <w:spacing w:after="60"/>
                        <w:jc w:val="center"/>
                        <w:rPr>
                          <w:b/>
                          <w:bCs/>
                          <w:color w:val="1E1A23"/>
                          <w:sz w:val="16"/>
                          <w:szCs w:val="16"/>
                        </w:rPr>
                      </w:pPr>
                      <w:r w:rsidRPr="00870C36">
                        <w:rPr>
                          <w:b/>
                          <w:bCs/>
                          <w:color w:val="1E1A23"/>
                          <w:sz w:val="16"/>
                          <w:szCs w:val="16"/>
                          <w:lang w:val="ru"/>
                        </w:rPr>
                        <w:t>Объем опухоли (мм</w:t>
                      </w:r>
                      <w:r w:rsidRPr="00870C36">
                        <w:rPr>
                          <w:b/>
                          <w:bCs/>
                          <w:color w:val="1E1A23"/>
                          <w:sz w:val="16"/>
                          <w:szCs w:val="16"/>
                          <w:vertAlign w:val="superscript"/>
                          <w:lang w:val="ru"/>
                        </w:rPr>
                        <w:t>3</w:t>
                      </w:r>
                      <w:r w:rsidRPr="00870C36">
                        <w:rPr>
                          <w:b/>
                          <w:bCs/>
                          <w:color w:val="1E1A23"/>
                          <w:sz w:val="16"/>
                          <w:szCs w:val="16"/>
                          <w:lang w:val="ru"/>
                        </w:rPr>
                        <w:t>)</w:t>
                      </w:r>
                    </w:p>
                    <w:p w14:paraId="72A841A4" w14:textId="77777777" w:rsidR="00530D84" w:rsidRPr="00870C36" w:rsidRDefault="00530D84" w:rsidP="00C602C5">
                      <w:pPr>
                        <w:spacing w:after="60"/>
                        <w:jc w:val="center"/>
                        <w:rPr>
                          <w:b/>
                          <w:bCs/>
                          <w:sz w:val="16"/>
                          <w:szCs w:val="16"/>
                        </w:rPr>
                      </w:pPr>
                      <w:r w:rsidRPr="00870C36">
                        <w:rPr>
                          <w:b/>
                          <w:bCs/>
                          <w:color w:val="1E1A23"/>
                          <w:sz w:val="16"/>
                          <w:szCs w:val="16"/>
                          <w:lang w:val="ru"/>
                        </w:rPr>
                        <w:t>Среднее геометрическое±СОш</w:t>
                      </w:r>
                    </w:p>
                  </w:txbxContent>
                </v:textbox>
              </v:shape>
            </w:pict>
          </mc:Fallback>
        </mc:AlternateContent>
      </w:r>
      <w:r w:rsidRPr="00447482">
        <w:rPr>
          <w:rFonts w:asciiTheme="majorBidi" w:hAnsiTheme="majorBidi" w:cstheme="majorBidi"/>
          <w:sz w:val="18"/>
        </w:rPr>
        <w:fldChar w:fldCharType="begin"/>
      </w:r>
      <w:r w:rsidRPr="00447482">
        <w:rPr>
          <w:rFonts w:asciiTheme="majorBidi" w:hAnsiTheme="majorBidi" w:cstheme="majorBidi"/>
          <w:sz w:val="18"/>
        </w:rPr>
        <w:instrText xml:space="preserve"> INCLUDEPICTURE  "P:\\..\\..\\..\\AppData\\Local\\Temp\\FineReader12.00\\media\\image11.jpeg" \* MERGEFORMATINET </w:instrText>
      </w:r>
      <w:r w:rsidRPr="00447482">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"\\\\gamma\\..\\..\\..\\AppData\\Local\\Temp\\FineReader12.00\\media\\image11.jpeg"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"\\\\gamma\\..\\..\\..\\AppData\\Local\\Temp\\FineReader12.00\\media\\image11.jpeg"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"\\\\gamma\\..\\..\\..\\AppData\\Local\\Temp\\FineReader12.00\\media\\image11.jpeg"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"\\\\gamma\\..\\..\\..\\AppData\\Local\\Temp\\FineReader12.00\\media\\image11.jpeg"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"\\\\gamma\\..\\..\\..\\AppData\\Local\\Temp\\FineReader12.00\\media\\image11.jpeg"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"\\\\gamma\\..\\..\\..\\AppData\\Local\\Temp\\FineReader12.00\\media\\image11.jpeg"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"\\\\gamma\\..\\..\\..\\AppData\\Local\\Temp\\FineReader12.00\\media\\image11.jpeg"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"\\\\gamma\\..\\..\\..\\AppData\\Local\\Temp\\FineReader12.00\\media\\image11.jpeg"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"\\\\gamma\\..\\..\\..\\AppData\\Local\\Temp\\FineReader12.00\\media\\image11.jpeg"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"\\\\gamma\\..\\..\\..\\AppData\\Local\\Temp\\FineReader12.00\\media\\image11.jpeg" \* MERGEFORMATINET </w:instrText>
      </w:r>
      <w:r>
        <w:rPr>
          <w:rFonts w:asciiTheme="majorBidi" w:hAnsiTheme="majorBidi" w:cstheme="majorBidi"/>
          <w:sz w:val="18"/>
        </w:rPr>
        <w:fldChar w:fldCharType="separate"/>
      </w:r>
      <w:r w:rsidR="00EF4A08">
        <w:rPr>
          <w:rFonts w:asciiTheme="majorBidi" w:hAnsiTheme="majorBidi" w:cstheme="majorBidi"/>
          <w:sz w:val="18"/>
        </w:rPr>
        <w:fldChar w:fldCharType="begin"/>
      </w:r>
      <w:r w:rsidR="00EF4A08">
        <w:rPr>
          <w:rFonts w:asciiTheme="majorBidi" w:hAnsiTheme="majorBidi" w:cstheme="majorBidi"/>
          <w:sz w:val="18"/>
        </w:rPr>
        <w:instrText xml:space="preserve"> INCLUDEPICTURE  "\\\\gamma\\..\\..\\..\\AppData\\Local\\Temp\\FineReader12.00\\media\\image11.jpeg" \* MERGEFORMATINET </w:instrText>
      </w:r>
      <w:r w:rsidR="00EF4A08">
        <w:rPr>
          <w:rFonts w:asciiTheme="majorBidi" w:hAnsiTheme="majorBidi" w:cstheme="majorBidi"/>
          <w:sz w:val="18"/>
        </w:rPr>
        <w:fldChar w:fldCharType="separate"/>
      </w:r>
      <w:r w:rsidR="00C949AD">
        <w:rPr>
          <w:rFonts w:asciiTheme="majorBidi" w:hAnsiTheme="majorBidi" w:cstheme="majorBidi"/>
          <w:sz w:val="18"/>
        </w:rPr>
        <w:fldChar w:fldCharType="begin"/>
      </w:r>
      <w:r w:rsidR="00C949AD">
        <w:rPr>
          <w:rFonts w:asciiTheme="majorBidi" w:hAnsiTheme="majorBidi" w:cstheme="majorBidi"/>
          <w:sz w:val="18"/>
        </w:rPr>
        <w:instrText xml:space="preserve"> INCLUDEPICTURE  "\\\\gamma\\..\\..\\..\\AppData\\Local\\Temp\\FineReader12.00\\media\\image11.jpeg" \* MERGEFORMATINET </w:instrText>
      </w:r>
      <w:r w:rsidR="00C949AD">
        <w:rPr>
          <w:rFonts w:asciiTheme="majorBidi" w:hAnsiTheme="majorBidi" w:cstheme="majorBidi"/>
          <w:sz w:val="18"/>
        </w:rPr>
        <w:fldChar w:fldCharType="separate"/>
      </w:r>
      <w:r w:rsidR="00AC2EC6">
        <w:rPr>
          <w:rFonts w:asciiTheme="majorBidi" w:hAnsiTheme="majorBidi" w:cstheme="majorBidi"/>
          <w:sz w:val="18"/>
        </w:rPr>
        <w:fldChar w:fldCharType="begin"/>
      </w:r>
      <w:r w:rsidR="00AC2EC6">
        <w:rPr>
          <w:rFonts w:asciiTheme="majorBidi" w:hAnsiTheme="majorBidi" w:cstheme="majorBidi"/>
          <w:sz w:val="18"/>
        </w:rPr>
        <w:instrText xml:space="preserve"> INCLUDEPICTURE  "\\\\gamma\\..\\..\\..\\AppData\\Local\\Temp\\FineReader12.00\\media\\image11.jpeg" \* MERGEFORMATINET </w:instrText>
      </w:r>
      <w:r w:rsidR="00AC2EC6">
        <w:rPr>
          <w:rFonts w:asciiTheme="majorBidi" w:hAnsiTheme="majorBidi" w:cstheme="majorBidi"/>
          <w:sz w:val="18"/>
        </w:rPr>
        <w:fldChar w:fldCharType="separate"/>
      </w:r>
      <w:r w:rsidR="00340AB4">
        <w:rPr>
          <w:rFonts w:asciiTheme="majorBidi" w:hAnsiTheme="majorBidi" w:cstheme="majorBidi"/>
          <w:sz w:val="18"/>
        </w:rPr>
        <w:fldChar w:fldCharType="begin"/>
      </w:r>
      <w:r w:rsidR="00340AB4">
        <w:rPr>
          <w:rFonts w:asciiTheme="majorBidi" w:hAnsiTheme="majorBidi" w:cstheme="majorBidi"/>
          <w:sz w:val="18"/>
        </w:rPr>
        <w:instrText xml:space="preserve"> INCLUDEPICTURE  "\\\\gamma\\..\\..\\..\\AppData\\Local\\Temp\\FineReader12.00\\media\\image11.jpeg" \* MERGEFORMATINET </w:instrText>
      </w:r>
      <w:r w:rsidR="00340AB4">
        <w:rPr>
          <w:rFonts w:asciiTheme="majorBidi" w:hAnsiTheme="majorBidi" w:cstheme="majorBidi"/>
          <w:sz w:val="18"/>
        </w:rPr>
        <w:fldChar w:fldCharType="separate"/>
      </w:r>
      <w:r w:rsidR="00FB0E21">
        <w:rPr>
          <w:rFonts w:asciiTheme="majorBidi" w:hAnsiTheme="majorBidi" w:cstheme="majorBidi"/>
          <w:sz w:val="18"/>
        </w:rPr>
        <w:fldChar w:fldCharType="begin"/>
      </w:r>
      <w:r w:rsidR="00FB0E21">
        <w:rPr>
          <w:rFonts w:asciiTheme="majorBidi" w:hAnsiTheme="majorBidi" w:cstheme="majorBidi"/>
          <w:sz w:val="18"/>
        </w:rPr>
        <w:instrText xml:space="preserve"> INCLUDEPICTURE  "\\\\gamma\\..\\..\\..\\AppData\\Local\\Temp\\FineReader12.00\\media\\image11.jpeg" \* MERGEFORMATINET </w:instrText>
      </w:r>
      <w:r w:rsidR="00FB0E21">
        <w:rPr>
          <w:rFonts w:asciiTheme="majorBidi" w:hAnsiTheme="majorBidi" w:cstheme="majorBidi"/>
          <w:sz w:val="18"/>
        </w:rPr>
        <w:fldChar w:fldCharType="separate"/>
      </w:r>
      <w:r w:rsidR="00883972">
        <w:rPr>
          <w:rFonts w:asciiTheme="majorBidi" w:hAnsiTheme="majorBidi" w:cstheme="majorBidi"/>
          <w:sz w:val="18"/>
        </w:rPr>
        <w:fldChar w:fldCharType="begin"/>
      </w:r>
      <w:r w:rsidR="00883972">
        <w:rPr>
          <w:rFonts w:asciiTheme="majorBidi" w:hAnsiTheme="majorBidi" w:cstheme="majorBidi"/>
          <w:sz w:val="18"/>
        </w:rPr>
        <w:instrText xml:space="preserve"> INCLUDEPICTURE  "\\\\gamma\\..\\..\\..\\AppData\\Local\\Temp\\FineReader12.00\\media\\image11.jpeg" \* MERGEFORMATINET </w:instrText>
      </w:r>
      <w:r w:rsidR="00883972">
        <w:rPr>
          <w:rFonts w:asciiTheme="majorBidi" w:hAnsiTheme="majorBidi" w:cstheme="majorBidi"/>
          <w:sz w:val="18"/>
        </w:rPr>
        <w:fldChar w:fldCharType="separate"/>
      </w:r>
      <w:r w:rsidR="00787E70">
        <w:rPr>
          <w:rFonts w:asciiTheme="majorBidi" w:hAnsiTheme="majorBidi" w:cstheme="majorBidi"/>
          <w:sz w:val="18"/>
        </w:rPr>
        <w:fldChar w:fldCharType="begin"/>
      </w:r>
      <w:r w:rsidR="00787E70">
        <w:rPr>
          <w:rFonts w:asciiTheme="majorBidi" w:hAnsiTheme="majorBidi" w:cstheme="majorBidi"/>
          <w:sz w:val="18"/>
        </w:rPr>
        <w:instrText xml:space="preserve"> INCLUDEPICTURE  "\\\\gamma\\..\\..\\..\\AppData\\Local\\Temp\\FineReader12.00\\media\\image11.jpeg" \* MERGEFORMATINET </w:instrText>
      </w:r>
      <w:r w:rsidR="00787E70">
        <w:rPr>
          <w:rFonts w:asciiTheme="majorBidi" w:hAnsiTheme="majorBidi" w:cstheme="majorBidi"/>
          <w:sz w:val="18"/>
        </w:rPr>
        <w:fldChar w:fldCharType="separate"/>
      </w:r>
      <w:r w:rsidR="00DF0A8E">
        <w:rPr>
          <w:rFonts w:asciiTheme="majorBidi" w:hAnsiTheme="majorBidi" w:cstheme="majorBidi"/>
          <w:sz w:val="18"/>
        </w:rPr>
        <w:fldChar w:fldCharType="begin"/>
      </w:r>
      <w:r w:rsidR="00DF0A8E">
        <w:rPr>
          <w:rFonts w:asciiTheme="majorBidi" w:hAnsiTheme="majorBidi" w:cstheme="majorBidi"/>
          <w:sz w:val="18"/>
        </w:rPr>
        <w:instrText xml:space="preserve"> INCLUDEPICTURE  "\\\\gamma\\..\\..\\..\\AppData\\Local\\Temp\\FineReader12.00\\media\\image11.jpeg" \* MERGEFORMATINET </w:instrText>
      </w:r>
      <w:r w:rsidR="00DF0A8E">
        <w:rPr>
          <w:rFonts w:asciiTheme="majorBidi" w:hAnsiTheme="majorBidi" w:cstheme="majorBidi"/>
          <w:sz w:val="18"/>
        </w:rPr>
        <w:fldChar w:fldCharType="separate"/>
      </w:r>
      <w:r w:rsidR="000E2CF2">
        <w:rPr>
          <w:rFonts w:asciiTheme="majorBidi" w:hAnsiTheme="majorBidi" w:cstheme="majorBidi"/>
          <w:sz w:val="18"/>
        </w:rPr>
        <w:fldChar w:fldCharType="begin"/>
      </w:r>
      <w:r w:rsidR="000E2CF2">
        <w:rPr>
          <w:rFonts w:asciiTheme="majorBidi" w:hAnsiTheme="majorBidi" w:cstheme="majorBidi"/>
          <w:sz w:val="18"/>
        </w:rPr>
        <w:instrText xml:space="preserve"> INCLUDEPICTURE  "\\\\gamma\\..\\..\\..\\AppData\\Local\\Temp\\FineReader12.00\\media\\image11.jpeg" \* MERGEFORMATINET </w:instrText>
      </w:r>
      <w:r w:rsidR="000E2CF2">
        <w:rPr>
          <w:rFonts w:asciiTheme="majorBidi" w:hAnsiTheme="majorBidi" w:cstheme="majorBidi"/>
          <w:sz w:val="18"/>
        </w:rPr>
        <w:fldChar w:fldCharType="separate"/>
      </w:r>
      <w:r w:rsidR="00530D84">
        <w:rPr>
          <w:rFonts w:asciiTheme="majorBidi" w:hAnsiTheme="majorBidi" w:cstheme="majorBidi"/>
          <w:sz w:val="18"/>
        </w:rPr>
        <w:fldChar w:fldCharType="begin"/>
      </w:r>
      <w:r w:rsidR="00530D84">
        <w:rPr>
          <w:rFonts w:asciiTheme="majorBidi" w:hAnsiTheme="majorBidi" w:cstheme="majorBidi"/>
          <w:sz w:val="18"/>
        </w:rPr>
        <w:instrText xml:space="preserve"> INCLUDEPICTURE  "\\\\gamma\\..\\..\\..\\AppData\\Local\\Temp\\FineReader12.00\\media\\image11.jpeg" \* MERGEFORMATINET </w:instrText>
      </w:r>
      <w:r w:rsidR="00530D84">
        <w:rPr>
          <w:rFonts w:asciiTheme="majorBidi" w:hAnsiTheme="majorBidi" w:cstheme="majorBidi"/>
          <w:sz w:val="18"/>
        </w:rPr>
        <w:fldChar w:fldCharType="separate"/>
      </w:r>
      <w:r w:rsidR="00814DBB">
        <w:rPr>
          <w:rFonts w:asciiTheme="majorBidi" w:hAnsiTheme="majorBidi" w:cstheme="majorBidi"/>
          <w:sz w:val="18"/>
        </w:rPr>
        <w:fldChar w:fldCharType="begin"/>
      </w:r>
      <w:r w:rsidR="00814DBB">
        <w:rPr>
          <w:rFonts w:asciiTheme="majorBidi" w:hAnsiTheme="majorBidi" w:cstheme="majorBidi"/>
          <w:sz w:val="18"/>
        </w:rPr>
        <w:instrText xml:space="preserve"> INCLUDEPICTURE  "\\\\gamma\\..\\..\\..\\AppData\\Local\\Temp\\FineReader12.00\\media\\image11.jpeg" \* MERGEFORMATINET </w:instrText>
      </w:r>
      <w:r w:rsidR="00814DBB">
        <w:rPr>
          <w:rFonts w:asciiTheme="majorBidi" w:hAnsiTheme="majorBidi" w:cstheme="majorBidi"/>
          <w:sz w:val="18"/>
        </w:rPr>
        <w:fldChar w:fldCharType="separate"/>
      </w:r>
      <w:r w:rsidR="0092595C">
        <w:rPr>
          <w:rFonts w:asciiTheme="majorBidi" w:hAnsiTheme="majorBidi" w:cstheme="majorBidi"/>
          <w:sz w:val="18"/>
        </w:rPr>
        <w:fldChar w:fldCharType="begin"/>
      </w:r>
      <w:r w:rsidR="0092595C">
        <w:rPr>
          <w:rFonts w:asciiTheme="majorBidi" w:hAnsiTheme="majorBidi" w:cstheme="majorBidi"/>
          <w:sz w:val="18"/>
        </w:rPr>
        <w:instrText xml:space="preserve"> INCLUDEPICTURE  "\\\\gamma\\..\\..\\..\\AppData\\Local\\Temp\\FineReader12.00\\media\\image11.jpeg" \* MERGEFORMATINET </w:instrText>
      </w:r>
      <w:r w:rsidR="0092595C">
        <w:rPr>
          <w:rFonts w:asciiTheme="majorBidi" w:hAnsiTheme="majorBidi" w:cstheme="majorBidi"/>
          <w:sz w:val="18"/>
        </w:rPr>
        <w:fldChar w:fldCharType="separate"/>
      </w:r>
      <w:r w:rsidR="0028130E">
        <w:rPr>
          <w:rFonts w:asciiTheme="majorBidi" w:hAnsiTheme="majorBidi" w:cstheme="majorBidi"/>
          <w:sz w:val="18"/>
        </w:rPr>
        <w:fldChar w:fldCharType="begin"/>
      </w:r>
      <w:r w:rsidR="0028130E">
        <w:rPr>
          <w:rFonts w:asciiTheme="majorBidi" w:hAnsiTheme="majorBidi" w:cstheme="majorBidi"/>
          <w:sz w:val="18"/>
        </w:rPr>
        <w:instrText xml:space="preserve"> INCLUDEPICTURE  "\\\\gamma\\..\\..\\..\\AppData\\Local\\Temp\\FineReader12.00\\media\\image11.jpeg" \* MERGEFORMATINET </w:instrText>
      </w:r>
      <w:r w:rsidR="0028130E">
        <w:rPr>
          <w:rFonts w:asciiTheme="majorBidi" w:hAnsiTheme="majorBidi" w:cstheme="majorBidi"/>
          <w:sz w:val="18"/>
        </w:rPr>
        <w:fldChar w:fldCharType="separate"/>
      </w:r>
      <w:r w:rsidR="002B1FAF">
        <w:rPr>
          <w:rFonts w:asciiTheme="majorBidi" w:hAnsiTheme="majorBidi" w:cstheme="majorBidi"/>
          <w:sz w:val="18"/>
        </w:rPr>
        <w:fldChar w:fldCharType="begin"/>
      </w:r>
      <w:r w:rsidR="002B1FAF">
        <w:rPr>
          <w:rFonts w:asciiTheme="majorBidi" w:hAnsiTheme="majorBidi" w:cstheme="majorBidi"/>
          <w:sz w:val="18"/>
        </w:rPr>
        <w:instrText xml:space="preserve"> </w:instrText>
      </w:r>
      <w:r w:rsidR="002B1FAF">
        <w:rPr>
          <w:rFonts w:asciiTheme="majorBidi" w:hAnsiTheme="majorBidi" w:cstheme="majorBidi"/>
          <w:sz w:val="18"/>
        </w:rPr>
        <w:instrText>INCLUDEPICTURE  "\\\\gamma\\..\\..\\..\\AppData\\Local\\Temp\\FineReader12.00\\media\\image11.jpeg" \* MERGEFORMATINET</w:instrText>
      </w:r>
      <w:r w:rsidR="002B1FAF">
        <w:rPr>
          <w:rFonts w:asciiTheme="majorBidi" w:hAnsiTheme="majorBidi" w:cstheme="majorBidi"/>
          <w:sz w:val="18"/>
        </w:rPr>
        <w:instrText xml:space="preserve"> </w:instrText>
      </w:r>
      <w:r w:rsidR="002B1FAF">
        <w:rPr>
          <w:rFonts w:asciiTheme="majorBidi" w:hAnsiTheme="majorBidi" w:cstheme="majorBidi"/>
          <w:sz w:val="18"/>
        </w:rPr>
        <w:fldChar w:fldCharType="separate"/>
      </w:r>
      <w:r w:rsidR="002B1FAF">
        <w:rPr>
          <w:rFonts w:asciiTheme="majorBidi" w:hAnsiTheme="majorBidi" w:cstheme="majorBidi"/>
          <w:sz w:val="18"/>
        </w:rPr>
        <w:pict w14:anchorId="2683E7D4">
          <v:shape id="_x0000_i1033" type="#_x0000_t75" style="width:354pt;height:168pt">
            <v:imagedata r:id="rId32" r:href="rId33"/>
          </v:shape>
        </w:pict>
      </w:r>
      <w:r w:rsidR="002B1FAF">
        <w:rPr>
          <w:rFonts w:asciiTheme="majorBidi" w:hAnsiTheme="majorBidi" w:cstheme="majorBidi"/>
          <w:sz w:val="18"/>
        </w:rPr>
        <w:fldChar w:fldCharType="end"/>
      </w:r>
      <w:r w:rsidR="0028130E">
        <w:rPr>
          <w:rFonts w:asciiTheme="majorBidi" w:hAnsiTheme="majorBidi" w:cstheme="majorBidi"/>
          <w:sz w:val="18"/>
        </w:rPr>
        <w:fldChar w:fldCharType="end"/>
      </w:r>
      <w:r w:rsidR="0092595C">
        <w:rPr>
          <w:rFonts w:asciiTheme="majorBidi" w:hAnsiTheme="majorBidi" w:cstheme="majorBidi"/>
          <w:sz w:val="18"/>
        </w:rPr>
        <w:fldChar w:fldCharType="end"/>
      </w:r>
      <w:r w:rsidR="00814DBB">
        <w:rPr>
          <w:rFonts w:asciiTheme="majorBidi" w:hAnsiTheme="majorBidi" w:cstheme="majorBidi"/>
          <w:sz w:val="18"/>
        </w:rPr>
        <w:fldChar w:fldCharType="end"/>
      </w:r>
      <w:r w:rsidR="00530D84">
        <w:rPr>
          <w:rFonts w:asciiTheme="majorBidi" w:hAnsiTheme="majorBidi" w:cstheme="majorBidi"/>
          <w:sz w:val="18"/>
        </w:rPr>
        <w:fldChar w:fldCharType="end"/>
      </w:r>
      <w:r w:rsidR="000E2CF2">
        <w:rPr>
          <w:rFonts w:asciiTheme="majorBidi" w:hAnsiTheme="majorBidi" w:cstheme="majorBidi"/>
          <w:sz w:val="18"/>
        </w:rPr>
        <w:fldChar w:fldCharType="end"/>
      </w:r>
      <w:r w:rsidR="00DF0A8E">
        <w:rPr>
          <w:rFonts w:asciiTheme="majorBidi" w:hAnsiTheme="majorBidi" w:cstheme="majorBidi"/>
          <w:sz w:val="18"/>
        </w:rPr>
        <w:fldChar w:fldCharType="end"/>
      </w:r>
      <w:r w:rsidR="00787E70">
        <w:rPr>
          <w:rFonts w:asciiTheme="majorBidi" w:hAnsiTheme="majorBidi" w:cstheme="majorBidi"/>
          <w:sz w:val="18"/>
        </w:rPr>
        <w:fldChar w:fldCharType="end"/>
      </w:r>
      <w:r w:rsidR="00883972">
        <w:rPr>
          <w:rFonts w:asciiTheme="majorBidi" w:hAnsiTheme="majorBidi" w:cstheme="majorBidi"/>
          <w:sz w:val="18"/>
        </w:rPr>
        <w:fldChar w:fldCharType="end"/>
      </w:r>
      <w:r w:rsidR="00FB0E21">
        <w:rPr>
          <w:rFonts w:asciiTheme="majorBidi" w:hAnsiTheme="majorBidi" w:cstheme="majorBidi"/>
          <w:sz w:val="18"/>
        </w:rPr>
        <w:fldChar w:fldCharType="end"/>
      </w:r>
      <w:r w:rsidR="00340AB4">
        <w:rPr>
          <w:rFonts w:asciiTheme="majorBidi" w:hAnsiTheme="majorBidi" w:cstheme="majorBidi"/>
          <w:sz w:val="18"/>
        </w:rPr>
        <w:fldChar w:fldCharType="end"/>
      </w:r>
      <w:r w:rsidR="00AC2EC6">
        <w:rPr>
          <w:rFonts w:asciiTheme="majorBidi" w:hAnsiTheme="majorBidi" w:cstheme="majorBidi"/>
          <w:sz w:val="18"/>
        </w:rPr>
        <w:fldChar w:fldCharType="end"/>
      </w:r>
      <w:r w:rsidR="00C949AD">
        <w:rPr>
          <w:rFonts w:asciiTheme="majorBidi" w:hAnsiTheme="majorBidi" w:cstheme="majorBidi"/>
          <w:sz w:val="18"/>
        </w:rPr>
        <w:fldChar w:fldCharType="end"/>
      </w:r>
      <w:r w:rsidR="00EF4A08">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sidRPr="00447482">
        <w:rPr>
          <w:rFonts w:asciiTheme="majorBidi" w:hAnsiTheme="majorBidi" w:cstheme="majorBidi"/>
          <w:sz w:val="18"/>
        </w:rPr>
        <w:fldChar w:fldCharType="end"/>
      </w:r>
    </w:p>
    <w:p w14:paraId="2AA68C81" w14:textId="77777777" w:rsidR="00C602C5" w:rsidRPr="00870C36" w:rsidRDefault="00C602C5" w:rsidP="00C602C5">
      <w:pPr>
        <w:tabs>
          <w:tab w:val="left" w:pos="567"/>
        </w:tabs>
        <w:rPr>
          <w:rFonts w:asciiTheme="majorBidi" w:hAnsiTheme="majorBidi" w:cstheme="majorBidi"/>
          <w:u w:val="single"/>
        </w:rPr>
      </w:pPr>
      <w:r w:rsidRPr="00870C36">
        <w:rPr>
          <w:rFonts w:asciiTheme="majorBidi" w:hAnsiTheme="majorBidi" w:cstheme="majorBidi"/>
          <w:u w:val="single"/>
          <w:lang w:val="ru"/>
        </w:rPr>
        <w:t xml:space="preserve">Влияние акалабрутиниба и ибрутиниба на тромбообразование </w:t>
      </w:r>
    </w:p>
    <w:p w14:paraId="526909E1" w14:textId="77777777" w:rsidR="00C602C5" w:rsidRPr="00447482" w:rsidRDefault="00C602C5" w:rsidP="00C602C5">
      <w:pPr>
        <w:tabs>
          <w:tab w:val="left" w:pos="567"/>
        </w:tabs>
        <w:rPr>
          <w:rFonts w:asciiTheme="majorBidi" w:hAnsiTheme="majorBidi" w:cstheme="majorBidi"/>
          <w:sz w:val="18"/>
          <w:u w:val="single"/>
        </w:rPr>
      </w:pPr>
    </w:p>
    <w:p w14:paraId="22ACCE7D" w14:textId="77777777" w:rsidR="00C602C5" w:rsidRPr="00614E96" w:rsidRDefault="00C602C5" w:rsidP="00C602C5">
      <w:pPr>
        <w:tabs>
          <w:tab w:val="left" w:pos="567"/>
        </w:tabs>
        <w:jc w:val="both"/>
        <w:rPr>
          <w:rFonts w:asciiTheme="majorBidi" w:hAnsiTheme="majorBidi" w:cstheme="majorBidi"/>
          <w:bCs/>
        </w:rPr>
      </w:pPr>
      <w:r>
        <w:rPr>
          <w:rFonts w:asciiTheme="majorBidi" w:hAnsiTheme="majorBidi" w:cstheme="majorBidi"/>
          <w:bCs/>
          <w:lang w:val="ru"/>
        </w:rPr>
        <w:lastRenderedPageBreak/>
        <w:tab/>
      </w:r>
      <w:r w:rsidRPr="00614E96">
        <w:rPr>
          <w:rFonts w:asciiTheme="majorBidi" w:hAnsiTheme="majorBidi" w:cstheme="majorBidi"/>
          <w:bCs/>
          <w:lang w:val="ru"/>
        </w:rPr>
        <w:t xml:space="preserve">Проведено исследование </w:t>
      </w:r>
      <w:r w:rsidRPr="00614E96">
        <w:rPr>
          <w:rFonts w:asciiTheme="majorBidi" w:hAnsiTheme="majorBidi" w:cstheme="majorBidi"/>
          <w:bCs/>
          <w:i/>
          <w:iCs/>
          <w:lang w:val="ru"/>
        </w:rPr>
        <w:t>ex Vivo/in Vivo</w:t>
      </w:r>
      <w:r w:rsidRPr="00614E96">
        <w:rPr>
          <w:rFonts w:asciiTheme="majorBidi" w:hAnsiTheme="majorBidi" w:cstheme="majorBidi"/>
          <w:bCs/>
          <w:lang w:val="ru"/>
        </w:rPr>
        <w:t xml:space="preserve"> по тромбообразованию. </w:t>
      </w:r>
      <w:r w:rsidRPr="00614E96">
        <w:rPr>
          <w:rFonts w:asciiTheme="majorBidi" w:hAnsiTheme="majorBidi" w:cstheme="majorBidi"/>
          <w:lang w:val="ru"/>
        </w:rPr>
        <w:t>Тромбоциты пациентов, получавших ибрутиниб по 420 мг 1 р/сут (n = 5) или акалабрутиниб 100 мг 2 р/сут (n = 3), анализировали на предмет их способности поддерживать тромбообразование в поврежденных лазером артериолах мышей с VWF</w:t>
      </w:r>
      <w:r w:rsidRPr="00614E96">
        <w:rPr>
          <w:rFonts w:asciiTheme="majorBidi" w:hAnsiTheme="majorBidi" w:cstheme="majorBidi"/>
          <w:vertAlign w:val="superscript"/>
          <w:lang w:val="ru"/>
        </w:rPr>
        <w:t>HA1</w:t>
      </w:r>
      <w:r w:rsidRPr="00614E96">
        <w:rPr>
          <w:rFonts w:asciiTheme="majorBidi" w:hAnsiTheme="majorBidi" w:cstheme="majorBidi"/>
          <w:lang w:val="ru"/>
        </w:rPr>
        <w:t>(фактор фон Виллебранда). В качестве контроля использовались свежевыделенные тромбоциты здоровых добровольцев, которые не принимали никакие препараты (n = 5). Для оценки тромбообразования использовали не менее 4 артериол от каждой мыши из расчета на каждый образец пациента/добровольца. На рисунке 3-10 показан размер образовавшихся тромбов в виде функции времени (штриховкой обозначена стандартная ошибка для медианных значений)</w:t>
      </w:r>
      <w:r w:rsidRPr="006F4862">
        <w:rPr>
          <w:rFonts w:asciiTheme="majorBidi" w:hAnsiTheme="majorBidi" w:cstheme="majorBidi"/>
        </w:rPr>
        <w:t xml:space="preserve"> </w:t>
      </w:r>
      <w:r w:rsidRPr="002A68E5">
        <w:fldChar w:fldCharType="begin"/>
      </w:r>
      <w:r w:rsidRPr="002A68E5">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2A68E5">
        <w:fldChar w:fldCharType="separate"/>
      </w:r>
      <w:r w:rsidRPr="002A68E5">
        <w:t>[</w:t>
      </w:r>
      <w:r>
        <w:t>4</w:t>
      </w:r>
      <w:r w:rsidRPr="002A68E5">
        <w:t>]</w:t>
      </w:r>
      <w:r w:rsidRPr="002A68E5">
        <w:fldChar w:fldCharType="end"/>
      </w:r>
      <w:r w:rsidRPr="00614E96">
        <w:rPr>
          <w:rFonts w:asciiTheme="majorBidi" w:hAnsiTheme="majorBidi" w:cstheme="majorBidi"/>
          <w:lang w:val="ru"/>
        </w:rPr>
        <w:t>.</w:t>
      </w:r>
    </w:p>
    <w:p w14:paraId="5A7A4B67" w14:textId="77777777" w:rsidR="00C602C5" w:rsidRPr="00447482" w:rsidRDefault="00C602C5" w:rsidP="00C602C5">
      <w:pPr>
        <w:tabs>
          <w:tab w:val="left" w:pos="567"/>
        </w:tabs>
        <w:rPr>
          <w:rFonts w:asciiTheme="majorBidi" w:hAnsiTheme="majorBidi" w:cstheme="majorBidi"/>
          <w:sz w:val="18"/>
        </w:rPr>
      </w:pPr>
    </w:p>
    <w:p w14:paraId="4A86E584" w14:textId="02296E2A" w:rsidR="00B50A8D" w:rsidRDefault="00B50A8D" w:rsidP="00B50A8D">
      <w:pPr>
        <w:pStyle w:val="af5"/>
        <w:jc w:val="both"/>
      </w:pPr>
      <w:bookmarkStart w:id="269" w:name="_Toc159973423"/>
      <w:r>
        <w:t xml:space="preserve">Рисунок </w:t>
      </w:r>
      <w:fldSimple w:instr=" STYLEREF 1 \s ">
        <w:r w:rsidR="002256A9">
          <w:rPr>
            <w:noProof/>
          </w:rPr>
          <w:t>3</w:t>
        </w:r>
      </w:fldSimple>
      <w:r w:rsidR="002256A9">
        <w:noBreakHyphen/>
      </w:r>
      <w:fldSimple w:instr=" SEQ Рисунок \* ARABIC \s 1 ">
        <w:r w:rsidR="002256A9">
          <w:rPr>
            <w:noProof/>
          </w:rPr>
          <w:t>10</w:t>
        </w:r>
      </w:fldSimple>
      <w:r>
        <w:t>.</w:t>
      </w:r>
      <w:r w:rsidRPr="00B50A8D">
        <w:rPr>
          <w:b w:val="0"/>
        </w:rPr>
        <w:t xml:space="preserve"> Исследование влияния </w:t>
      </w:r>
      <w:r w:rsidRPr="00B50A8D">
        <w:rPr>
          <w:rFonts w:asciiTheme="majorBidi" w:hAnsiTheme="majorBidi" w:cstheme="majorBidi"/>
          <w:b w:val="0"/>
          <w:lang w:val="ru"/>
        </w:rPr>
        <w:t>акалабрутиниба и ибрутиниба на тромбообразование.</w:t>
      </w:r>
      <w:bookmarkEnd w:id="269"/>
    </w:p>
    <w:p w14:paraId="72FB3697" w14:textId="5F54928C" w:rsidR="00C602C5" w:rsidRPr="008621DF" w:rsidRDefault="00C602C5" w:rsidP="00B50A8D">
      <w:pPr>
        <w:pStyle w:val="af5"/>
        <w:rPr>
          <w:rFonts w:asciiTheme="majorBidi" w:hAnsiTheme="majorBidi" w:cstheme="majorBidi"/>
          <w:sz w:val="2"/>
          <w:szCs w:val="2"/>
        </w:rPr>
      </w:pPr>
      <w:r>
        <w:rPr>
          <w:rFonts w:asciiTheme="majorBidi" w:hAnsiTheme="majorBidi" w:cstheme="majorBidi"/>
          <w:noProof/>
          <w:sz w:val="18"/>
          <w:szCs w:val="22"/>
          <w:lang w:eastAsia="ru-RU"/>
        </w:rPr>
        <mc:AlternateContent>
          <mc:Choice Requires="wps">
            <w:drawing>
              <wp:anchor distT="0" distB="0" distL="114300" distR="114300" simplePos="0" relativeHeight="251745280" behindDoc="0" locked="0" layoutInCell="1" allowOverlap="1" wp14:anchorId="0677F89C" wp14:editId="43893178">
                <wp:simplePos x="0" y="0"/>
                <wp:positionH relativeFrom="column">
                  <wp:posOffset>1176020</wp:posOffset>
                </wp:positionH>
                <wp:positionV relativeFrom="paragraph">
                  <wp:posOffset>79041</wp:posOffset>
                </wp:positionV>
                <wp:extent cx="1236847" cy="230505"/>
                <wp:effectExtent l="0" t="0" r="1905" b="0"/>
                <wp:wrapNone/>
                <wp:docPr id="124" name="Надпись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6847"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2E8C40" w14:textId="77777777" w:rsidR="00530D84" w:rsidRPr="00614E96" w:rsidRDefault="00530D84" w:rsidP="00C602C5">
                            <w:pPr>
                              <w:spacing w:after="60"/>
                              <w:rPr>
                                <w:sz w:val="16"/>
                                <w:szCs w:val="16"/>
                              </w:rPr>
                            </w:pPr>
                            <w:r w:rsidRPr="00D5601D">
                              <w:rPr>
                                <w:b/>
                                <w:color w:val="1E1A23"/>
                                <w:sz w:val="16"/>
                                <w:szCs w:val="16"/>
                                <w:lang w:val="ru"/>
                              </w:rPr>
                              <w:t>Здоровые взрослые (n = 5</w:t>
                            </w:r>
                            <w:r w:rsidRPr="00614E96">
                              <w:rPr>
                                <w:color w:val="1E1A23"/>
                                <w:sz w:val="16"/>
                                <w:szCs w:val="16"/>
                                <w:lang w:val="ru"/>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7F89C" id="Надпись 124" o:spid="_x0000_s1103" type="#_x0000_t202" style="position:absolute;margin-left:92.6pt;margin-top:6.2pt;width:97.4pt;height:18.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" stroked="f">
                <v:textbox inset="0,0,0,0">
                  <w:txbxContent>
                    <w:p w14:paraId="472E8C40" w14:textId="77777777" w:rsidR="00530D84" w:rsidRPr="00614E96" w:rsidRDefault="00530D84" w:rsidP="00C602C5">
                      <w:pPr>
                        <w:spacing w:after="60"/>
                        <w:rPr>
                          <w:sz w:val="16"/>
                          <w:szCs w:val="16"/>
                        </w:rPr>
                      </w:pPr>
                      <w:r w:rsidRPr="00D5601D">
                        <w:rPr>
                          <w:b/>
                          <w:color w:val="1E1A23"/>
                          <w:sz w:val="16"/>
                          <w:szCs w:val="16"/>
                          <w:lang w:val="ru"/>
                        </w:rPr>
                        <w:t>Здоровые взрослые (n = 5</w:t>
                      </w:r>
                      <w:r w:rsidRPr="00614E96">
                        <w:rPr>
                          <w:color w:val="1E1A23"/>
                          <w:sz w:val="16"/>
                          <w:szCs w:val="16"/>
                          <w:lang w:val="ru"/>
                        </w:rPr>
                        <w:t>)</w:t>
                      </w:r>
                    </w:p>
                  </w:txbxContent>
                </v:textbox>
              </v:shape>
            </w:pict>
          </mc:Fallback>
        </mc:AlternateContent>
      </w:r>
      <w:r>
        <w:rPr>
          <w:rFonts w:asciiTheme="majorBidi" w:hAnsiTheme="majorBidi" w:cstheme="majorBidi"/>
          <w:noProof/>
          <w:sz w:val="18"/>
          <w:szCs w:val="22"/>
          <w:lang w:eastAsia="ru-RU"/>
        </w:rPr>
        <mc:AlternateContent>
          <mc:Choice Requires="wps">
            <w:drawing>
              <wp:anchor distT="0" distB="0" distL="114300" distR="114300" simplePos="0" relativeHeight="251744256" behindDoc="0" locked="0" layoutInCell="1" allowOverlap="1" wp14:anchorId="013B964C" wp14:editId="6601A2F2">
                <wp:simplePos x="0" y="0"/>
                <wp:positionH relativeFrom="column">
                  <wp:posOffset>2683343</wp:posOffset>
                </wp:positionH>
                <wp:positionV relativeFrom="paragraph">
                  <wp:posOffset>79542</wp:posOffset>
                </wp:positionV>
                <wp:extent cx="1089660" cy="231006"/>
                <wp:effectExtent l="0" t="0" r="0" b="0"/>
                <wp:wrapNone/>
                <wp:docPr id="123" name="Надпись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660" cy="2310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C9D69" w14:textId="77777777" w:rsidR="00530D84" w:rsidRPr="00D5601D" w:rsidRDefault="00530D84" w:rsidP="00C602C5">
                            <w:pPr>
                              <w:spacing w:after="60"/>
                              <w:rPr>
                                <w:b/>
                                <w:sz w:val="14"/>
                                <w:szCs w:val="14"/>
                              </w:rPr>
                            </w:pPr>
                            <w:r w:rsidRPr="00D5601D">
                              <w:rPr>
                                <w:b/>
                                <w:color w:val="1E1A23"/>
                                <w:sz w:val="16"/>
                                <w:szCs w:val="16"/>
                                <w:lang w:val="ru"/>
                              </w:rPr>
                              <w:t>Акалабрутиниб (n =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3B964C" id="Надпись 123" o:spid="_x0000_s1104" type="#_x0000_t202" style="position:absolute;margin-left:211.3pt;margin-top:6.25pt;width:85.8pt;height:18.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" stroked="f">
                <v:textbox inset="0,0,0,0">
                  <w:txbxContent>
                    <w:p w14:paraId="7BDC9D69" w14:textId="77777777" w:rsidR="00530D84" w:rsidRPr="00D5601D" w:rsidRDefault="00530D84" w:rsidP="00C602C5">
                      <w:pPr>
                        <w:spacing w:after="60"/>
                        <w:rPr>
                          <w:b/>
                          <w:sz w:val="14"/>
                          <w:szCs w:val="14"/>
                        </w:rPr>
                      </w:pPr>
                      <w:r w:rsidRPr="00D5601D">
                        <w:rPr>
                          <w:b/>
                          <w:color w:val="1E1A23"/>
                          <w:sz w:val="16"/>
                          <w:szCs w:val="16"/>
                          <w:lang w:val="ru"/>
                        </w:rPr>
                        <w:t>Акалабрутиниб (n = 3)</w:t>
                      </w:r>
                    </w:p>
                  </w:txbxContent>
                </v:textbox>
              </v:shape>
            </w:pict>
          </mc:Fallback>
        </mc:AlternateContent>
      </w:r>
      <w:r>
        <w:rPr>
          <w:rFonts w:asciiTheme="majorBidi" w:hAnsiTheme="majorBidi" w:cstheme="majorBidi"/>
          <w:noProof/>
          <w:sz w:val="18"/>
          <w:szCs w:val="22"/>
          <w:lang w:eastAsia="ru-RU"/>
        </w:rPr>
        <mc:AlternateContent>
          <mc:Choice Requires="wps">
            <w:drawing>
              <wp:anchor distT="0" distB="0" distL="114300" distR="114300" simplePos="0" relativeHeight="251743232" behindDoc="0" locked="0" layoutInCell="1" allowOverlap="1" wp14:anchorId="67D506BD" wp14:editId="72706A62">
                <wp:simplePos x="0" y="0"/>
                <wp:positionH relativeFrom="column">
                  <wp:posOffset>3964940</wp:posOffset>
                </wp:positionH>
                <wp:positionV relativeFrom="paragraph">
                  <wp:posOffset>82383</wp:posOffset>
                </wp:positionV>
                <wp:extent cx="1089660" cy="198120"/>
                <wp:effectExtent l="0" t="1270" r="0" b="635"/>
                <wp:wrapNone/>
                <wp:docPr id="122" name="Надпись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66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5BC496" w14:textId="77777777" w:rsidR="00530D84" w:rsidRPr="00D5601D" w:rsidRDefault="00530D84" w:rsidP="00C602C5">
                            <w:pPr>
                              <w:spacing w:after="60"/>
                              <w:rPr>
                                <w:b/>
                                <w:sz w:val="16"/>
                                <w:szCs w:val="16"/>
                              </w:rPr>
                            </w:pPr>
                            <w:r w:rsidRPr="00D5601D">
                              <w:rPr>
                                <w:b/>
                                <w:color w:val="1E1A23"/>
                                <w:sz w:val="16"/>
                                <w:szCs w:val="16"/>
                                <w:lang w:val="ru"/>
                              </w:rPr>
                              <w:t>Ибрутиниб (n = 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D506BD" id="Надпись 122" o:spid="_x0000_s1105" type="#_x0000_t202" style="position:absolute;margin-left:312.2pt;margin-top:6.5pt;width:85.8pt;height:15.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" stroked="f">
                <v:textbox inset="0,0,0,0">
                  <w:txbxContent>
                    <w:p w14:paraId="7D5BC496" w14:textId="77777777" w:rsidR="00530D84" w:rsidRPr="00D5601D" w:rsidRDefault="00530D84" w:rsidP="00C602C5">
                      <w:pPr>
                        <w:spacing w:after="60"/>
                        <w:rPr>
                          <w:b/>
                          <w:sz w:val="16"/>
                          <w:szCs w:val="16"/>
                        </w:rPr>
                      </w:pPr>
                      <w:r w:rsidRPr="00D5601D">
                        <w:rPr>
                          <w:b/>
                          <w:color w:val="1E1A23"/>
                          <w:sz w:val="16"/>
                          <w:szCs w:val="16"/>
                          <w:lang w:val="ru"/>
                        </w:rPr>
                        <w:t>Ибрутиниб (n = 5)</w:t>
                      </w:r>
                    </w:p>
                  </w:txbxContent>
                </v:textbox>
              </v:shape>
            </w:pict>
          </mc:Fallback>
        </mc:AlternateContent>
      </w:r>
      <w:r>
        <w:rPr>
          <w:rFonts w:asciiTheme="majorBidi" w:hAnsiTheme="majorBidi" w:cstheme="majorBidi"/>
          <w:noProof/>
          <w:sz w:val="18"/>
          <w:szCs w:val="22"/>
          <w:lang w:eastAsia="ru-RU"/>
        </w:rPr>
        <mc:AlternateContent>
          <mc:Choice Requires="wps">
            <w:drawing>
              <wp:anchor distT="0" distB="0" distL="114300" distR="114300" simplePos="0" relativeHeight="251742208" behindDoc="0" locked="0" layoutInCell="1" allowOverlap="1" wp14:anchorId="5DAE16C1" wp14:editId="7AABCC57">
                <wp:simplePos x="0" y="0"/>
                <wp:positionH relativeFrom="column">
                  <wp:posOffset>3950970</wp:posOffset>
                </wp:positionH>
                <wp:positionV relativeFrom="paragraph">
                  <wp:posOffset>67945</wp:posOffset>
                </wp:positionV>
                <wp:extent cx="1089660" cy="198120"/>
                <wp:effectExtent l="0" t="1270" r="0" b="635"/>
                <wp:wrapNone/>
                <wp:docPr id="121" name="Надпись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66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774283" w14:textId="77777777" w:rsidR="00530D84" w:rsidRPr="007B2FB5" w:rsidRDefault="00530D84" w:rsidP="00C602C5">
                            <w:pPr>
                              <w:spacing w:after="60"/>
                              <w:rPr>
                                <w:sz w:val="16"/>
                                <w:szCs w:val="16"/>
                              </w:rPr>
                            </w:pPr>
                            <w:r w:rsidRPr="007B2FB5">
                              <w:rPr>
                                <w:color w:val="1E1A23"/>
                                <w:sz w:val="18"/>
                                <w:szCs w:val="18"/>
                                <w:lang w:val="ru"/>
                              </w:rPr>
                              <w:t>Ибрутиниб (n = 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AE16C1" id="Надпись 121" o:spid="_x0000_s1106" type="#_x0000_t202" style="position:absolute;margin-left:311.1pt;margin-top:5.35pt;width:85.8pt;height:15.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" stroked="f">
                <v:textbox inset="0,0,0,0">
                  <w:txbxContent>
                    <w:p w14:paraId="25774283" w14:textId="77777777" w:rsidR="00530D84" w:rsidRPr="007B2FB5" w:rsidRDefault="00530D84" w:rsidP="00C602C5">
                      <w:pPr>
                        <w:spacing w:after="60"/>
                        <w:rPr>
                          <w:sz w:val="16"/>
                          <w:szCs w:val="16"/>
                        </w:rPr>
                      </w:pPr>
                      <w:r w:rsidRPr="007B2FB5">
                        <w:rPr>
                          <w:color w:val="1E1A23"/>
                          <w:sz w:val="18"/>
                          <w:szCs w:val="18"/>
                          <w:lang w:val="ru"/>
                        </w:rPr>
                        <w:t>Ибрутиниб (n = 5)</w:t>
                      </w:r>
                    </w:p>
                  </w:txbxContent>
                </v:textbox>
              </v:shape>
            </w:pict>
          </mc:Fallback>
        </mc:AlternateContent>
      </w:r>
      <w:r>
        <w:rPr>
          <w:rFonts w:asciiTheme="majorBidi" w:hAnsiTheme="majorBidi" w:cstheme="majorBidi"/>
          <w:noProof/>
          <w:sz w:val="18"/>
          <w:szCs w:val="22"/>
          <w:lang w:eastAsia="ru-RU"/>
        </w:rPr>
        <mc:AlternateContent>
          <mc:Choice Requires="wps">
            <w:drawing>
              <wp:anchor distT="0" distB="0" distL="114300" distR="114300" simplePos="0" relativeHeight="251741184" behindDoc="0" locked="0" layoutInCell="1" allowOverlap="1" wp14:anchorId="2BCB2AD4" wp14:editId="2C36DF5C">
                <wp:simplePos x="0" y="0"/>
                <wp:positionH relativeFrom="column">
                  <wp:posOffset>4217670</wp:posOffset>
                </wp:positionH>
                <wp:positionV relativeFrom="paragraph">
                  <wp:posOffset>1904365</wp:posOffset>
                </wp:positionV>
                <wp:extent cx="1463040" cy="198120"/>
                <wp:effectExtent l="0" t="0" r="0" b="2540"/>
                <wp:wrapNone/>
                <wp:docPr id="120" name="Надпись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33150A" w14:textId="77777777" w:rsidR="00530D84" w:rsidRPr="00D5601D" w:rsidRDefault="00530D84" w:rsidP="00C602C5">
                            <w:pPr>
                              <w:spacing w:after="60"/>
                              <w:rPr>
                                <w:b/>
                                <w:sz w:val="16"/>
                                <w:szCs w:val="16"/>
                              </w:rPr>
                            </w:pPr>
                            <w:r w:rsidRPr="00D5601D">
                              <w:rPr>
                                <w:b/>
                                <w:color w:val="1E1A23"/>
                                <w:sz w:val="16"/>
                                <w:szCs w:val="16"/>
                                <w:lang w:val="ru"/>
                              </w:rPr>
                              <w:t>Ибрутиниб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CB2AD4" id="Надпись 120" o:spid="_x0000_s1107" type="#_x0000_t202" style="position:absolute;margin-left:332.1pt;margin-top:149.95pt;width:115.2pt;height:15.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" stroked="f">
                <v:textbox inset="0,0,0,0">
                  <w:txbxContent>
                    <w:p w14:paraId="7933150A" w14:textId="77777777" w:rsidR="00530D84" w:rsidRPr="00D5601D" w:rsidRDefault="00530D84" w:rsidP="00C602C5">
                      <w:pPr>
                        <w:spacing w:after="60"/>
                        <w:rPr>
                          <w:b/>
                          <w:sz w:val="16"/>
                          <w:szCs w:val="16"/>
                        </w:rPr>
                      </w:pPr>
                      <w:r w:rsidRPr="00D5601D">
                        <w:rPr>
                          <w:b/>
                          <w:color w:val="1E1A23"/>
                          <w:sz w:val="16"/>
                          <w:szCs w:val="16"/>
                          <w:lang w:val="ru"/>
                        </w:rPr>
                        <w:t>Ибрутиниб</w:t>
                      </w:r>
                    </w:p>
                  </w:txbxContent>
                </v:textbox>
              </v:shape>
            </w:pict>
          </mc:Fallback>
        </mc:AlternateContent>
      </w:r>
      <w:r>
        <w:rPr>
          <w:rFonts w:asciiTheme="majorBidi" w:hAnsiTheme="majorBidi" w:cstheme="majorBidi"/>
          <w:noProof/>
          <w:sz w:val="18"/>
          <w:szCs w:val="22"/>
          <w:lang w:eastAsia="ru-RU"/>
        </w:rPr>
        <mc:AlternateContent>
          <mc:Choice Requires="wps">
            <w:drawing>
              <wp:anchor distT="0" distB="0" distL="114300" distR="114300" simplePos="0" relativeHeight="251740160" behindDoc="0" locked="0" layoutInCell="1" allowOverlap="1" wp14:anchorId="502385D1" wp14:editId="7DD18202">
                <wp:simplePos x="0" y="0"/>
                <wp:positionH relativeFrom="column">
                  <wp:posOffset>4232910</wp:posOffset>
                </wp:positionH>
                <wp:positionV relativeFrom="paragraph">
                  <wp:posOffset>883285</wp:posOffset>
                </wp:positionV>
                <wp:extent cx="1463040" cy="198120"/>
                <wp:effectExtent l="3810" t="0" r="0" b="4445"/>
                <wp:wrapNone/>
                <wp:docPr id="119" name="Надпись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4C4A7A" w14:textId="77777777" w:rsidR="00530D84" w:rsidRPr="00D5601D" w:rsidRDefault="00530D84" w:rsidP="00C602C5">
                            <w:pPr>
                              <w:spacing w:after="60"/>
                              <w:rPr>
                                <w:b/>
                                <w:sz w:val="16"/>
                                <w:szCs w:val="16"/>
                              </w:rPr>
                            </w:pPr>
                            <w:r w:rsidRPr="00D5601D">
                              <w:rPr>
                                <w:b/>
                                <w:color w:val="1E1A23"/>
                                <w:sz w:val="16"/>
                                <w:szCs w:val="16"/>
                                <w:lang w:val="ru"/>
                              </w:rPr>
                              <w:t>Акалабрутиниб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385D1" id="Надпись 119" o:spid="_x0000_s1108" type="#_x0000_t202" style="position:absolute;margin-left:333.3pt;margin-top:69.55pt;width:115.2pt;height:15.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" stroked="f">
                <v:textbox inset="0,0,0,0">
                  <w:txbxContent>
                    <w:p w14:paraId="204C4A7A" w14:textId="77777777" w:rsidR="00530D84" w:rsidRPr="00D5601D" w:rsidRDefault="00530D84" w:rsidP="00C602C5">
                      <w:pPr>
                        <w:spacing w:after="60"/>
                        <w:rPr>
                          <w:b/>
                          <w:sz w:val="16"/>
                          <w:szCs w:val="16"/>
                        </w:rPr>
                      </w:pPr>
                      <w:r w:rsidRPr="00D5601D">
                        <w:rPr>
                          <w:b/>
                          <w:color w:val="1E1A23"/>
                          <w:sz w:val="16"/>
                          <w:szCs w:val="16"/>
                          <w:lang w:val="ru"/>
                        </w:rPr>
                        <w:t>Акалабрутиниб</w:t>
                      </w:r>
                    </w:p>
                  </w:txbxContent>
                </v:textbox>
              </v:shape>
            </w:pict>
          </mc:Fallback>
        </mc:AlternateContent>
      </w:r>
      <w:r>
        <w:rPr>
          <w:rFonts w:asciiTheme="majorBidi" w:hAnsiTheme="majorBidi" w:cstheme="majorBidi"/>
          <w:noProof/>
          <w:sz w:val="18"/>
          <w:szCs w:val="22"/>
          <w:lang w:eastAsia="ru-RU"/>
        </w:rPr>
        <mc:AlternateContent>
          <mc:Choice Requires="wps">
            <w:drawing>
              <wp:anchor distT="0" distB="0" distL="114300" distR="114300" simplePos="0" relativeHeight="251739136" behindDoc="0" locked="0" layoutInCell="1" allowOverlap="1" wp14:anchorId="697573D2" wp14:editId="59E92B1C">
                <wp:simplePos x="0" y="0"/>
                <wp:positionH relativeFrom="column">
                  <wp:posOffset>4232910</wp:posOffset>
                </wp:positionH>
                <wp:positionV relativeFrom="paragraph">
                  <wp:posOffset>616585</wp:posOffset>
                </wp:positionV>
                <wp:extent cx="1463040" cy="198120"/>
                <wp:effectExtent l="3810" t="0" r="0" b="4445"/>
                <wp:wrapNone/>
                <wp:docPr id="118" name="Надпись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0B8EB8" w14:textId="77777777" w:rsidR="00530D84" w:rsidRPr="00D5601D" w:rsidRDefault="00530D84" w:rsidP="00C602C5">
                            <w:pPr>
                              <w:spacing w:after="60"/>
                              <w:rPr>
                                <w:b/>
                                <w:sz w:val="16"/>
                                <w:szCs w:val="16"/>
                              </w:rPr>
                            </w:pPr>
                            <w:r w:rsidRPr="00D5601D">
                              <w:rPr>
                                <w:b/>
                                <w:color w:val="1E1A23"/>
                                <w:sz w:val="16"/>
                                <w:szCs w:val="16"/>
                                <w:lang w:val="ru"/>
                              </w:rPr>
                              <w:t>Здоровые взрослые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7573D2" id="Надпись 118" o:spid="_x0000_s1109" type="#_x0000_t202" style="position:absolute;margin-left:333.3pt;margin-top:48.55pt;width:115.2pt;height:15.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" stroked="f">
                <v:textbox inset="0,0,0,0">
                  <w:txbxContent>
                    <w:p w14:paraId="730B8EB8" w14:textId="77777777" w:rsidR="00530D84" w:rsidRPr="00D5601D" w:rsidRDefault="00530D84" w:rsidP="00C602C5">
                      <w:pPr>
                        <w:spacing w:after="60"/>
                        <w:rPr>
                          <w:b/>
                          <w:sz w:val="16"/>
                          <w:szCs w:val="16"/>
                        </w:rPr>
                      </w:pPr>
                      <w:r w:rsidRPr="00D5601D">
                        <w:rPr>
                          <w:b/>
                          <w:color w:val="1E1A23"/>
                          <w:sz w:val="16"/>
                          <w:szCs w:val="16"/>
                          <w:lang w:val="ru"/>
                        </w:rPr>
                        <w:t>Здоровые взрослые</w:t>
                      </w:r>
                    </w:p>
                  </w:txbxContent>
                </v:textbox>
              </v:shape>
            </w:pict>
          </mc:Fallback>
        </mc:AlternateContent>
      </w:r>
      <w:r>
        <w:rPr>
          <w:rFonts w:asciiTheme="majorBidi" w:hAnsiTheme="majorBidi" w:cstheme="majorBidi"/>
          <w:noProof/>
          <w:sz w:val="18"/>
          <w:szCs w:val="22"/>
          <w:lang w:eastAsia="ru-RU"/>
        </w:rPr>
        <mc:AlternateContent>
          <mc:Choice Requires="wps">
            <w:drawing>
              <wp:anchor distT="0" distB="0" distL="114300" distR="114300" simplePos="0" relativeHeight="251738112" behindDoc="0" locked="0" layoutInCell="1" allowOverlap="1" wp14:anchorId="6127B99F" wp14:editId="4C08EA8B">
                <wp:simplePos x="0" y="0"/>
                <wp:positionH relativeFrom="column">
                  <wp:posOffset>2114550</wp:posOffset>
                </wp:positionH>
                <wp:positionV relativeFrom="paragraph">
                  <wp:posOffset>2910205</wp:posOffset>
                </wp:positionV>
                <wp:extent cx="1463040" cy="198120"/>
                <wp:effectExtent l="0" t="0" r="3810" b="0"/>
                <wp:wrapNone/>
                <wp:docPr id="117" name="Надпись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393DB1" w14:textId="77777777" w:rsidR="00530D84" w:rsidRPr="00614E96" w:rsidRDefault="00530D84" w:rsidP="00C602C5">
                            <w:pPr>
                              <w:spacing w:after="60"/>
                              <w:jc w:val="center"/>
                              <w:rPr>
                                <w:b/>
                                <w:bCs/>
                                <w:sz w:val="16"/>
                                <w:szCs w:val="16"/>
                              </w:rPr>
                            </w:pPr>
                            <w:r w:rsidRPr="00614E96">
                              <w:rPr>
                                <w:b/>
                                <w:bCs/>
                                <w:color w:val="1E1A23"/>
                                <w:sz w:val="16"/>
                                <w:szCs w:val="16"/>
                                <w:lang w:val="ru"/>
                              </w:rPr>
                              <w:t>Время (секунды)</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27B99F" id="Надпись 117" o:spid="_x0000_s1110" type="#_x0000_t202" style="position:absolute;margin-left:166.5pt;margin-top:229.15pt;width:115.2pt;height:15.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" stroked="f">
                <v:textbox inset="0,0,0,0">
                  <w:txbxContent>
                    <w:p w14:paraId="4A393DB1" w14:textId="77777777" w:rsidR="00530D84" w:rsidRPr="00614E96" w:rsidRDefault="00530D84" w:rsidP="00C602C5">
                      <w:pPr>
                        <w:spacing w:after="60"/>
                        <w:jc w:val="center"/>
                        <w:rPr>
                          <w:b/>
                          <w:bCs/>
                          <w:sz w:val="16"/>
                          <w:szCs w:val="16"/>
                        </w:rPr>
                      </w:pPr>
                      <w:r w:rsidRPr="00614E96">
                        <w:rPr>
                          <w:b/>
                          <w:bCs/>
                          <w:color w:val="1E1A23"/>
                          <w:sz w:val="16"/>
                          <w:szCs w:val="16"/>
                          <w:lang w:val="ru"/>
                        </w:rPr>
                        <w:t>Время (секунды)</w:t>
                      </w:r>
                    </w:p>
                  </w:txbxContent>
                </v:textbox>
              </v:shape>
            </w:pict>
          </mc:Fallback>
        </mc:AlternateContent>
      </w:r>
      <w:r>
        <w:rPr>
          <w:rFonts w:asciiTheme="majorBidi" w:hAnsiTheme="majorBidi" w:cstheme="majorBidi"/>
          <w:noProof/>
          <w:sz w:val="18"/>
          <w:szCs w:val="22"/>
          <w:lang w:eastAsia="ru-RU"/>
        </w:rPr>
        <mc:AlternateContent>
          <mc:Choice Requires="wps">
            <w:drawing>
              <wp:anchor distT="0" distB="0" distL="114300" distR="114300" simplePos="0" relativeHeight="251737088" behindDoc="0" locked="0" layoutInCell="1" allowOverlap="1" wp14:anchorId="0D1AB1E9" wp14:editId="54280233">
                <wp:simplePos x="0" y="0"/>
                <wp:positionH relativeFrom="column">
                  <wp:posOffset>262890</wp:posOffset>
                </wp:positionH>
                <wp:positionV relativeFrom="paragraph">
                  <wp:posOffset>677545</wp:posOffset>
                </wp:positionV>
                <wp:extent cx="167640" cy="1463040"/>
                <wp:effectExtent l="0" t="1270" r="0" b="2540"/>
                <wp:wrapNone/>
                <wp:docPr id="116" name="Надпись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1463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BF030C" w14:textId="77777777" w:rsidR="00530D84" w:rsidRPr="00614E96" w:rsidRDefault="00530D84" w:rsidP="00C602C5">
                            <w:pPr>
                              <w:spacing w:after="60"/>
                              <w:jc w:val="center"/>
                              <w:rPr>
                                <w:b/>
                                <w:bCs/>
                                <w:sz w:val="16"/>
                                <w:szCs w:val="16"/>
                              </w:rPr>
                            </w:pPr>
                            <w:r w:rsidRPr="00614E96">
                              <w:rPr>
                                <w:b/>
                                <w:bCs/>
                                <w:color w:val="1E1A23"/>
                                <w:sz w:val="16"/>
                                <w:szCs w:val="16"/>
                                <w:lang w:val="ru"/>
                              </w:rPr>
                              <w:t>Размер тромба (мкм</w:t>
                            </w:r>
                            <w:r w:rsidRPr="00614E96">
                              <w:rPr>
                                <w:b/>
                                <w:bCs/>
                                <w:color w:val="1E1A23"/>
                                <w:sz w:val="16"/>
                                <w:szCs w:val="16"/>
                                <w:vertAlign w:val="superscript"/>
                                <w:lang w:val="ru"/>
                              </w:rPr>
                              <w:t>2</w:t>
                            </w:r>
                            <w:r w:rsidRPr="00614E96">
                              <w:rPr>
                                <w:b/>
                                <w:bCs/>
                                <w:color w:val="1E1A23"/>
                                <w:sz w:val="16"/>
                                <w:szCs w:val="16"/>
                                <w:lang w:val="ru"/>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1AB1E9" id="Надпись 116" o:spid="_x0000_s1111" type="#_x0000_t202" style="position:absolute;margin-left:20.7pt;margin-top:53.35pt;width:13.2pt;height:115.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" stroked="f">
                <v:textbox style="layout-flow:vertical;mso-layout-flow-alt:bottom-to-top" inset="0,0,0,0">
                  <w:txbxContent>
                    <w:p w14:paraId="5EBF030C" w14:textId="77777777" w:rsidR="00530D84" w:rsidRPr="00614E96" w:rsidRDefault="00530D84" w:rsidP="00C602C5">
                      <w:pPr>
                        <w:spacing w:after="60"/>
                        <w:jc w:val="center"/>
                        <w:rPr>
                          <w:b/>
                          <w:bCs/>
                          <w:sz w:val="16"/>
                          <w:szCs w:val="16"/>
                        </w:rPr>
                      </w:pPr>
                      <w:r w:rsidRPr="00614E96">
                        <w:rPr>
                          <w:b/>
                          <w:bCs/>
                          <w:color w:val="1E1A23"/>
                          <w:sz w:val="16"/>
                          <w:szCs w:val="16"/>
                          <w:lang w:val="ru"/>
                        </w:rPr>
                        <w:t>Размер тромба (мкм</w:t>
                      </w:r>
                      <w:r w:rsidRPr="00614E96">
                        <w:rPr>
                          <w:b/>
                          <w:bCs/>
                          <w:color w:val="1E1A23"/>
                          <w:sz w:val="16"/>
                          <w:szCs w:val="16"/>
                          <w:vertAlign w:val="superscript"/>
                          <w:lang w:val="ru"/>
                        </w:rPr>
                        <w:t>2</w:t>
                      </w:r>
                      <w:r w:rsidRPr="00614E96">
                        <w:rPr>
                          <w:b/>
                          <w:bCs/>
                          <w:color w:val="1E1A23"/>
                          <w:sz w:val="16"/>
                          <w:szCs w:val="16"/>
                          <w:lang w:val="ru"/>
                        </w:rPr>
                        <w:t>)</w:t>
                      </w:r>
                    </w:p>
                  </w:txbxContent>
                </v:textbox>
              </v:shape>
            </w:pict>
          </mc:Fallback>
        </mc:AlternateContent>
      </w:r>
      <w:r w:rsidRPr="00447482">
        <w:rPr>
          <w:rFonts w:asciiTheme="majorBidi" w:hAnsiTheme="majorBidi" w:cstheme="majorBidi"/>
          <w:sz w:val="18"/>
          <w:szCs w:val="22"/>
        </w:rPr>
        <w:fldChar w:fldCharType="begin"/>
      </w:r>
      <w:r w:rsidRPr="00447482">
        <w:rPr>
          <w:rFonts w:asciiTheme="majorBidi" w:hAnsiTheme="majorBidi" w:cstheme="majorBidi"/>
          <w:sz w:val="18"/>
          <w:szCs w:val="22"/>
        </w:rPr>
        <w:instrText xml:space="preserve"> INCLUDEPICTURE  "P:\\..\\..\\..\\AppData\\Local\\Temp\\FineReader12.00\\media\\image12.jpeg" \* MERGEFORMATINET </w:instrText>
      </w:r>
      <w:r w:rsidRPr="00447482">
        <w:rPr>
          <w:rFonts w:asciiTheme="majorBidi" w:hAnsiTheme="majorBidi" w:cstheme="majorBidi"/>
          <w:sz w:val="18"/>
          <w:szCs w:val="22"/>
        </w:rPr>
        <w:fldChar w:fldCharType="separate"/>
      </w:r>
      <w:r>
        <w:rPr>
          <w:rFonts w:asciiTheme="majorBidi" w:hAnsiTheme="majorBidi" w:cstheme="majorBidi"/>
          <w:sz w:val="18"/>
          <w:szCs w:val="22"/>
        </w:rPr>
        <w:fldChar w:fldCharType="begin"/>
      </w:r>
      <w:r>
        <w:rPr>
          <w:rFonts w:asciiTheme="majorBidi" w:hAnsiTheme="majorBidi" w:cstheme="majorBidi"/>
          <w:sz w:val="18"/>
          <w:szCs w:val="22"/>
        </w:rPr>
        <w:instrText xml:space="preserve"> INCLUDEPICTURE  "\\\\gamma\\..\\..\\..\\AppData\\Local\\Temp\\FineReader12.00\\media\\image12.jpeg" \* MERGEFORMATINET </w:instrText>
      </w:r>
      <w:r>
        <w:rPr>
          <w:rFonts w:asciiTheme="majorBidi" w:hAnsiTheme="majorBidi" w:cstheme="majorBidi"/>
          <w:sz w:val="18"/>
          <w:szCs w:val="22"/>
        </w:rPr>
        <w:fldChar w:fldCharType="separate"/>
      </w:r>
      <w:r>
        <w:rPr>
          <w:rFonts w:asciiTheme="majorBidi" w:hAnsiTheme="majorBidi" w:cstheme="majorBidi"/>
          <w:sz w:val="18"/>
          <w:szCs w:val="22"/>
        </w:rPr>
        <w:fldChar w:fldCharType="begin"/>
      </w:r>
      <w:r>
        <w:rPr>
          <w:rFonts w:asciiTheme="majorBidi" w:hAnsiTheme="majorBidi" w:cstheme="majorBidi"/>
          <w:sz w:val="18"/>
          <w:szCs w:val="22"/>
        </w:rPr>
        <w:instrText xml:space="preserve"> INCLUDEPICTURE  "\\\\gamma\\..\\..\\..\\AppData\\Local\\Temp\\FineReader12.00\\media\\image12.jpeg" \* MERGEFORMATINET </w:instrText>
      </w:r>
      <w:r>
        <w:rPr>
          <w:rFonts w:asciiTheme="majorBidi" w:hAnsiTheme="majorBidi" w:cstheme="majorBidi"/>
          <w:sz w:val="18"/>
          <w:szCs w:val="22"/>
        </w:rPr>
        <w:fldChar w:fldCharType="separate"/>
      </w:r>
      <w:r>
        <w:rPr>
          <w:rFonts w:asciiTheme="majorBidi" w:hAnsiTheme="majorBidi" w:cstheme="majorBidi"/>
          <w:sz w:val="18"/>
          <w:szCs w:val="22"/>
        </w:rPr>
        <w:fldChar w:fldCharType="begin"/>
      </w:r>
      <w:r>
        <w:rPr>
          <w:rFonts w:asciiTheme="majorBidi" w:hAnsiTheme="majorBidi" w:cstheme="majorBidi"/>
          <w:sz w:val="18"/>
          <w:szCs w:val="22"/>
        </w:rPr>
        <w:instrText xml:space="preserve"> INCLUDEPICTURE  "\\\\gamma\\..\\..\\..\\AppData\\Local\\Temp\\FineReader12.00\\media\\image12.jpeg" \* MERGEFORMATINET </w:instrText>
      </w:r>
      <w:r>
        <w:rPr>
          <w:rFonts w:asciiTheme="majorBidi" w:hAnsiTheme="majorBidi" w:cstheme="majorBidi"/>
          <w:sz w:val="18"/>
          <w:szCs w:val="22"/>
        </w:rPr>
        <w:fldChar w:fldCharType="separate"/>
      </w:r>
      <w:r>
        <w:rPr>
          <w:rFonts w:asciiTheme="majorBidi" w:hAnsiTheme="majorBidi" w:cstheme="majorBidi"/>
          <w:sz w:val="18"/>
          <w:szCs w:val="22"/>
        </w:rPr>
        <w:fldChar w:fldCharType="begin"/>
      </w:r>
      <w:r>
        <w:rPr>
          <w:rFonts w:asciiTheme="majorBidi" w:hAnsiTheme="majorBidi" w:cstheme="majorBidi"/>
          <w:sz w:val="18"/>
          <w:szCs w:val="22"/>
        </w:rPr>
        <w:instrText xml:space="preserve"> INCLUDEPICTURE  "\\\\gamma\\..\\..\\..\\AppData\\Local\\Temp\\FineReader12.00\\media\\image12.jpeg" \* MERGEFORMATINET </w:instrText>
      </w:r>
      <w:r>
        <w:rPr>
          <w:rFonts w:asciiTheme="majorBidi" w:hAnsiTheme="majorBidi" w:cstheme="majorBidi"/>
          <w:sz w:val="18"/>
          <w:szCs w:val="22"/>
        </w:rPr>
        <w:fldChar w:fldCharType="separate"/>
      </w:r>
      <w:r>
        <w:rPr>
          <w:rFonts w:asciiTheme="majorBidi" w:hAnsiTheme="majorBidi" w:cstheme="majorBidi"/>
          <w:sz w:val="18"/>
          <w:szCs w:val="22"/>
        </w:rPr>
        <w:fldChar w:fldCharType="begin"/>
      </w:r>
      <w:r>
        <w:rPr>
          <w:rFonts w:asciiTheme="majorBidi" w:hAnsiTheme="majorBidi" w:cstheme="majorBidi"/>
          <w:sz w:val="18"/>
          <w:szCs w:val="22"/>
        </w:rPr>
        <w:instrText xml:space="preserve"> INCLUDEPICTURE  "\\\\gamma\\..\\..\\..\\AppData\\Local\\Temp\\FineReader12.00\\media\\image12.jpeg" \* MERGEFORMATINET </w:instrText>
      </w:r>
      <w:r>
        <w:rPr>
          <w:rFonts w:asciiTheme="majorBidi" w:hAnsiTheme="majorBidi" w:cstheme="majorBidi"/>
          <w:sz w:val="18"/>
          <w:szCs w:val="22"/>
        </w:rPr>
        <w:fldChar w:fldCharType="separate"/>
      </w:r>
      <w:r>
        <w:rPr>
          <w:rFonts w:asciiTheme="majorBidi" w:hAnsiTheme="majorBidi" w:cstheme="majorBidi"/>
          <w:sz w:val="18"/>
          <w:szCs w:val="22"/>
        </w:rPr>
        <w:fldChar w:fldCharType="begin"/>
      </w:r>
      <w:r>
        <w:rPr>
          <w:rFonts w:asciiTheme="majorBidi" w:hAnsiTheme="majorBidi" w:cstheme="majorBidi"/>
          <w:sz w:val="18"/>
          <w:szCs w:val="22"/>
        </w:rPr>
        <w:instrText xml:space="preserve"> INCLUDEPICTURE  "\\\\gamma\\..\\..\\..\\AppData\\Local\\Temp\\FineReader12.00\\media\\image12.jpeg" \* MERGEFORMATINET </w:instrText>
      </w:r>
      <w:r>
        <w:rPr>
          <w:rFonts w:asciiTheme="majorBidi" w:hAnsiTheme="majorBidi" w:cstheme="majorBidi"/>
          <w:sz w:val="18"/>
          <w:szCs w:val="22"/>
        </w:rPr>
        <w:fldChar w:fldCharType="separate"/>
      </w:r>
      <w:r>
        <w:rPr>
          <w:rFonts w:asciiTheme="majorBidi" w:hAnsiTheme="majorBidi" w:cstheme="majorBidi"/>
          <w:sz w:val="18"/>
          <w:szCs w:val="22"/>
        </w:rPr>
        <w:fldChar w:fldCharType="begin"/>
      </w:r>
      <w:r>
        <w:rPr>
          <w:rFonts w:asciiTheme="majorBidi" w:hAnsiTheme="majorBidi" w:cstheme="majorBidi"/>
          <w:sz w:val="18"/>
          <w:szCs w:val="22"/>
        </w:rPr>
        <w:instrText xml:space="preserve"> INCLUDEPICTURE  "\\\\gamma\\..\\..\\..\\AppData\\Local\\Temp\\FineReader12.00\\media\\image12.jpeg" \* MERGEFORMATINET </w:instrText>
      </w:r>
      <w:r>
        <w:rPr>
          <w:rFonts w:asciiTheme="majorBidi" w:hAnsiTheme="majorBidi" w:cstheme="majorBidi"/>
          <w:sz w:val="18"/>
          <w:szCs w:val="22"/>
        </w:rPr>
        <w:fldChar w:fldCharType="separate"/>
      </w:r>
      <w:r>
        <w:rPr>
          <w:rFonts w:asciiTheme="majorBidi" w:hAnsiTheme="majorBidi" w:cstheme="majorBidi"/>
          <w:sz w:val="18"/>
          <w:szCs w:val="22"/>
        </w:rPr>
        <w:fldChar w:fldCharType="begin"/>
      </w:r>
      <w:r>
        <w:rPr>
          <w:rFonts w:asciiTheme="majorBidi" w:hAnsiTheme="majorBidi" w:cstheme="majorBidi"/>
          <w:sz w:val="18"/>
          <w:szCs w:val="22"/>
        </w:rPr>
        <w:instrText xml:space="preserve"> INCLUDEPICTURE  "\\\\gamma\\..\\..\\..\\AppData\\Local\\Temp\\FineReader12.00\\media\\image12.jpeg" \* MERGEFORMATINET </w:instrText>
      </w:r>
      <w:r>
        <w:rPr>
          <w:rFonts w:asciiTheme="majorBidi" w:hAnsiTheme="majorBidi" w:cstheme="majorBidi"/>
          <w:sz w:val="18"/>
          <w:szCs w:val="22"/>
        </w:rPr>
        <w:fldChar w:fldCharType="separate"/>
      </w:r>
      <w:r>
        <w:rPr>
          <w:rFonts w:asciiTheme="majorBidi" w:hAnsiTheme="majorBidi" w:cstheme="majorBidi"/>
          <w:sz w:val="18"/>
          <w:szCs w:val="22"/>
        </w:rPr>
        <w:fldChar w:fldCharType="begin"/>
      </w:r>
      <w:r>
        <w:rPr>
          <w:rFonts w:asciiTheme="majorBidi" w:hAnsiTheme="majorBidi" w:cstheme="majorBidi"/>
          <w:sz w:val="18"/>
          <w:szCs w:val="22"/>
        </w:rPr>
        <w:instrText xml:space="preserve"> INCLUDEPICTURE  "\\\\gamma\\..\\..\\..\\AppData\\Local\\Temp\\FineReader12.00\\media\\image12.jpeg" \* MERGEFORMATINET </w:instrText>
      </w:r>
      <w:r>
        <w:rPr>
          <w:rFonts w:asciiTheme="majorBidi" w:hAnsiTheme="majorBidi" w:cstheme="majorBidi"/>
          <w:sz w:val="18"/>
          <w:szCs w:val="22"/>
        </w:rPr>
        <w:fldChar w:fldCharType="separate"/>
      </w:r>
      <w:r>
        <w:rPr>
          <w:rFonts w:asciiTheme="majorBidi" w:hAnsiTheme="majorBidi" w:cstheme="majorBidi"/>
          <w:sz w:val="18"/>
          <w:szCs w:val="22"/>
        </w:rPr>
        <w:fldChar w:fldCharType="begin"/>
      </w:r>
      <w:r>
        <w:rPr>
          <w:rFonts w:asciiTheme="majorBidi" w:hAnsiTheme="majorBidi" w:cstheme="majorBidi"/>
          <w:sz w:val="18"/>
          <w:szCs w:val="22"/>
        </w:rPr>
        <w:instrText xml:space="preserve"> INCLUDEPICTURE  "\\\\gamma\\..\\..\\..\\AppData\\Local\\Temp\\FineReader12.00\\media\\image12.jpeg" \* MERGEFORMATINET </w:instrText>
      </w:r>
      <w:r>
        <w:rPr>
          <w:rFonts w:asciiTheme="majorBidi" w:hAnsiTheme="majorBidi" w:cstheme="majorBidi"/>
          <w:sz w:val="18"/>
          <w:szCs w:val="22"/>
        </w:rPr>
        <w:fldChar w:fldCharType="separate"/>
      </w:r>
      <w:r w:rsidR="00EF4A08">
        <w:rPr>
          <w:rFonts w:asciiTheme="majorBidi" w:hAnsiTheme="majorBidi" w:cstheme="majorBidi"/>
          <w:sz w:val="18"/>
          <w:szCs w:val="22"/>
        </w:rPr>
        <w:fldChar w:fldCharType="begin"/>
      </w:r>
      <w:r w:rsidR="00EF4A08">
        <w:rPr>
          <w:rFonts w:asciiTheme="majorBidi" w:hAnsiTheme="majorBidi" w:cstheme="majorBidi"/>
          <w:sz w:val="18"/>
          <w:szCs w:val="22"/>
        </w:rPr>
        <w:instrText xml:space="preserve"> INCLUDEPICTURE  "\\\\gamma\\..\\..\\..\\AppData\\Local\\Temp\\FineReader12.00\\media\\image12.jpeg" \* MERGEFORMATINET </w:instrText>
      </w:r>
      <w:r w:rsidR="00EF4A08">
        <w:rPr>
          <w:rFonts w:asciiTheme="majorBidi" w:hAnsiTheme="majorBidi" w:cstheme="majorBidi"/>
          <w:sz w:val="18"/>
          <w:szCs w:val="22"/>
        </w:rPr>
        <w:fldChar w:fldCharType="separate"/>
      </w:r>
      <w:r w:rsidR="00C949AD">
        <w:rPr>
          <w:rFonts w:asciiTheme="majorBidi" w:hAnsiTheme="majorBidi" w:cstheme="majorBidi"/>
          <w:sz w:val="18"/>
          <w:szCs w:val="22"/>
        </w:rPr>
        <w:fldChar w:fldCharType="begin"/>
      </w:r>
      <w:r w:rsidR="00C949AD">
        <w:rPr>
          <w:rFonts w:asciiTheme="majorBidi" w:hAnsiTheme="majorBidi" w:cstheme="majorBidi"/>
          <w:sz w:val="18"/>
          <w:szCs w:val="22"/>
        </w:rPr>
        <w:instrText xml:space="preserve"> INCLUDEPICTURE  "\\\\gamma\\..\\..\\..\\AppData\\Local\\Temp\\FineReader12.00\\media\\image12.jpeg" \* MERGEFORMATINET </w:instrText>
      </w:r>
      <w:r w:rsidR="00C949AD">
        <w:rPr>
          <w:rFonts w:asciiTheme="majorBidi" w:hAnsiTheme="majorBidi" w:cstheme="majorBidi"/>
          <w:sz w:val="18"/>
          <w:szCs w:val="22"/>
        </w:rPr>
        <w:fldChar w:fldCharType="separate"/>
      </w:r>
      <w:r w:rsidR="00AC2EC6">
        <w:rPr>
          <w:rFonts w:asciiTheme="majorBidi" w:hAnsiTheme="majorBidi" w:cstheme="majorBidi"/>
          <w:sz w:val="18"/>
          <w:szCs w:val="22"/>
        </w:rPr>
        <w:fldChar w:fldCharType="begin"/>
      </w:r>
      <w:r w:rsidR="00AC2EC6">
        <w:rPr>
          <w:rFonts w:asciiTheme="majorBidi" w:hAnsiTheme="majorBidi" w:cstheme="majorBidi"/>
          <w:sz w:val="18"/>
          <w:szCs w:val="22"/>
        </w:rPr>
        <w:instrText xml:space="preserve"> INCLUDEPICTURE  "\\\\gamma\\..\\..\\..\\AppData\\Local\\Temp\\FineReader12.00\\media\\image12.jpeg" \* MERGEFORMATINET </w:instrText>
      </w:r>
      <w:r w:rsidR="00AC2EC6">
        <w:rPr>
          <w:rFonts w:asciiTheme="majorBidi" w:hAnsiTheme="majorBidi" w:cstheme="majorBidi"/>
          <w:sz w:val="18"/>
          <w:szCs w:val="22"/>
        </w:rPr>
        <w:fldChar w:fldCharType="separate"/>
      </w:r>
      <w:r w:rsidR="00340AB4">
        <w:rPr>
          <w:rFonts w:asciiTheme="majorBidi" w:hAnsiTheme="majorBidi" w:cstheme="majorBidi"/>
          <w:sz w:val="18"/>
          <w:szCs w:val="22"/>
        </w:rPr>
        <w:fldChar w:fldCharType="begin"/>
      </w:r>
      <w:r w:rsidR="00340AB4">
        <w:rPr>
          <w:rFonts w:asciiTheme="majorBidi" w:hAnsiTheme="majorBidi" w:cstheme="majorBidi"/>
          <w:sz w:val="18"/>
          <w:szCs w:val="22"/>
        </w:rPr>
        <w:instrText xml:space="preserve"> INCLUDEPICTURE  "\\\\gamma\\..\\..\\..\\AppData\\Local\\Temp\\FineReader12.00\\media\\image12.jpeg" \* MERGEFORMATINET </w:instrText>
      </w:r>
      <w:r w:rsidR="00340AB4">
        <w:rPr>
          <w:rFonts w:asciiTheme="majorBidi" w:hAnsiTheme="majorBidi" w:cstheme="majorBidi"/>
          <w:sz w:val="18"/>
          <w:szCs w:val="22"/>
        </w:rPr>
        <w:fldChar w:fldCharType="separate"/>
      </w:r>
      <w:r w:rsidR="00FB0E21">
        <w:rPr>
          <w:rFonts w:asciiTheme="majorBidi" w:hAnsiTheme="majorBidi" w:cstheme="majorBidi"/>
          <w:sz w:val="18"/>
          <w:szCs w:val="22"/>
        </w:rPr>
        <w:fldChar w:fldCharType="begin"/>
      </w:r>
      <w:r w:rsidR="00FB0E21">
        <w:rPr>
          <w:rFonts w:asciiTheme="majorBidi" w:hAnsiTheme="majorBidi" w:cstheme="majorBidi"/>
          <w:sz w:val="18"/>
          <w:szCs w:val="22"/>
        </w:rPr>
        <w:instrText xml:space="preserve"> INCLUDEPICTURE  "\\\\gamma\\..\\..\\..\\AppData\\Local\\Temp\\FineReader12.00\\media\\image12.jpeg" \* MERGEFORMATINET </w:instrText>
      </w:r>
      <w:r w:rsidR="00FB0E21">
        <w:rPr>
          <w:rFonts w:asciiTheme="majorBidi" w:hAnsiTheme="majorBidi" w:cstheme="majorBidi"/>
          <w:sz w:val="18"/>
          <w:szCs w:val="22"/>
        </w:rPr>
        <w:fldChar w:fldCharType="separate"/>
      </w:r>
      <w:r w:rsidR="00883972">
        <w:rPr>
          <w:rFonts w:asciiTheme="majorBidi" w:hAnsiTheme="majorBidi" w:cstheme="majorBidi"/>
          <w:sz w:val="18"/>
          <w:szCs w:val="22"/>
        </w:rPr>
        <w:fldChar w:fldCharType="begin"/>
      </w:r>
      <w:r w:rsidR="00883972">
        <w:rPr>
          <w:rFonts w:asciiTheme="majorBidi" w:hAnsiTheme="majorBidi" w:cstheme="majorBidi"/>
          <w:sz w:val="18"/>
          <w:szCs w:val="22"/>
        </w:rPr>
        <w:instrText xml:space="preserve"> INCLUDEPICTURE  "\\\\gamma\\..\\..\\..\\AppData\\Local\\Temp\\FineReader12.00\\media\\image12.jpeg" \* MERGEFORMATINET </w:instrText>
      </w:r>
      <w:r w:rsidR="00883972">
        <w:rPr>
          <w:rFonts w:asciiTheme="majorBidi" w:hAnsiTheme="majorBidi" w:cstheme="majorBidi"/>
          <w:sz w:val="18"/>
          <w:szCs w:val="22"/>
        </w:rPr>
        <w:fldChar w:fldCharType="separate"/>
      </w:r>
      <w:r w:rsidR="00787E70">
        <w:rPr>
          <w:rFonts w:asciiTheme="majorBidi" w:hAnsiTheme="majorBidi" w:cstheme="majorBidi"/>
          <w:sz w:val="18"/>
          <w:szCs w:val="22"/>
        </w:rPr>
        <w:fldChar w:fldCharType="begin"/>
      </w:r>
      <w:r w:rsidR="00787E70">
        <w:rPr>
          <w:rFonts w:asciiTheme="majorBidi" w:hAnsiTheme="majorBidi" w:cstheme="majorBidi"/>
          <w:sz w:val="18"/>
          <w:szCs w:val="22"/>
        </w:rPr>
        <w:instrText xml:space="preserve"> INCLUDEPICTURE  "\\\\gamma\\..\\..\\..\\AppData\\Local\\Temp\\FineReader12.00\\media\\image12.jpeg" \* MERGEFORMATINET </w:instrText>
      </w:r>
      <w:r w:rsidR="00787E70">
        <w:rPr>
          <w:rFonts w:asciiTheme="majorBidi" w:hAnsiTheme="majorBidi" w:cstheme="majorBidi"/>
          <w:sz w:val="18"/>
          <w:szCs w:val="22"/>
        </w:rPr>
        <w:fldChar w:fldCharType="separate"/>
      </w:r>
      <w:r w:rsidR="00DF0A8E">
        <w:rPr>
          <w:rFonts w:asciiTheme="majorBidi" w:hAnsiTheme="majorBidi" w:cstheme="majorBidi"/>
          <w:sz w:val="18"/>
          <w:szCs w:val="22"/>
        </w:rPr>
        <w:fldChar w:fldCharType="begin"/>
      </w:r>
      <w:r w:rsidR="00DF0A8E">
        <w:rPr>
          <w:rFonts w:asciiTheme="majorBidi" w:hAnsiTheme="majorBidi" w:cstheme="majorBidi"/>
          <w:sz w:val="18"/>
          <w:szCs w:val="22"/>
        </w:rPr>
        <w:instrText xml:space="preserve"> INCLUDEPICTURE  "\\\\gamma\\..\\..\\..\\AppData\\Local\\Temp\\FineReader12.00\\media\\image12.jpeg" \* MERGEFORMATINET </w:instrText>
      </w:r>
      <w:r w:rsidR="00DF0A8E">
        <w:rPr>
          <w:rFonts w:asciiTheme="majorBidi" w:hAnsiTheme="majorBidi" w:cstheme="majorBidi"/>
          <w:sz w:val="18"/>
          <w:szCs w:val="22"/>
        </w:rPr>
        <w:fldChar w:fldCharType="separate"/>
      </w:r>
      <w:r w:rsidR="000E2CF2">
        <w:rPr>
          <w:rFonts w:asciiTheme="majorBidi" w:hAnsiTheme="majorBidi" w:cstheme="majorBidi"/>
          <w:sz w:val="18"/>
          <w:szCs w:val="22"/>
        </w:rPr>
        <w:fldChar w:fldCharType="begin"/>
      </w:r>
      <w:r w:rsidR="000E2CF2">
        <w:rPr>
          <w:rFonts w:asciiTheme="majorBidi" w:hAnsiTheme="majorBidi" w:cstheme="majorBidi"/>
          <w:sz w:val="18"/>
          <w:szCs w:val="22"/>
        </w:rPr>
        <w:instrText xml:space="preserve"> INCLUDEPICTURE  "\\\\gamma\\..\\..\\..\\AppData\\Local\\Temp\\FineReader12.00\\media\\image12.jpeg" \* MERGEFORMATINET </w:instrText>
      </w:r>
      <w:r w:rsidR="000E2CF2">
        <w:rPr>
          <w:rFonts w:asciiTheme="majorBidi" w:hAnsiTheme="majorBidi" w:cstheme="majorBidi"/>
          <w:sz w:val="18"/>
          <w:szCs w:val="22"/>
        </w:rPr>
        <w:fldChar w:fldCharType="separate"/>
      </w:r>
      <w:r w:rsidR="00530D84">
        <w:rPr>
          <w:rFonts w:asciiTheme="majorBidi" w:hAnsiTheme="majorBidi" w:cstheme="majorBidi"/>
          <w:sz w:val="18"/>
          <w:szCs w:val="22"/>
        </w:rPr>
        <w:fldChar w:fldCharType="begin"/>
      </w:r>
      <w:r w:rsidR="00530D84">
        <w:rPr>
          <w:rFonts w:asciiTheme="majorBidi" w:hAnsiTheme="majorBidi" w:cstheme="majorBidi"/>
          <w:sz w:val="18"/>
          <w:szCs w:val="22"/>
        </w:rPr>
        <w:instrText xml:space="preserve"> INCLUDEPICTURE  "\\\\gamma\\..\\..\\..\\AppData\\Local\\Temp\\FineReader12.00\\media\\image12.jpeg" \* MERGEFORMATINET </w:instrText>
      </w:r>
      <w:r w:rsidR="00530D84">
        <w:rPr>
          <w:rFonts w:asciiTheme="majorBidi" w:hAnsiTheme="majorBidi" w:cstheme="majorBidi"/>
          <w:sz w:val="18"/>
          <w:szCs w:val="22"/>
        </w:rPr>
        <w:fldChar w:fldCharType="separate"/>
      </w:r>
      <w:r w:rsidR="00814DBB">
        <w:rPr>
          <w:rFonts w:asciiTheme="majorBidi" w:hAnsiTheme="majorBidi" w:cstheme="majorBidi"/>
          <w:sz w:val="18"/>
          <w:szCs w:val="22"/>
        </w:rPr>
        <w:fldChar w:fldCharType="begin"/>
      </w:r>
      <w:r w:rsidR="00814DBB">
        <w:rPr>
          <w:rFonts w:asciiTheme="majorBidi" w:hAnsiTheme="majorBidi" w:cstheme="majorBidi"/>
          <w:sz w:val="18"/>
          <w:szCs w:val="22"/>
        </w:rPr>
        <w:instrText xml:space="preserve"> INCLUDEPICTURE  "\\\\gamma\\..\\..\\..\\AppData\\Local\\Temp\\FineReader12.00\\media\\image12.jpeg" \* MERGEFORMATINET </w:instrText>
      </w:r>
      <w:r w:rsidR="00814DBB">
        <w:rPr>
          <w:rFonts w:asciiTheme="majorBidi" w:hAnsiTheme="majorBidi" w:cstheme="majorBidi"/>
          <w:sz w:val="18"/>
          <w:szCs w:val="22"/>
        </w:rPr>
        <w:fldChar w:fldCharType="separate"/>
      </w:r>
      <w:r w:rsidR="0092595C">
        <w:rPr>
          <w:rFonts w:asciiTheme="majorBidi" w:hAnsiTheme="majorBidi" w:cstheme="majorBidi"/>
          <w:sz w:val="18"/>
          <w:szCs w:val="22"/>
        </w:rPr>
        <w:fldChar w:fldCharType="begin"/>
      </w:r>
      <w:r w:rsidR="0092595C">
        <w:rPr>
          <w:rFonts w:asciiTheme="majorBidi" w:hAnsiTheme="majorBidi" w:cstheme="majorBidi"/>
          <w:sz w:val="18"/>
          <w:szCs w:val="22"/>
        </w:rPr>
        <w:instrText xml:space="preserve"> INCLUDEPICTURE  "\\\\gamma\\..\\..\\..\\AppData\\Local\\Temp\\FineReader12.00\\media\\image12.jpeg" \* MERGEFORMATINET </w:instrText>
      </w:r>
      <w:r w:rsidR="0092595C">
        <w:rPr>
          <w:rFonts w:asciiTheme="majorBidi" w:hAnsiTheme="majorBidi" w:cstheme="majorBidi"/>
          <w:sz w:val="18"/>
          <w:szCs w:val="22"/>
        </w:rPr>
        <w:fldChar w:fldCharType="separate"/>
      </w:r>
      <w:r w:rsidR="0028130E">
        <w:rPr>
          <w:rFonts w:asciiTheme="majorBidi" w:hAnsiTheme="majorBidi" w:cstheme="majorBidi"/>
          <w:sz w:val="18"/>
          <w:szCs w:val="22"/>
        </w:rPr>
        <w:fldChar w:fldCharType="begin"/>
      </w:r>
      <w:r w:rsidR="0028130E">
        <w:rPr>
          <w:rFonts w:asciiTheme="majorBidi" w:hAnsiTheme="majorBidi" w:cstheme="majorBidi"/>
          <w:sz w:val="18"/>
          <w:szCs w:val="22"/>
        </w:rPr>
        <w:instrText xml:space="preserve"> INCLUDEPICTURE  "\\\\gamma\\..\\..\\..\\AppData\\Local\\Temp\\FineReader12.00\\media\\image12.jpeg" \* MERGEFORMATINET </w:instrText>
      </w:r>
      <w:r w:rsidR="0028130E">
        <w:rPr>
          <w:rFonts w:asciiTheme="majorBidi" w:hAnsiTheme="majorBidi" w:cstheme="majorBidi"/>
          <w:sz w:val="18"/>
          <w:szCs w:val="22"/>
        </w:rPr>
        <w:fldChar w:fldCharType="separate"/>
      </w:r>
      <w:r w:rsidR="002B1FAF">
        <w:rPr>
          <w:rFonts w:asciiTheme="majorBidi" w:hAnsiTheme="majorBidi" w:cstheme="majorBidi"/>
          <w:sz w:val="18"/>
          <w:szCs w:val="22"/>
        </w:rPr>
        <w:fldChar w:fldCharType="begin"/>
      </w:r>
      <w:r w:rsidR="002B1FAF">
        <w:rPr>
          <w:rFonts w:asciiTheme="majorBidi" w:hAnsiTheme="majorBidi" w:cstheme="majorBidi"/>
          <w:sz w:val="18"/>
          <w:szCs w:val="22"/>
        </w:rPr>
        <w:instrText xml:space="preserve"> </w:instrText>
      </w:r>
      <w:r w:rsidR="002B1FAF">
        <w:rPr>
          <w:rFonts w:asciiTheme="majorBidi" w:hAnsiTheme="majorBidi" w:cstheme="majorBidi"/>
          <w:sz w:val="18"/>
          <w:szCs w:val="22"/>
        </w:rPr>
        <w:instrText>INCLUDEPICTURE  "\\\\gamma\\..\\..\\..\\AppData\\Local\\Temp\\FineReader12.00\\</w:instrText>
      </w:r>
      <w:r w:rsidR="002B1FAF">
        <w:rPr>
          <w:rFonts w:asciiTheme="majorBidi" w:hAnsiTheme="majorBidi" w:cstheme="majorBidi"/>
          <w:sz w:val="18"/>
          <w:szCs w:val="22"/>
        </w:rPr>
        <w:instrText>media\\image12.jpeg" \* MERGEFORMATINET</w:instrText>
      </w:r>
      <w:r w:rsidR="002B1FAF">
        <w:rPr>
          <w:rFonts w:asciiTheme="majorBidi" w:hAnsiTheme="majorBidi" w:cstheme="majorBidi"/>
          <w:sz w:val="18"/>
          <w:szCs w:val="22"/>
        </w:rPr>
        <w:instrText xml:space="preserve"> </w:instrText>
      </w:r>
      <w:r w:rsidR="002B1FAF">
        <w:rPr>
          <w:rFonts w:asciiTheme="majorBidi" w:hAnsiTheme="majorBidi" w:cstheme="majorBidi"/>
          <w:sz w:val="18"/>
          <w:szCs w:val="22"/>
        </w:rPr>
        <w:fldChar w:fldCharType="separate"/>
      </w:r>
      <w:r w:rsidR="002B1FAF">
        <w:rPr>
          <w:rFonts w:asciiTheme="majorBidi" w:hAnsiTheme="majorBidi" w:cstheme="majorBidi"/>
          <w:sz w:val="18"/>
          <w:szCs w:val="22"/>
        </w:rPr>
        <w:pict w14:anchorId="2D617E8B">
          <v:shape id="_x0000_i1034" type="#_x0000_t75" style="width:440pt;height:249.35pt">
            <v:imagedata r:id="rId34" r:href="rId35"/>
          </v:shape>
        </w:pict>
      </w:r>
      <w:r w:rsidR="002B1FAF">
        <w:rPr>
          <w:rFonts w:asciiTheme="majorBidi" w:hAnsiTheme="majorBidi" w:cstheme="majorBidi"/>
          <w:sz w:val="18"/>
          <w:szCs w:val="22"/>
        </w:rPr>
        <w:fldChar w:fldCharType="end"/>
      </w:r>
      <w:r w:rsidR="0028130E">
        <w:rPr>
          <w:rFonts w:asciiTheme="majorBidi" w:hAnsiTheme="majorBidi" w:cstheme="majorBidi"/>
          <w:sz w:val="18"/>
          <w:szCs w:val="22"/>
        </w:rPr>
        <w:fldChar w:fldCharType="end"/>
      </w:r>
      <w:r w:rsidR="0092595C">
        <w:rPr>
          <w:rFonts w:asciiTheme="majorBidi" w:hAnsiTheme="majorBidi" w:cstheme="majorBidi"/>
          <w:sz w:val="18"/>
          <w:szCs w:val="22"/>
        </w:rPr>
        <w:fldChar w:fldCharType="end"/>
      </w:r>
      <w:r w:rsidR="00814DBB">
        <w:rPr>
          <w:rFonts w:asciiTheme="majorBidi" w:hAnsiTheme="majorBidi" w:cstheme="majorBidi"/>
          <w:sz w:val="18"/>
          <w:szCs w:val="22"/>
        </w:rPr>
        <w:fldChar w:fldCharType="end"/>
      </w:r>
      <w:r w:rsidR="00530D84">
        <w:rPr>
          <w:rFonts w:asciiTheme="majorBidi" w:hAnsiTheme="majorBidi" w:cstheme="majorBidi"/>
          <w:sz w:val="18"/>
          <w:szCs w:val="22"/>
        </w:rPr>
        <w:fldChar w:fldCharType="end"/>
      </w:r>
      <w:r w:rsidR="000E2CF2">
        <w:rPr>
          <w:rFonts w:asciiTheme="majorBidi" w:hAnsiTheme="majorBidi" w:cstheme="majorBidi"/>
          <w:sz w:val="18"/>
          <w:szCs w:val="22"/>
        </w:rPr>
        <w:fldChar w:fldCharType="end"/>
      </w:r>
      <w:r w:rsidR="00DF0A8E">
        <w:rPr>
          <w:rFonts w:asciiTheme="majorBidi" w:hAnsiTheme="majorBidi" w:cstheme="majorBidi"/>
          <w:sz w:val="18"/>
          <w:szCs w:val="22"/>
        </w:rPr>
        <w:fldChar w:fldCharType="end"/>
      </w:r>
      <w:r w:rsidR="00787E70">
        <w:rPr>
          <w:rFonts w:asciiTheme="majorBidi" w:hAnsiTheme="majorBidi" w:cstheme="majorBidi"/>
          <w:sz w:val="18"/>
          <w:szCs w:val="22"/>
        </w:rPr>
        <w:fldChar w:fldCharType="end"/>
      </w:r>
      <w:r w:rsidR="00883972">
        <w:rPr>
          <w:rFonts w:asciiTheme="majorBidi" w:hAnsiTheme="majorBidi" w:cstheme="majorBidi"/>
          <w:sz w:val="18"/>
          <w:szCs w:val="22"/>
        </w:rPr>
        <w:fldChar w:fldCharType="end"/>
      </w:r>
      <w:r w:rsidR="00FB0E21">
        <w:rPr>
          <w:rFonts w:asciiTheme="majorBidi" w:hAnsiTheme="majorBidi" w:cstheme="majorBidi"/>
          <w:sz w:val="18"/>
          <w:szCs w:val="22"/>
        </w:rPr>
        <w:fldChar w:fldCharType="end"/>
      </w:r>
      <w:r w:rsidR="00340AB4">
        <w:rPr>
          <w:rFonts w:asciiTheme="majorBidi" w:hAnsiTheme="majorBidi" w:cstheme="majorBidi"/>
          <w:sz w:val="18"/>
          <w:szCs w:val="22"/>
        </w:rPr>
        <w:fldChar w:fldCharType="end"/>
      </w:r>
      <w:r w:rsidR="00AC2EC6">
        <w:rPr>
          <w:rFonts w:asciiTheme="majorBidi" w:hAnsiTheme="majorBidi" w:cstheme="majorBidi"/>
          <w:sz w:val="18"/>
          <w:szCs w:val="22"/>
        </w:rPr>
        <w:fldChar w:fldCharType="end"/>
      </w:r>
      <w:r w:rsidR="00C949AD">
        <w:rPr>
          <w:rFonts w:asciiTheme="majorBidi" w:hAnsiTheme="majorBidi" w:cstheme="majorBidi"/>
          <w:sz w:val="18"/>
          <w:szCs w:val="22"/>
        </w:rPr>
        <w:fldChar w:fldCharType="end"/>
      </w:r>
      <w:r w:rsidR="00EF4A08">
        <w:rPr>
          <w:rFonts w:asciiTheme="majorBidi" w:hAnsiTheme="majorBidi" w:cstheme="majorBidi"/>
          <w:sz w:val="18"/>
          <w:szCs w:val="22"/>
        </w:rPr>
        <w:fldChar w:fldCharType="end"/>
      </w:r>
      <w:r>
        <w:rPr>
          <w:rFonts w:asciiTheme="majorBidi" w:hAnsiTheme="majorBidi" w:cstheme="majorBidi"/>
          <w:sz w:val="18"/>
          <w:szCs w:val="22"/>
        </w:rPr>
        <w:fldChar w:fldCharType="end"/>
      </w:r>
      <w:r>
        <w:rPr>
          <w:rFonts w:asciiTheme="majorBidi" w:hAnsiTheme="majorBidi" w:cstheme="majorBidi"/>
          <w:sz w:val="18"/>
          <w:szCs w:val="22"/>
        </w:rPr>
        <w:fldChar w:fldCharType="end"/>
      </w:r>
      <w:r>
        <w:rPr>
          <w:rFonts w:asciiTheme="majorBidi" w:hAnsiTheme="majorBidi" w:cstheme="majorBidi"/>
          <w:sz w:val="18"/>
          <w:szCs w:val="22"/>
        </w:rPr>
        <w:fldChar w:fldCharType="end"/>
      </w:r>
      <w:r>
        <w:rPr>
          <w:rFonts w:asciiTheme="majorBidi" w:hAnsiTheme="majorBidi" w:cstheme="majorBidi"/>
          <w:sz w:val="18"/>
          <w:szCs w:val="22"/>
        </w:rPr>
        <w:fldChar w:fldCharType="end"/>
      </w:r>
      <w:r>
        <w:rPr>
          <w:rFonts w:asciiTheme="majorBidi" w:hAnsiTheme="majorBidi" w:cstheme="majorBidi"/>
          <w:sz w:val="18"/>
          <w:szCs w:val="22"/>
        </w:rPr>
        <w:fldChar w:fldCharType="end"/>
      </w:r>
      <w:r>
        <w:rPr>
          <w:rFonts w:asciiTheme="majorBidi" w:hAnsiTheme="majorBidi" w:cstheme="majorBidi"/>
          <w:sz w:val="18"/>
          <w:szCs w:val="22"/>
        </w:rPr>
        <w:fldChar w:fldCharType="end"/>
      </w:r>
      <w:r>
        <w:rPr>
          <w:rFonts w:asciiTheme="majorBidi" w:hAnsiTheme="majorBidi" w:cstheme="majorBidi"/>
          <w:sz w:val="18"/>
          <w:szCs w:val="22"/>
        </w:rPr>
        <w:fldChar w:fldCharType="end"/>
      </w:r>
      <w:r>
        <w:rPr>
          <w:rFonts w:asciiTheme="majorBidi" w:hAnsiTheme="majorBidi" w:cstheme="majorBidi"/>
          <w:sz w:val="18"/>
          <w:szCs w:val="22"/>
        </w:rPr>
        <w:fldChar w:fldCharType="end"/>
      </w:r>
      <w:r>
        <w:rPr>
          <w:rFonts w:asciiTheme="majorBidi" w:hAnsiTheme="majorBidi" w:cstheme="majorBidi"/>
          <w:sz w:val="18"/>
          <w:szCs w:val="22"/>
        </w:rPr>
        <w:fldChar w:fldCharType="end"/>
      </w:r>
      <w:r>
        <w:rPr>
          <w:rFonts w:asciiTheme="majorBidi" w:hAnsiTheme="majorBidi" w:cstheme="majorBidi"/>
          <w:sz w:val="18"/>
          <w:szCs w:val="22"/>
        </w:rPr>
        <w:fldChar w:fldCharType="end"/>
      </w:r>
      <w:r w:rsidRPr="00447482">
        <w:rPr>
          <w:rFonts w:asciiTheme="majorBidi" w:hAnsiTheme="majorBidi" w:cstheme="majorBidi"/>
          <w:sz w:val="18"/>
          <w:szCs w:val="22"/>
        </w:rPr>
        <w:fldChar w:fldCharType="end"/>
      </w:r>
    </w:p>
    <w:p w14:paraId="2A6A2DAD" w14:textId="77777777" w:rsidR="00C602C5" w:rsidRPr="002A68E5" w:rsidRDefault="00C602C5" w:rsidP="00C602C5">
      <w:pPr>
        <w:tabs>
          <w:tab w:val="left" w:pos="567"/>
        </w:tabs>
        <w:rPr>
          <w:rFonts w:asciiTheme="majorBidi" w:hAnsiTheme="majorBidi" w:cstheme="majorBidi"/>
          <w:sz w:val="18"/>
        </w:rPr>
      </w:pPr>
    </w:p>
    <w:p w14:paraId="46671233" w14:textId="77777777" w:rsidR="00C602C5" w:rsidRPr="00707D60" w:rsidRDefault="00C602C5" w:rsidP="00C602C5">
      <w:pPr>
        <w:spacing w:before="240" w:after="240"/>
        <w:jc w:val="both"/>
        <w:outlineLvl w:val="2"/>
        <w:rPr>
          <w:b/>
          <w:color w:val="000000" w:themeColor="text1"/>
        </w:rPr>
      </w:pPr>
      <w:bookmarkStart w:id="270" w:name="_Toc159973299"/>
      <w:r w:rsidRPr="00707D60">
        <w:rPr>
          <w:b/>
          <w:color w:val="000000" w:themeColor="text1"/>
        </w:rPr>
        <w:t>3.1.3.</w:t>
      </w:r>
      <w:bookmarkStart w:id="271" w:name="_Hlk521883759"/>
      <w:r w:rsidRPr="00707D60">
        <w:rPr>
          <w:b/>
          <w:color w:val="000000" w:themeColor="text1"/>
        </w:rPr>
        <w:t xml:space="preserve"> Вторичная фармакодинамика</w:t>
      </w:r>
      <w:bookmarkStart w:id="272" w:name="_Toc320631473"/>
      <w:bookmarkStart w:id="273" w:name="_Toc323751703"/>
      <w:bookmarkEnd w:id="259"/>
      <w:bookmarkEnd w:id="270"/>
    </w:p>
    <w:p w14:paraId="7B320BE2" w14:textId="77777777" w:rsidR="00C602C5" w:rsidRPr="002A68E5" w:rsidRDefault="00C602C5" w:rsidP="00C602C5">
      <w:pPr>
        <w:tabs>
          <w:tab w:val="left" w:pos="567"/>
        </w:tabs>
        <w:jc w:val="both"/>
        <w:rPr>
          <w:rFonts w:asciiTheme="majorBidi" w:hAnsiTheme="majorBidi" w:cstheme="majorBidi"/>
        </w:rPr>
      </w:pPr>
      <w:bookmarkStart w:id="274" w:name="_Toc499821139"/>
      <w:bookmarkStart w:id="275" w:name="_Toc115217939"/>
      <w:bookmarkEnd w:id="271"/>
      <w:r>
        <w:rPr>
          <w:rFonts w:asciiTheme="majorBidi" w:hAnsiTheme="majorBidi" w:cstheme="majorBidi"/>
          <w:lang w:val="ru"/>
        </w:rPr>
        <w:tab/>
      </w:r>
      <w:r w:rsidRPr="002A68E5">
        <w:rPr>
          <w:rFonts w:asciiTheme="majorBidi" w:hAnsiTheme="majorBidi" w:cstheme="majorBidi"/>
          <w:lang w:val="ru"/>
        </w:rPr>
        <w:t>Вторичную фармакодинамику акалабрутиниба и ACP-5862 изучали с помощью двух радиолигандных анализов с различным набором из 80 рецепторов, ионных каналов и белков-переносчиков. В отношении 79 из 80 исследованных мишеней активность акалабрутиниба составляла ≥ 50%. Взаимодействие (обнаруживалось только на рецепторе аденозина A3 (A3)), причем значение Ki составило 2,7 мкМ в первом анализе и 0,91 мкМ — во втором. Акалабрутиниб обнаруживал некоторую степень ингибирования аденозина 2А (A2A, ингибирование на уровне 35,1%, Ki = 17 мкМ).</w:t>
      </w:r>
    </w:p>
    <w:p w14:paraId="49FEE9BE" w14:textId="77777777" w:rsidR="00C602C5" w:rsidRPr="002A68E5"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2A68E5">
        <w:rPr>
          <w:rFonts w:asciiTheme="majorBidi" w:hAnsiTheme="majorBidi" w:cstheme="majorBidi"/>
          <w:lang w:val="ru"/>
        </w:rPr>
        <w:t>Профиль фармакологического взаимодействия основного метаболита ACP-5862 был сопоставим с таковым для акалабрутиниба. Для 77 из 80 протестированных рецепторов взаимодействие не наблюдалось. Ингибирование специфического связывания лигандов на уровне ≥50% было выявлено для A2A, A3 и нейрокинина 2 (NK2) при скрининге в концентрации 10 мкМ. Значения Ki для ACP-5862 составили 12 мкМ для A2A, 4,8 мкМ для A3 и 5,8 мкМ для NK2.</w:t>
      </w:r>
    </w:p>
    <w:p w14:paraId="5359F59D" w14:textId="77777777" w:rsidR="00C602C5" w:rsidRPr="002A68E5" w:rsidRDefault="00C602C5" w:rsidP="00C602C5">
      <w:pPr>
        <w:tabs>
          <w:tab w:val="left" w:pos="567"/>
        </w:tabs>
        <w:jc w:val="both"/>
        <w:rPr>
          <w:rFonts w:asciiTheme="majorBidi" w:hAnsiTheme="majorBidi" w:cstheme="majorBidi"/>
        </w:rPr>
      </w:pPr>
      <w:r>
        <w:rPr>
          <w:rFonts w:asciiTheme="majorBidi" w:hAnsiTheme="majorBidi" w:cstheme="majorBidi"/>
          <w:lang w:val="ru"/>
        </w:rPr>
        <w:lastRenderedPageBreak/>
        <w:tab/>
      </w:r>
      <w:r w:rsidRPr="002A68E5">
        <w:rPr>
          <w:rFonts w:asciiTheme="majorBidi" w:hAnsiTheme="majorBidi" w:cstheme="majorBidi"/>
          <w:lang w:val="ru"/>
        </w:rPr>
        <w:t>C</w:t>
      </w:r>
      <w:r w:rsidRPr="002A68E5">
        <w:rPr>
          <w:rFonts w:asciiTheme="majorBidi" w:hAnsiTheme="majorBidi" w:cstheme="majorBidi"/>
          <w:vertAlign w:val="subscript"/>
          <w:lang w:val="ru"/>
        </w:rPr>
        <w:t>max</w:t>
      </w:r>
      <w:r w:rsidRPr="002A68E5">
        <w:rPr>
          <w:rFonts w:asciiTheme="majorBidi" w:hAnsiTheme="majorBidi" w:cstheme="majorBidi"/>
          <w:lang w:val="ru"/>
        </w:rPr>
        <w:t xml:space="preserve"> несвязанного акалабрутиниба у пациентов в предполагаемой терапевтической дозе была в 27 раз ниже Ki для рецептора A3. C</w:t>
      </w:r>
      <w:r w:rsidRPr="005A15F0">
        <w:rPr>
          <w:rFonts w:asciiTheme="majorBidi" w:hAnsiTheme="majorBidi" w:cstheme="majorBidi"/>
          <w:vertAlign w:val="subscript"/>
          <w:lang w:val="ru"/>
        </w:rPr>
        <w:t>max</w:t>
      </w:r>
      <w:r w:rsidRPr="002A68E5">
        <w:rPr>
          <w:rFonts w:asciiTheme="majorBidi" w:hAnsiTheme="majorBidi" w:cstheme="majorBidi"/>
          <w:lang w:val="ru"/>
        </w:rPr>
        <w:t xml:space="preserve"> несвязанного ACP-5862 у пациентов в предполагаемой терапевтической дозе была в 321 раз ниже Ki для рецептора A3 </w:t>
      </w:r>
      <w:r w:rsidRPr="002A68E5">
        <w:fldChar w:fldCharType="begin"/>
      </w:r>
      <w:r w:rsidRPr="002A68E5">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2A68E5">
        <w:fldChar w:fldCharType="separate"/>
      </w:r>
      <w:r w:rsidRPr="002A68E5">
        <w:t>[1]</w:t>
      </w:r>
      <w:r w:rsidRPr="002A68E5">
        <w:fldChar w:fldCharType="end"/>
      </w:r>
      <w:r w:rsidRPr="002A68E5">
        <w:rPr>
          <w:rFonts w:asciiTheme="majorBidi" w:hAnsiTheme="majorBidi" w:cstheme="majorBidi"/>
          <w:lang w:val="ru"/>
        </w:rPr>
        <w:t>.</w:t>
      </w:r>
    </w:p>
    <w:p w14:paraId="3D306ED6" w14:textId="77777777" w:rsidR="00C602C5" w:rsidRDefault="00C602C5" w:rsidP="00C602C5">
      <w:pPr>
        <w:spacing w:before="240" w:after="240"/>
        <w:jc w:val="both"/>
        <w:outlineLvl w:val="2"/>
        <w:rPr>
          <w:b/>
          <w:color w:val="000000" w:themeColor="text1"/>
        </w:rPr>
      </w:pPr>
      <w:bookmarkStart w:id="276" w:name="_Toc159973300"/>
      <w:r w:rsidRPr="00352529">
        <w:rPr>
          <w:b/>
          <w:color w:val="000000" w:themeColor="text1"/>
        </w:rPr>
        <w:t>3.1.4. Фармакологическая безопасност</w:t>
      </w:r>
      <w:bookmarkEnd w:id="274"/>
      <w:r w:rsidRPr="00352529">
        <w:rPr>
          <w:b/>
          <w:color w:val="000000" w:themeColor="text1"/>
        </w:rPr>
        <w:t>ь</w:t>
      </w:r>
      <w:bookmarkEnd w:id="275"/>
      <w:bookmarkEnd w:id="276"/>
    </w:p>
    <w:p w14:paraId="0618E9AD" w14:textId="77777777" w:rsidR="00C602C5" w:rsidRPr="00D5601D" w:rsidRDefault="00C602C5" w:rsidP="00C602C5">
      <w:pPr>
        <w:tabs>
          <w:tab w:val="left" w:pos="567"/>
        </w:tabs>
        <w:spacing w:after="240"/>
        <w:jc w:val="both"/>
        <w:rPr>
          <w:rFonts w:asciiTheme="majorBidi" w:hAnsiTheme="majorBidi" w:cstheme="majorBidi"/>
        </w:rPr>
      </w:pPr>
      <w:r w:rsidRPr="00D5601D">
        <w:rPr>
          <w:rFonts w:asciiTheme="majorBidi" w:hAnsiTheme="majorBidi" w:cstheme="majorBidi"/>
          <w:u w:val="single"/>
          <w:lang w:val="ru"/>
        </w:rPr>
        <w:t>ЦНС</w:t>
      </w:r>
    </w:p>
    <w:p w14:paraId="04C954D6" w14:textId="77777777" w:rsidR="00C602C5" w:rsidRPr="00D5601D" w:rsidRDefault="00C602C5" w:rsidP="00C602C5">
      <w:pPr>
        <w:tabs>
          <w:tab w:val="left" w:pos="567"/>
        </w:tabs>
        <w:jc w:val="both"/>
        <w:rPr>
          <w:rFonts w:asciiTheme="majorBidi" w:hAnsiTheme="majorBidi" w:cstheme="majorBidi"/>
        </w:rPr>
      </w:pPr>
      <w:r w:rsidRPr="00D5601D">
        <w:rPr>
          <w:rFonts w:asciiTheme="majorBidi" w:hAnsiTheme="majorBidi" w:cstheme="majorBidi"/>
          <w:i/>
          <w:iCs/>
          <w:lang w:val="ru"/>
        </w:rPr>
        <w:t>Модифицированный тест Ирвина на крысах, исследование 503222, GLP</w:t>
      </w:r>
    </w:p>
    <w:p w14:paraId="3AC8580E" w14:textId="77777777" w:rsidR="00C602C5" w:rsidRPr="00D5601D" w:rsidRDefault="00C602C5" w:rsidP="00C602C5">
      <w:pPr>
        <w:tabs>
          <w:tab w:val="left" w:pos="567"/>
        </w:tabs>
        <w:jc w:val="both"/>
        <w:rPr>
          <w:rFonts w:asciiTheme="majorBidi" w:hAnsiTheme="majorBidi" w:cstheme="majorBidi"/>
          <w:lang w:val="ru"/>
        </w:rPr>
      </w:pPr>
      <w:r>
        <w:rPr>
          <w:rFonts w:asciiTheme="majorBidi" w:hAnsiTheme="majorBidi" w:cstheme="majorBidi"/>
          <w:lang w:val="ru"/>
        </w:rPr>
        <w:tab/>
      </w:r>
      <w:r w:rsidRPr="00D5601D">
        <w:rPr>
          <w:rFonts w:asciiTheme="majorBidi" w:hAnsiTheme="majorBidi" w:cstheme="majorBidi"/>
          <w:lang w:val="ru"/>
        </w:rPr>
        <w:t>Потенциальный эффект акалабрутиниба на нейроповеденческий статус (модифицированный тест Ирвина) и температуру тела оценивали после однократного перорального введения самцам крыс линии Спрег-Доули. Через желудочный зонд животным (по 8 особей в группе) вводили перорально однократную дозу носителя, 30, 100 или 300 мг/кг акалабрутиниба или 20 мг/кг хлорпромазина в качестве контрольного вещества. Животных исследовали до введения дозы и через 1, 2, 4, 6 и 24 часа после введения дозы. Однократное пероральное введение акалабрутиниба в дозах до 300 мг/кг не вызывало нейроповеденческих эффектов, а также не оказывало влияния на ректальную температуру.</w:t>
      </w:r>
    </w:p>
    <w:p w14:paraId="32E6E169" w14:textId="77777777" w:rsidR="00C602C5" w:rsidRPr="00D5601D" w:rsidRDefault="00C602C5" w:rsidP="00C602C5">
      <w:pPr>
        <w:tabs>
          <w:tab w:val="left" w:pos="567"/>
        </w:tabs>
        <w:spacing w:before="240" w:after="240"/>
        <w:jc w:val="both"/>
        <w:rPr>
          <w:rFonts w:asciiTheme="majorBidi" w:hAnsiTheme="majorBidi" w:cstheme="majorBidi"/>
          <w:u w:val="single"/>
        </w:rPr>
      </w:pPr>
      <w:r w:rsidRPr="00D5601D">
        <w:rPr>
          <w:rFonts w:asciiTheme="majorBidi" w:hAnsiTheme="majorBidi" w:cstheme="majorBidi"/>
          <w:u w:val="single"/>
          <w:lang w:val="ru"/>
        </w:rPr>
        <w:t>Сердечно-сосудистая система</w:t>
      </w:r>
    </w:p>
    <w:p w14:paraId="5E624831" w14:textId="77777777" w:rsidR="00C602C5" w:rsidRPr="00D5601D" w:rsidRDefault="00C602C5" w:rsidP="00C602C5">
      <w:pPr>
        <w:tabs>
          <w:tab w:val="left" w:pos="567"/>
        </w:tabs>
        <w:jc w:val="both"/>
        <w:rPr>
          <w:rFonts w:asciiTheme="majorBidi" w:hAnsiTheme="majorBidi" w:cstheme="majorBidi"/>
        </w:rPr>
      </w:pPr>
      <w:r w:rsidRPr="00D5601D">
        <w:rPr>
          <w:rFonts w:asciiTheme="majorBidi" w:hAnsiTheme="majorBidi" w:cstheme="majorBidi"/>
          <w:i/>
          <w:iCs/>
          <w:lang w:val="ru"/>
        </w:rPr>
        <w:t>Влияние на hERG-канал, исследование 503219, GLP</w:t>
      </w:r>
    </w:p>
    <w:p w14:paraId="7B7871D7" w14:textId="77777777" w:rsidR="00C602C5" w:rsidRPr="00D5601D"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D5601D">
        <w:rPr>
          <w:rFonts w:asciiTheme="majorBidi" w:hAnsiTheme="majorBidi" w:cstheme="majorBidi"/>
          <w:lang w:val="ru"/>
        </w:rPr>
        <w:t xml:space="preserve">Влияние акалабрутиниба на активность канала hERG в условиях </w:t>
      </w:r>
      <w:r w:rsidRPr="000A28D8">
        <w:rPr>
          <w:rFonts w:asciiTheme="majorBidi" w:hAnsiTheme="majorBidi" w:cstheme="majorBidi"/>
          <w:i/>
          <w:lang w:val="ru"/>
        </w:rPr>
        <w:t xml:space="preserve">in vitro </w:t>
      </w:r>
      <w:r w:rsidRPr="00D5601D">
        <w:rPr>
          <w:rFonts w:asciiTheme="majorBidi" w:hAnsiTheme="majorBidi" w:cstheme="majorBidi"/>
          <w:lang w:val="ru"/>
        </w:rPr>
        <w:t>исследовали в человеческих эмбриональных клетках почек (HEK) со стабильно трансфицированным hERG. Влияние акалабрутиниба в концентрации 10 мкМ на затухающий ток канала hERG измеряли в 5 клетках. Акалабрутиниб в концентрации 10 мкМ показал ингибирование затухающего тока канала hERG на уровне 25,1±1,3%.</w:t>
      </w:r>
    </w:p>
    <w:p w14:paraId="56B4307A" w14:textId="77777777" w:rsidR="00C602C5" w:rsidRPr="00D5601D" w:rsidRDefault="00C602C5" w:rsidP="00C602C5">
      <w:pPr>
        <w:tabs>
          <w:tab w:val="left" w:pos="567"/>
        </w:tabs>
        <w:jc w:val="both"/>
        <w:rPr>
          <w:rFonts w:asciiTheme="majorBidi" w:hAnsiTheme="majorBidi" w:cstheme="majorBidi"/>
          <w:i/>
          <w:iCs/>
        </w:rPr>
      </w:pPr>
    </w:p>
    <w:p w14:paraId="59B49D66" w14:textId="77777777" w:rsidR="00C602C5" w:rsidRPr="00D5601D" w:rsidRDefault="00C602C5" w:rsidP="00C602C5">
      <w:pPr>
        <w:tabs>
          <w:tab w:val="left" w:pos="567"/>
        </w:tabs>
        <w:jc w:val="both"/>
        <w:rPr>
          <w:rFonts w:asciiTheme="majorBidi" w:hAnsiTheme="majorBidi" w:cstheme="majorBidi"/>
        </w:rPr>
      </w:pPr>
      <w:r w:rsidRPr="00D5601D">
        <w:rPr>
          <w:rFonts w:asciiTheme="majorBidi" w:hAnsiTheme="majorBidi" w:cstheme="majorBidi"/>
          <w:i/>
          <w:iCs/>
          <w:lang w:val="ru"/>
        </w:rPr>
        <w:t>Влияние на канал hERG, исследование 794950, GLP</w:t>
      </w:r>
    </w:p>
    <w:p w14:paraId="01072D2C" w14:textId="77777777" w:rsidR="00C602C5" w:rsidRPr="00D5601D"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D5601D">
        <w:rPr>
          <w:rFonts w:asciiTheme="majorBidi" w:hAnsiTheme="majorBidi" w:cstheme="majorBidi"/>
          <w:lang w:val="ru"/>
        </w:rPr>
        <w:t>Потенциал акалабрутиниба отдельно и в комбинации с ACP-319, селективным ингибитором PI3K5 вызывать ингибирование канала hERG была исследована с помощью метода локальной фиксации потенциала на целой клетке в клетках CHO-K1 (клетки яичника китайского хомячка) со стабильно трансфицированным каналом hERG. Акалабрутиниб в дозах 1 мкМ и 10 мкМ ингибировал затухающий ток hERG на уровне 8,2 ± 3,7% и 24,9 ± 6,9%, соответственно.</w:t>
      </w:r>
    </w:p>
    <w:p w14:paraId="0B5C9FAB" w14:textId="77777777" w:rsidR="00C602C5" w:rsidRPr="00D5601D" w:rsidRDefault="00C602C5" w:rsidP="00C602C5">
      <w:pPr>
        <w:tabs>
          <w:tab w:val="left" w:pos="567"/>
        </w:tabs>
        <w:jc w:val="both"/>
        <w:rPr>
          <w:rFonts w:asciiTheme="majorBidi" w:hAnsiTheme="majorBidi" w:cstheme="majorBidi"/>
          <w:i/>
          <w:iCs/>
        </w:rPr>
      </w:pPr>
    </w:p>
    <w:p w14:paraId="7B661CD0" w14:textId="77777777" w:rsidR="00C602C5" w:rsidRDefault="00C602C5" w:rsidP="00C602C5">
      <w:pPr>
        <w:tabs>
          <w:tab w:val="left" w:pos="567"/>
        </w:tabs>
        <w:jc w:val="both"/>
        <w:rPr>
          <w:rFonts w:asciiTheme="majorBidi" w:hAnsiTheme="majorBidi" w:cstheme="majorBidi"/>
          <w:lang w:val="ru"/>
        </w:rPr>
      </w:pPr>
      <w:r w:rsidRPr="00D5601D">
        <w:rPr>
          <w:rFonts w:asciiTheme="majorBidi" w:hAnsiTheme="majorBidi" w:cstheme="majorBidi"/>
          <w:i/>
          <w:iCs/>
          <w:lang w:val="ru"/>
        </w:rPr>
        <w:t>Телеметрическое исследование по изучению сердечно-сосудистых эффектов после однократного введения у собак породы бигль, исследование 491868, без соответствия GLP</w:t>
      </w:r>
      <w:r w:rsidRPr="00D5601D">
        <w:rPr>
          <w:rFonts w:asciiTheme="majorBidi" w:hAnsiTheme="majorBidi" w:cstheme="majorBidi"/>
          <w:lang w:val="ru"/>
        </w:rPr>
        <w:t xml:space="preserve"> </w:t>
      </w:r>
    </w:p>
    <w:p w14:paraId="176C5E06" w14:textId="77777777" w:rsidR="00C602C5" w:rsidRPr="00D5601D"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D5601D">
        <w:rPr>
          <w:rFonts w:asciiTheme="majorBidi" w:hAnsiTheme="majorBidi" w:cstheme="majorBidi"/>
          <w:lang w:val="ru"/>
        </w:rPr>
        <w:t>Это было пилотное исследование, проведенное до выбора акалабрутиниба для дальнейшей фармацевтической разработки. Полученные результаты показали, что пероральное введение акалабрутиниба в дозах 10 и 30 мг/кг не приводило к изменению параметров ЭКГ, частоты сердечных сокращений и среднего артериального давления в течение 24 часов после введения самцам собак породы бигль, которым имплантировали приборы для радиотелеметрии.</w:t>
      </w:r>
    </w:p>
    <w:p w14:paraId="335FD131" w14:textId="77777777" w:rsidR="00C602C5" w:rsidRPr="00D5601D" w:rsidRDefault="00C602C5" w:rsidP="00C602C5">
      <w:pPr>
        <w:tabs>
          <w:tab w:val="left" w:pos="567"/>
        </w:tabs>
        <w:jc w:val="both"/>
        <w:rPr>
          <w:rFonts w:asciiTheme="majorBidi" w:hAnsiTheme="majorBidi" w:cstheme="majorBidi"/>
          <w:i/>
          <w:iCs/>
        </w:rPr>
      </w:pPr>
    </w:p>
    <w:p w14:paraId="7DE90370" w14:textId="77777777" w:rsidR="00C602C5" w:rsidRDefault="00C602C5" w:rsidP="00C602C5">
      <w:pPr>
        <w:tabs>
          <w:tab w:val="left" w:pos="567"/>
        </w:tabs>
        <w:jc w:val="both"/>
        <w:rPr>
          <w:rFonts w:asciiTheme="majorBidi" w:hAnsiTheme="majorBidi" w:cstheme="majorBidi"/>
          <w:lang w:val="ru"/>
        </w:rPr>
      </w:pPr>
      <w:r w:rsidRPr="00D5601D">
        <w:rPr>
          <w:rFonts w:asciiTheme="majorBidi" w:hAnsiTheme="majorBidi" w:cstheme="majorBidi"/>
          <w:i/>
          <w:iCs/>
          <w:lang w:val="ru"/>
        </w:rPr>
        <w:t>Сердечно-сосудистые эффекты ACP-196 после перорального введения собакам, исследование 594019, GLP</w:t>
      </w:r>
      <w:r w:rsidRPr="00D5601D">
        <w:rPr>
          <w:rFonts w:asciiTheme="majorBidi" w:hAnsiTheme="majorBidi" w:cstheme="majorBidi"/>
          <w:lang w:val="ru"/>
        </w:rPr>
        <w:t xml:space="preserve"> </w:t>
      </w:r>
    </w:p>
    <w:p w14:paraId="6F35DA31" w14:textId="77777777" w:rsidR="00C602C5" w:rsidRPr="00D5601D"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D5601D">
        <w:rPr>
          <w:rFonts w:asciiTheme="majorBidi" w:hAnsiTheme="majorBidi" w:cstheme="majorBidi"/>
          <w:lang w:val="ru"/>
        </w:rPr>
        <w:t xml:space="preserve">Однократное пероральное введение акалабрутиниба в дозе 3, 10 или 30 мг/кг не оказывало значимого влияния на сердечно-сосудистую систему, температуру тела, </w:t>
      </w:r>
      <w:r w:rsidRPr="00D5601D">
        <w:rPr>
          <w:rFonts w:asciiTheme="majorBidi" w:hAnsiTheme="majorBidi" w:cstheme="majorBidi"/>
          <w:lang w:val="ru"/>
        </w:rPr>
        <w:lastRenderedPageBreak/>
        <w:t>интервалы на ЭКГ и общее физическое состояние животных. Средние общие концентрации акалабрутиниба в крови составили 188, 679 и 3442 нг/мл через 3 часа после введения в дозе 3, 10 и 30 мг/кг, соответственно.</w:t>
      </w:r>
    </w:p>
    <w:p w14:paraId="00008968" w14:textId="77777777" w:rsidR="00C602C5" w:rsidRPr="00D5601D" w:rsidRDefault="00C602C5" w:rsidP="00C602C5">
      <w:pPr>
        <w:tabs>
          <w:tab w:val="left" w:pos="567"/>
        </w:tabs>
        <w:spacing w:before="240" w:after="240"/>
        <w:jc w:val="both"/>
        <w:rPr>
          <w:rFonts w:asciiTheme="majorBidi" w:hAnsiTheme="majorBidi" w:cstheme="majorBidi"/>
          <w:u w:val="single"/>
        </w:rPr>
      </w:pPr>
      <w:r w:rsidRPr="00D5601D">
        <w:rPr>
          <w:rFonts w:asciiTheme="majorBidi" w:hAnsiTheme="majorBidi" w:cstheme="majorBidi"/>
          <w:u w:val="single"/>
          <w:lang w:val="ru"/>
        </w:rPr>
        <w:t>Дыхательная система</w:t>
      </w:r>
    </w:p>
    <w:p w14:paraId="2FA41B25" w14:textId="77777777" w:rsidR="00C602C5" w:rsidRPr="00D5601D" w:rsidRDefault="00C602C5" w:rsidP="00C602C5">
      <w:pPr>
        <w:tabs>
          <w:tab w:val="left" w:pos="567"/>
        </w:tabs>
        <w:jc w:val="both"/>
        <w:rPr>
          <w:rFonts w:asciiTheme="majorBidi" w:hAnsiTheme="majorBidi" w:cstheme="majorBidi"/>
        </w:rPr>
      </w:pPr>
      <w:r w:rsidRPr="00D5601D">
        <w:rPr>
          <w:rFonts w:asciiTheme="majorBidi" w:hAnsiTheme="majorBidi" w:cstheme="majorBidi"/>
          <w:i/>
          <w:iCs/>
          <w:lang w:val="ru"/>
        </w:rPr>
        <w:t>Оценка влияния на дыхательную функцию с помощью метода плетизмография корпуса тела у самцов крыс линии Спрег-Доули, исследование 503221, GLP</w:t>
      </w:r>
    </w:p>
    <w:p w14:paraId="45B23568" w14:textId="77777777" w:rsidR="00C602C5" w:rsidRPr="008E0C83" w:rsidRDefault="00C602C5" w:rsidP="00C602C5">
      <w:pPr>
        <w:tabs>
          <w:tab w:val="left" w:pos="567"/>
        </w:tabs>
        <w:jc w:val="both"/>
        <w:rPr>
          <w:rFonts w:asciiTheme="majorBidi" w:hAnsiTheme="majorBidi" w:cstheme="majorBidi"/>
          <w:lang w:val="ru"/>
        </w:rPr>
      </w:pPr>
      <w:r>
        <w:rPr>
          <w:rFonts w:asciiTheme="majorBidi" w:hAnsiTheme="majorBidi" w:cstheme="majorBidi"/>
          <w:lang w:val="ru"/>
        </w:rPr>
        <w:tab/>
      </w:r>
      <w:r w:rsidRPr="00D5601D">
        <w:rPr>
          <w:rFonts w:asciiTheme="majorBidi" w:hAnsiTheme="majorBidi" w:cstheme="majorBidi"/>
          <w:lang w:val="ru"/>
        </w:rPr>
        <w:t>В группах, получавших акалабрутиниб в дозе 0 (носитель), 30, 100 и 300 мг/кг, не наблюдалось статистически значимых изменений каких-либо параметров дыхания по сравнению с контрольной группой в каждом установленном интервале времени</w:t>
      </w:r>
      <w:r>
        <w:rPr>
          <w:rFonts w:asciiTheme="majorBidi" w:hAnsiTheme="majorBidi" w:cstheme="majorBidi"/>
          <w:lang w:val="ru"/>
        </w:rPr>
        <w:t xml:space="preserve"> </w:t>
      </w:r>
      <w:r w:rsidRPr="002A68E5">
        <w:fldChar w:fldCharType="begin"/>
      </w:r>
      <w:r w:rsidRPr="002A68E5">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2A68E5">
        <w:fldChar w:fldCharType="separate"/>
      </w:r>
      <w:r w:rsidRPr="002A68E5">
        <w:t>[1]</w:t>
      </w:r>
      <w:r w:rsidRPr="002A68E5">
        <w:fldChar w:fldCharType="end"/>
      </w:r>
      <w:r w:rsidRPr="00D5601D">
        <w:rPr>
          <w:rFonts w:asciiTheme="majorBidi" w:hAnsiTheme="majorBidi" w:cstheme="majorBidi"/>
          <w:lang w:val="ru"/>
        </w:rPr>
        <w:t>.</w:t>
      </w:r>
    </w:p>
    <w:p w14:paraId="60B7ABAC" w14:textId="77777777" w:rsidR="00C602C5" w:rsidRPr="00707D60" w:rsidRDefault="00C602C5" w:rsidP="00C602C5">
      <w:pPr>
        <w:spacing w:before="240" w:after="240"/>
        <w:outlineLvl w:val="2"/>
        <w:rPr>
          <w:b/>
          <w:color w:val="000000" w:themeColor="text1"/>
        </w:rPr>
      </w:pPr>
      <w:bookmarkStart w:id="277" w:name="_Toc115217940"/>
      <w:bookmarkStart w:id="278" w:name="_Toc159973301"/>
      <w:r w:rsidRPr="00707D60">
        <w:rPr>
          <w:b/>
          <w:color w:val="000000" w:themeColor="text1"/>
        </w:rPr>
        <w:t>3.1.5. Фармакодинамические лекарственные взаимодействия</w:t>
      </w:r>
      <w:bookmarkEnd w:id="277"/>
      <w:bookmarkEnd w:id="278"/>
    </w:p>
    <w:p w14:paraId="0141DDF9" w14:textId="77777777" w:rsidR="00C602C5" w:rsidRPr="00A71F9E" w:rsidRDefault="00C602C5" w:rsidP="00C602C5">
      <w:pPr>
        <w:spacing w:before="120" w:after="120"/>
        <w:ind w:firstLine="708"/>
        <w:jc w:val="both"/>
        <w:rPr>
          <w:rFonts w:asciiTheme="majorBidi" w:hAnsiTheme="majorBidi" w:cstheme="majorBidi"/>
        </w:rPr>
      </w:pPr>
      <w:bookmarkStart w:id="279" w:name="_Toc115217941"/>
      <w:bookmarkEnd w:id="272"/>
      <w:bookmarkEnd w:id="273"/>
      <w:r w:rsidRPr="00B2117D">
        <w:rPr>
          <w:rFonts w:asciiTheme="majorBidi" w:hAnsiTheme="majorBidi" w:cstheme="majorBidi"/>
          <w:color w:val="000000"/>
          <w:lang w:val="ru"/>
        </w:rPr>
        <w:t>Доклинические фармакодинамические исследования лекарственного взаимодействия не проводились.</w:t>
      </w:r>
    </w:p>
    <w:p w14:paraId="56ED4FEE" w14:textId="62072A3A" w:rsidR="00C602C5" w:rsidRPr="00352529" w:rsidRDefault="00C602C5" w:rsidP="00C602C5">
      <w:pPr>
        <w:pStyle w:val="20"/>
        <w:tabs>
          <w:tab w:val="left" w:pos="284"/>
          <w:tab w:val="left" w:pos="567"/>
        </w:tabs>
        <w:rPr>
          <w:color w:val="000000" w:themeColor="text1"/>
        </w:rPr>
      </w:pPr>
      <w:bookmarkStart w:id="280" w:name="_Toc159973302"/>
      <w:r w:rsidRPr="00C5536C">
        <w:rPr>
          <w:color w:val="000000" w:themeColor="text1"/>
        </w:rPr>
        <w:t>Доклиническая фармакокинетика</w:t>
      </w:r>
      <w:bookmarkStart w:id="281" w:name="_Toc484199228"/>
      <w:bookmarkStart w:id="282" w:name="_Toc10578060"/>
      <w:bookmarkStart w:id="283" w:name="_Toc115217942"/>
      <w:bookmarkStart w:id="284" w:name="_Hlk521883862"/>
      <w:bookmarkStart w:id="285" w:name="_Toc483835323"/>
      <w:bookmarkStart w:id="286" w:name="_Toc484591394"/>
      <w:bookmarkStart w:id="287" w:name="_Toc415001099"/>
      <w:bookmarkStart w:id="288" w:name="_Toc298775544"/>
      <w:bookmarkEnd w:id="279"/>
      <w:bookmarkEnd w:id="280"/>
    </w:p>
    <w:p w14:paraId="69203952" w14:textId="77777777" w:rsidR="00C602C5" w:rsidRPr="00707D60" w:rsidRDefault="00C602C5" w:rsidP="00B50A8D">
      <w:pPr>
        <w:spacing w:before="240" w:after="240"/>
        <w:outlineLvl w:val="2"/>
        <w:rPr>
          <w:b/>
          <w:color w:val="000000" w:themeColor="text1"/>
        </w:rPr>
      </w:pPr>
      <w:bookmarkStart w:id="289" w:name="_Toc159973303"/>
      <w:r w:rsidRPr="00707D60">
        <w:rPr>
          <w:b/>
          <w:color w:val="000000" w:themeColor="text1"/>
        </w:rPr>
        <w:t xml:space="preserve">3.2.1. </w:t>
      </w:r>
      <w:bookmarkEnd w:id="281"/>
      <w:bookmarkEnd w:id="282"/>
      <w:r w:rsidRPr="00707D60">
        <w:rPr>
          <w:b/>
          <w:bCs/>
          <w:iCs/>
          <w:color w:val="000000" w:themeColor="text1"/>
          <w:szCs w:val="28"/>
        </w:rPr>
        <w:t>Всасывание</w:t>
      </w:r>
      <w:bookmarkEnd w:id="283"/>
      <w:bookmarkEnd w:id="289"/>
    </w:p>
    <w:p w14:paraId="1443FE9F" w14:textId="77777777" w:rsidR="00C602C5" w:rsidRPr="00352529" w:rsidRDefault="00C602C5" w:rsidP="00C602C5">
      <w:pPr>
        <w:tabs>
          <w:tab w:val="left" w:pos="567"/>
        </w:tabs>
        <w:spacing w:after="240"/>
        <w:rPr>
          <w:rFonts w:asciiTheme="majorBidi" w:hAnsiTheme="majorBidi" w:cstheme="majorBidi"/>
          <w:u w:val="single"/>
        </w:rPr>
      </w:pPr>
      <w:bookmarkStart w:id="290" w:name="_Toc484199229"/>
      <w:bookmarkStart w:id="291" w:name="_Toc10578061"/>
      <w:bookmarkStart w:id="292" w:name="_Toc115217943"/>
      <w:r w:rsidRPr="00352529">
        <w:rPr>
          <w:rFonts w:asciiTheme="majorBidi" w:hAnsiTheme="majorBidi" w:cstheme="majorBidi"/>
          <w:u w:val="single"/>
          <w:lang w:val="ru"/>
        </w:rPr>
        <w:t xml:space="preserve">Фармакокинетика у мышей </w:t>
      </w:r>
    </w:p>
    <w:p w14:paraId="0F8BC898" w14:textId="77777777" w:rsidR="00C602C5" w:rsidRPr="00352529" w:rsidRDefault="00C602C5" w:rsidP="00C602C5">
      <w:pPr>
        <w:tabs>
          <w:tab w:val="left" w:pos="567"/>
        </w:tabs>
        <w:rPr>
          <w:rFonts w:asciiTheme="majorBidi" w:hAnsiTheme="majorBidi" w:cstheme="majorBidi"/>
        </w:rPr>
      </w:pPr>
      <w:r w:rsidRPr="00352529">
        <w:rPr>
          <w:rFonts w:asciiTheme="majorBidi" w:hAnsiTheme="majorBidi" w:cstheme="majorBidi"/>
          <w:i/>
          <w:iCs/>
          <w:lang w:val="ru"/>
        </w:rPr>
        <w:t>Однократное введение препарата</w:t>
      </w:r>
    </w:p>
    <w:p w14:paraId="009B36DB" w14:textId="77777777" w:rsidR="00C602C5" w:rsidRPr="00352529"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352529">
        <w:rPr>
          <w:rFonts w:asciiTheme="majorBidi" w:hAnsiTheme="majorBidi" w:cstheme="majorBidi"/>
          <w:lang w:val="ru"/>
        </w:rPr>
        <w:t>12 самкам мышей линии BALB/c вводили перорально однократную дозу акалабрутиниба (5 мг/кг) через желудочный зонд и 12 самкам мышей линии BALB/c вводили внутривенно однократную дозу (2 мг/кг).</w:t>
      </w:r>
    </w:p>
    <w:p w14:paraId="5D94158C" w14:textId="77777777" w:rsidR="00C602C5" w:rsidRPr="00352529" w:rsidRDefault="00C602C5" w:rsidP="00C602C5">
      <w:pPr>
        <w:tabs>
          <w:tab w:val="left" w:pos="567"/>
        </w:tabs>
        <w:rPr>
          <w:rFonts w:asciiTheme="majorBidi" w:hAnsiTheme="majorBidi" w:cstheme="majorBidi"/>
        </w:rPr>
      </w:pPr>
    </w:p>
    <w:p w14:paraId="2126E81D" w14:textId="5ECCFAA0" w:rsidR="00B50A8D" w:rsidRDefault="00B50A8D" w:rsidP="00B50A8D">
      <w:pPr>
        <w:pStyle w:val="af5"/>
        <w:keepNext/>
        <w:jc w:val="both"/>
      </w:pPr>
      <w:bookmarkStart w:id="293" w:name="_Toc159973357"/>
      <w:r>
        <w:t xml:space="preserve">Таблица </w:t>
      </w:r>
      <w:fldSimple w:instr=" STYLEREF 1 \s ">
        <w:r w:rsidR="008260B3">
          <w:rPr>
            <w:noProof/>
          </w:rPr>
          <w:t>3</w:t>
        </w:r>
      </w:fldSimple>
      <w:r w:rsidR="008260B3">
        <w:noBreakHyphen/>
      </w:r>
      <w:fldSimple w:instr=" SEQ Таблица \* ARABIC \s 1 ">
        <w:r w:rsidR="008260B3">
          <w:rPr>
            <w:noProof/>
          </w:rPr>
          <w:t>15</w:t>
        </w:r>
      </w:fldSimple>
      <w:r>
        <w:t>.</w:t>
      </w:r>
      <w:r w:rsidRPr="00B50A8D">
        <w:rPr>
          <w:rFonts w:asciiTheme="majorBidi" w:hAnsiTheme="majorBidi" w:cstheme="majorBidi"/>
          <w:bCs w:val="0"/>
          <w:lang w:val="ru"/>
        </w:rPr>
        <w:t xml:space="preserve"> </w:t>
      </w:r>
      <w:r w:rsidRPr="00B50A8D">
        <w:rPr>
          <w:rFonts w:asciiTheme="majorBidi" w:hAnsiTheme="majorBidi" w:cstheme="majorBidi"/>
          <w:b w:val="0"/>
          <w:bCs w:val="0"/>
          <w:lang w:val="ru"/>
        </w:rPr>
        <w:t>Обобщенные средние фармакокинетические показатели для акалабрутиниба у самок мышей лини BALB/c после введения акалабрутиниба внутривенно по 2 мг/кг или перорально по 5 мг/кг.</w:t>
      </w:r>
      <w:bookmarkEnd w:id="293"/>
    </w:p>
    <w:tbl>
      <w:tblPr>
        <w:tblOverlap w:val="neve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684"/>
        <w:gridCol w:w="2841"/>
        <w:gridCol w:w="3821"/>
      </w:tblGrid>
      <w:tr w:rsidR="00C602C5" w:rsidRPr="00352529" w14:paraId="34CB8AF3" w14:textId="77777777" w:rsidTr="008670F3">
        <w:trPr>
          <w:cantSplit/>
          <w:trHeight w:val="29"/>
          <w:tblHeader/>
          <w:jc w:val="right"/>
        </w:trPr>
        <w:tc>
          <w:tcPr>
            <w:tcW w:w="1436" w:type="pct"/>
            <w:shd w:val="clear" w:color="auto" w:fill="D9D9D9" w:themeFill="background1" w:themeFillShade="D9"/>
            <w:vAlign w:val="bottom"/>
          </w:tcPr>
          <w:p w14:paraId="74364B15" w14:textId="77777777" w:rsidR="00C602C5" w:rsidRPr="00352529" w:rsidRDefault="00C602C5" w:rsidP="008670F3">
            <w:pPr>
              <w:tabs>
                <w:tab w:val="left" w:pos="567"/>
              </w:tabs>
              <w:jc w:val="center"/>
              <w:rPr>
                <w:rFonts w:asciiTheme="majorBidi" w:hAnsiTheme="majorBidi" w:cstheme="majorBidi"/>
              </w:rPr>
            </w:pPr>
            <w:r w:rsidRPr="00352529">
              <w:rPr>
                <w:rFonts w:asciiTheme="majorBidi" w:hAnsiTheme="majorBidi" w:cstheme="majorBidi"/>
                <w:b/>
                <w:bCs/>
                <w:lang w:val="ru"/>
              </w:rPr>
              <w:t>Фармакокинетический показатель</w:t>
            </w:r>
          </w:p>
        </w:tc>
        <w:tc>
          <w:tcPr>
            <w:tcW w:w="1520" w:type="pct"/>
            <w:shd w:val="clear" w:color="auto" w:fill="D9D9D9" w:themeFill="background1" w:themeFillShade="D9"/>
          </w:tcPr>
          <w:p w14:paraId="61EB5A7D" w14:textId="77777777" w:rsidR="00C602C5" w:rsidRPr="00352529" w:rsidRDefault="00C602C5" w:rsidP="008670F3">
            <w:pPr>
              <w:tabs>
                <w:tab w:val="left" w:pos="567"/>
              </w:tabs>
              <w:jc w:val="center"/>
              <w:rPr>
                <w:rFonts w:asciiTheme="majorBidi" w:hAnsiTheme="majorBidi" w:cstheme="majorBidi"/>
                <w:b/>
                <w:bCs/>
              </w:rPr>
            </w:pPr>
            <w:r w:rsidRPr="00352529">
              <w:rPr>
                <w:rFonts w:asciiTheme="majorBidi" w:hAnsiTheme="majorBidi" w:cstheme="majorBidi"/>
                <w:b/>
                <w:bCs/>
                <w:lang w:val="ru"/>
              </w:rPr>
              <w:t>2 мг/кг в/в</w:t>
            </w:r>
          </w:p>
          <w:p w14:paraId="1CFB62FA" w14:textId="77777777" w:rsidR="00C602C5" w:rsidRPr="00352529" w:rsidRDefault="00C602C5" w:rsidP="008670F3">
            <w:pPr>
              <w:tabs>
                <w:tab w:val="left" w:pos="567"/>
              </w:tabs>
              <w:jc w:val="center"/>
              <w:rPr>
                <w:rFonts w:asciiTheme="majorBidi" w:hAnsiTheme="majorBidi" w:cstheme="majorBidi"/>
              </w:rPr>
            </w:pPr>
            <w:r w:rsidRPr="00352529">
              <w:rPr>
                <w:rFonts w:asciiTheme="majorBidi" w:hAnsiTheme="majorBidi" w:cstheme="majorBidi"/>
                <w:b/>
                <w:bCs/>
                <w:lang w:val="ru"/>
              </w:rPr>
              <w:t>Самки (n = 12)</w:t>
            </w:r>
          </w:p>
        </w:tc>
        <w:tc>
          <w:tcPr>
            <w:tcW w:w="2044" w:type="pct"/>
            <w:shd w:val="clear" w:color="auto" w:fill="D9D9D9" w:themeFill="background1" w:themeFillShade="D9"/>
          </w:tcPr>
          <w:p w14:paraId="7310C412" w14:textId="77777777" w:rsidR="00C602C5" w:rsidRPr="00352529" w:rsidRDefault="00C602C5" w:rsidP="008670F3">
            <w:pPr>
              <w:tabs>
                <w:tab w:val="left" w:pos="567"/>
              </w:tabs>
              <w:jc w:val="center"/>
              <w:rPr>
                <w:rFonts w:asciiTheme="majorBidi" w:hAnsiTheme="majorBidi" w:cstheme="majorBidi"/>
                <w:b/>
                <w:bCs/>
              </w:rPr>
            </w:pPr>
            <w:r w:rsidRPr="00352529">
              <w:rPr>
                <w:rFonts w:asciiTheme="majorBidi" w:hAnsiTheme="majorBidi" w:cstheme="majorBidi"/>
                <w:b/>
                <w:bCs/>
                <w:lang w:val="ru"/>
              </w:rPr>
              <w:t>5 мг/кг перорально</w:t>
            </w:r>
          </w:p>
          <w:p w14:paraId="653EC9AB" w14:textId="77777777" w:rsidR="00C602C5" w:rsidRPr="00352529" w:rsidRDefault="00C602C5" w:rsidP="008670F3">
            <w:pPr>
              <w:tabs>
                <w:tab w:val="left" w:pos="567"/>
              </w:tabs>
              <w:jc w:val="center"/>
              <w:rPr>
                <w:rFonts w:asciiTheme="majorBidi" w:hAnsiTheme="majorBidi" w:cstheme="majorBidi"/>
              </w:rPr>
            </w:pPr>
            <w:r w:rsidRPr="00352529">
              <w:rPr>
                <w:rFonts w:asciiTheme="majorBidi" w:hAnsiTheme="majorBidi" w:cstheme="majorBidi"/>
                <w:b/>
                <w:bCs/>
                <w:lang w:val="ru"/>
              </w:rPr>
              <w:t>Самки (n=12)</w:t>
            </w:r>
          </w:p>
        </w:tc>
      </w:tr>
      <w:tr w:rsidR="00C602C5" w:rsidRPr="00352529" w14:paraId="28D56A85" w14:textId="77777777" w:rsidTr="008670F3">
        <w:trPr>
          <w:cantSplit/>
          <w:trHeight w:val="29"/>
          <w:jc w:val="right"/>
        </w:trPr>
        <w:tc>
          <w:tcPr>
            <w:tcW w:w="1436" w:type="pct"/>
            <w:shd w:val="clear" w:color="auto" w:fill="FFFFFF"/>
          </w:tcPr>
          <w:p w14:paraId="7F9E6058" w14:textId="77777777" w:rsidR="00C602C5" w:rsidRPr="00352529" w:rsidRDefault="00C602C5" w:rsidP="008670F3">
            <w:pPr>
              <w:tabs>
                <w:tab w:val="left" w:pos="567"/>
              </w:tabs>
              <w:rPr>
                <w:rFonts w:asciiTheme="majorBidi" w:hAnsiTheme="majorBidi" w:cstheme="majorBidi"/>
              </w:rPr>
            </w:pPr>
            <w:r w:rsidRPr="00352529">
              <w:rPr>
                <w:rFonts w:asciiTheme="majorBidi" w:hAnsiTheme="majorBidi" w:cstheme="majorBidi"/>
                <w:lang w:val="ru"/>
              </w:rPr>
              <w:t>C</w:t>
            </w:r>
            <w:r w:rsidRPr="00352529">
              <w:rPr>
                <w:rFonts w:asciiTheme="majorBidi" w:hAnsiTheme="majorBidi" w:cstheme="majorBidi"/>
                <w:vertAlign w:val="subscript"/>
                <w:lang w:val="ru"/>
              </w:rPr>
              <w:t>0</w:t>
            </w:r>
            <w:r w:rsidRPr="00352529">
              <w:rPr>
                <w:rFonts w:asciiTheme="majorBidi" w:hAnsiTheme="majorBidi" w:cstheme="majorBidi"/>
                <w:lang w:val="ru"/>
              </w:rPr>
              <w:t xml:space="preserve"> (нг/мл)</w:t>
            </w:r>
          </w:p>
        </w:tc>
        <w:tc>
          <w:tcPr>
            <w:tcW w:w="1520" w:type="pct"/>
            <w:shd w:val="clear" w:color="auto" w:fill="FFFFFF"/>
          </w:tcPr>
          <w:p w14:paraId="79E30886" w14:textId="77777777" w:rsidR="00C602C5" w:rsidRPr="00352529" w:rsidRDefault="00C602C5" w:rsidP="008670F3">
            <w:pPr>
              <w:tabs>
                <w:tab w:val="left" w:pos="567"/>
              </w:tabs>
              <w:rPr>
                <w:rFonts w:asciiTheme="majorBidi" w:hAnsiTheme="majorBidi" w:cstheme="majorBidi"/>
              </w:rPr>
            </w:pPr>
            <w:r w:rsidRPr="00352529">
              <w:rPr>
                <w:rFonts w:asciiTheme="majorBidi" w:hAnsiTheme="majorBidi" w:cstheme="majorBidi"/>
                <w:lang w:val="ru"/>
              </w:rPr>
              <w:t>894</w:t>
            </w:r>
          </w:p>
        </w:tc>
        <w:tc>
          <w:tcPr>
            <w:tcW w:w="2044" w:type="pct"/>
            <w:shd w:val="clear" w:color="auto" w:fill="FFFFFF"/>
          </w:tcPr>
          <w:p w14:paraId="15CB06ED" w14:textId="77777777" w:rsidR="00C602C5" w:rsidRPr="00352529" w:rsidRDefault="00C602C5" w:rsidP="008670F3">
            <w:pPr>
              <w:tabs>
                <w:tab w:val="left" w:pos="567"/>
              </w:tabs>
              <w:rPr>
                <w:rFonts w:asciiTheme="majorBidi" w:hAnsiTheme="majorBidi" w:cstheme="majorBidi"/>
              </w:rPr>
            </w:pPr>
            <w:r w:rsidRPr="00352529">
              <w:rPr>
                <w:rFonts w:asciiTheme="majorBidi" w:hAnsiTheme="majorBidi" w:cstheme="majorBidi"/>
                <w:lang w:val="ru"/>
              </w:rPr>
              <w:t>Н/О</w:t>
            </w:r>
          </w:p>
        </w:tc>
      </w:tr>
      <w:tr w:rsidR="00C602C5" w:rsidRPr="00352529" w14:paraId="4BC1E710" w14:textId="77777777" w:rsidTr="008670F3">
        <w:trPr>
          <w:cantSplit/>
          <w:trHeight w:val="29"/>
          <w:jc w:val="right"/>
        </w:trPr>
        <w:tc>
          <w:tcPr>
            <w:tcW w:w="1436" w:type="pct"/>
            <w:shd w:val="clear" w:color="auto" w:fill="FFFFFF"/>
          </w:tcPr>
          <w:p w14:paraId="1E64418B" w14:textId="77777777" w:rsidR="00C602C5" w:rsidRPr="00352529" w:rsidRDefault="00C602C5" w:rsidP="008670F3">
            <w:pPr>
              <w:tabs>
                <w:tab w:val="left" w:pos="567"/>
              </w:tabs>
              <w:rPr>
                <w:rFonts w:asciiTheme="majorBidi" w:hAnsiTheme="majorBidi" w:cstheme="majorBidi"/>
              </w:rPr>
            </w:pPr>
            <w:r w:rsidRPr="00352529">
              <w:rPr>
                <w:rFonts w:asciiTheme="majorBidi" w:hAnsiTheme="majorBidi" w:cstheme="majorBidi"/>
                <w:lang w:val="ru"/>
              </w:rPr>
              <w:t>C</w:t>
            </w:r>
            <w:r w:rsidRPr="00352529">
              <w:rPr>
                <w:rFonts w:asciiTheme="majorBidi" w:hAnsiTheme="majorBidi" w:cstheme="majorBidi"/>
                <w:vertAlign w:val="subscript"/>
                <w:lang w:val="ru"/>
              </w:rPr>
              <w:t>max</w:t>
            </w:r>
            <w:r w:rsidRPr="00352529">
              <w:rPr>
                <w:rFonts w:asciiTheme="majorBidi" w:hAnsiTheme="majorBidi" w:cstheme="majorBidi"/>
                <w:lang w:val="ru"/>
              </w:rPr>
              <w:t xml:space="preserve"> (нг/мл)</w:t>
            </w:r>
          </w:p>
        </w:tc>
        <w:tc>
          <w:tcPr>
            <w:tcW w:w="1520" w:type="pct"/>
            <w:shd w:val="clear" w:color="auto" w:fill="FFFFFF"/>
          </w:tcPr>
          <w:p w14:paraId="07332114" w14:textId="77777777" w:rsidR="00C602C5" w:rsidRPr="00352529" w:rsidRDefault="00C602C5" w:rsidP="008670F3">
            <w:pPr>
              <w:tabs>
                <w:tab w:val="left" w:pos="567"/>
              </w:tabs>
              <w:rPr>
                <w:rFonts w:asciiTheme="majorBidi" w:hAnsiTheme="majorBidi" w:cstheme="majorBidi"/>
              </w:rPr>
            </w:pPr>
            <w:r w:rsidRPr="00352529">
              <w:rPr>
                <w:rFonts w:asciiTheme="majorBidi" w:hAnsiTheme="majorBidi" w:cstheme="majorBidi"/>
                <w:lang w:val="ru"/>
              </w:rPr>
              <w:t>488</w:t>
            </w:r>
          </w:p>
        </w:tc>
        <w:tc>
          <w:tcPr>
            <w:tcW w:w="2044" w:type="pct"/>
            <w:shd w:val="clear" w:color="auto" w:fill="FFFFFF"/>
          </w:tcPr>
          <w:p w14:paraId="4F88BCDA" w14:textId="77777777" w:rsidR="00C602C5" w:rsidRPr="00352529" w:rsidRDefault="00C602C5" w:rsidP="008670F3">
            <w:pPr>
              <w:tabs>
                <w:tab w:val="left" w:pos="567"/>
              </w:tabs>
              <w:rPr>
                <w:rFonts w:asciiTheme="majorBidi" w:hAnsiTheme="majorBidi" w:cstheme="majorBidi"/>
              </w:rPr>
            </w:pPr>
            <w:r w:rsidRPr="00352529">
              <w:rPr>
                <w:rFonts w:asciiTheme="majorBidi" w:hAnsiTheme="majorBidi" w:cstheme="majorBidi"/>
                <w:lang w:val="ru"/>
              </w:rPr>
              <w:t>220</w:t>
            </w:r>
          </w:p>
        </w:tc>
      </w:tr>
      <w:tr w:rsidR="00C602C5" w:rsidRPr="00352529" w14:paraId="0F01EC89" w14:textId="77777777" w:rsidTr="008670F3">
        <w:trPr>
          <w:cantSplit/>
          <w:trHeight w:val="29"/>
          <w:jc w:val="right"/>
        </w:trPr>
        <w:tc>
          <w:tcPr>
            <w:tcW w:w="1436" w:type="pct"/>
            <w:shd w:val="clear" w:color="auto" w:fill="FFFFFF"/>
          </w:tcPr>
          <w:p w14:paraId="68CA31EB" w14:textId="77777777" w:rsidR="00C602C5" w:rsidRPr="00352529" w:rsidRDefault="00C602C5" w:rsidP="008670F3">
            <w:pPr>
              <w:tabs>
                <w:tab w:val="left" w:pos="567"/>
              </w:tabs>
              <w:rPr>
                <w:rFonts w:asciiTheme="majorBidi" w:hAnsiTheme="majorBidi" w:cstheme="majorBidi"/>
              </w:rPr>
            </w:pPr>
            <w:r w:rsidRPr="00352529">
              <w:rPr>
                <w:rFonts w:asciiTheme="majorBidi" w:hAnsiTheme="majorBidi" w:cstheme="majorBidi"/>
                <w:lang w:val="en-US"/>
              </w:rPr>
              <w:t>AUC</w:t>
            </w:r>
            <w:r w:rsidRPr="00352529">
              <w:rPr>
                <w:rFonts w:asciiTheme="majorBidi" w:hAnsiTheme="majorBidi" w:cstheme="majorBidi"/>
                <w:vertAlign w:val="subscript"/>
              </w:rPr>
              <w:t>(0-</w:t>
            </w:r>
            <w:r w:rsidRPr="00352529">
              <w:rPr>
                <w:rFonts w:asciiTheme="majorBidi" w:hAnsiTheme="majorBidi" w:cstheme="majorBidi"/>
                <w:vertAlign w:val="subscript"/>
                <w:lang w:val="en-US"/>
              </w:rPr>
              <w:t>inf</w:t>
            </w:r>
            <w:r w:rsidRPr="00352529">
              <w:rPr>
                <w:rFonts w:asciiTheme="majorBidi" w:hAnsiTheme="majorBidi" w:cstheme="majorBidi"/>
                <w:vertAlign w:val="subscript"/>
              </w:rPr>
              <w:t>)</w:t>
            </w:r>
            <w:r w:rsidRPr="00352529">
              <w:rPr>
                <w:rFonts w:asciiTheme="majorBidi" w:hAnsiTheme="majorBidi" w:cstheme="majorBidi"/>
              </w:rPr>
              <w:t xml:space="preserve"> (</w:t>
            </w:r>
            <w:r w:rsidRPr="00352529">
              <w:rPr>
                <w:rFonts w:asciiTheme="majorBidi" w:hAnsiTheme="majorBidi" w:cstheme="majorBidi"/>
                <w:lang w:val="ru"/>
              </w:rPr>
              <w:t>нг</w:t>
            </w:r>
            <w:r w:rsidRPr="00352529">
              <w:rPr>
                <w:rFonts w:asciiTheme="majorBidi" w:hAnsiTheme="majorBidi" w:cstheme="majorBidi"/>
              </w:rPr>
              <w:t>·</w:t>
            </w:r>
            <w:r w:rsidRPr="00352529">
              <w:rPr>
                <w:rFonts w:asciiTheme="majorBidi" w:hAnsiTheme="majorBidi" w:cstheme="majorBidi"/>
                <w:lang w:val="ru"/>
              </w:rPr>
              <w:t>ч</w:t>
            </w:r>
            <w:r w:rsidRPr="00352529">
              <w:rPr>
                <w:rFonts w:asciiTheme="majorBidi" w:hAnsiTheme="majorBidi" w:cstheme="majorBidi"/>
              </w:rPr>
              <w:t>/</w:t>
            </w:r>
            <w:r w:rsidRPr="00352529">
              <w:rPr>
                <w:rFonts w:asciiTheme="majorBidi" w:hAnsiTheme="majorBidi" w:cstheme="majorBidi"/>
                <w:lang w:val="ru"/>
              </w:rPr>
              <w:t>мл</w:t>
            </w:r>
            <w:r w:rsidRPr="00352529">
              <w:rPr>
                <w:rFonts w:asciiTheme="majorBidi" w:hAnsiTheme="majorBidi" w:cstheme="majorBidi"/>
              </w:rPr>
              <w:t>)</w:t>
            </w:r>
          </w:p>
        </w:tc>
        <w:tc>
          <w:tcPr>
            <w:tcW w:w="1520" w:type="pct"/>
            <w:shd w:val="clear" w:color="auto" w:fill="FFFFFF"/>
          </w:tcPr>
          <w:p w14:paraId="2FE9EDCC" w14:textId="77777777" w:rsidR="00C602C5" w:rsidRPr="00352529" w:rsidRDefault="00C602C5" w:rsidP="008670F3">
            <w:pPr>
              <w:tabs>
                <w:tab w:val="left" w:pos="567"/>
              </w:tabs>
              <w:rPr>
                <w:rFonts w:asciiTheme="majorBidi" w:hAnsiTheme="majorBidi" w:cstheme="majorBidi"/>
              </w:rPr>
            </w:pPr>
            <w:r w:rsidRPr="00352529">
              <w:rPr>
                <w:rFonts w:asciiTheme="majorBidi" w:hAnsiTheme="majorBidi" w:cstheme="majorBidi"/>
                <w:lang w:val="ru"/>
              </w:rPr>
              <w:t>138</w:t>
            </w:r>
          </w:p>
        </w:tc>
        <w:tc>
          <w:tcPr>
            <w:tcW w:w="2044" w:type="pct"/>
            <w:shd w:val="clear" w:color="auto" w:fill="FFFFFF"/>
          </w:tcPr>
          <w:p w14:paraId="3C547464" w14:textId="77777777" w:rsidR="00C602C5" w:rsidRPr="00352529" w:rsidRDefault="00C602C5" w:rsidP="008670F3">
            <w:pPr>
              <w:tabs>
                <w:tab w:val="left" w:pos="567"/>
              </w:tabs>
              <w:rPr>
                <w:rFonts w:asciiTheme="majorBidi" w:hAnsiTheme="majorBidi" w:cstheme="majorBidi"/>
              </w:rPr>
            </w:pPr>
            <w:r w:rsidRPr="00352529">
              <w:rPr>
                <w:rFonts w:asciiTheme="majorBidi" w:hAnsiTheme="majorBidi" w:cstheme="majorBidi"/>
                <w:lang w:val="ru"/>
              </w:rPr>
              <w:t>213</w:t>
            </w:r>
          </w:p>
        </w:tc>
      </w:tr>
      <w:tr w:rsidR="00C602C5" w:rsidRPr="00352529" w14:paraId="591FBBA5" w14:textId="77777777" w:rsidTr="008670F3">
        <w:trPr>
          <w:cantSplit/>
          <w:trHeight w:val="29"/>
          <w:jc w:val="right"/>
        </w:trPr>
        <w:tc>
          <w:tcPr>
            <w:tcW w:w="1436" w:type="pct"/>
            <w:shd w:val="clear" w:color="auto" w:fill="FFFFFF"/>
          </w:tcPr>
          <w:p w14:paraId="57DBECD4" w14:textId="77777777" w:rsidR="00C602C5" w:rsidRPr="00352529" w:rsidRDefault="00C602C5" w:rsidP="008670F3">
            <w:pPr>
              <w:tabs>
                <w:tab w:val="left" w:pos="567"/>
              </w:tabs>
              <w:rPr>
                <w:rFonts w:asciiTheme="majorBidi" w:hAnsiTheme="majorBidi" w:cstheme="majorBidi"/>
              </w:rPr>
            </w:pPr>
            <w:r w:rsidRPr="00352529">
              <w:rPr>
                <w:rFonts w:asciiTheme="majorBidi" w:hAnsiTheme="majorBidi" w:cstheme="majorBidi"/>
                <w:lang w:val="ru"/>
              </w:rPr>
              <w:t>T</w:t>
            </w:r>
            <w:r w:rsidRPr="00352529">
              <w:rPr>
                <w:rFonts w:asciiTheme="majorBidi" w:hAnsiTheme="majorBidi" w:cstheme="majorBidi"/>
                <w:vertAlign w:val="subscript"/>
                <w:lang w:val="ru"/>
              </w:rPr>
              <w:t>max</w:t>
            </w:r>
            <w:r w:rsidRPr="00352529">
              <w:rPr>
                <w:rFonts w:asciiTheme="majorBidi" w:hAnsiTheme="majorBidi" w:cstheme="majorBidi"/>
                <w:lang w:val="ru"/>
              </w:rPr>
              <w:t xml:space="preserve"> (ч)</w:t>
            </w:r>
          </w:p>
        </w:tc>
        <w:tc>
          <w:tcPr>
            <w:tcW w:w="1520" w:type="pct"/>
            <w:shd w:val="clear" w:color="auto" w:fill="FFFFFF"/>
          </w:tcPr>
          <w:p w14:paraId="2B196F89" w14:textId="77777777" w:rsidR="00C602C5" w:rsidRPr="00352529" w:rsidRDefault="00C602C5" w:rsidP="008670F3">
            <w:pPr>
              <w:tabs>
                <w:tab w:val="left" w:pos="567"/>
              </w:tabs>
              <w:rPr>
                <w:rFonts w:asciiTheme="majorBidi" w:hAnsiTheme="majorBidi" w:cstheme="majorBidi"/>
              </w:rPr>
            </w:pPr>
            <w:r w:rsidRPr="00352529">
              <w:rPr>
                <w:rFonts w:asciiTheme="majorBidi" w:hAnsiTheme="majorBidi" w:cstheme="majorBidi"/>
                <w:lang w:val="ru"/>
              </w:rPr>
              <w:t>Н/О</w:t>
            </w:r>
          </w:p>
        </w:tc>
        <w:tc>
          <w:tcPr>
            <w:tcW w:w="2044" w:type="pct"/>
            <w:shd w:val="clear" w:color="auto" w:fill="FFFFFF"/>
          </w:tcPr>
          <w:p w14:paraId="09D8B18A" w14:textId="77777777" w:rsidR="00C602C5" w:rsidRPr="00352529" w:rsidRDefault="00C602C5" w:rsidP="008670F3">
            <w:pPr>
              <w:tabs>
                <w:tab w:val="left" w:pos="567"/>
              </w:tabs>
              <w:rPr>
                <w:rFonts w:asciiTheme="majorBidi" w:hAnsiTheme="majorBidi" w:cstheme="majorBidi"/>
              </w:rPr>
            </w:pPr>
            <w:r w:rsidRPr="00352529">
              <w:rPr>
                <w:rFonts w:asciiTheme="majorBidi" w:hAnsiTheme="majorBidi" w:cstheme="majorBidi"/>
                <w:lang w:val="ru"/>
              </w:rPr>
              <w:t>0,08</w:t>
            </w:r>
          </w:p>
        </w:tc>
      </w:tr>
      <w:tr w:rsidR="00C602C5" w:rsidRPr="00352529" w14:paraId="65450269" w14:textId="77777777" w:rsidTr="008670F3">
        <w:trPr>
          <w:cantSplit/>
          <w:trHeight w:val="29"/>
          <w:jc w:val="right"/>
        </w:trPr>
        <w:tc>
          <w:tcPr>
            <w:tcW w:w="1436" w:type="pct"/>
            <w:shd w:val="clear" w:color="auto" w:fill="FFFFFF"/>
          </w:tcPr>
          <w:p w14:paraId="316E91D8" w14:textId="77777777" w:rsidR="00C602C5" w:rsidRPr="00352529" w:rsidRDefault="00C602C5" w:rsidP="008670F3">
            <w:pPr>
              <w:tabs>
                <w:tab w:val="left" w:pos="567"/>
              </w:tabs>
              <w:rPr>
                <w:rFonts w:asciiTheme="majorBidi" w:hAnsiTheme="majorBidi" w:cstheme="majorBidi"/>
              </w:rPr>
            </w:pPr>
            <w:r w:rsidRPr="00352529">
              <w:rPr>
                <w:rFonts w:asciiTheme="majorBidi" w:hAnsiTheme="majorBidi" w:cstheme="majorBidi"/>
                <w:lang w:val="ru"/>
              </w:rPr>
              <w:t>t</w:t>
            </w:r>
            <w:r w:rsidRPr="00352529">
              <w:rPr>
                <w:rFonts w:asciiTheme="majorBidi" w:hAnsiTheme="majorBidi" w:cstheme="majorBidi"/>
                <w:vertAlign w:val="subscript"/>
                <w:lang w:val="ru"/>
              </w:rPr>
              <w:t>1/2</w:t>
            </w:r>
            <w:r w:rsidRPr="00352529">
              <w:rPr>
                <w:rFonts w:asciiTheme="majorBidi" w:hAnsiTheme="majorBidi" w:cstheme="majorBidi"/>
                <w:lang w:val="ru"/>
              </w:rPr>
              <w:t xml:space="preserve"> (ч)</w:t>
            </w:r>
          </w:p>
        </w:tc>
        <w:tc>
          <w:tcPr>
            <w:tcW w:w="1520" w:type="pct"/>
            <w:shd w:val="clear" w:color="auto" w:fill="FFFFFF"/>
          </w:tcPr>
          <w:p w14:paraId="79DDCA55" w14:textId="77777777" w:rsidR="00C602C5" w:rsidRPr="00352529" w:rsidRDefault="00C602C5" w:rsidP="008670F3">
            <w:pPr>
              <w:tabs>
                <w:tab w:val="left" w:pos="567"/>
              </w:tabs>
              <w:rPr>
                <w:rFonts w:asciiTheme="majorBidi" w:hAnsiTheme="majorBidi" w:cstheme="majorBidi"/>
              </w:rPr>
            </w:pPr>
            <w:r w:rsidRPr="00352529">
              <w:rPr>
                <w:rFonts w:asciiTheme="majorBidi" w:hAnsiTheme="majorBidi" w:cstheme="majorBidi"/>
                <w:lang w:val="ru"/>
              </w:rPr>
              <w:t>0,16</w:t>
            </w:r>
          </w:p>
        </w:tc>
        <w:tc>
          <w:tcPr>
            <w:tcW w:w="2044" w:type="pct"/>
            <w:shd w:val="clear" w:color="auto" w:fill="FFFFFF"/>
          </w:tcPr>
          <w:p w14:paraId="4CA807EE" w14:textId="77777777" w:rsidR="00C602C5" w:rsidRPr="00352529" w:rsidRDefault="00C602C5" w:rsidP="008670F3">
            <w:pPr>
              <w:tabs>
                <w:tab w:val="left" w:pos="567"/>
              </w:tabs>
              <w:rPr>
                <w:rFonts w:asciiTheme="majorBidi" w:hAnsiTheme="majorBidi" w:cstheme="majorBidi"/>
              </w:rPr>
            </w:pPr>
            <w:r w:rsidRPr="00352529">
              <w:rPr>
                <w:rFonts w:asciiTheme="majorBidi" w:hAnsiTheme="majorBidi" w:cstheme="majorBidi"/>
                <w:lang w:val="ru"/>
              </w:rPr>
              <w:t>0,93</w:t>
            </w:r>
          </w:p>
        </w:tc>
      </w:tr>
      <w:tr w:rsidR="00C602C5" w:rsidRPr="00352529" w14:paraId="6AED1417" w14:textId="77777777" w:rsidTr="008670F3">
        <w:trPr>
          <w:cantSplit/>
          <w:trHeight w:val="29"/>
          <w:jc w:val="right"/>
        </w:trPr>
        <w:tc>
          <w:tcPr>
            <w:tcW w:w="1436" w:type="pct"/>
            <w:shd w:val="clear" w:color="auto" w:fill="FFFFFF"/>
          </w:tcPr>
          <w:p w14:paraId="237A64E4" w14:textId="77777777" w:rsidR="00C602C5" w:rsidRPr="00352529" w:rsidRDefault="00C602C5" w:rsidP="008670F3">
            <w:pPr>
              <w:tabs>
                <w:tab w:val="left" w:pos="567"/>
              </w:tabs>
              <w:rPr>
                <w:rFonts w:asciiTheme="majorBidi" w:hAnsiTheme="majorBidi" w:cstheme="majorBidi"/>
              </w:rPr>
            </w:pPr>
            <w:r w:rsidRPr="00352529">
              <w:rPr>
                <w:rFonts w:asciiTheme="majorBidi" w:hAnsiTheme="majorBidi" w:cstheme="majorBidi"/>
                <w:lang w:val="ru"/>
              </w:rPr>
              <w:t>КЛ (л/ч/кг)</w:t>
            </w:r>
          </w:p>
        </w:tc>
        <w:tc>
          <w:tcPr>
            <w:tcW w:w="1520" w:type="pct"/>
            <w:shd w:val="clear" w:color="auto" w:fill="FFFFFF"/>
          </w:tcPr>
          <w:p w14:paraId="297D4423" w14:textId="77777777" w:rsidR="00C602C5" w:rsidRPr="00352529" w:rsidRDefault="00C602C5" w:rsidP="008670F3">
            <w:pPr>
              <w:tabs>
                <w:tab w:val="left" w:pos="567"/>
              </w:tabs>
              <w:rPr>
                <w:rFonts w:asciiTheme="majorBidi" w:hAnsiTheme="majorBidi" w:cstheme="majorBidi"/>
              </w:rPr>
            </w:pPr>
            <w:r w:rsidRPr="00352529">
              <w:rPr>
                <w:rFonts w:asciiTheme="majorBidi" w:hAnsiTheme="majorBidi" w:cstheme="majorBidi"/>
                <w:lang w:val="ru"/>
              </w:rPr>
              <w:t>14,5</w:t>
            </w:r>
          </w:p>
        </w:tc>
        <w:tc>
          <w:tcPr>
            <w:tcW w:w="2044" w:type="pct"/>
            <w:shd w:val="clear" w:color="auto" w:fill="FFFFFF"/>
          </w:tcPr>
          <w:p w14:paraId="45ABCD3A" w14:textId="77777777" w:rsidR="00C602C5" w:rsidRPr="00352529" w:rsidRDefault="00C602C5" w:rsidP="008670F3">
            <w:pPr>
              <w:tabs>
                <w:tab w:val="left" w:pos="567"/>
              </w:tabs>
              <w:rPr>
                <w:rFonts w:asciiTheme="majorBidi" w:hAnsiTheme="majorBidi" w:cstheme="majorBidi"/>
              </w:rPr>
            </w:pPr>
            <w:r w:rsidRPr="00352529">
              <w:rPr>
                <w:rFonts w:asciiTheme="majorBidi" w:hAnsiTheme="majorBidi" w:cstheme="majorBidi"/>
                <w:lang w:val="ru"/>
              </w:rPr>
              <w:t>Н/О</w:t>
            </w:r>
          </w:p>
        </w:tc>
      </w:tr>
      <w:tr w:rsidR="00C602C5" w:rsidRPr="00352529" w14:paraId="0649CA69" w14:textId="77777777" w:rsidTr="008670F3">
        <w:trPr>
          <w:cantSplit/>
          <w:trHeight w:val="29"/>
          <w:jc w:val="right"/>
        </w:trPr>
        <w:tc>
          <w:tcPr>
            <w:tcW w:w="1436" w:type="pct"/>
            <w:shd w:val="clear" w:color="auto" w:fill="FFFFFF"/>
          </w:tcPr>
          <w:p w14:paraId="2428B762" w14:textId="77777777" w:rsidR="00C602C5" w:rsidRPr="00352529" w:rsidRDefault="00C602C5" w:rsidP="008670F3">
            <w:pPr>
              <w:tabs>
                <w:tab w:val="left" w:pos="567"/>
              </w:tabs>
              <w:rPr>
                <w:rFonts w:asciiTheme="majorBidi" w:hAnsiTheme="majorBidi" w:cstheme="majorBidi"/>
              </w:rPr>
            </w:pPr>
            <w:r w:rsidRPr="00352529">
              <w:rPr>
                <w:rFonts w:asciiTheme="majorBidi" w:hAnsiTheme="majorBidi" w:cstheme="majorBidi"/>
                <w:lang w:val="ru"/>
              </w:rPr>
              <w:t>Vss (л/кг)</w:t>
            </w:r>
          </w:p>
        </w:tc>
        <w:tc>
          <w:tcPr>
            <w:tcW w:w="1520" w:type="pct"/>
            <w:shd w:val="clear" w:color="auto" w:fill="FFFFFF"/>
          </w:tcPr>
          <w:p w14:paraId="490FFC59" w14:textId="77777777" w:rsidR="00C602C5" w:rsidRPr="00352529" w:rsidRDefault="00C602C5" w:rsidP="008670F3">
            <w:pPr>
              <w:tabs>
                <w:tab w:val="left" w:pos="567"/>
              </w:tabs>
              <w:rPr>
                <w:rFonts w:asciiTheme="majorBidi" w:hAnsiTheme="majorBidi" w:cstheme="majorBidi"/>
              </w:rPr>
            </w:pPr>
            <w:r w:rsidRPr="00352529">
              <w:rPr>
                <w:rFonts w:asciiTheme="majorBidi" w:hAnsiTheme="majorBidi" w:cstheme="majorBidi"/>
                <w:lang w:val="ru"/>
              </w:rPr>
              <w:t>1,99</w:t>
            </w:r>
          </w:p>
        </w:tc>
        <w:tc>
          <w:tcPr>
            <w:tcW w:w="2044" w:type="pct"/>
            <w:shd w:val="clear" w:color="auto" w:fill="FFFFFF"/>
          </w:tcPr>
          <w:p w14:paraId="0550C2B2" w14:textId="77777777" w:rsidR="00C602C5" w:rsidRPr="00352529" w:rsidRDefault="00C602C5" w:rsidP="008670F3">
            <w:pPr>
              <w:tabs>
                <w:tab w:val="left" w:pos="567"/>
              </w:tabs>
              <w:rPr>
                <w:rFonts w:asciiTheme="majorBidi" w:hAnsiTheme="majorBidi" w:cstheme="majorBidi"/>
              </w:rPr>
            </w:pPr>
            <w:r w:rsidRPr="00352529">
              <w:rPr>
                <w:rFonts w:asciiTheme="majorBidi" w:hAnsiTheme="majorBidi" w:cstheme="majorBidi"/>
                <w:lang w:val="ru"/>
              </w:rPr>
              <w:t>Н/О</w:t>
            </w:r>
          </w:p>
        </w:tc>
      </w:tr>
      <w:tr w:rsidR="00C602C5" w:rsidRPr="00352529" w14:paraId="3FF3369A" w14:textId="77777777" w:rsidTr="008670F3">
        <w:trPr>
          <w:cantSplit/>
          <w:trHeight w:val="29"/>
          <w:jc w:val="right"/>
        </w:trPr>
        <w:tc>
          <w:tcPr>
            <w:tcW w:w="1436" w:type="pct"/>
            <w:shd w:val="clear" w:color="auto" w:fill="FFFFFF"/>
          </w:tcPr>
          <w:p w14:paraId="57E6C3E8" w14:textId="77777777" w:rsidR="00C602C5" w:rsidRPr="00352529" w:rsidRDefault="00C602C5" w:rsidP="008670F3">
            <w:pPr>
              <w:tabs>
                <w:tab w:val="left" w:pos="567"/>
              </w:tabs>
              <w:rPr>
                <w:rFonts w:asciiTheme="majorBidi" w:hAnsiTheme="majorBidi" w:cstheme="majorBidi"/>
              </w:rPr>
            </w:pPr>
            <w:r w:rsidRPr="00352529">
              <w:rPr>
                <w:rFonts w:asciiTheme="majorBidi" w:hAnsiTheme="majorBidi" w:cstheme="majorBidi"/>
                <w:lang w:val="ru"/>
              </w:rPr>
              <w:t>F (%)</w:t>
            </w:r>
          </w:p>
        </w:tc>
        <w:tc>
          <w:tcPr>
            <w:tcW w:w="1520" w:type="pct"/>
            <w:shd w:val="clear" w:color="auto" w:fill="FFFFFF"/>
          </w:tcPr>
          <w:p w14:paraId="4AF68A1A" w14:textId="77777777" w:rsidR="00C602C5" w:rsidRPr="00352529" w:rsidRDefault="00C602C5" w:rsidP="008670F3">
            <w:pPr>
              <w:tabs>
                <w:tab w:val="left" w:pos="567"/>
              </w:tabs>
              <w:rPr>
                <w:rFonts w:asciiTheme="majorBidi" w:hAnsiTheme="majorBidi" w:cstheme="majorBidi"/>
              </w:rPr>
            </w:pPr>
            <w:r w:rsidRPr="00352529">
              <w:rPr>
                <w:rFonts w:asciiTheme="majorBidi" w:hAnsiTheme="majorBidi" w:cstheme="majorBidi"/>
                <w:lang w:val="ru"/>
              </w:rPr>
              <w:t>Н/О</w:t>
            </w:r>
          </w:p>
        </w:tc>
        <w:tc>
          <w:tcPr>
            <w:tcW w:w="2044" w:type="pct"/>
            <w:shd w:val="clear" w:color="auto" w:fill="FFFFFF"/>
          </w:tcPr>
          <w:p w14:paraId="6F1CD3B8" w14:textId="77777777" w:rsidR="00C602C5" w:rsidRPr="00352529" w:rsidRDefault="00C602C5" w:rsidP="008670F3">
            <w:pPr>
              <w:tabs>
                <w:tab w:val="left" w:pos="567"/>
              </w:tabs>
              <w:rPr>
                <w:rFonts w:asciiTheme="majorBidi" w:hAnsiTheme="majorBidi" w:cstheme="majorBidi"/>
              </w:rPr>
            </w:pPr>
            <w:r w:rsidRPr="00352529">
              <w:rPr>
                <w:rFonts w:asciiTheme="majorBidi" w:hAnsiTheme="majorBidi" w:cstheme="majorBidi"/>
                <w:lang w:val="ru"/>
              </w:rPr>
              <w:t>61,8</w:t>
            </w:r>
          </w:p>
        </w:tc>
      </w:tr>
      <w:tr w:rsidR="00C602C5" w:rsidRPr="00352529" w14:paraId="6C2723B9" w14:textId="77777777" w:rsidTr="008670F3">
        <w:trPr>
          <w:cantSplit/>
          <w:trHeight w:val="29"/>
          <w:jc w:val="right"/>
        </w:trPr>
        <w:tc>
          <w:tcPr>
            <w:tcW w:w="5000" w:type="pct"/>
            <w:gridSpan w:val="3"/>
            <w:shd w:val="clear" w:color="auto" w:fill="FFFFFF"/>
          </w:tcPr>
          <w:p w14:paraId="7082760D" w14:textId="77777777" w:rsidR="00C602C5" w:rsidRPr="00352529" w:rsidRDefault="00C602C5" w:rsidP="008670F3">
            <w:pPr>
              <w:tabs>
                <w:tab w:val="left" w:pos="567"/>
              </w:tabs>
              <w:rPr>
                <w:rFonts w:asciiTheme="majorBidi" w:hAnsiTheme="majorBidi" w:cstheme="majorBidi"/>
                <w:b/>
                <w:sz w:val="20"/>
                <w:szCs w:val="20"/>
                <w:lang w:val="ru"/>
              </w:rPr>
            </w:pPr>
            <w:r w:rsidRPr="00352529">
              <w:rPr>
                <w:rFonts w:asciiTheme="majorBidi" w:hAnsiTheme="majorBidi" w:cstheme="majorBidi"/>
                <w:b/>
                <w:sz w:val="20"/>
                <w:szCs w:val="20"/>
                <w:lang w:val="ru"/>
              </w:rPr>
              <w:t>Примечание:</w:t>
            </w:r>
          </w:p>
          <w:p w14:paraId="57F7D532" w14:textId="77777777" w:rsidR="00C602C5" w:rsidRPr="00352529" w:rsidRDefault="00C602C5" w:rsidP="008670F3">
            <w:pPr>
              <w:tabs>
                <w:tab w:val="left" w:pos="567"/>
              </w:tabs>
              <w:rPr>
                <w:rFonts w:asciiTheme="majorBidi" w:hAnsiTheme="majorBidi" w:cstheme="majorBidi"/>
                <w:sz w:val="20"/>
                <w:szCs w:val="20"/>
              </w:rPr>
            </w:pPr>
            <w:r w:rsidRPr="00352529">
              <w:rPr>
                <w:rFonts w:asciiTheme="majorBidi" w:hAnsiTheme="majorBidi" w:cstheme="majorBidi"/>
                <w:sz w:val="20"/>
                <w:szCs w:val="20"/>
                <w:lang w:val="ru"/>
              </w:rPr>
              <w:t>AUC</w:t>
            </w:r>
            <w:r w:rsidRPr="00352529">
              <w:rPr>
                <w:rFonts w:asciiTheme="majorBidi" w:hAnsiTheme="majorBidi" w:cstheme="majorBidi"/>
                <w:sz w:val="20"/>
                <w:szCs w:val="20"/>
                <w:vertAlign w:val="subscript"/>
                <w:lang w:val="ru"/>
              </w:rPr>
              <w:t>0-inf</w:t>
            </w:r>
            <w:r w:rsidRPr="00352529">
              <w:rPr>
                <w:rFonts w:asciiTheme="majorBidi" w:hAnsiTheme="majorBidi" w:cstheme="majorBidi"/>
                <w:sz w:val="20"/>
                <w:szCs w:val="20"/>
                <w:lang w:val="ru"/>
              </w:rPr>
              <w:t xml:space="preserve"> = площадь под кривой «концентрация в плазме крови-время» от времени 0 до бесконечности; C</w:t>
            </w:r>
            <w:r w:rsidRPr="00352529">
              <w:rPr>
                <w:rFonts w:asciiTheme="majorBidi" w:hAnsiTheme="majorBidi" w:cstheme="majorBidi"/>
                <w:sz w:val="20"/>
                <w:szCs w:val="20"/>
                <w:vertAlign w:val="subscript"/>
                <w:lang w:val="ru"/>
              </w:rPr>
              <w:t>0</w:t>
            </w:r>
            <w:r w:rsidRPr="00352529">
              <w:rPr>
                <w:rFonts w:asciiTheme="majorBidi" w:hAnsiTheme="majorBidi" w:cstheme="majorBidi"/>
                <w:sz w:val="20"/>
                <w:szCs w:val="20"/>
                <w:lang w:val="ru"/>
              </w:rPr>
              <w:t xml:space="preserve"> = концентрация в плазме крови в нулевой момент времени; C</w:t>
            </w:r>
            <w:r w:rsidRPr="00352529">
              <w:rPr>
                <w:rFonts w:asciiTheme="majorBidi" w:hAnsiTheme="majorBidi" w:cstheme="majorBidi"/>
                <w:sz w:val="20"/>
                <w:szCs w:val="20"/>
                <w:vertAlign w:val="subscript"/>
                <w:lang w:val="ru"/>
              </w:rPr>
              <w:t>max</w:t>
            </w:r>
            <w:r w:rsidRPr="00352529">
              <w:rPr>
                <w:rFonts w:asciiTheme="majorBidi" w:hAnsiTheme="majorBidi" w:cstheme="majorBidi"/>
                <w:sz w:val="20"/>
                <w:szCs w:val="20"/>
                <w:lang w:val="ru"/>
              </w:rPr>
              <w:t xml:space="preserve"> = максимальная наблюдаемая концентрация в плазме крови; КЛ = общий клиренс организма; F = доля биодоступности от поглощенной дозы относительно в/в введения препарата, выраженная в процентах; в/в = внутривенно; Н/П или Н/О = неприменимо или не определялось; t</w:t>
            </w:r>
            <w:r w:rsidRPr="00352529">
              <w:rPr>
                <w:rFonts w:asciiTheme="majorBidi" w:hAnsiTheme="majorBidi" w:cstheme="majorBidi"/>
                <w:sz w:val="20"/>
                <w:szCs w:val="20"/>
                <w:vertAlign w:val="subscript"/>
                <w:lang w:val="ru"/>
              </w:rPr>
              <w:t>1/2</w:t>
            </w:r>
            <w:r w:rsidRPr="00352529">
              <w:rPr>
                <w:rFonts w:asciiTheme="majorBidi" w:hAnsiTheme="majorBidi" w:cstheme="majorBidi"/>
                <w:sz w:val="20"/>
                <w:szCs w:val="20"/>
                <w:lang w:val="ru"/>
              </w:rPr>
              <w:t xml:space="preserve"> = конечный период полувыведения; Tmax = время до достижения максимальной наблюдаемой концентрации в плазме крови; Vss = объем распределения в равновесном состоянии.</w:t>
            </w:r>
          </w:p>
          <w:p w14:paraId="59BABE66" w14:textId="77777777" w:rsidR="00C602C5" w:rsidRPr="00352529" w:rsidRDefault="00C602C5" w:rsidP="008670F3">
            <w:pPr>
              <w:tabs>
                <w:tab w:val="left" w:pos="567"/>
              </w:tabs>
              <w:rPr>
                <w:rFonts w:asciiTheme="majorBidi" w:hAnsiTheme="majorBidi" w:cstheme="majorBidi"/>
                <w:sz w:val="16"/>
                <w:szCs w:val="20"/>
              </w:rPr>
            </w:pPr>
            <w:r w:rsidRPr="00352529">
              <w:rPr>
                <w:rFonts w:asciiTheme="majorBidi" w:hAnsiTheme="majorBidi" w:cstheme="majorBidi"/>
                <w:bCs/>
                <w:sz w:val="20"/>
                <w:szCs w:val="20"/>
                <w:lang w:val="ru"/>
              </w:rPr>
              <w:t>Источник</w:t>
            </w:r>
            <w:r w:rsidRPr="00352529">
              <w:rPr>
                <w:rFonts w:asciiTheme="majorBidi" w:hAnsiTheme="majorBidi" w:cstheme="majorBidi"/>
                <w:sz w:val="20"/>
                <w:szCs w:val="20"/>
                <w:lang w:val="ru"/>
              </w:rPr>
              <w:t>: 0112-001</w:t>
            </w:r>
          </w:p>
        </w:tc>
      </w:tr>
    </w:tbl>
    <w:p w14:paraId="349253CA" w14:textId="77777777" w:rsidR="00C602C5" w:rsidRPr="00352529" w:rsidRDefault="00C602C5" w:rsidP="00C602C5">
      <w:pPr>
        <w:tabs>
          <w:tab w:val="left" w:pos="567"/>
        </w:tabs>
        <w:spacing w:before="240"/>
        <w:jc w:val="both"/>
        <w:rPr>
          <w:rFonts w:asciiTheme="majorBidi" w:hAnsiTheme="majorBidi" w:cstheme="majorBidi"/>
          <w:u w:val="single"/>
        </w:rPr>
      </w:pPr>
      <w:r w:rsidRPr="00352529">
        <w:rPr>
          <w:rFonts w:asciiTheme="majorBidi" w:hAnsiTheme="majorBidi" w:cstheme="majorBidi"/>
          <w:u w:val="single"/>
          <w:lang w:val="ru"/>
        </w:rPr>
        <w:lastRenderedPageBreak/>
        <w:t xml:space="preserve">Фармакокинетика у крыс </w:t>
      </w:r>
    </w:p>
    <w:p w14:paraId="6CA52F4B" w14:textId="77777777" w:rsidR="00C602C5" w:rsidRPr="00352529" w:rsidRDefault="00C602C5" w:rsidP="00C602C5">
      <w:pPr>
        <w:tabs>
          <w:tab w:val="left" w:pos="567"/>
        </w:tabs>
        <w:jc w:val="both"/>
        <w:rPr>
          <w:rFonts w:asciiTheme="majorBidi" w:hAnsiTheme="majorBidi" w:cstheme="majorBidi"/>
          <w:u w:val="single"/>
        </w:rPr>
      </w:pPr>
    </w:p>
    <w:p w14:paraId="181431F5" w14:textId="77777777" w:rsidR="00C602C5" w:rsidRPr="00352529" w:rsidRDefault="00C602C5" w:rsidP="00C602C5">
      <w:pPr>
        <w:tabs>
          <w:tab w:val="left" w:pos="567"/>
        </w:tabs>
        <w:jc w:val="both"/>
        <w:rPr>
          <w:rFonts w:asciiTheme="majorBidi" w:hAnsiTheme="majorBidi" w:cstheme="majorBidi"/>
          <w:i/>
          <w:iCs/>
        </w:rPr>
      </w:pPr>
      <w:r w:rsidRPr="00352529">
        <w:rPr>
          <w:rFonts w:asciiTheme="majorBidi" w:hAnsiTheme="majorBidi" w:cstheme="majorBidi"/>
          <w:i/>
          <w:iCs/>
          <w:lang w:val="ru"/>
        </w:rPr>
        <w:t>Однократные дозы</w:t>
      </w:r>
    </w:p>
    <w:p w14:paraId="59CD3215" w14:textId="77777777" w:rsidR="00C602C5" w:rsidRPr="00352529" w:rsidRDefault="00C602C5" w:rsidP="00C602C5">
      <w:pPr>
        <w:tabs>
          <w:tab w:val="left" w:pos="567"/>
        </w:tabs>
        <w:jc w:val="both"/>
        <w:rPr>
          <w:rFonts w:asciiTheme="majorBidi" w:hAnsiTheme="majorBidi" w:cstheme="majorBidi"/>
        </w:rPr>
      </w:pPr>
    </w:p>
    <w:p w14:paraId="300744AB" w14:textId="77777777" w:rsidR="00C602C5" w:rsidRDefault="00C602C5" w:rsidP="00C602C5">
      <w:pPr>
        <w:tabs>
          <w:tab w:val="left" w:pos="567"/>
        </w:tabs>
        <w:spacing w:after="240"/>
        <w:jc w:val="both"/>
        <w:rPr>
          <w:rFonts w:asciiTheme="majorBidi" w:hAnsiTheme="majorBidi" w:cstheme="majorBidi"/>
          <w:sz w:val="18"/>
          <w:lang w:val="ru"/>
        </w:rPr>
      </w:pPr>
      <w:r>
        <w:rPr>
          <w:rFonts w:asciiTheme="majorBidi" w:hAnsiTheme="majorBidi" w:cstheme="majorBidi"/>
          <w:lang w:val="ru"/>
        </w:rPr>
        <w:tab/>
      </w:r>
      <w:r w:rsidRPr="00352529">
        <w:rPr>
          <w:rFonts w:asciiTheme="majorBidi" w:hAnsiTheme="majorBidi" w:cstheme="majorBidi"/>
          <w:lang w:val="ru"/>
        </w:rPr>
        <w:t>Акалабрутиниб вводили путем однократной в/в инъекции (2 мг/кг) 3 самцам крыс линии Спрег-Доули и в виде пероральной однократной дозы через желудочный зонд (5 мг/кг) 6 самцам крыс линии Спрег-Доули (n = 3, свободные основания акалабрутиниба, и n = 3, соль акалабрутиниба малеата).</w:t>
      </w:r>
    </w:p>
    <w:p w14:paraId="1634A04A" w14:textId="2A289139" w:rsidR="00B50A8D" w:rsidRDefault="00B50A8D" w:rsidP="00B50A8D">
      <w:pPr>
        <w:pStyle w:val="af5"/>
        <w:keepNext/>
        <w:jc w:val="both"/>
      </w:pPr>
      <w:bookmarkStart w:id="294" w:name="_Toc159973358"/>
      <w:r>
        <w:t xml:space="preserve">Таблица </w:t>
      </w:r>
      <w:fldSimple w:instr=" STYLEREF 1 \s ">
        <w:r w:rsidR="008260B3">
          <w:rPr>
            <w:noProof/>
          </w:rPr>
          <w:t>3</w:t>
        </w:r>
      </w:fldSimple>
      <w:r w:rsidR="008260B3">
        <w:noBreakHyphen/>
      </w:r>
      <w:fldSimple w:instr=" SEQ Таблица \* ARABIC \s 1 ">
        <w:r w:rsidR="008260B3">
          <w:rPr>
            <w:noProof/>
          </w:rPr>
          <w:t>16</w:t>
        </w:r>
      </w:fldSimple>
      <w:r>
        <w:t>.</w:t>
      </w:r>
      <w:r w:rsidRPr="00B50A8D">
        <w:rPr>
          <w:rFonts w:asciiTheme="majorBidi" w:hAnsiTheme="majorBidi" w:cstheme="majorBidi"/>
          <w:bCs w:val="0"/>
          <w:lang w:val="ru"/>
        </w:rPr>
        <w:t xml:space="preserve"> </w:t>
      </w:r>
      <w:r w:rsidRPr="00B50A8D">
        <w:rPr>
          <w:rFonts w:asciiTheme="majorBidi" w:hAnsiTheme="majorBidi" w:cstheme="majorBidi"/>
          <w:b w:val="0"/>
          <w:bCs w:val="0"/>
          <w:lang w:val="ru"/>
        </w:rPr>
        <w:t>Средние (±СО) фармакокинетические параметры акалабрутиниба после однократной внутривенной инъекции (2 мг/кг) или перорального введения через желудочный зонд (5 мг/кг) самцам крыс (n = 3/группа).</w:t>
      </w:r>
      <w:bookmarkEnd w:id="294"/>
    </w:p>
    <w:tbl>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409"/>
        <w:gridCol w:w="778"/>
        <w:gridCol w:w="1208"/>
        <w:gridCol w:w="847"/>
        <w:gridCol w:w="1103"/>
        <w:gridCol w:w="1103"/>
        <w:gridCol w:w="966"/>
        <w:gridCol w:w="966"/>
        <w:gridCol w:w="966"/>
      </w:tblGrid>
      <w:tr w:rsidR="00C602C5" w:rsidRPr="006F662E" w14:paraId="699765C1" w14:textId="77777777" w:rsidTr="008670F3">
        <w:trPr>
          <w:cantSplit/>
          <w:trHeight w:val="941"/>
          <w:tblHeader/>
        </w:trPr>
        <w:tc>
          <w:tcPr>
            <w:tcW w:w="754" w:type="pct"/>
            <w:tcBorders>
              <w:top w:val="single" w:sz="4" w:space="0" w:color="auto"/>
              <w:left w:val="single" w:sz="4" w:space="0" w:color="auto"/>
            </w:tcBorders>
            <w:shd w:val="clear" w:color="auto" w:fill="D9D9D9" w:themeFill="background1" w:themeFillShade="D9"/>
          </w:tcPr>
          <w:p w14:paraId="7B71DA66" w14:textId="77777777" w:rsidR="00C602C5" w:rsidRPr="006F662E" w:rsidRDefault="00C602C5" w:rsidP="008670F3">
            <w:pPr>
              <w:tabs>
                <w:tab w:val="left" w:pos="567"/>
              </w:tabs>
              <w:jc w:val="center"/>
              <w:rPr>
                <w:rFonts w:asciiTheme="majorBidi" w:hAnsiTheme="majorBidi" w:cstheme="majorBidi"/>
                <w:sz w:val="20"/>
                <w:szCs w:val="20"/>
              </w:rPr>
            </w:pPr>
            <w:r w:rsidRPr="006F662E">
              <w:rPr>
                <w:rFonts w:asciiTheme="majorBidi" w:hAnsiTheme="majorBidi" w:cstheme="majorBidi"/>
                <w:b/>
                <w:bCs/>
                <w:sz w:val="20"/>
                <w:szCs w:val="20"/>
                <w:lang w:val="ru"/>
              </w:rPr>
              <w:t>Доза, способ введения,</w:t>
            </w:r>
          </w:p>
          <w:p w14:paraId="59D4848C" w14:textId="77777777" w:rsidR="00C602C5" w:rsidRPr="006F662E" w:rsidRDefault="00C602C5" w:rsidP="008670F3">
            <w:pPr>
              <w:tabs>
                <w:tab w:val="left" w:pos="567"/>
              </w:tabs>
              <w:jc w:val="center"/>
              <w:rPr>
                <w:rFonts w:asciiTheme="majorBidi" w:hAnsiTheme="majorBidi" w:cstheme="majorBidi"/>
                <w:sz w:val="20"/>
                <w:szCs w:val="20"/>
              </w:rPr>
            </w:pPr>
            <w:r w:rsidRPr="006F662E">
              <w:rPr>
                <w:rFonts w:asciiTheme="majorBidi" w:hAnsiTheme="majorBidi" w:cstheme="majorBidi"/>
                <w:b/>
                <w:bCs/>
                <w:sz w:val="20"/>
                <w:szCs w:val="20"/>
                <w:lang w:val="ru"/>
              </w:rPr>
              <w:t>Солевая форма</w:t>
            </w:r>
          </w:p>
        </w:tc>
        <w:tc>
          <w:tcPr>
            <w:tcW w:w="416" w:type="pct"/>
            <w:tcBorders>
              <w:top w:val="single" w:sz="4" w:space="0" w:color="auto"/>
            </w:tcBorders>
            <w:shd w:val="clear" w:color="auto" w:fill="D9D9D9" w:themeFill="background1" w:themeFillShade="D9"/>
          </w:tcPr>
          <w:p w14:paraId="48EDD4B0" w14:textId="77777777" w:rsidR="00C602C5" w:rsidRPr="006F662E" w:rsidRDefault="00C602C5" w:rsidP="008670F3">
            <w:pPr>
              <w:tabs>
                <w:tab w:val="left" w:pos="567"/>
              </w:tabs>
              <w:jc w:val="center"/>
              <w:rPr>
                <w:rFonts w:asciiTheme="majorBidi" w:hAnsiTheme="majorBidi" w:cstheme="majorBidi"/>
                <w:sz w:val="20"/>
                <w:szCs w:val="20"/>
              </w:rPr>
            </w:pPr>
            <w:r w:rsidRPr="006F662E">
              <w:rPr>
                <w:rFonts w:asciiTheme="majorBidi" w:hAnsiTheme="majorBidi" w:cstheme="majorBidi"/>
                <w:b/>
                <w:bCs/>
                <w:sz w:val="20"/>
                <w:szCs w:val="20"/>
                <w:lang w:val="ru"/>
              </w:rPr>
              <w:t>T</w:t>
            </w:r>
            <w:r w:rsidRPr="006F662E">
              <w:rPr>
                <w:rFonts w:asciiTheme="majorBidi" w:hAnsiTheme="majorBidi" w:cstheme="majorBidi"/>
                <w:b/>
                <w:bCs/>
                <w:sz w:val="20"/>
                <w:szCs w:val="20"/>
                <w:vertAlign w:val="subscript"/>
                <w:lang w:val="ru"/>
              </w:rPr>
              <w:t>max</w:t>
            </w:r>
          </w:p>
          <w:p w14:paraId="67053801" w14:textId="77777777" w:rsidR="00C602C5" w:rsidRPr="006F662E" w:rsidRDefault="00C602C5" w:rsidP="008670F3">
            <w:pPr>
              <w:tabs>
                <w:tab w:val="left" w:pos="567"/>
              </w:tabs>
              <w:jc w:val="center"/>
              <w:rPr>
                <w:rFonts w:asciiTheme="majorBidi" w:hAnsiTheme="majorBidi" w:cstheme="majorBidi"/>
                <w:sz w:val="20"/>
                <w:szCs w:val="20"/>
              </w:rPr>
            </w:pPr>
            <w:r w:rsidRPr="006F662E">
              <w:rPr>
                <w:rFonts w:asciiTheme="majorBidi" w:hAnsiTheme="majorBidi" w:cstheme="majorBidi"/>
                <w:b/>
                <w:bCs/>
                <w:sz w:val="20"/>
                <w:szCs w:val="20"/>
                <w:lang w:val="ru"/>
              </w:rPr>
              <w:t>(ч)</w:t>
            </w:r>
          </w:p>
        </w:tc>
        <w:tc>
          <w:tcPr>
            <w:tcW w:w="646" w:type="pct"/>
            <w:tcBorders>
              <w:top w:val="single" w:sz="4" w:space="0" w:color="auto"/>
            </w:tcBorders>
            <w:shd w:val="clear" w:color="auto" w:fill="D9D9D9" w:themeFill="background1" w:themeFillShade="D9"/>
          </w:tcPr>
          <w:p w14:paraId="4E4276EC" w14:textId="77777777" w:rsidR="00C602C5" w:rsidRPr="006F662E" w:rsidRDefault="00C602C5" w:rsidP="008670F3">
            <w:pPr>
              <w:tabs>
                <w:tab w:val="left" w:pos="567"/>
              </w:tabs>
              <w:jc w:val="center"/>
              <w:rPr>
                <w:rFonts w:asciiTheme="majorBidi" w:hAnsiTheme="majorBidi" w:cstheme="majorBidi"/>
                <w:sz w:val="20"/>
                <w:szCs w:val="20"/>
              </w:rPr>
            </w:pPr>
            <w:r w:rsidRPr="006F662E">
              <w:rPr>
                <w:rFonts w:asciiTheme="majorBidi" w:hAnsiTheme="majorBidi" w:cstheme="majorBidi"/>
                <w:b/>
                <w:bCs/>
                <w:sz w:val="20"/>
                <w:szCs w:val="20"/>
                <w:lang w:val="ru"/>
              </w:rPr>
              <w:t>C</w:t>
            </w:r>
            <w:r w:rsidRPr="006F662E">
              <w:rPr>
                <w:rFonts w:asciiTheme="majorBidi" w:hAnsiTheme="majorBidi" w:cstheme="majorBidi"/>
                <w:b/>
                <w:bCs/>
                <w:sz w:val="20"/>
                <w:szCs w:val="20"/>
                <w:vertAlign w:val="subscript"/>
                <w:lang w:val="ru"/>
              </w:rPr>
              <w:t>0</w:t>
            </w:r>
            <w:r w:rsidRPr="006F662E">
              <w:rPr>
                <w:rFonts w:asciiTheme="majorBidi" w:hAnsiTheme="majorBidi" w:cstheme="majorBidi"/>
                <w:b/>
                <w:bCs/>
                <w:sz w:val="20"/>
                <w:szCs w:val="20"/>
                <w:lang w:val="ru"/>
              </w:rPr>
              <w:t>/C</w:t>
            </w:r>
            <w:r w:rsidRPr="006F662E">
              <w:rPr>
                <w:rFonts w:asciiTheme="majorBidi" w:hAnsiTheme="majorBidi" w:cstheme="majorBidi"/>
                <w:b/>
                <w:bCs/>
                <w:sz w:val="20"/>
                <w:szCs w:val="20"/>
                <w:vertAlign w:val="subscript"/>
                <w:lang w:val="ru"/>
              </w:rPr>
              <w:t>max</w:t>
            </w:r>
          </w:p>
          <w:p w14:paraId="66D91F89" w14:textId="77777777" w:rsidR="00C602C5" w:rsidRPr="006F662E" w:rsidRDefault="00C602C5" w:rsidP="008670F3">
            <w:pPr>
              <w:tabs>
                <w:tab w:val="left" w:pos="567"/>
              </w:tabs>
              <w:jc w:val="center"/>
              <w:rPr>
                <w:rFonts w:asciiTheme="majorBidi" w:hAnsiTheme="majorBidi" w:cstheme="majorBidi"/>
                <w:sz w:val="20"/>
                <w:szCs w:val="20"/>
              </w:rPr>
            </w:pPr>
            <w:r w:rsidRPr="006F662E">
              <w:rPr>
                <w:rFonts w:asciiTheme="majorBidi" w:hAnsiTheme="majorBidi" w:cstheme="majorBidi"/>
                <w:b/>
                <w:bCs/>
                <w:sz w:val="20"/>
                <w:szCs w:val="20"/>
                <w:lang w:val="ru"/>
              </w:rPr>
              <w:t>(нг/мл)</w:t>
            </w:r>
          </w:p>
        </w:tc>
        <w:tc>
          <w:tcPr>
            <w:tcW w:w="453" w:type="pct"/>
            <w:tcBorders>
              <w:top w:val="single" w:sz="4" w:space="0" w:color="auto"/>
            </w:tcBorders>
            <w:shd w:val="clear" w:color="auto" w:fill="D9D9D9" w:themeFill="background1" w:themeFillShade="D9"/>
          </w:tcPr>
          <w:p w14:paraId="329BC8E0" w14:textId="77777777" w:rsidR="00C602C5" w:rsidRPr="006F662E" w:rsidRDefault="00C602C5" w:rsidP="008670F3">
            <w:pPr>
              <w:tabs>
                <w:tab w:val="left" w:pos="567"/>
              </w:tabs>
              <w:jc w:val="center"/>
              <w:rPr>
                <w:rFonts w:asciiTheme="majorBidi" w:hAnsiTheme="majorBidi" w:cstheme="majorBidi"/>
                <w:sz w:val="20"/>
                <w:szCs w:val="20"/>
                <w:vertAlign w:val="subscript"/>
              </w:rPr>
            </w:pPr>
            <w:r w:rsidRPr="006F662E">
              <w:rPr>
                <w:rFonts w:asciiTheme="majorBidi" w:hAnsiTheme="majorBidi" w:cstheme="majorBidi"/>
                <w:b/>
                <w:bCs/>
                <w:sz w:val="20"/>
                <w:szCs w:val="20"/>
                <w:lang w:val="ru"/>
              </w:rPr>
              <w:t>t</w:t>
            </w:r>
            <w:r w:rsidRPr="006F662E">
              <w:rPr>
                <w:rFonts w:asciiTheme="majorBidi" w:hAnsiTheme="majorBidi" w:cstheme="majorBidi"/>
                <w:b/>
                <w:bCs/>
                <w:sz w:val="20"/>
                <w:szCs w:val="20"/>
                <w:vertAlign w:val="subscript"/>
                <w:lang w:val="ru"/>
              </w:rPr>
              <w:t>1/2</w:t>
            </w:r>
          </w:p>
          <w:p w14:paraId="1D7607C1" w14:textId="77777777" w:rsidR="00C602C5" w:rsidRPr="006F662E" w:rsidRDefault="00C602C5" w:rsidP="008670F3">
            <w:pPr>
              <w:tabs>
                <w:tab w:val="left" w:pos="567"/>
              </w:tabs>
              <w:jc w:val="center"/>
              <w:rPr>
                <w:rFonts w:asciiTheme="majorBidi" w:hAnsiTheme="majorBidi" w:cstheme="majorBidi"/>
                <w:sz w:val="20"/>
                <w:szCs w:val="20"/>
              </w:rPr>
            </w:pPr>
            <w:r w:rsidRPr="006F662E">
              <w:rPr>
                <w:rFonts w:asciiTheme="majorBidi" w:hAnsiTheme="majorBidi" w:cstheme="majorBidi"/>
                <w:b/>
                <w:bCs/>
                <w:sz w:val="20"/>
                <w:szCs w:val="20"/>
                <w:lang w:val="ru"/>
              </w:rPr>
              <w:t>(ч)</w:t>
            </w:r>
          </w:p>
        </w:tc>
        <w:tc>
          <w:tcPr>
            <w:tcW w:w="590" w:type="pct"/>
            <w:tcBorders>
              <w:top w:val="single" w:sz="4" w:space="0" w:color="auto"/>
            </w:tcBorders>
            <w:shd w:val="clear" w:color="auto" w:fill="D9D9D9" w:themeFill="background1" w:themeFillShade="D9"/>
          </w:tcPr>
          <w:p w14:paraId="54142A70" w14:textId="77777777" w:rsidR="00C602C5" w:rsidRPr="006F662E" w:rsidRDefault="00C602C5" w:rsidP="008670F3">
            <w:pPr>
              <w:tabs>
                <w:tab w:val="left" w:pos="567"/>
              </w:tabs>
              <w:jc w:val="center"/>
              <w:rPr>
                <w:rFonts w:asciiTheme="majorBidi" w:hAnsiTheme="majorBidi" w:cstheme="majorBidi"/>
                <w:sz w:val="20"/>
                <w:szCs w:val="20"/>
              </w:rPr>
            </w:pPr>
            <w:r w:rsidRPr="006F662E">
              <w:rPr>
                <w:rFonts w:asciiTheme="majorBidi" w:hAnsiTheme="majorBidi" w:cstheme="majorBidi"/>
                <w:b/>
                <w:bCs/>
                <w:sz w:val="20"/>
                <w:szCs w:val="20"/>
                <w:lang w:val="ru"/>
              </w:rPr>
              <w:t>AUC</w:t>
            </w:r>
            <w:r w:rsidRPr="006F662E">
              <w:rPr>
                <w:rFonts w:asciiTheme="majorBidi" w:hAnsiTheme="majorBidi" w:cstheme="majorBidi"/>
                <w:b/>
                <w:bCs/>
                <w:sz w:val="20"/>
                <w:szCs w:val="20"/>
                <w:vertAlign w:val="subscript"/>
                <w:lang w:val="ru"/>
              </w:rPr>
              <w:t>0-24h</w:t>
            </w:r>
          </w:p>
          <w:p w14:paraId="24ACF4CA" w14:textId="77777777" w:rsidR="00C602C5" w:rsidRPr="006F662E" w:rsidRDefault="00C602C5" w:rsidP="008670F3">
            <w:pPr>
              <w:tabs>
                <w:tab w:val="left" w:pos="567"/>
              </w:tabs>
              <w:jc w:val="center"/>
              <w:rPr>
                <w:rFonts w:asciiTheme="majorBidi" w:hAnsiTheme="majorBidi" w:cstheme="majorBidi"/>
                <w:sz w:val="20"/>
                <w:szCs w:val="20"/>
              </w:rPr>
            </w:pPr>
            <w:r w:rsidRPr="006F662E">
              <w:rPr>
                <w:rFonts w:asciiTheme="majorBidi" w:hAnsiTheme="majorBidi" w:cstheme="majorBidi"/>
                <w:b/>
                <w:bCs/>
                <w:sz w:val="20"/>
                <w:szCs w:val="20"/>
                <w:lang w:val="ru"/>
              </w:rPr>
              <w:t>(нг·ч/мл)</w:t>
            </w:r>
          </w:p>
        </w:tc>
        <w:tc>
          <w:tcPr>
            <w:tcW w:w="590" w:type="pct"/>
            <w:tcBorders>
              <w:top w:val="single" w:sz="4" w:space="0" w:color="auto"/>
            </w:tcBorders>
            <w:shd w:val="clear" w:color="auto" w:fill="D9D9D9" w:themeFill="background1" w:themeFillShade="D9"/>
          </w:tcPr>
          <w:p w14:paraId="1A37A4A7" w14:textId="77777777" w:rsidR="00C602C5" w:rsidRPr="006F662E" w:rsidRDefault="00C602C5" w:rsidP="008670F3">
            <w:pPr>
              <w:tabs>
                <w:tab w:val="left" w:pos="567"/>
              </w:tabs>
              <w:jc w:val="center"/>
              <w:rPr>
                <w:rFonts w:asciiTheme="majorBidi" w:hAnsiTheme="majorBidi" w:cstheme="majorBidi"/>
                <w:sz w:val="20"/>
                <w:szCs w:val="20"/>
              </w:rPr>
            </w:pPr>
            <w:r w:rsidRPr="006F662E">
              <w:rPr>
                <w:rFonts w:asciiTheme="majorBidi" w:hAnsiTheme="majorBidi" w:cstheme="majorBidi"/>
                <w:b/>
                <w:bCs/>
                <w:sz w:val="20"/>
                <w:szCs w:val="20"/>
                <w:lang w:val="ru"/>
              </w:rPr>
              <w:t>AUC</w:t>
            </w:r>
            <w:r w:rsidRPr="006F662E">
              <w:rPr>
                <w:rFonts w:asciiTheme="majorBidi" w:hAnsiTheme="majorBidi" w:cstheme="majorBidi"/>
                <w:b/>
                <w:bCs/>
                <w:sz w:val="20"/>
                <w:szCs w:val="20"/>
                <w:vertAlign w:val="subscript"/>
                <w:lang w:val="ru"/>
              </w:rPr>
              <w:t>0-inf</w:t>
            </w:r>
          </w:p>
          <w:p w14:paraId="63B46824" w14:textId="77777777" w:rsidR="00C602C5" w:rsidRPr="006F662E" w:rsidRDefault="00C602C5" w:rsidP="008670F3">
            <w:pPr>
              <w:tabs>
                <w:tab w:val="left" w:pos="567"/>
              </w:tabs>
              <w:jc w:val="center"/>
              <w:rPr>
                <w:rFonts w:asciiTheme="majorBidi" w:hAnsiTheme="majorBidi" w:cstheme="majorBidi"/>
                <w:sz w:val="20"/>
                <w:szCs w:val="20"/>
              </w:rPr>
            </w:pPr>
            <w:r w:rsidRPr="006F662E">
              <w:rPr>
                <w:rFonts w:asciiTheme="majorBidi" w:hAnsiTheme="majorBidi" w:cstheme="majorBidi"/>
                <w:b/>
                <w:bCs/>
                <w:sz w:val="20"/>
                <w:szCs w:val="20"/>
                <w:lang w:val="ru"/>
              </w:rPr>
              <w:t>(нг·ч/мл)</w:t>
            </w:r>
          </w:p>
        </w:tc>
        <w:tc>
          <w:tcPr>
            <w:tcW w:w="517" w:type="pct"/>
            <w:tcBorders>
              <w:top w:val="single" w:sz="4" w:space="0" w:color="auto"/>
            </w:tcBorders>
            <w:shd w:val="clear" w:color="auto" w:fill="D9D9D9" w:themeFill="background1" w:themeFillShade="D9"/>
          </w:tcPr>
          <w:p w14:paraId="1B0C263D" w14:textId="77777777" w:rsidR="00C602C5" w:rsidRPr="006F662E" w:rsidRDefault="00C602C5" w:rsidP="008670F3">
            <w:pPr>
              <w:tabs>
                <w:tab w:val="left" w:pos="567"/>
              </w:tabs>
              <w:jc w:val="center"/>
              <w:rPr>
                <w:rFonts w:asciiTheme="majorBidi" w:hAnsiTheme="majorBidi" w:cstheme="majorBidi"/>
                <w:sz w:val="20"/>
                <w:szCs w:val="20"/>
              </w:rPr>
            </w:pPr>
            <w:r w:rsidRPr="006F662E">
              <w:rPr>
                <w:rFonts w:asciiTheme="majorBidi" w:hAnsiTheme="majorBidi" w:cstheme="majorBidi"/>
                <w:b/>
                <w:bCs/>
                <w:sz w:val="20"/>
                <w:szCs w:val="20"/>
                <w:lang w:val="ru"/>
              </w:rPr>
              <w:t>Vss</w:t>
            </w:r>
          </w:p>
          <w:p w14:paraId="3C23C0FC" w14:textId="77777777" w:rsidR="00C602C5" w:rsidRPr="006F662E" w:rsidRDefault="00C602C5" w:rsidP="008670F3">
            <w:pPr>
              <w:tabs>
                <w:tab w:val="left" w:pos="567"/>
              </w:tabs>
              <w:jc w:val="center"/>
              <w:rPr>
                <w:rFonts w:asciiTheme="majorBidi" w:hAnsiTheme="majorBidi" w:cstheme="majorBidi"/>
                <w:sz w:val="20"/>
                <w:szCs w:val="20"/>
              </w:rPr>
            </w:pPr>
            <w:r w:rsidRPr="006F662E">
              <w:rPr>
                <w:rFonts w:asciiTheme="majorBidi" w:hAnsiTheme="majorBidi" w:cstheme="majorBidi"/>
                <w:b/>
                <w:bCs/>
                <w:sz w:val="20"/>
                <w:szCs w:val="20"/>
                <w:lang w:val="ru"/>
              </w:rPr>
              <w:t>(л/кг)</w:t>
            </w:r>
          </w:p>
        </w:tc>
        <w:tc>
          <w:tcPr>
            <w:tcW w:w="517" w:type="pct"/>
            <w:tcBorders>
              <w:top w:val="single" w:sz="4" w:space="0" w:color="auto"/>
            </w:tcBorders>
            <w:shd w:val="clear" w:color="auto" w:fill="D9D9D9" w:themeFill="background1" w:themeFillShade="D9"/>
          </w:tcPr>
          <w:p w14:paraId="42AF60AF" w14:textId="77777777" w:rsidR="00C602C5" w:rsidRPr="006F662E" w:rsidRDefault="00C602C5" w:rsidP="008670F3">
            <w:pPr>
              <w:tabs>
                <w:tab w:val="left" w:pos="567"/>
              </w:tabs>
              <w:jc w:val="center"/>
              <w:rPr>
                <w:rFonts w:asciiTheme="majorBidi" w:hAnsiTheme="majorBidi" w:cstheme="majorBidi"/>
                <w:sz w:val="20"/>
                <w:szCs w:val="20"/>
              </w:rPr>
            </w:pPr>
            <w:r w:rsidRPr="006F662E">
              <w:rPr>
                <w:rFonts w:asciiTheme="majorBidi" w:hAnsiTheme="majorBidi" w:cstheme="majorBidi"/>
                <w:b/>
                <w:bCs/>
                <w:sz w:val="20"/>
                <w:szCs w:val="20"/>
                <w:lang w:val="ru"/>
              </w:rPr>
              <w:t>КЛ</w:t>
            </w:r>
          </w:p>
          <w:p w14:paraId="5D1CEAF2" w14:textId="77777777" w:rsidR="00C602C5" w:rsidRPr="006F662E" w:rsidRDefault="00C602C5" w:rsidP="008670F3">
            <w:pPr>
              <w:tabs>
                <w:tab w:val="left" w:pos="567"/>
              </w:tabs>
              <w:jc w:val="center"/>
              <w:rPr>
                <w:rFonts w:asciiTheme="majorBidi" w:hAnsiTheme="majorBidi" w:cstheme="majorBidi"/>
                <w:sz w:val="20"/>
                <w:szCs w:val="20"/>
              </w:rPr>
            </w:pPr>
            <w:r w:rsidRPr="006F662E">
              <w:rPr>
                <w:rFonts w:asciiTheme="majorBidi" w:hAnsiTheme="majorBidi" w:cstheme="majorBidi"/>
                <w:b/>
                <w:bCs/>
                <w:sz w:val="20"/>
                <w:szCs w:val="20"/>
                <w:lang w:val="ru"/>
              </w:rPr>
              <w:t>(л/ч/кг)</w:t>
            </w:r>
          </w:p>
        </w:tc>
        <w:tc>
          <w:tcPr>
            <w:tcW w:w="517" w:type="pct"/>
            <w:tcBorders>
              <w:top w:val="single" w:sz="4" w:space="0" w:color="auto"/>
              <w:right w:val="single" w:sz="4" w:space="0" w:color="auto"/>
            </w:tcBorders>
            <w:shd w:val="clear" w:color="auto" w:fill="D9D9D9" w:themeFill="background1" w:themeFillShade="D9"/>
          </w:tcPr>
          <w:p w14:paraId="396E29CB" w14:textId="77777777" w:rsidR="00C602C5" w:rsidRPr="006F662E" w:rsidRDefault="00C602C5" w:rsidP="008670F3">
            <w:pPr>
              <w:tabs>
                <w:tab w:val="left" w:pos="567"/>
              </w:tabs>
              <w:jc w:val="center"/>
              <w:rPr>
                <w:rFonts w:asciiTheme="majorBidi" w:hAnsiTheme="majorBidi" w:cstheme="majorBidi"/>
                <w:sz w:val="20"/>
                <w:szCs w:val="20"/>
              </w:rPr>
            </w:pPr>
            <w:r w:rsidRPr="006F662E">
              <w:rPr>
                <w:rFonts w:asciiTheme="majorBidi" w:hAnsiTheme="majorBidi" w:cstheme="majorBidi"/>
                <w:b/>
                <w:bCs/>
                <w:sz w:val="20"/>
                <w:szCs w:val="20"/>
                <w:lang w:val="ru"/>
              </w:rPr>
              <w:t>F</w:t>
            </w:r>
          </w:p>
          <w:p w14:paraId="52462F74" w14:textId="77777777" w:rsidR="00C602C5" w:rsidRPr="006F662E" w:rsidRDefault="00C602C5" w:rsidP="008670F3">
            <w:pPr>
              <w:tabs>
                <w:tab w:val="left" w:pos="567"/>
              </w:tabs>
              <w:jc w:val="center"/>
              <w:rPr>
                <w:rFonts w:asciiTheme="majorBidi" w:hAnsiTheme="majorBidi" w:cstheme="majorBidi"/>
                <w:sz w:val="20"/>
                <w:szCs w:val="20"/>
              </w:rPr>
            </w:pPr>
            <w:r w:rsidRPr="006F662E">
              <w:rPr>
                <w:rFonts w:asciiTheme="majorBidi" w:hAnsiTheme="majorBidi" w:cstheme="majorBidi"/>
                <w:b/>
                <w:bCs/>
                <w:sz w:val="20"/>
                <w:szCs w:val="20"/>
                <w:lang w:val="ru"/>
              </w:rPr>
              <w:t>(%)</w:t>
            </w:r>
          </w:p>
        </w:tc>
      </w:tr>
      <w:tr w:rsidR="00C602C5" w:rsidRPr="006F662E" w14:paraId="7C5D26F1" w14:textId="77777777" w:rsidTr="008670F3">
        <w:trPr>
          <w:cantSplit/>
          <w:trHeight w:val="23"/>
        </w:trPr>
        <w:tc>
          <w:tcPr>
            <w:tcW w:w="754" w:type="pct"/>
            <w:tcBorders>
              <w:top w:val="single" w:sz="4" w:space="0" w:color="auto"/>
            </w:tcBorders>
            <w:shd w:val="clear" w:color="auto" w:fill="FFFFFF"/>
          </w:tcPr>
          <w:p w14:paraId="70279D8A"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2 мг/кг в/в</w:t>
            </w:r>
          </w:p>
        </w:tc>
        <w:tc>
          <w:tcPr>
            <w:tcW w:w="416" w:type="pct"/>
            <w:tcBorders>
              <w:top w:val="single" w:sz="4" w:space="0" w:color="auto"/>
            </w:tcBorders>
            <w:shd w:val="clear" w:color="auto" w:fill="FFFFFF"/>
          </w:tcPr>
          <w:p w14:paraId="3AD39DB6"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Н/п</w:t>
            </w:r>
          </w:p>
        </w:tc>
        <w:tc>
          <w:tcPr>
            <w:tcW w:w="646" w:type="pct"/>
            <w:tcBorders>
              <w:top w:val="single" w:sz="4" w:space="0" w:color="auto"/>
            </w:tcBorders>
            <w:shd w:val="clear" w:color="auto" w:fill="FFFFFF"/>
          </w:tcPr>
          <w:p w14:paraId="63561C37"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1550</w:t>
            </w:r>
          </w:p>
        </w:tc>
        <w:tc>
          <w:tcPr>
            <w:tcW w:w="453" w:type="pct"/>
            <w:tcBorders>
              <w:top w:val="single" w:sz="4" w:space="0" w:color="auto"/>
            </w:tcBorders>
            <w:shd w:val="clear" w:color="auto" w:fill="FFFFFF"/>
          </w:tcPr>
          <w:p w14:paraId="798566A8"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2,74</w:t>
            </w:r>
          </w:p>
        </w:tc>
        <w:tc>
          <w:tcPr>
            <w:tcW w:w="590" w:type="pct"/>
            <w:tcBorders>
              <w:top w:val="single" w:sz="4" w:space="0" w:color="auto"/>
            </w:tcBorders>
            <w:shd w:val="clear" w:color="auto" w:fill="FFFFFF"/>
          </w:tcPr>
          <w:p w14:paraId="0DC044D4"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298</w:t>
            </w:r>
          </w:p>
        </w:tc>
        <w:tc>
          <w:tcPr>
            <w:tcW w:w="590" w:type="pct"/>
            <w:tcBorders>
              <w:top w:val="single" w:sz="4" w:space="0" w:color="auto"/>
            </w:tcBorders>
            <w:shd w:val="clear" w:color="auto" w:fill="FFFFFF"/>
          </w:tcPr>
          <w:p w14:paraId="241D2DFE"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300</w:t>
            </w:r>
          </w:p>
        </w:tc>
        <w:tc>
          <w:tcPr>
            <w:tcW w:w="517" w:type="pct"/>
            <w:tcBorders>
              <w:top w:val="single" w:sz="4" w:space="0" w:color="auto"/>
            </w:tcBorders>
            <w:shd w:val="clear" w:color="auto" w:fill="FFFFFF"/>
          </w:tcPr>
          <w:p w14:paraId="0E7A2CDD"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3,35</w:t>
            </w:r>
          </w:p>
        </w:tc>
        <w:tc>
          <w:tcPr>
            <w:tcW w:w="517" w:type="pct"/>
            <w:tcBorders>
              <w:top w:val="single" w:sz="4" w:space="0" w:color="auto"/>
            </w:tcBorders>
            <w:shd w:val="clear" w:color="auto" w:fill="FFFFFF"/>
          </w:tcPr>
          <w:p w14:paraId="0017C79F"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6,78</w:t>
            </w:r>
          </w:p>
        </w:tc>
        <w:tc>
          <w:tcPr>
            <w:tcW w:w="517" w:type="pct"/>
            <w:tcBorders>
              <w:top w:val="single" w:sz="4" w:space="0" w:color="auto"/>
            </w:tcBorders>
            <w:shd w:val="clear" w:color="auto" w:fill="FFFFFF"/>
          </w:tcPr>
          <w:p w14:paraId="2B51CE1E"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Н/п</w:t>
            </w:r>
          </w:p>
        </w:tc>
      </w:tr>
      <w:tr w:rsidR="00C602C5" w:rsidRPr="006F662E" w14:paraId="34FE8A71" w14:textId="77777777" w:rsidTr="008670F3">
        <w:trPr>
          <w:cantSplit/>
          <w:trHeight w:val="23"/>
        </w:trPr>
        <w:tc>
          <w:tcPr>
            <w:tcW w:w="754" w:type="pct"/>
            <w:shd w:val="clear" w:color="auto" w:fill="FFFFFF"/>
          </w:tcPr>
          <w:p w14:paraId="1CABF56C"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Свободное основание</w:t>
            </w:r>
          </w:p>
        </w:tc>
        <w:tc>
          <w:tcPr>
            <w:tcW w:w="416" w:type="pct"/>
            <w:shd w:val="clear" w:color="auto" w:fill="FFFFFF"/>
          </w:tcPr>
          <w:p w14:paraId="0BF2EC1B" w14:textId="77777777" w:rsidR="00C602C5" w:rsidRPr="006F662E" w:rsidRDefault="00C602C5" w:rsidP="008670F3">
            <w:pPr>
              <w:tabs>
                <w:tab w:val="left" w:pos="567"/>
              </w:tabs>
              <w:rPr>
                <w:rFonts w:asciiTheme="majorBidi" w:hAnsiTheme="majorBidi" w:cstheme="majorBidi"/>
                <w:sz w:val="20"/>
                <w:szCs w:val="20"/>
              </w:rPr>
            </w:pPr>
          </w:p>
        </w:tc>
        <w:tc>
          <w:tcPr>
            <w:tcW w:w="646" w:type="pct"/>
            <w:shd w:val="clear" w:color="auto" w:fill="FFFFFF"/>
          </w:tcPr>
          <w:p w14:paraId="0158804F"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(518)</w:t>
            </w:r>
          </w:p>
        </w:tc>
        <w:tc>
          <w:tcPr>
            <w:tcW w:w="453" w:type="pct"/>
            <w:shd w:val="clear" w:color="auto" w:fill="FFFFFF"/>
          </w:tcPr>
          <w:p w14:paraId="3B3F0887"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(1,9)</w:t>
            </w:r>
          </w:p>
        </w:tc>
        <w:tc>
          <w:tcPr>
            <w:tcW w:w="590" w:type="pct"/>
            <w:shd w:val="clear" w:color="auto" w:fill="FFFFFF"/>
          </w:tcPr>
          <w:p w14:paraId="7C36F4DD"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(50,1)</w:t>
            </w:r>
          </w:p>
        </w:tc>
        <w:tc>
          <w:tcPr>
            <w:tcW w:w="590" w:type="pct"/>
            <w:shd w:val="clear" w:color="auto" w:fill="FFFFFF"/>
          </w:tcPr>
          <w:p w14:paraId="635CB513"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(48,8)</w:t>
            </w:r>
          </w:p>
        </w:tc>
        <w:tc>
          <w:tcPr>
            <w:tcW w:w="517" w:type="pct"/>
            <w:shd w:val="clear" w:color="auto" w:fill="FFFFFF"/>
          </w:tcPr>
          <w:p w14:paraId="769B7E3A"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(2,05)</w:t>
            </w:r>
          </w:p>
        </w:tc>
        <w:tc>
          <w:tcPr>
            <w:tcW w:w="517" w:type="pct"/>
            <w:shd w:val="clear" w:color="auto" w:fill="FFFFFF"/>
          </w:tcPr>
          <w:p w14:paraId="46467F97"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(1,08)</w:t>
            </w:r>
          </w:p>
        </w:tc>
        <w:tc>
          <w:tcPr>
            <w:tcW w:w="517" w:type="pct"/>
            <w:shd w:val="clear" w:color="auto" w:fill="FFFFFF"/>
          </w:tcPr>
          <w:p w14:paraId="19999BE6" w14:textId="77777777" w:rsidR="00C602C5" w:rsidRPr="006F662E" w:rsidRDefault="00C602C5" w:rsidP="008670F3">
            <w:pPr>
              <w:tabs>
                <w:tab w:val="left" w:pos="567"/>
              </w:tabs>
              <w:rPr>
                <w:rFonts w:asciiTheme="majorBidi" w:hAnsiTheme="majorBidi" w:cstheme="majorBidi"/>
                <w:sz w:val="20"/>
                <w:szCs w:val="20"/>
              </w:rPr>
            </w:pPr>
          </w:p>
        </w:tc>
      </w:tr>
      <w:tr w:rsidR="00C602C5" w:rsidRPr="006F662E" w14:paraId="73F371A4" w14:textId="77777777" w:rsidTr="008670F3">
        <w:trPr>
          <w:cantSplit/>
          <w:trHeight w:val="23"/>
        </w:trPr>
        <w:tc>
          <w:tcPr>
            <w:tcW w:w="754" w:type="pct"/>
            <w:shd w:val="clear" w:color="auto" w:fill="FFFFFF"/>
          </w:tcPr>
          <w:p w14:paraId="2411DA42"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5 мг/кг п/о</w:t>
            </w:r>
          </w:p>
        </w:tc>
        <w:tc>
          <w:tcPr>
            <w:tcW w:w="416" w:type="pct"/>
            <w:shd w:val="clear" w:color="auto" w:fill="FFFFFF"/>
          </w:tcPr>
          <w:p w14:paraId="5BEEDB35"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0,25</w:t>
            </w:r>
          </w:p>
        </w:tc>
        <w:tc>
          <w:tcPr>
            <w:tcW w:w="646" w:type="pct"/>
            <w:shd w:val="clear" w:color="auto" w:fill="FFFFFF"/>
          </w:tcPr>
          <w:p w14:paraId="755C7A29"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103</w:t>
            </w:r>
          </w:p>
        </w:tc>
        <w:tc>
          <w:tcPr>
            <w:tcW w:w="453" w:type="pct"/>
            <w:shd w:val="clear" w:color="auto" w:fill="FFFFFF"/>
          </w:tcPr>
          <w:p w14:paraId="77C76509"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1,76</w:t>
            </w:r>
          </w:p>
        </w:tc>
        <w:tc>
          <w:tcPr>
            <w:tcW w:w="590" w:type="pct"/>
            <w:shd w:val="clear" w:color="auto" w:fill="FFFFFF"/>
          </w:tcPr>
          <w:p w14:paraId="377C0B12"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155</w:t>
            </w:r>
          </w:p>
        </w:tc>
        <w:tc>
          <w:tcPr>
            <w:tcW w:w="590" w:type="pct"/>
            <w:shd w:val="clear" w:color="auto" w:fill="FFFFFF"/>
          </w:tcPr>
          <w:p w14:paraId="2CC194AC"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154</w:t>
            </w:r>
          </w:p>
        </w:tc>
        <w:tc>
          <w:tcPr>
            <w:tcW w:w="517" w:type="pct"/>
            <w:shd w:val="clear" w:color="auto" w:fill="FFFFFF"/>
          </w:tcPr>
          <w:p w14:paraId="197149E0"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Н/п</w:t>
            </w:r>
          </w:p>
        </w:tc>
        <w:tc>
          <w:tcPr>
            <w:tcW w:w="517" w:type="pct"/>
            <w:shd w:val="clear" w:color="auto" w:fill="FFFFFF"/>
          </w:tcPr>
          <w:p w14:paraId="2A2BE37A"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Н/п</w:t>
            </w:r>
          </w:p>
        </w:tc>
        <w:tc>
          <w:tcPr>
            <w:tcW w:w="517" w:type="pct"/>
            <w:shd w:val="clear" w:color="auto" w:fill="FFFFFF"/>
          </w:tcPr>
          <w:p w14:paraId="70C295A3"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21</w:t>
            </w:r>
          </w:p>
        </w:tc>
      </w:tr>
      <w:tr w:rsidR="00C602C5" w:rsidRPr="006F662E" w14:paraId="1ABFC5D8" w14:textId="77777777" w:rsidTr="008670F3">
        <w:trPr>
          <w:cantSplit/>
          <w:trHeight w:val="23"/>
        </w:trPr>
        <w:tc>
          <w:tcPr>
            <w:tcW w:w="754" w:type="pct"/>
            <w:shd w:val="clear" w:color="auto" w:fill="FFFFFF"/>
          </w:tcPr>
          <w:p w14:paraId="5D5BA247"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Свободное основание</w:t>
            </w:r>
          </w:p>
        </w:tc>
        <w:tc>
          <w:tcPr>
            <w:tcW w:w="416" w:type="pct"/>
            <w:shd w:val="clear" w:color="auto" w:fill="FFFFFF"/>
          </w:tcPr>
          <w:p w14:paraId="1F6D67D2"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(н/п)</w:t>
            </w:r>
          </w:p>
        </w:tc>
        <w:tc>
          <w:tcPr>
            <w:tcW w:w="646" w:type="pct"/>
            <w:shd w:val="clear" w:color="auto" w:fill="FFFFFF"/>
          </w:tcPr>
          <w:p w14:paraId="43349797"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(22,3)</w:t>
            </w:r>
          </w:p>
        </w:tc>
        <w:tc>
          <w:tcPr>
            <w:tcW w:w="453" w:type="pct"/>
            <w:shd w:val="clear" w:color="auto" w:fill="FFFFFF"/>
          </w:tcPr>
          <w:p w14:paraId="53A84D74"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(0,34)</w:t>
            </w:r>
          </w:p>
        </w:tc>
        <w:tc>
          <w:tcPr>
            <w:tcW w:w="590" w:type="pct"/>
            <w:shd w:val="clear" w:color="auto" w:fill="FFFFFF"/>
          </w:tcPr>
          <w:p w14:paraId="7AB02D8F"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(23,9)</w:t>
            </w:r>
          </w:p>
        </w:tc>
        <w:tc>
          <w:tcPr>
            <w:tcW w:w="590" w:type="pct"/>
            <w:shd w:val="clear" w:color="auto" w:fill="FFFFFF"/>
          </w:tcPr>
          <w:p w14:paraId="53D0BFA8"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(20,9)</w:t>
            </w:r>
          </w:p>
        </w:tc>
        <w:tc>
          <w:tcPr>
            <w:tcW w:w="517" w:type="pct"/>
            <w:shd w:val="clear" w:color="auto" w:fill="FFFFFF"/>
          </w:tcPr>
          <w:p w14:paraId="0A5581DA" w14:textId="77777777" w:rsidR="00C602C5" w:rsidRPr="006F662E" w:rsidRDefault="00C602C5" w:rsidP="008670F3">
            <w:pPr>
              <w:tabs>
                <w:tab w:val="left" w:pos="567"/>
              </w:tabs>
              <w:rPr>
                <w:rFonts w:asciiTheme="majorBidi" w:hAnsiTheme="majorBidi" w:cstheme="majorBidi"/>
                <w:sz w:val="20"/>
                <w:szCs w:val="20"/>
              </w:rPr>
            </w:pPr>
          </w:p>
        </w:tc>
        <w:tc>
          <w:tcPr>
            <w:tcW w:w="517" w:type="pct"/>
            <w:shd w:val="clear" w:color="auto" w:fill="FFFFFF"/>
          </w:tcPr>
          <w:p w14:paraId="0D63384D" w14:textId="77777777" w:rsidR="00C602C5" w:rsidRPr="006F662E" w:rsidRDefault="00C602C5" w:rsidP="008670F3">
            <w:pPr>
              <w:tabs>
                <w:tab w:val="left" w:pos="567"/>
              </w:tabs>
              <w:rPr>
                <w:rFonts w:asciiTheme="majorBidi" w:hAnsiTheme="majorBidi" w:cstheme="majorBidi"/>
                <w:sz w:val="20"/>
                <w:szCs w:val="20"/>
              </w:rPr>
            </w:pPr>
          </w:p>
        </w:tc>
        <w:tc>
          <w:tcPr>
            <w:tcW w:w="517" w:type="pct"/>
            <w:shd w:val="clear" w:color="auto" w:fill="FFFFFF"/>
          </w:tcPr>
          <w:p w14:paraId="3273ACFA" w14:textId="77777777" w:rsidR="00C602C5" w:rsidRPr="006F662E" w:rsidRDefault="00C602C5" w:rsidP="008670F3">
            <w:pPr>
              <w:tabs>
                <w:tab w:val="left" w:pos="567"/>
              </w:tabs>
              <w:rPr>
                <w:rFonts w:asciiTheme="majorBidi" w:hAnsiTheme="majorBidi" w:cstheme="majorBidi"/>
                <w:sz w:val="20"/>
                <w:szCs w:val="20"/>
              </w:rPr>
            </w:pPr>
          </w:p>
        </w:tc>
      </w:tr>
      <w:tr w:rsidR="00C602C5" w:rsidRPr="006F662E" w14:paraId="48AA0398" w14:textId="77777777" w:rsidTr="008670F3">
        <w:trPr>
          <w:cantSplit/>
          <w:trHeight w:val="162"/>
        </w:trPr>
        <w:tc>
          <w:tcPr>
            <w:tcW w:w="754" w:type="pct"/>
            <w:shd w:val="clear" w:color="auto" w:fill="FFFFFF"/>
          </w:tcPr>
          <w:p w14:paraId="4A15ACD6"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 xml:space="preserve">5 мг/кг п/о </w:t>
            </w:r>
          </w:p>
        </w:tc>
        <w:tc>
          <w:tcPr>
            <w:tcW w:w="416" w:type="pct"/>
            <w:shd w:val="clear" w:color="auto" w:fill="FFFFFF"/>
          </w:tcPr>
          <w:p w14:paraId="3C945E84"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0,25</w:t>
            </w:r>
          </w:p>
        </w:tc>
        <w:tc>
          <w:tcPr>
            <w:tcW w:w="646" w:type="pct"/>
            <w:shd w:val="clear" w:color="auto" w:fill="FFFFFF"/>
          </w:tcPr>
          <w:p w14:paraId="22FAC074"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125</w:t>
            </w:r>
          </w:p>
        </w:tc>
        <w:tc>
          <w:tcPr>
            <w:tcW w:w="453" w:type="pct"/>
            <w:shd w:val="clear" w:color="auto" w:fill="FFFFFF"/>
          </w:tcPr>
          <w:p w14:paraId="08B5D518"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2,03</w:t>
            </w:r>
          </w:p>
        </w:tc>
        <w:tc>
          <w:tcPr>
            <w:tcW w:w="590" w:type="pct"/>
            <w:shd w:val="clear" w:color="auto" w:fill="FFFFFF"/>
          </w:tcPr>
          <w:p w14:paraId="42BCC0FA"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172</w:t>
            </w:r>
          </w:p>
        </w:tc>
        <w:tc>
          <w:tcPr>
            <w:tcW w:w="590" w:type="pct"/>
            <w:shd w:val="clear" w:color="auto" w:fill="FFFFFF"/>
          </w:tcPr>
          <w:p w14:paraId="5E4406B1"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170</w:t>
            </w:r>
          </w:p>
        </w:tc>
        <w:tc>
          <w:tcPr>
            <w:tcW w:w="517" w:type="pct"/>
            <w:shd w:val="clear" w:color="auto" w:fill="FFFFFF"/>
          </w:tcPr>
          <w:p w14:paraId="72C1A644"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Н/п</w:t>
            </w:r>
          </w:p>
        </w:tc>
        <w:tc>
          <w:tcPr>
            <w:tcW w:w="517" w:type="pct"/>
            <w:shd w:val="clear" w:color="auto" w:fill="FFFFFF"/>
          </w:tcPr>
          <w:p w14:paraId="0A14631C"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Н/п</w:t>
            </w:r>
          </w:p>
        </w:tc>
        <w:tc>
          <w:tcPr>
            <w:tcW w:w="517" w:type="pct"/>
            <w:shd w:val="clear" w:color="auto" w:fill="FFFFFF"/>
          </w:tcPr>
          <w:p w14:paraId="4B2AEBEF"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23</w:t>
            </w:r>
          </w:p>
        </w:tc>
      </w:tr>
      <w:tr w:rsidR="00C602C5" w:rsidRPr="006F662E" w14:paraId="6C5445A3" w14:textId="77777777" w:rsidTr="008670F3">
        <w:trPr>
          <w:cantSplit/>
          <w:trHeight w:val="240"/>
        </w:trPr>
        <w:tc>
          <w:tcPr>
            <w:tcW w:w="754" w:type="pct"/>
            <w:shd w:val="clear" w:color="auto" w:fill="FFFFFF"/>
          </w:tcPr>
          <w:p w14:paraId="3D58BAE8"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Малеатная соль</w:t>
            </w:r>
          </w:p>
        </w:tc>
        <w:tc>
          <w:tcPr>
            <w:tcW w:w="416" w:type="pct"/>
            <w:shd w:val="clear" w:color="auto" w:fill="FFFFFF"/>
          </w:tcPr>
          <w:p w14:paraId="10072436"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(н/п)</w:t>
            </w:r>
          </w:p>
        </w:tc>
        <w:tc>
          <w:tcPr>
            <w:tcW w:w="646" w:type="pct"/>
            <w:shd w:val="clear" w:color="auto" w:fill="FFFFFF"/>
          </w:tcPr>
          <w:p w14:paraId="7D04DB7E"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(31,4)</w:t>
            </w:r>
          </w:p>
        </w:tc>
        <w:tc>
          <w:tcPr>
            <w:tcW w:w="453" w:type="pct"/>
            <w:shd w:val="clear" w:color="auto" w:fill="FFFFFF"/>
          </w:tcPr>
          <w:p w14:paraId="3E657399"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(0,56)</w:t>
            </w:r>
          </w:p>
        </w:tc>
        <w:tc>
          <w:tcPr>
            <w:tcW w:w="590" w:type="pct"/>
            <w:shd w:val="clear" w:color="auto" w:fill="FFFFFF"/>
          </w:tcPr>
          <w:p w14:paraId="5510941D"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(10,6)</w:t>
            </w:r>
          </w:p>
        </w:tc>
        <w:tc>
          <w:tcPr>
            <w:tcW w:w="590" w:type="pct"/>
            <w:shd w:val="clear" w:color="auto" w:fill="FFFFFF"/>
          </w:tcPr>
          <w:p w14:paraId="780F0D13"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(8,86)</w:t>
            </w:r>
          </w:p>
        </w:tc>
        <w:tc>
          <w:tcPr>
            <w:tcW w:w="517" w:type="pct"/>
            <w:shd w:val="clear" w:color="auto" w:fill="FFFFFF"/>
          </w:tcPr>
          <w:p w14:paraId="74758B5C" w14:textId="77777777" w:rsidR="00C602C5" w:rsidRPr="006F662E" w:rsidRDefault="00C602C5" w:rsidP="008670F3">
            <w:pPr>
              <w:tabs>
                <w:tab w:val="left" w:pos="567"/>
              </w:tabs>
              <w:rPr>
                <w:rFonts w:asciiTheme="majorBidi" w:hAnsiTheme="majorBidi" w:cstheme="majorBidi"/>
                <w:sz w:val="20"/>
                <w:szCs w:val="20"/>
              </w:rPr>
            </w:pPr>
          </w:p>
        </w:tc>
        <w:tc>
          <w:tcPr>
            <w:tcW w:w="517" w:type="pct"/>
            <w:shd w:val="clear" w:color="auto" w:fill="FFFFFF"/>
          </w:tcPr>
          <w:p w14:paraId="5C703331" w14:textId="77777777" w:rsidR="00C602C5" w:rsidRPr="006F662E" w:rsidRDefault="00C602C5" w:rsidP="008670F3">
            <w:pPr>
              <w:tabs>
                <w:tab w:val="left" w:pos="567"/>
              </w:tabs>
              <w:rPr>
                <w:rFonts w:asciiTheme="majorBidi" w:hAnsiTheme="majorBidi" w:cstheme="majorBidi"/>
                <w:sz w:val="20"/>
                <w:szCs w:val="20"/>
              </w:rPr>
            </w:pPr>
          </w:p>
        </w:tc>
        <w:tc>
          <w:tcPr>
            <w:tcW w:w="517" w:type="pct"/>
            <w:shd w:val="clear" w:color="auto" w:fill="FFFFFF"/>
          </w:tcPr>
          <w:p w14:paraId="5768D8DC" w14:textId="77777777" w:rsidR="00C602C5" w:rsidRPr="006F662E" w:rsidRDefault="00C602C5" w:rsidP="008670F3">
            <w:pPr>
              <w:tabs>
                <w:tab w:val="left" w:pos="567"/>
              </w:tabs>
              <w:rPr>
                <w:rFonts w:asciiTheme="majorBidi" w:hAnsiTheme="majorBidi" w:cstheme="majorBidi"/>
                <w:sz w:val="20"/>
                <w:szCs w:val="20"/>
              </w:rPr>
            </w:pPr>
          </w:p>
        </w:tc>
      </w:tr>
      <w:tr w:rsidR="00C602C5" w:rsidRPr="006F662E" w14:paraId="5E6D005D" w14:textId="77777777" w:rsidTr="008670F3">
        <w:trPr>
          <w:cantSplit/>
          <w:trHeight w:val="240"/>
        </w:trPr>
        <w:tc>
          <w:tcPr>
            <w:tcW w:w="5000" w:type="pct"/>
            <w:gridSpan w:val="9"/>
            <w:shd w:val="clear" w:color="auto" w:fill="FFFFFF"/>
          </w:tcPr>
          <w:p w14:paraId="7800769F" w14:textId="77777777" w:rsidR="00C602C5" w:rsidRPr="006F662E" w:rsidRDefault="00C602C5" w:rsidP="008670F3">
            <w:pPr>
              <w:tabs>
                <w:tab w:val="left" w:pos="567"/>
              </w:tabs>
              <w:rPr>
                <w:rFonts w:asciiTheme="majorBidi" w:hAnsiTheme="majorBidi" w:cstheme="majorBidi"/>
                <w:b/>
                <w:sz w:val="20"/>
                <w:szCs w:val="20"/>
              </w:rPr>
            </w:pPr>
            <w:r w:rsidRPr="006F662E">
              <w:rPr>
                <w:rFonts w:asciiTheme="majorBidi" w:hAnsiTheme="majorBidi" w:cstheme="majorBidi"/>
                <w:b/>
                <w:sz w:val="20"/>
                <w:szCs w:val="20"/>
              </w:rPr>
              <w:t>Примечание:</w:t>
            </w:r>
          </w:p>
          <w:p w14:paraId="44D3AE11"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sz w:val="20"/>
                <w:szCs w:val="20"/>
                <w:lang w:val="ru"/>
              </w:rPr>
              <w:t>AUC</w:t>
            </w:r>
            <w:r w:rsidRPr="006F662E">
              <w:rPr>
                <w:rFonts w:asciiTheme="majorBidi" w:hAnsiTheme="majorBidi" w:cstheme="majorBidi"/>
                <w:sz w:val="20"/>
                <w:szCs w:val="20"/>
                <w:vertAlign w:val="subscript"/>
                <w:lang w:val="ru"/>
              </w:rPr>
              <w:t>0-24h</w:t>
            </w:r>
            <w:r w:rsidRPr="006F662E">
              <w:rPr>
                <w:rFonts w:asciiTheme="majorBidi" w:hAnsiTheme="majorBidi" w:cstheme="majorBidi"/>
                <w:sz w:val="20"/>
                <w:szCs w:val="20"/>
                <w:lang w:val="ru"/>
              </w:rPr>
              <w:t>= площадь под кривой «концентрация в плазме крови-время» от времени 0 до 24 ч; AUC</w:t>
            </w:r>
            <w:r w:rsidRPr="006F662E">
              <w:rPr>
                <w:rFonts w:asciiTheme="majorBidi" w:hAnsiTheme="majorBidi" w:cstheme="majorBidi"/>
                <w:sz w:val="20"/>
                <w:szCs w:val="20"/>
                <w:vertAlign w:val="subscript"/>
                <w:lang w:val="ru"/>
              </w:rPr>
              <w:t>0-inf</w:t>
            </w:r>
            <w:r w:rsidRPr="006F662E">
              <w:rPr>
                <w:rFonts w:asciiTheme="majorBidi" w:hAnsiTheme="majorBidi" w:cstheme="majorBidi"/>
                <w:sz w:val="20"/>
                <w:szCs w:val="20"/>
                <w:lang w:val="ru"/>
              </w:rPr>
              <w:t xml:space="preserve"> = площадь под кривой «концентрация в плазме крови-время» от времени 0 до бесконечности; C0 = концентрация в плазме крови в нулевой момент времени; C</w:t>
            </w:r>
            <w:r w:rsidRPr="005A15F0">
              <w:rPr>
                <w:rFonts w:asciiTheme="majorBidi" w:hAnsiTheme="majorBidi" w:cstheme="majorBidi"/>
                <w:sz w:val="20"/>
                <w:szCs w:val="20"/>
                <w:vertAlign w:val="subscript"/>
                <w:lang w:val="ru"/>
              </w:rPr>
              <w:t>max</w:t>
            </w:r>
            <w:r w:rsidRPr="006F662E">
              <w:rPr>
                <w:rFonts w:asciiTheme="majorBidi" w:hAnsiTheme="majorBidi" w:cstheme="majorBidi"/>
                <w:sz w:val="20"/>
                <w:szCs w:val="20"/>
                <w:lang w:val="ru"/>
              </w:rPr>
              <w:t xml:space="preserve"> = максимальная наблюдаемая концентрация в плазме крови; t</w:t>
            </w:r>
            <w:r w:rsidRPr="006F662E">
              <w:rPr>
                <w:rFonts w:asciiTheme="majorBidi" w:hAnsiTheme="majorBidi" w:cstheme="majorBidi"/>
                <w:sz w:val="20"/>
                <w:szCs w:val="20"/>
                <w:vertAlign w:val="subscript"/>
                <w:lang w:val="ru"/>
              </w:rPr>
              <w:t>1/2</w:t>
            </w:r>
            <w:r w:rsidRPr="006F662E">
              <w:rPr>
                <w:rFonts w:asciiTheme="majorBidi" w:hAnsiTheme="majorBidi" w:cstheme="majorBidi"/>
                <w:sz w:val="20"/>
                <w:szCs w:val="20"/>
                <w:lang w:val="ru"/>
              </w:rPr>
              <w:t xml:space="preserve"> = конечный период полувыведения; КЛ = общий клиренс организма; Д = биодоступность, доля от поглощенной дозы относительно в/в введения препарата, выраженная в процентах; в/в = внутривенно; н/п = неприменимо; п/о = перорально; СО = стандартное отклонение; T</w:t>
            </w:r>
            <w:r w:rsidRPr="006F662E">
              <w:rPr>
                <w:rFonts w:asciiTheme="majorBidi" w:hAnsiTheme="majorBidi" w:cstheme="majorBidi"/>
                <w:sz w:val="20"/>
                <w:szCs w:val="20"/>
                <w:vertAlign w:val="subscript"/>
                <w:lang w:val="ru"/>
              </w:rPr>
              <w:t>max</w:t>
            </w:r>
            <w:r w:rsidRPr="006F662E">
              <w:rPr>
                <w:rFonts w:asciiTheme="majorBidi" w:hAnsiTheme="majorBidi" w:cstheme="majorBidi"/>
                <w:sz w:val="20"/>
                <w:szCs w:val="20"/>
                <w:lang w:val="ru"/>
              </w:rPr>
              <w:t xml:space="preserve"> = время до достижения максимальной наблюдаемой концентрации в плазме крови; Vss = объем распределения в равновесном состоянии.</w:t>
            </w:r>
          </w:p>
          <w:p w14:paraId="07C9A935" w14:textId="77777777" w:rsidR="00C602C5" w:rsidRPr="006F662E" w:rsidRDefault="00C602C5" w:rsidP="008670F3">
            <w:pPr>
              <w:tabs>
                <w:tab w:val="left" w:pos="567"/>
              </w:tabs>
              <w:rPr>
                <w:rFonts w:asciiTheme="majorBidi" w:hAnsiTheme="majorBidi" w:cstheme="majorBidi"/>
                <w:sz w:val="20"/>
                <w:szCs w:val="20"/>
              </w:rPr>
            </w:pPr>
            <w:r w:rsidRPr="006F662E">
              <w:rPr>
                <w:rFonts w:asciiTheme="majorBidi" w:hAnsiTheme="majorBidi" w:cstheme="majorBidi"/>
                <w:b/>
                <w:bCs/>
                <w:sz w:val="20"/>
                <w:szCs w:val="20"/>
                <w:lang w:val="ru"/>
              </w:rPr>
              <w:t>Источник</w:t>
            </w:r>
            <w:r w:rsidRPr="006F662E">
              <w:rPr>
                <w:rFonts w:asciiTheme="majorBidi" w:hAnsiTheme="majorBidi" w:cstheme="majorBidi"/>
                <w:sz w:val="20"/>
                <w:szCs w:val="20"/>
                <w:lang w:val="ru"/>
              </w:rPr>
              <w:t>: 2219-003</w:t>
            </w:r>
          </w:p>
        </w:tc>
      </w:tr>
    </w:tbl>
    <w:p w14:paraId="16B3CCC6" w14:textId="77777777" w:rsidR="00C602C5" w:rsidRPr="00352529" w:rsidRDefault="00C602C5" w:rsidP="00C602C5">
      <w:pPr>
        <w:tabs>
          <w:tab w:val="left" w:pos="567"/>
        </w:tabs>
        <w:jc w:val="both"/>
        <w:rPr>
          <w:rFonts w:asciiTheme="majorBidi" w:hAnsiTheme="majorBidi" w:cstheme="majorBidi"/>
          <w:i/>
          <w:iCs/>
        </w:rPr>
      </w:pPr>
    </w:p>
    <w:p w14:paraId="0AC38B5E" w14:textId="77777777" w:rsidR="00C602C5" w:rsidRPr="00352529" w:rsidRDefault="00C602C5" w:rsidP="00C602C5">
      <w:pPr>
        <w:tabs>
          <w:tab w:val="left" w:pos="567"/>
        </w:tabs>
        <w:jc w:val="both"/>
        <w:rPr>
          <w:rFonts w:asciiTheme="majorBidi" w:hAnsiTheme="majorBidi" w:cstheme="majorBidi"/>
          <w:i/>
          <w:iCs/>
        </w:rPr>
      </w:pPr>
      <w:r w:rsidRPr="00352529">
        <w:rPr>
          <w:rFonts w:asciiTheme="majorBidi" w:hAnsiTheme="majorBidi" w:cstheme="majorBidi"/>
          <w:i/>
          <w:iCs/>
          <w:lang w:val="ru"/>
        </w:rPr>
        <w:t>Повторные дозы</w:t>
      </w:r>
    </w:p>
    <w:p w14:paraId="0AC65AE9" w14:textId="77777777" w:rsidR="00C602C5" w:rsidRPr="00352529" w:rsidRDefault="00C602C5" w:rsidP="00C602C5">
      <w:pPr>
        <w:tabs>
          <w:tab w:val="left" w:pos="567"/>
        </w:tabs>
        <w:jc w:val="both"/>
        <w:rPr>
          <w:rFonts w:asciiTheme="majorBidi" w:hAnsiTheme="majorBidi" w:cstheme="majorBidi"/>
        </w:rPr>
      </w:pPr>
    </w:p>
    <w:p w14:paraId="769A543D" w14:textId="77777777" w:rsidR="00C602C5" w:rsidRPr="00352529"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352529">
        <w:rPr>
          <w:rFonts w:asciiTheme="majorBidi" w:hAnsiTheme="majorBidi" w:cstheme="majorBidi"/>
          <w:lang w:val="ru"/>
        </w:rPr>
        <w:t>Фармакокинетику повторных доз акалабрутиниба изучали на крысах линии Спрег-Доули и крысах Wistar Han в рамках токсикологических исследований продолжительностью от 14 дней до 6 месяцев. В целом концентрация у крыс Wistar Han была выше, чем у крыс линии Спрег-Доули.</w:t>
      </w:r>
    </w:p>
    <w:p w14:paraId="199E9FD3" w14:textId="77777777" w:rsidR="00C602C5" w:rsidRPr="00352529" w:rsidRDefault="00C602C5" w:rsidP="00C602C5">
      <w:pPr>
        <w:tabs>
          <w:tab w:val="left" w:pos="567"/>
        </w:tabs>
        <w:jc w:val="both"/>
        <w:rPr>
          <w:rFonts w:asciiTheme="majorBidi" w:hAnsiTheme="majorBidi" w:cstheme="majorBidi"/>
        </w:rPr>
      </w:pPr>
    </w:p>
    <w:p w14:paraId="75661846" w14:textId="77777777" w:rsidR="00C602C5" w:rsidRPr="00352529" w:rsidRDefault="00C602C5" w:rsidP="00C602C5">
      <w:pPr>
        <w:tabs>
          <w:tab w:val="left" w:pos="567"/>
        </w:tabs>
        <w:jc w:val="both"/>
        <w:rPr>
          <w:rFonts w:asciiTheme="majorBidi" w:hAnsiTheme="majorBidi" w:cstheme="majorBidi"/>
          <w:u w:val="single"/>
        </w:rPr>
      </w:pPr>
      <w:r w:rsidRPr="00352529">
        <w:rPr>
          <w:rFonts w:asciiTheme="majorBidi" w:hAnsiTheme="majorBidi" w:cstheme="majorBidi"/>
          <w:u w:val="single"/>
          <w:lang w:val="ru"/>
        </w:rPr>
        <w:t>Фармакокинетика у собак</w:t>
      </w:r>
    </w:p>
    <w:p w14:paraId="68BE1F3A" w14:textId="77777777" w:rsidR="00C602C5" w:rsidRPr="00352529" w:rsidRDefault="00C602C5" w:rsidP="00C602C5">
      <w:pPr>
        <w:tabs>
          <w:tab w:val="left" w:pos="567"/>
        </w:tabs>
        <w:jc w:val="both"/>
        <w:rPr>
          <w:rFonts w:asciiTheme="majorBidi" w:hAnsiTheme="majorBidi" w:cstheme="majorBidi"/>
        </w:rPr>
      </w:pPr>
    </w:p>
    <w:p w14:paraId="60C0E031" w14:textId="77777777" w:rsidR="00C602C5" w:rsidRPr="00352529" w:rsidRDefault="00C602C5" w:rsidP="00C602C5">
      <w:pPr>
        <w:tabs>
          <w:tab w:val="left" w:pos="567"/>
        </w:tabs>
        <w:jc w:val="both"/>
        <w:rPr>
          <w:rFonts w:asciiTheme="majorBidi" w:hAnsiTheme="majorBidi" w:cstheme="majorBidi"/>
          <w:i/>
          <w:iCs/>
        </w:rPr>
      </w:pPr>
      <w:r w:rsidRPr="00352529">
        <w:rPr>
          <w:rFonts w:asciiTheme="majorBidi" w:hAnsiTheme="majorBidi" w:cstheme="majorBidi"/>
          <w:i/>
          <w:iCs/>
          <w:lang w:val="ru"/>
        </w:rPr>
        <w:t>Однократное введение препарата</w:t>
      </w:r>
    </w:p>
    <w:p w14:paraId="626595C2" w14:textId="77777777" w:rsidR="00C602C5" w:rsidRPr="00352529" w:rsidRDefault="00C602C5" w:rsidP="00C602C5">
      <w:pPr>
        <w:tabs>
          <w:tab w:val="left" w:pos="567"/>
        </w:tabs>
        <w:jc w:val="both"/>
        <w:rPr>
          <w:rFonts w:asciiTheme="majorBidi" w:hAnsiTheme="majorBidi" w:cstheme="majorBidi"/>
        </w:rPr>
      </w:pPr>
    </w:p>
    <w:p w14:paraId="6E2F2B22" w14:textId="77777777" w:rsidR="00C602C5" w:rsidRPr="00352529"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352529">
        <w:rPr>
          <w:rFonts w:asciiTheme="majorBidi" w:hAnsiTheme="majorBidi" w:cstheme="majorBidi"/>
          <w:lang w:val="ru"/>
        </w:rPr>
        <w:t>Акалабрутиниб вводили в виде однократной в/в инъекции (1 мг/кг) 3 кобелям породы бигль натощак и путем однократной пероральной дозы (2,5 мг/кг) 3 кобелям породы бигль натощак и 3 кобелям — после кормления</w:t>
      </w:r>
      <w:r>
        <w:rPr>
          <w:rFonts w:asciiTheme="majorBidi" w:hAnsiTheme="majorBidi" w:cstheme="majorBidi"/>
          <w:lang w:val="ru"/>
        </w:rPr>
        <w:t xml:space="preserve"> (табл. 3-17)</w:t>
      </w:r>
      <w:r w:rsidRPr="00352529">
        <w:rPr>
          <w:rFonts w:asciiTheme="majorBidi" w:hAnsiTheme="majorBidi" w:cstheme="majorBidi"/>
          <w:lang w:val="ru"/>
        </w:rPr>
        <w:t>.</w:t>
      </w:r>
    </w:p>
    <w:p w14:paraId="2296BAA1" w14:textId="77777777" w:rsidR="00C602C5" w:rsidRPr="00E00729" w:rsidRDefault="00C602C5" w:rsidP="00C602C5">
      <w:pPr>
        <w:tabs>
          <w:tab w:val="left" w:pos="567"/>
        </w:tabs>
        <w:rPr>
          <w:rFonts w:asciiTheme="majorBidi" w:hAnsiTheme="majorBidi" w:cstheme="majorBidi"/>
          <w:sz w:val="18"/>
        </w:rPr>
      </w:pPr>
    </w:p>
    <w:p w14:paraId="39016717" w14:textId="3A574624" w:rsidR="00B50A8D" w:rsidRDefault="00B50A8D" w:rsidP="00B50A8D">
      <w:pPr>
        <w:pStyle w:val="af5"/>
        <w:keepNext/>
        <w:jc w:val="both"/>
      </w:pPr>
      <w:bookmarkStart w:id="295" w:name="_Toc159973359"/>
      <w:r>
        <w:lastRenderedPageBreak/>
        <w:t xml:space="preserve">Таблица </w:t>
      </w:r>
      <w:fldSimple w:instr=" STYLEREF 1 \s ">
        <w:r w:rsidR="008260B3">
          <w:rPr>
            <w:noProof/>
          </w:rPr>
          <w:t>3</w:t>
        </w:r>
      </w:fldSimple>
      <w:r w:rsidR="008260B3">
        <w:noBreakHyphen/>
      </w:r>
      <w:fldSimple w:instr=" SEQ Таблица \* ARABIC \s 1 ">
        <w:r w:rsidR="008260B3">
          <w:rPr>
            <w:noProof/>
          </w:rPr>
          <w:t>17</w:t>
        </w:r>
      </w:fldSimple>
      <w:r>
        <w:t>.</w:t>
      </w:r>
      <w:r w:rsidRPr="00B50A8D">
        <w:rPr>
          <w:rFonts w:asciiTheme="majorBidi" w:hAnsiTheme="majorBidi" w:cstheme="majorBidi"/>
          <w:bCs w:val="0"/>
          <w:lang w:val="ru"/>
        </w:rPr>
        <w:t xml:space="preserve"> </w:t>
      </w:r>
      <w:r w:rsidRPr="00B50A8D">
        <w:rPr>
          <w:rFonts w:asciiTheme="majorBidi" w:hAnsiTheme="majorBidi" w:cstheme="majorBidi"/>
          <w:b w:val="0"/>
          <w:bCs w:val="0"/>
          <w:lang w:val="ru"/>
        </w:rPr>
        <w:t>Средние (±СО) фармакокинетические параметры акалабрутиниба после однократной внутривенной инъекции (1 мг/кг) или перорального введения через желудочный зонд (2,5 мг/кг) кобелям собак (n = 3/группа).</w:t>
      </w:r>
      <w:bookmarkEnd w:id="295"/>
    </w:p>
    <w:tbl>
      <w:tblPr>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101"/>
        <w:gridCol w:w="893"/>
        <w:gridCol w:w="779"/>
        <w:gridCol w:w="866"/>
        <w:gridCol w:w="650"/>
        <w:gridCol w:w="1018"/>
        <w:gridCol w:w="1018"/>
        <w:gridCol w:w="676"/>
        <w:gridCol w:w="858"/>
        <w:gridCol w:w="487"/>
      </w:tblGrid>
      <w:tr w:rsidR="00C602C5" w:rsidRPr="00352529" w14:paraId="6CFF4D56" w14:textId="77777777" w:rsidTr="008670F3">
        <w:trPr>
          <w:trHeight w:val="690"/>
          <w:tblHeader/>
        </w:trPr>
        <w:tc>
          <w:tcPr>
            <w:tcW w:w="0" w:type="auto"/>
            <w:shd w:val="clear" w:color="auto" w:fill="D9D9D9" w:themeFill="background1" w:themeFillShade="D9"/>
          </w:tcPr>
          <w:p w14:paraId="25E776E3" w14:textId="77777777" w:rsidR="00C602C5" w:rsidRPr="00F071F4" w:rsidRDefault="00C602C5" w:rsidP="008670F3">
            <w:pPr>
              <w:tabs>
                <w:tab w:val="left" w:pos="567"/>
              </w:tabs>
              <w:jc w:val="center"/>
              <w:rPr>
                <w:rFonts w:asciiTheme="majorBidi" w:hAnsiTheme="majorBidi" w:cstheme="majorBidi"/>
                <w:sz w:val="20"/>
                <w:szCs w:val="20"/>
              </w:rPr>
            </w:pPr>
            <w:r w:rsidRPr="00F071F4">
              <w:rPr>
                <w:rFonts w:asciiTheme="majorBidi" w:hAnsiTheme="majorBidi" w:cstheme="majorBidi"/>
                <w:b/>
                <w:bCs/>
                <w:sz w:val="20"/>
                <w:szCs w:val="20"/>
                <w:lang w:val="ru"/>
              </w:rPr>
              <w:t>Способ введения Солевая форма</w:t>
            </w:r>
          </w:p>
          <w:p w14:paraId="3BC899B0" w14:textId="77777777" w:rsidR="00C602C5" w:rsidRPr="00F071F4" w:rsidRDefault="00C602C5" w:rsidP="008670F3">
            <w:pPr>
              <w:tabs>
                <w:tab w:val="left" w:pos="567"/>
              </w:tabs>
              <w:jc w:val="center"/>
              <w:rPr>
                <w:rFonts w:asciiTheme="majorBidi" w:hAnsiTheme="majorBidi" w:cstheme="majorBidi"/>
                <w:sz w:val="20"/>
                <w:szCs w:val="20"/>
              </w:rPr>
            </w:pPr>
            <w:r w:rsidRPr="00F071F4">
              <w:rPr>
                <w:rFonts w:asciiTheme="majorBidi" w:hAnsiTheme="majorBidi" w:cstheme="majorBidi"/>
                <w:b/>
                <w:bCs/>
                <w:sz w:val="20"/>
                <w:szCs w:val="20"/>
                <w:lang w:val="ru"/>
              </w:rPr>
              <w:t>Питание</w:t>
            </w:r>
          </w:p>
        </w:tc>
        <w:tc>
          <w:tcPr>
            <w:tcW w:w="0" w:type="auto"/>
            <w:shd w:val="clear" w:color="auto" w:fill="D9D9D9" w:themeFill="background1" w:themeFillShade="D9"/>
          </w:tcPr>
          <w:p w14:paraId="19BCC9C2" w14:textId="77777777" w:rsidR="00C602C5" w:rsidRPr="00F071F4" w:rsidRDefault="00C602C5" w:rsidP="008670F3">
            <w:pPr>
              <w:tabs>
                <w:tab w:val="left" w:pos="567"/>
              </w:tabs>
              <w:jc w:val="center"/>
              <w:rPr>
                <w:rFonts w:asciiTheme="majorBidi" w:hAnsiTheme="majorBidi" w:cstheme="majorBidi"/>
                <w:sz w:val="20"/>
                <w:szCs w:val="20"/>
              </w:rPr>
            </w:pPr>
          </w:p>
        </w:tc>
        <w:tc>
          <w:tcPr>
            <w:tcW w:w="0" w:type="auto"/>
            <w:shd w:val="clear" w:color="auto" w:fill="D9D9D9" w:themeFill="background1" w:themeFillShade="D9"/>
          </w:tcPr>
          <w:p w14:paraId="7A94E2A0" w14:textId="77777777" w:rsidR="00C602C5" w:rsidRPr="00F071F4" w:rsidRDefault="00C602C5" w:rsidP="008670F3">
            <w:pPr>
              <w:tabs>
                <w:tab w:val="left" w:pos="567"/>
              </w:tabs>
              <w:jc w:val="center"/>
              <w:rPr>
                <w:rFonts w:asciiTheme="majorBidi" w:hAnsiTheme="majorBidi" w:cstheme="majorBidi"/>
                <w:sz w:val="20"/>
                <w:szCs w:val="20"/>
              </w:rPr>
            </w:pPr>
            <w:r w:rsidRPr="00F071F4">
              <w:rPr>
                <w:rFonts w:asciiTheme="majorBidi" w:hAnsiTheme="majorBidi" w:cstheme="majorBidi"/>
                <w:b/>
                <w:bCs/>
                <w:sz w:val="20"/>
                <w:szCs w:val="20"/>
                <w:lang w:val="ru"/>
              </w:rPr>
              <w:t>T</w:t>
            </w:r>
            <w:r w:rsidRPr="00F071F4">
              <w:rPr>
                <w:rFonts w:asciiTheme="majorBidi" w:hAnsiTheme="majorBidi" w:cstheme="majorBidi"/>
                <w:b/>
                <w:bCs/>
                <w:sz w:val="20"/>
                <w:szCs w:val="20"/>
                <w:vertAlign w:val="subscript"/>
                <w:lang w:val="ru"/>
              </w:rPr>
              <w:t>max</w:t>
            </w:r>
          </w:p>
          <w:p w14:paraId="3CC71B72" w14:textId="77777777" w:rsidR="00C602C5" w:rsidRPr="00F071F4" w:rsidRDefault="00C602C5" w:rsidP="008670F3">
            <w:pPr>
              <w:tabs>
                <w:tab w:val="left" w:pos="567"/>
              </w:tabs>
              <w:jc w:val="center"/>
              <w:rPr>
                <w:rFonts w:asciiTheme="majorBidi" w:hAnsiTheme="majorBidi" w:cstheme="majorBidi"/>
                <w:sz w:val="20"/>
                <w:szCs w:val="20"/>
              </w:rPr>
            </w:pPr>
            <w:r w:rsidRPr="00F071F4">
              <w:rPr>
                <w:rFonts w:asciiTheme="majorBidi" w:hAnsiTheme="majorBidi" w:cstheme="majorBidi"/>
                <w:b/>
                <w:bCs/>
                <w:sz w:val="20"/>
                <w:szCs w:val="20"/>
                <w:lang w:val="ru"/>
              </w:rPr>
              <w:t>(ч)</w:t>
            </w:r>
          </w:p>
        </w:tc>
        <w:tc>
          <w:tcPr>
            <w:tcW w:w="0" w:type="auto"/>
            <w:shd w:val="clear" w:color="auto" w:fill="D9D9D9" w:themeFill="background1" w:themeFillShade="D9"/>
          </w:tcPr>
          <w:p w14:paraId="3D74C00D" w14:textId="77777777" w:rsidR="00C602C5" w:rsidRPr="00F071F4" w:rsidRDefault="00C602C5" w:rsidP="008670F3">
            <w:pPr>
              <w:tabs>
                <w:tab w:val="left" w:pos="567"/>
              </w:tabs>
              <w:jc w:val="center"/>
              <w:rPr>
                <w:rFonts w:asciiTheme="majorBidi" w:hAnsiTheme="majorBidi" w:cstheme="majorBidi"/>
                <w:sz w:val="20"/>
                <w:szCs w:val="20"/>
              </w:rPr>
            </w:pPr>
            <w:r w:rsidRPr="00F071F4">
              <w:rPr>
                <w:rFonts w:asciiTheme="majorBidi" w:hAnsiTheme="majorBidi" w:cstheme="majorBidi"/>
                <w:b/>
                <w:bCs/>
                <w:sz w:val="20"/>
                <w:szCs w:val="20"/>
                <w:lang w:val="ru"/>
              </w:rPr>
              <w:t>C0/C</w:t>
            </w:r>
            <w:r w:rsidRPr="00F071F4">
              <w:rPr>
                <w:rFonts w:asciiTheme="majorBidi" w:hAnsiTheme="majorBidi" w:cstheme="majorBidi"/>
                <w:b/>
                <w:bCs/>
                <w:sz w:val="20"/>
                <w:szCs w:val="20"/>
                <w:vertAlign w:val="subscript"/>
                <w:lang w:val="ru"/>
              </w:rPr>
              <w:t>max</w:t>
            </w:r>
          </w:p>
          <w:p w14:paraId="42F8922E" w14:textId="77777777" w:rsidR="00C602C5" w:rsidRPr="00F071F4" w:rsidRDefault="00C602C5" w:rsidP="008670F3">
            <w:pPr>
              <w:tabs>
                <w:tab w:val="left" w:pos="567"/>
              </w:tabs>
              <w:jc w:val="center"/>
              <w:rPr>
                <w:rFonts w:asciiTheme="majorBidi" w:hAnsiTheme="majorBidi" w:cstheme="majorBidi"/>
                <w:sz w:val="20"/>
                <w:szCs w:val="20"/>
              </w:rPr>
            </w:pPr>
            <w:r w:rsidRPr="00F071F4">
              <w:rPr>
                <w:rFonts w:asciiTheme="majorBidi" w:hAnsiTheme="majorBidi" w:cstheme="majorBidi"/>
                <w:b/>
                <w:bCs/>
                <w:sz w:val="20"/>
                <w:szCs w:val="20"/>
                <w:lang w:val="ru"/>
              </w:rPr>
              <w:t>(нг/мл)</w:t>
            </w:r>
          </w:p>
        </w:tc>
        <w:tc>
          <w:tcPr>
            <w:tcW w:w="0" w:type="auto"/>
            <w:shd w:val="clear" w:color="auto" w:fill="D9D9D9" w:themeFill="background1" w:themeFillShade="D9"/>
          </w:tcPr>
          <w:p w14:paraId="550CD849" w14:textId="77777777" w:rsidR="00C602C5" w:rsidRPr="00F071F4" w:rsidRDefault="00C602C5" w:rsidP="008670F3">
            <w:pPr>
              <w:tabs>
                <w:tab w:val="left" w:pos="567"/>
              </w:tabs>
              <w:jc w:val="center"/>
              <w:rPr>
                <w:rFonts w:asciiTheme="majorBidi" w:hAnsiTheme="majorBidi" w:cstheme="majorBidi"/>
                <w:sz w:val="20"/>
                <w:szCs w:val="20"/>
              </w:rPr>
            </w:pPr>
            <w:r w:rsidRPr="00F071F4">
              <w:rPr>
                <w:rFonts w:asciiTheme="majorBidi" w:hAnsiTheme="majorBidi" w:cstheme="majorBidi"/>
                <w:b/>
                <w:bCs/>
                <w:sz w:val="20"/>
                <w:szCs w:val="20"/>
                <w:lang w:val="ru"/>
              </w:rPr>
              <w:t>t</w:t>
            </w:r>
            <w:r w:rsidRPr="00F071F4">
              <w:rPr>
                <w:rFonts w:asciiTheme="majorBidi" w:hAnsiTheme="majorBidi" w:cstheme="majorBidi"/>
                <w:b/>
                <w:bCs/>
                <w:sz w:val="20"/>
                <w:szCs w:val="20"/>
                <w:vertAlign w:val="subscript"/>
                <w:lang w:val="ru"/>
              </w:rPr>
              <w:t>1/2</w:t>
            </w:r>
          </w:p>
          <w:p w14:paraId="68D23FBC" w14:textId="77777777" w:rsidR="00C602C5" w:rsidRPr="00F071F4" w:rsidRDefault="00C602C5" w:rsidP="008670F3">
            <w:pPr>
              <w:tabs>
                <w:tab w:val="left" w:pos="567"/>
              </w:tabs>
              <w:jc w:val="center"/>
              <w:rPr>
                <w:rFonts w:asciiTheme="majorBidi" w:hAnsiTheme="majorBidi" w:cstheme="majorBidi"/>
                <w:sz w:val="20"/>
                <w:szCs w:val="20"/>
              </w:rPr>
            </w:pPr>
            <w:r w:rsidRPr="00F071F4">
              <w:rPr>
                <w:rFonts w:asciiTheme="majorBidi" w:hAnsiTheme="majorBidi" w:cstheme="majorBidi"/>
                <w:b/>
                <w:bCs/>
                <w:sz w:val="20"/>
                <w:szCs w:val="20"/>
                <w:lang w:val="ru"/>
              </w:rPr>
              <w:t>(ч)</w:t>
            </w:r>
          </w:p>
        </w:tc>
        <w:tc>
          <w:tcPr>
            <w:tcW w:w="0" w:type="auto"/>
            <w:shd w:val="clear" w:color="auto" w:fill="D9D9D9" w:themeFill="background1" w:themeFillShade="D9"/>
          </w:tcPr>
          <w:p w14:paraId="64E3F99E" w14:textId="77777777" w:rsidR="00C602C5" w:rsidRPr="00F071F4" w:rsidRDefault="00C602C5" w:rsidP="008670F3">
            <w:pPr>
              <w:tabs>
                <w:tab w:val="left" w:pos="567"/>
              </w:tabs>
              <w:jc w:val="center"/>
              <w:rPr>
                <w:rFonts w:asciiTheme="majorBidi" w:hAnsiTheme="majorBidi" w:cstheme="majorBidi"/>
                <w:sz w:val="20"/>
                <w:szCs w:val="20"/>
              </w:rPr>
            </w:pPr>
            <w:r w:rsidRPr="00F071F4">
              <w:rPr>
                <w:rFonts w:asciiTheme="majorBidi" w:hAnsiTheme="majorBidi" w:cstheme="majorBidi"/>
                <w:b/>
                <w:bCs/>
                <w:sz w:val="20"/>
                <w:szCs w:val="20"/>
                <w:lang w:val="ru"/>
              </w:rPr>
              <w:t>AUC</w:t>
            </w:r>
            <w:r w:rsidRPr="00F071F4">
              <w:rPr>
                <w:rFonts w:asciiTheme="majorBidi" w:hAnsiTheme="majorBidi" w:cstheme="majorBidi"/>
                <w:b/>
                <w:bCs/>
                <w:sz w:val="20"/>
                <w:szCs w:val="20"/>
                <w:vertAlign w:val="subscript"/>
                <w:lang w:val="ru"/>
              </w:rPr>
              <w:t>0-24h</w:t>
            </w:r>
          </w:p>
          <w:p w14:paraId="18EC18F0" w14:textId="77777777" w:rsidR="00C602C5" w:rsidRPr="00F071F4" w:rsidRDefault="00C602C5" w:rsidP="008670F3">
            <w:pPr>
              <w:jc w:val="center"/>
              <w:rPr>
                <w:rFonts w:asciiTheme="majorBidi" w:hAnsiTheme="majorBidi" w:cstheme="majorBidi"/>
                <w:sz w:val="20"/>
                <w:szCs w:val="20"/>
              </w:rPr>
            </w:pPr>
            <w:r w:rsidRPr="00F071F4">
              <w:rPr>
                <w:rFonts w:asciiTheme="majorBidi" w:hAnsiTheme="majorBidi" w:cstheme="majorBidi"/>
                <w:b/>
                <w:bCs/>
                <w:sz w:val="20"/>
                <w:szCs w:val="20"/>
                <w:lang w:val="ru"/>
              </w:rPr>
              <w:t>(нг·ч/мл)</w:t>
            </w:r>
          </w:p>
        </w:tc>
        <w:tc>
          <w:tcPr>
            <w:tcW w:w="0" w:type="auto"/>
            <w:shd w:val="clear" w:color="auto" w:fill="D9D9D9" w:themeFill="background1" w:themeFillShade="D9"/>
          </w:tcPr>
          <w:p w14:paraId="3485704D" w14:textId="77777777" w:rsidR="00C602C5" w:rsidRPr="00F071F4" w:rsidRDefault="00C602C5" w:rsidP="008670F3">
            <w:pPr>
              <w:tabs>
                <w:tab w:val="left" w:pos="567"/>
              </w:tabs>
              <w:jc w:val="center"/>
              <w:rPr>
                <w:rFonts w:asciiTheme="majorBidi" w:hAnsiTheme="majorBidi" w:cstheme="majorBidi"/>
                <w:sz w:val="20"/>
                <w:szCs w:val="20"/>
              </w:rPr>
            </w:pPr>
            <w:r w:rsidRPr="00F071F4">
              <w:rPr>
                <w:rFonts w:asciiTheme="majorBidi" w:hAnsiTheme="majorBidi" w:cstheme="majorBidi"/>
                <w:b/>
                <w:bCs/>
                <w:sz w:val="20"/>
                <w:szCs w:val="20"/>
                <w:lang w:val="ru"/>
              </w:rPr>
              <w:t>AUC</w:t>
            </w:r>
            <w:r w:rsidRPr="00F071F4">
              <w:rPr>
                <w:rFonts w:asciiTheme="majorBidi" w:hAnsiTheme="majorBidi" w:cstheme="majorBidi"/>
                <w:b/>
                <w:bCs/>
                <w:sz w:val="20"/>
                <w:szCs w:val="20"/>
                <w:vertAlign w:val="subscript"/>
                <w:lang w:val="ru"/>
              </w:rPr>
              <w:t>0-inf</w:t>
            </w:r>
          </w:p>
          <w:p w14:paraId="7E320DE4" w14:textId="77777777" w:rsidR="00C602C5" w:rsidRPr="00F071F4" w:rsidRDefault="00C602C5" w:rsidP="008670F3">
            <w:pPr>
              <w:jc w:val="center"/>
              <w:rPr>
                <w:rFonts w:asciiTheme="majorBidi" w:hAnsiTheme="majorBidi" w:cstheme="majorBidi"/>
                <w:sz w:val="20"/>
                <w:szCs w:val="20"/>
              </w:rPr>
            </w:pPr>
            <w:r w:rsidRPr="00F071F4">
              <w:rPr>
                <w:rFonts w:asciiTheme="majorBidi" w:hAnsiTheme="majorBidi" w:cstheme="majorBidi"/>
                <w:b/>
                <w:bCs/>
                <w:sz w:val="20"/>
                <w:szCs w:val="20"/>
                <w:lang w:val="ru"/>
              </w:rPr>
              <w:t>(нг·ч/мл)</w:t>
            </w:r>
          </w:p>
        </w:tc>
        <w:tc>
          <w:tcPr>
            <w:tcW w:w="0" w:type="auto"/>
            <w:shd w:val="clear" w:color="auto" w:fill="D9D9D9" w:themeFill="background1" w:themeFillShade="D9"/>
          </w:tcPr>
          <w:p w14:paraId="614BCE73" w14:textId="77777777" w:rsidR="00C602C5" w:rsidRPr="00F071F4" w:rsidRDefault="00C602C5" w:rsidP="008670F3">
            <w:pPr>
              <w:tabs>
                <w:tab w:val="left" w:pos="567"/>
              </w:tabs>
              <w:jc w:val="center"/>
              <w:rPr>
                <w:rFonts w:asciiTheme="majorBidi" w:hAnsiTheme="majorBidi" w:cstheme="majorBidi"/>
                <w:sz w:val="20"/>
                <w:szCs w:val="20"/>
              </w:rPr>
            </w:pPr>
            <w:r w:rsidRPr="00F071F4">
              <w:rPr>
                <w:rFonts w:asciiTheme="majorBidi" w:hAnsiTheme="majorBidi" w:cstheme="majorBidi"/>
                <w:b/>
                <w:bCs/>
                <w:sz w:val="20"/>
                <w:szCs w:val="20"/>
                <w:lang w:val="ru"/>
              </w:rPr>
              <w:t>Vss</w:t>
            </w:r>
          </w:p>
          <w:p w14:paraId="343BFDE6" w14:textId="77777777" w:rsidR="00C602C5" w:rsidRPr="00F071F4" w:rsidRDefault="00C602C5" w:rsidP="008670F3">
            <w:pPr>
              <w:tabs>
                <w:tab w:val="left" w:pos="567"/>
              </w:tabs>
              <w:jc w:val="center"/>
              <w:rPr>
                <w:rFonts w:asciiTheme="majorBidi" w:hAnsiTheme="majorBidi" w:cstheme="majorBidi"/>
                <w:sz w:val="20"/>
                <w:szCs w:val="20"/>
              </w:rPr>
            </w:pPr>
            <w:r w:rsidRPr="00F071F4">
              <w:rPr>
                <w:rFonts w:asciiTheme="majorBidi" w:hAnsiTheme="majorBidi" w:cstheme="majorBidi"/>
                <w:b/>
                <w:bCs/>
                <w:sz w:val="20"/>
                <w:szCs w:val="20"/>
                <w:lang w:val="ru"/>
              </w:rPr>
              <w:t>(л/кг)</w:t>
            </w:r>
          </w:p>
        </w:tc>
        <w:tc>
          <w:tcPr>
            <w:tcW w:w="0" w:type="auto"/>
            <w:shd w:val="clear" w:color="auto" w:fill="D9D9D9" w:themeFill="background1" w:themeFillShade="D9"/>
          </w:tcPr>
          <w:p w14:paraId="7C883E83" w14:textId="77777777" w:rsidR="00C602C5" w:rsidRPr="00F071F4" w:rsidRDefault="00C602C5" w:rsidP="008670F3">
            <w:pPr>
              <w:tabs>
                <w:tab w:val="left" w:pos="567"/>
              </w:tabs>
              <w:jc w:val="center"/>
              <w:rPr>
                <w:rFonts w:asciiTheme="majorBidi" w:hAnsiTheme="majorBidi" w:cstheme="majorBidi"/>
                <w:sz w:val="20"/>
                <w:szCs w:val="20"/>
              </w:rPr>
            </w:pPr>
            <w:r w:rsidRPr="00F071F4">
              <w:rPr>
                <w:rFonts w:asciiTheme="majorBidi" w:hAnsiTheme="majorBidi" w:cstheme="majorBidi"/>
                <w:b/>
                <w:bCs/>
                <w:sz w:val="20"/>
                <w:szCs w:val="20"/>
                <w:lang w:val="ru"/>
              </w:rPr>
              <w:t>КЛ</w:t>
            </w:r>
          </w:p>
          <w:p w14:paraId="11D31F41" w14:textId="77777777" w:rsidR="00C602C5" w:rsidRPr="00F071F4" w:rsidRDefault="00C602C5" w:rsidP="008670F3">
            <w:pPr>
              <w:tabs>
                <w:tab w:val="left" w:pos="567"/>
              </w:tabs>
              <w:jc w:val="center"/>
              <w:rPr>
                <w:rFonts w:asciiTheme="majorBidi" w:hAnsiTheme="majorBidi" w:cstheme="majorBidi"/>
                <w:sz w:val="20"/>
                <w:szCs w:val="20"/>
              </w:rPr>
            </w:pPr>
            <w:r w:rsidRPr="00F071F4">
              <w:rPr>
                <w:rFonts w:asciiTheme="majorBidi" w:hAnsiTheme="majorBidi" w:cstheme="majorBidi"/>
                <w:b/>
                <w:bCs/>
                <w:sz w:val="20"/>
                <w:szCs w:val="20"/>
                <w:lang w:val="ru"/>
              </w:rPr>
              <w:t>(л/ч/кг)</w:t>
            </w:r>
          </w:p>
        </w:tc>
        <w:tc>
          <w:tcPr>
            <w:tcW w:w="0" w:type="auto"/>
            <w:shd w:val="clear" w:color="auto" w:fill="D9D9D9" w:themeFill="background1" w:themeFillShade="D9"/>
          </w:tcPr>
          <w:p w14:paraId="6B62B73C" w14:textId="77777777" w:rsidR="00C602C5" w:rsidRPr="00F071F4" w:rsidRDefault="00C602C5" w:rsidP="008670F3">
            <w:pPr>
              <w:tabs>
                <w:tab w:val="left" w:pos="567"/>
              </w:tabs>
              <w:jc w:val="center"/>
              <w:rPr>
                <w:rFonts w:asciiTheme="majorBidi" w:hAnsiTheme="majorBidi" w:cstheme="majorBidi"/>
                <w:sz w:val="20"/>
                <w:szCs w:val="20"/>
              </w:rPr>
            </w:pPr>
            <w:r w:rsidRPr="00F071F4">
              <w:rPr>
                <w:rFonts w:asciiTheme="majorBidi" w:hAnsiTheme="majorBidi" w:cstheme="majorBidi"/>
                <w:b/>
                <w:bCs/>
                <w:sz w:val="20"/>
                <w:szCs w:val="20"/>
                <w:lang w:val="ru"/>
              </w:rPr>
              <w:t>F</w:t>
            </w:r>
          </w:p>
          <w:p w14:paraId="451C6298" w14:textId="77777777" w:rsidR="00C602C5" w:rsidRPr="00F071F4" w:rsidRDefault="00C602C5" w:rsidP="008670F3">
            <w:pPr>
              <w:tabs>
                <w:tab w:val="left" w:pos="567"/>
              </w:tabs>
              <w:jc w:val="center"/>
              <w:rPr>
                <w:rFonts w:asciiTheme="majorBidi" w:hAnsiTheme="majorBidi" w:cstheme="majorBidi"/>
                <w:sz w:val="20"/>
                <w:szCs w:val="20"/>
              </w:rPr>
            </w:pPr>
            <w:r w:rsidRPr="00F071F4">
              <w:rPr>
                <w:rFonts w:asciiTheme="majorBidi" w:hAnsiTheme="majorBidi" w:cstheme="majorBidi"/>
                <w:b/>
                <w:bCs/>
                <w:sz w:val="20"/>
                <w:szCs w:val="20"/>
                <w:lang w:val="ru"/>
              </w:rPr>
              <w:t>(%)</w:t>
            </w:r>
          </w:p>
        </w:tc>
      </w:tr>
      <w:tr w:rsidR="00C602C5" w:rsidRPr="00352529" w14:paraId="1363A3E3" w14:textId="77777777" w:rsidTr="008670F3">
        <w:trPr>
          <w:trHeight w:val="23"/>
        </w:trPr>
        <w:tc>
          <w:tcPr>
            <w:tcW w:w="0" w:type="auto"/>
            <w:shd w:val="clear" w:color="auto" w:fill="FFFFFF"/>
          </w:tcPr>
          <w:p w14:paraId="1946E091"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1 мг/кг в/в</w:t>
            </w:r>
          </w:p>
        </w:tc>
        <w:tc>
          <w:tcPr>
            <w:tcW w:w="0" w:type="auto"/>
            <w:shd w:val="clear" w:color="auto" w:fill="FFFFFF"/>
          </w:tcPr>
          <w:p w14:paraId="4F21EC1F"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Среднее</w:t>
            </w:r>
          </w:p>
        </w:tc>
        <w:tc>
          <w:tcPr>
            <w:tcW w:w="0" w:type="auto"/>
            <w:vMerge w:val="restart"/>
            <w:shd w:val="clear" w:color="auto" w:fill="FFFFFF"/>
          </w:tcPr>
          <w:p w14:paraId="636C4C1C"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Н/п</w:t>
            </w:r>
          </w:p>
        </w:tc>
        <w:tc>
          <w:tcPr>
            <w:tcW w:w="0" w:type="auto"/>
            <w:shd w:val="clear" w:color="auto" w:fill="FFFFFF"/>
          </w:tcPr>
          <w:p w14:paraId="4CB0A8C2"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613</w:t>
            </w:r>
          </w:p>
        </w:tc>
        <w:tc>
          <w:tcPr>
            <w:tcW w:w="0" w:type="auto"/>
            <w:shd w:val="clear" w:color="auto" w:fill="FFFFFF"/>
          </w:tcPr>
          <w:p w14:paraId="30470B78"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0,941</w:t>
            </w:r>
          </w:p>
        </w:tc>
        <w:tc>
          <w:tcPr>
            <w:tcW w:w="0" w:type="auto"/>
            <w:shd w:val="clear" w:color="auto" w:fill="FFFFFF"/>
          </w:tcPr>
          <w:p w14:paraId="308FD123"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565</w:t>
            </w:r>
          </w:p>
        </w:tc>
        <w:tc>
          <w:tcPr>
            <w:tcW w:w="0" w:type="auto"/>
            <w:shd w:val="clear" w:color="auto" w:fill="FFFFFF"/>
          </w:tcPr>
          <w:p w14:paraId="1856FDB0"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566</w:t>
            </w:r>
          </w:p>
        </w:tc>
        <w:tc>
          <w:tcPr>
            <w:tcW w:w="0" w:type="auto"/>
            <w:shd w:val="clear" w:color="auto" w:fill="FFFFFF"/>
          </w:tcPr>
          <w:p w14:paraId="5C4F17D6"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1,90</w:t>
            </w:r>
          </w:p>
        </w:tc>
        <w:tc>
          <w:tcPr>
            <w:tcW w:w="0" w:type="auto"/>
            <w:shd w:val="clear" w:color="auto" w:fill="FFFFFF"/>
          </w:tcPr>
          <w:p w14:paraId="615250D8"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1,77</w:t>
            </w:r>
          </w:p>
        </w:tc>
        <w:tc>
          <w:tcPr>
            <w:tcW w:w="0" w:type="auto"/>
            <w:vMerge w:val="restart"/>
            <w:shd w:val="clear" w:color="auto" w:fill="FFFFFF"/>
          </w:tcPr>
          <w:p w14:paraId="2DF46216"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Н/п</w:t>
            </w:r>
          </w:p>
        </w:tc>
      </w:tr>
      <w:tr w:rsidR="00C602C5" w:rsidRPr="00352529" w14:paraId="5F93D11A" w14:textId="77777777" w:rsidTr="008670F3">
        <w:trPr>
          <w:trHeight w:val="23"/>
        </w:trPr>
        <w:tc>
          <w:tcPr>
            <w:tcW w:w="0" w:type="auto"/>
            <w:shd w:val="clear" w:color="auto" w:fill="FFFFFF"/>
          </w:tcPr>
          <w:p w14:paraId="7092F049"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Свободное основание Натощак</w:t>
            </w:r>
          </w:p>
        </w:tc>
        <w:tc>
          <w:tcPr>
            <w:tcW w:w="0" w:type="auto"/>
            <w:shd w:val="clear" w:color="auto" w:fill="FFFFFF"/>
          </w:tcPr>
          <w:p w14:paraId="501922E5"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(СО)</w:t>
            </w:r>
            <w:r w:rsidRPr="00F071F4">
              <w:rPr>
                <w:rFonts w:asciiTheme="majorBidi" w:hAnsiTheme="majorBidi" w:cstheme="majorBidi"/>
                <w:b/>
                <w:bCs/>
                <w:sz w:val="20"/>
                <w:szCs w:val="20"/>
                <w:vertAlign w:val="superscript"/>
                <w:lang w:val="ru"/>
              </w:rPr>
              <w:t>a</w:t>
            </w:r>
          </w:p>
        </w:tc>
        <w:tc>
          <w:tcPr>
            <w:tcW w:w="0" w:type="auto"/>
            <w:vMerge/>
            <w:shd w:val="clear" w:color="auto" w:fill="FFFFFF"/>
          </w:tcPr>
          <w:p w14:paraId="6F5C8720" w14:textId="77777777" w:rsidR="00C602C5" w:rsidRPr="00F071F4" w:rsidRDefault="00C602C5" w:rsidP="008670F3">
            <w:pPr>
              <w:tabs>
                <w:tab w:val="left" w:pos="567"/>
              </w:tabs>
              <w:rPr>
                <w:rFonts w:asciiTheme="majorBidi" w:hAnsiTheme="majorBidi" w:cstheme="majorBidi"/>
                <w:sz w:val="20"/>
                <w:szCs w:val="20"/>
              </w:rPr>
            </w:pPr>
          </w:p>
        </w:tc>
        <w:tc>
          <w:tcPr>
            <w:tcW w:w="0" w:type="auto"/>
            <w:shd w:val="clear" w:color="auto" w:fill="FFFFFF"/>
          </w:tcPr>
          <w:p w14:paraId="4BB8D1F5"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(17,7)</w:t>
            </w:r>
          </w:p>
        </w:tc>
        <w:tc>
          <w:tcPr>
            <w:tcW w:w="0" w:type="auto"/>
            <w:shd w:val="clear" w:color="auto" w:fill="FFFFFF"/>
          </w:tcPr>
          <w:p w14:paraId="0C5B7D3F"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(0,10)</w:t>
            </w:r>
          </w:p>
        </w:tc>
        <w:tc>
          <w:tcPr>
            <w:tcW w:w="0" w:type="auto"/>
            <w:shd w:val="clear" w:color="auto" w:fill="FFFFFF"/>
          </w:tcPr>
          <w:p w14:paraId="2CE09A2D"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(26)</w:t>
            </w:r>
          </w:p>
        </w:tc>
        <w:tc>
          <w:tcPr>
            <w:tcW w:w="0" w:type="auto"/>
            <w:shd w:val="clear" w:color="auto" w:fill="FFFFFF"/>
          </w:tcPr>
          <w:p w14:paraId="3F878458"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(25,3)</w:t>
            </w:r>
          </w:p>
        </w:tc>
        <w:tc>
          <w:tcPr>
            <w:tcW w:w="0" w:type="auto"/>
            <w:shd w:val="clear" w:color="auto" w:fill="FFFFFF"/>
          </w:tcPr>
          <w:p w14:paraId="4CECEF32"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(0,16)</w:t>
            </w:r>
          </w:p>
        </w:tc>
        <w:tc>
          <w:tcPr>
            <w:tcW w:w="0" w:type="auto"/>
            <w:shd w:val="clear" w:color="auto" w:fill="FFFFFF"/>
          </w:tcPr>
          <w:p w14:paraId="38A13917"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(0,08)</w:t>
            </w:r>
          </w:p>
        </w:tc>
        <w:tc>
          <w:tcPr>
            <w:tcW w:w="0" w:type="auto"/>
            <w:vMerge/>
            <w:shd w:val="clear" w:color="auto" w:fill="FFFFFF"/>
          </w:tcPr>
          <w:p w14:paraId="1C17FEB9" w14:textId="77777777" w:rsidR="00C602C5" w:rsidRPr="00F071F4" w:rsidRDefault="00C602C5" w:rsidP="008670F3">
            <w:pPr>
              <w:tabs>
                <w:tab w:val="left" w:pos="567"/>
              </w:tabs>
              <w:rPr>
                <w:rFonts w:asciiTheme="majorBidi" w:hAnsiTheme="majorBidi" w:cstheme="majorBidi"/>
                <w:sz w:val="20"/>
                <w:szCs w:val="20"/>
              </w:rPr>
            </w:pPr>
          </w:p>
        </w:tc>
      </w:tr>
      <w:tr w:rsidR="00C602C5" w:rsidRPr="00352529" w14:paraId="5096CADC" w14:textId="77777777" w:rsidTr="008670F3">
        <w:trPr>
          <w:trHeight w:val="23"/>
        </w:trPr>
        <w:tc>
          <w:tcPr>
            <w:tcW w:w="0" w:type="auto"/>
            <w:shd w:val="clear" w:color="auto" w:fill="FFFFFF"/>
          </w:tcPr>
          <w:p w14:paraId="44C9C0BD"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2,5 мг/кг п/о</w:t>
            </w:r>
          </w:p>
        </w:tc>
        <w:tc>
          <w:tcPr>
            <w:tcW w:w="0" w:type="auto"/>
            <w:shd w:val="clear" w:color="auto" w:fill="FFFFFF"/>
          </w:tcPr>
          <w:p w14:paraId="0AF3FAE4"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Среднее</w:t>
            </w:r>
          </w:p>
        </w:tc>
        <w:tc>
          <w:tcPr>
            <w:tcW w:w="0" w:type="auto"/>
            <w:shd w:val="clear" w:color="auto" w:fill="FFFFFF"/>
          </w:tcPr>
          <w:p w14:paraId="4CECA357"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0,5</w:t>
            </w:r>
          </w:p>
        </w:tc>
        <w:tc>
          <w:tcPr>
            <w:tcW w:w="0" w:type="auto"/>
            <w:shd w:val="clear" w:color="auto" w:fill="FFFFFF"/>
          </w:tcPr>
          <w:p w14:paraId="2D432862"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388</w:t>
            </w:r>
          </w:p>
        </w:tc>
        <w:tc>
          <w:tcPr>
            <w:tcW w:w="0" w:type="auto"/>
            <w:shd w:val="clear" w:color="auto" w:fill="FFFFFF"/>
          </w:tcPr>
          <w:p w14:paraId="04710109"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1,76</w:t>
            </w:r>
          </w:p>
        </w:tc>
        <w:tc>
          <w:tcPr>
            <w:tcW w:w="0" w:type="auto"/>
            <w:shd w:val="clear" w:color="auto" w:fill="FFFFFF"/>
          </w:tcPr>
          <w:p w14:paraId="7E416A0B"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753</w:t>
            </w:r>
          </w:p>
        </w:tc>
        <w:tc>
          <w:tcPr>
            <w:tcW w:w="0" w:type="auto"/>
            <w:shd w:val="clear" w:color="auto" w:fill="FFFFFF"/>
          </w:tcPr>
          <w:p w14:paraId="2E8E158B"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751</w:t>
            </w:r>
          </w:p>
        </w:tc>
        <w:tc>
          <w:tcPr>
            <w:tcW w:w="0" w:type="auto"/>
            <w:vMerge w:val="restart"/>
            <w:shd w:val="clear" w:color="auto" w:fill="FFFFFF"/>
          </w:tcPr>
          <w:p w14:paraId="1BDD3E8E"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Н/п</w:t>
            </w:r>
          </w:p>
        </w:tc>
        <w:tc>
          <w:tcPr>
            <w:tcW w:w="0" w:type="auto"/>
            <w:vMerge w:val="restart"/>
            <w:shd w:val="clear" w:color="auto" w:fill="FFFFFF"/>
          </w:tcPr>
          <w:p w14:paraId="11B584E3"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Н/п</w:t>
            </w:r>
          </w:p>
        </w:tc>
        <w:tc>
          <w:tcPr>
            <w:tcW w:w="0" w:type="auto"/>
            <w:vMerge w:val="restart"/>
            <w:shd w:val="clear" w:color="auto" w:fill="FFFFFF"/>
          </w:tcPr>
          <w:p w14:paraId="7BB7ADE3"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53</w:t>
            </w:r>
          </w:p>
        </w:tc>
      </w:tr>
      <w:tr w:rsidR="00C602C5" w:rsidRPr="00352529" w14:paraId="1F8A636F" w14:textId="77777777" w:rsidTr="008670F3">
        <w:trPr>
          <w:trHeight w:val="276"/>
        </w:trPr>
        <w:tc>
          <w:tcPr>
            <w:tcW w:w="0" w:type="auto"/>
            <w:vMerge w:val="restart"/>
            <w:shd w:val="clear" w:color="auto" w:fill="FFFFFF"/>
          </w:tcPr>
          <w:p w14:paraId="43F13B41"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Свободное основание Натощак</w:t>
            </w:r>
          </w:p>
        </w:tc>
        <w:tc>
          <w:tcPr>
            <w:tcW w:w="0" w:type="auto"/>
            <w:vMerge w:val="restart"/>
            <w:shd w:val="clear" w:color="auto" w:fill="FFFFFF"/>
          </w:tcPr>
          <w:p w14:paraId="187B0495"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(СО)</w:t>
            </w:r>
          </w:p>
        </w:tc>
        <w:tc>
          <w:tcPr>
            <w:tcW w:w="0" w:type="auto"/>
            <w:vMerge w:val="restart"/>
            <w:shd w:val="clear" w:color="auto" w:fill="FFFFFF"/>
          </w:tcPr>
          <w:p w14:paraId="426B850C"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(0,25–1)</w:t>
            </w:r>
            <w:r w:rsidRPr="00F071F4">
              <w:rPr>
                <w:rFonts w:asciiTheme="majorBidi" w:hAnsiTheme="majorBidi" w:cstheme="majorBidi"/>
                <w:b/>
                <w:bCs/>
                <w:sz w:val="20"/>
                <w:szCs w:val="20"/>
                <w:vertAlign w:val="superscript"/>
                <w:lang w:val="ru"/>
              </w:rPr>
              <w:t>b</w:t>
            </w:r>
          </w:p>
        </w:tc>
        <w:tc>
          <w:tcPr>
            <w:tcW w:w="0" w:type="auto"/>
            <w:vMerge w:val="restart"/>
            <w:shd w:val="clear" w:color="auto" w:fill="FFFFFF"/>
          </w:tcPr>
          <w:p w14:paraId="31DBEAB0"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(45,4)</w:t>
            </w:r>
          </w:p>
        </w:tc>
        <w:tc>
          <w:tcPr>
            <w:tcW w:w="0" w:type="auto"/>
            <w:vMerge w:val="restart"/>
            <w:shd w:val="clear" w:color="auto" w:fill="FFFFFF"/>
          </w:tcPr>
          <w:p w14:paraId="5CC726CC"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(0,64)</w:t>
            </w:r>
          </w:p>
        </w:tc>
        <w:tc>
          <w:tcPr>
            <w:tcW w:w="0" w:type="auto"/>
            <w:vMerge w:val="restart"/>
            <w:shd w:val="clear" w:color="auto" w:fill="FFFFFF"/>
          </w:tcPr>
          <w:p w14:paraId="5F28372D"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(57,2)</w:t>
            </w:r>
          </w:p>
        </w:tc>
        <w:tc>
          <w:tcPr>
            <w:tcW w:w="0" w:type="auto"/>
            <w:vMerge w:val="restart"/>
            <w:shd w:val="clear" w:color="auto" w:fill="FFFFFF"/>
          </w:tcPr>
          <w:p w14:paraId="24D995BC"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(55,7)</w:t>
            </w:r>
          </w:p>
        </w:tc>
        <w:tc>
          <w:tcPr>
            <w:tcW w:w="0" w:type="auto"/>
            <w:vMerge/>
            <w:shd w:val="clear" w:color="auto" w:fill="FFFFFF"/>
          </w:tcPr>
          <w:p w14:paraId="4A5225B6" w14:textId="77777777" w:rsidR="00C602C5" w:rsidRPr="00F071F4" w:rsidRDefault="00C602C5" w:rsidP="008670F3">
            <w:pPr>
              <w:tabs>
                <w:tab w:val="left" w:pos="567"/>
              </w:tabs>
              <w:rPr>
                <w:rFonts w:asciiTheme="majorBidi" w:hAnsiTheme="majorBidi" w:cstheme="majorBidi"/>
                <w:sz w:val="20"/>
                <w:szCs w:val="20"/>
              </w:rPr>
            </w:pPr>
          </w:p>
        </w:tc>
        <w:tc>
          <w:tcPr>
            <w:tcW w:w="0" w:type="auto"/>
            <w:vMerge/>
            <w:shd w:val="clear" w:color="auto" w:fill="FFFFFF"/>
          </w:tcPr>
          <w:p w14:paraId="4C7D9DD8" w14:textId="77777777" w:rsidR="00C602C5" w:rsidRPr="00F071F4" w:rsidRDefault="00C602C5" w:rsidP="008670F3">
            <w:pPr>
              <w:tabs>
                <w:tab w:val="left" w:pos="567"/>
              </w:tabs>
              <w:rPr>
                <w:rFonts w:asciiTheme="majorBidi" w:hAnsiTheme="majorBidi" w:cstheme="majorBidi"/>
                <w:sz w:val="20"/>
                <w:szCs w:val="20"/>
              </w:rPr>
            </w:pPr>
          </w:p>
        </w:tc>
        <w:tc>
          <w:tcPr>
            <w:tcW w:w="0" w:type="auto"/>
            <w:vMerge/>
            <w:shd w:val="clear" w:color="auto" w:fill="FFFFFF"/>
          </w:tcPr>
          <w:p w14:paraId="0A1D426F" w14:textId="77777777" w:rsidR="00C602C5" w:rsidRPr="00F071F4" w:rsidRDefault="00C602C5" w:rsidP="008670F3">
            <w:pPr>
              <w:tabs>
                <w:tab w:val="left" w:pos="567"/>
              </w:tabs>
              <w:rPr>
                <w:rFonts w:asciiTheme="majorBidi" w:hAnsiTheme="majorBidi" w:cstheme="majorBidi"/>
                <w:sz w:val="20"/>
                <w:szCs w:val="20"/>
              </w:rPr>
            </w:pPr>
          </w:p>
        </w:tc>
      </w:tr>
      <w:tr w:rsidR="00C602C5" w:rsidRPr="00352529" w14:paraId="62B47C1A" w14:textId="77777777" w:rsidTr="008670F3">
        <w:trPr>
          <w:trHeight w:val="23"/>
        </w:trPr>
        <w:tc>
          <w:tcPr>
            <w:tcW w:w="0" w:type="auto"/>
            <w:vMerge/>
            <w:shd w:val="clear" w:color="auto" w:fill="FFFFFF"/>
          </w:tcPr>
          <w:p w14:paraId="1B155B44" w14:textId="77777777" w:rsidR="00C602C5" w:rsidRPr="00F071F4" w:rsidRDefault="00C602C5" w:rsidP="008670F3">
            <w:pPr>
              <w:tabs>
                <w:tab w:val="left" w:pos="567"/>
              </w:tabs>
              <w:rPr>
                <w:rFonts w:asciiTheme="majorBidi" w:hAnsiTheme="majorBidi" w:cstheme="majorBidi"/>
                <w:sz w:val="20"/>
                <w:szCs w:val="20"/>
              </w:rPr>
            </w:pPr>
          </w:p>
        </w:tc>
        <w:tc>
          <w:tcPr>
            <w:tcW w:w="0" w:type="auto"/>
            <w:vMerge/>
            <w:shd w:val="clear" w:color="auto" w:fill="FFFFFF"/>
          </w:tcPr>
          <w:p w14:paraId="1D5AED30" w14:textId="77777777" w:rsidR="00C602C5" w:rsidRPr="00F071F4" w:rsidRDefault="00C602C5" w:rsidP="008670F3">
            <w:pPr>
              <w:tabs>
                <w:tab w:val="left" w:pos="567"/>
              </w:tabs>
              <w:rPr>
                <w:rFonts w:asciiTheme="majorBidi" w:hAnsiTheme="majorBidi" w:cstheme="majorBidi"/>
                <w:sz w:val="20"/>
                <w:szCs w:val="20"/>
              </w:rPr>
            </w:pPr>
          </w:p>
        </w:tc>
        <w:tc>
          <w:tcPr>
            <w:tcW w:w="0" w:type="auto"/>
            <w:vMerge/>
            <w:shd w:val="clear" w:color="auto" w:fill="FFFFFF"/>
          </w:tcPr>
          <w:p w14:paraId="444A07BB" w14:textId="77777777" w:rsidR="00C602C5" w:rsidRPr="00F071F4" w:rsidRDefault="00C602C5" w:rsidP="008670F3">
            <w:pPr>
              <w:tabs>
                <w:tab w:val="left" w:pos="567"/>
              </w:tabs>
              <w:rPr>
                <w:rFonts w:asciiTheme="majorBidi" w:hAnsiTheme="majorBidi" w:cstheme="majorBidi"/>
                <w:sz w:val="20"/>
                <w:szCs w:val="20"/>
              </w:rPr>
            </w:pPr>
          </w:p>
        </w:tc>
        <w:tc>
          <w:tcPr>
            <w:tcW w:w="0" w:type="auto"/>
            <w:vMerge/>
            <w:shd w:val="clear" w:color="auto" w:fill="FFFFFF"/>
          </w:tcPr>
          <w:p w14:paraId="67175ABC" w14:textId="77777777" w:rsidR="00C602C5" w:rsidRPr="00F071F4" w:rsidRDefault="00C602C5" w:rsidP="008670F3">
            <w:pPr>
              <w:tabs>
                <w:tab w:val="left" w:pos="567"/>
              </w:tabs>
              <w:rPr>
                <w:rFonts w:asciiTheme="majorBidi" w:hAnsiTheme="majorBidi" w:cstheme="majorBidi"/>
                <w:sz w:val="20"/>
                <w:szCs w:val="20"/>
              </w:rPr>
            </w:pPr>
          </w:p>
        </w:tc>
        <w:tc>
          <w:tcPr>
            <w:tcW w:w="0" w:type="auto"/>
            <w:vMerge/>
            <w:shd w:val="clear" w:color="auto" w:fill="FFFFFF"/>
          </w:tcPr>
          <w:p w14:paraId="0600DB48" w14:textId="77777777" w:rsidR="00C602C5" w:rsidRPr="00F071F4" w:rsidRDefault="00C602C5" w:rsidP="008670F3">
            <w:pPr>
              <w:tabs>
                <w:tab w:val="left" w:pos="567"/>
              </w:tabs>
              <w:rPr>
                <w:rFonts w:asciiTheme="majorBidi" w:hAnsiTheme="majorBidi" w:cstheme="majorBidi"/>
                <w:sz w:val="20"/>
                <w:szCs w:val="20"/>
              </w:rPr>
            </w:pPr>
          </w:p>
        </w:tc>
        <w:tc>
          <w:tcPr>
            <w:tcW w:w="0" w:type="auto"/>
            <w:vMerge/>
            <w:shd w:val="clear" w:color="auto" w:fill="FFFFFF"/>
          </w:tcPr>
          <w:p w14:paraId="69E90BBB" w14:textId="77777777" w:rsidR="00C602C5" w:rsidRPr="00F071F4" w:rsidRDefault="00C602C5" w:rsidP="008670F3">
            <w:pPr>
              <w:tabs>
                <w:tab w:val="left" w:pos="567"/>
              </w:tabs>
              <w:rPr>
                <w:rFonts w:asciiTheme="majorBidi" w:hAnsiTheme="majorBidi" w:cstheme="majorBidi"/>
                <w:sz w:val="20"/>
                <w:szCs w:val="20"/>
              </w:rPr>
            </w:pPr>
          </w:p>
        </w:tc>
        <w:tc>
          <w:tcPr>
            <w:tcW w:w="0" w:type="auto"/>
            <w:vMerge/>
            <w:shd w:val="clear" w:color="auto" w:fill="FFFFFF"/>
          </w:tcPr>
          <w:p w14:paraId="2C73F614" w14:textId="77777777" w:rsidR="00C602C5" w:rsidRPr="00F071F4" w:rsidRDefault="00C602C5" w:rsidP="008670F3">
            <w:pPr>
              <w:tabs>
                <w:tab w:val="left" w:pos="567"/>
              </w:tabs>
              <w:rPr>
                <w:rFonts w:asciiTheme="majorBidi" w:hAnsiTheme="majorBidi" w:cstheme="majorBidi"/>
                <w:sz w:val="20"/>
                <w:szCs w:val="20"/>
              </w:rPr>
            </w:pPr>
          </w:p>
        </w:tc>
        <w:tc>
          <w:tcPr>
            <w:tcW w:w="0" w:type="auto"/>
            <w:shd w:val="clear" w:color="auto" w:fill="FFFFFF"/>
          </w:tcPr>
          <w:p w14:paraId="77B41B61" w14:textId="77777777" w:rsidR="00C602C5" w:rsidRPr="00F071F4" w:rsidRDefault="00C602C5" w:rsidP="008670F3">
            <w:pPr>
              <w:tabs>
                <w:tab w:val="left" w:pos="567"/>
              </w:tabs>
              <w:rPr>
                <w:rFonts w:asciiTheme="majorBidi" w:hAnsiTheme="majorBidi" w:cstheme="majorBidi"/>
                <w:sz w:val="20"/>
                <w:szCs w:val="20"/>
              </w:rPr>
            </w:pPr>
          </w:p>
        </w:tc>
        <w:tc>
          <w:tcPr>
            <w:tcW w:w="0" w:type="auto"/>
            <w:shd w:val="clear" w:color="auto" w:fill="FFFFFF"/>
          </w:tcPr>
          <w:p w14:paraId="538B4855" w14:textId="77777777" w:rsidR="00C602C5" w:rsidRPr="00F071F4" w:rsidRDefault="00C602C5" w:rsidP="008670F3">
            <w:pPr>
              <w:tabs>
                <w:tab w:val="left" w:pos="567"/>
              </w:tabs>
              <w:rPr>
                <w:rFonts w:asciiTheme="majorBidi" w:hAnsiTheme="majorBidi" w:cstheme="majorBidi"/>
                <w:sz w:val="20"/>
                <w:szCs w:val="20"/>
              </w:rPr>
            </w:pPr>
          </w:p>
        </w:tc>
        <w:tc>
          <w:tcPr>
            <w:tcW w:w="0" w:type="auto"/>
            <w:shd w:val="clear" w:color="auto" w:fill="FFFFFF"/>
          </w:tcPr>
          <w:p w14:paraId="2162B488" w14:textId="77777777" w:rsidR="00C602C5" w:rsidRPr="00F071F4" w:rsidRDefault="00C602C5" w:rsidP="008670F3">
            <w:pPr>
              <w:tabs>
                <w:tab w:val="left" w:pos="567"/>
              </w:tabs>
              <w:rPr>
                <w:rFonts w:asciiTheme="majorBidi" w:hAnsiTheme="majorBidi" w:cstheme="majorBidi"/>
                <w:sz w:val="20"/>
                <w:szCs w:val="20"/>
              </w:rPr>
            </w:pPr>
          </w:p>
        </w:tc>
      </w:tr>
      <w:tr w:rsidR="00C602C5" w:rsidRPr="00352529" w14:paraId="13565AA9" w14:textId="77777777" w:rsidTr="008670F3">
        <w:trPr>
          <w:trHeight w:val="23"/>
        </w:trPr>
        <w:tc>
          <w:tcPr>
            <w:tcW w:w="0" w:type="auto"/>
            <w:shd w:val="clear" w:color="auto" w:fill="FFFFFF"/>
          </w:tcPr>
          <w:p w14:paraId="4109E236"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2,5 мг/кг п/о</w:t>
            </w:r>
          </w:p>
        </w:tc>
        <w:tc>
          <w:tcPr>
            <w:tcW w:w="0" w:type="auto"/>
            <w:shd w:val="clear" w:color="auto" w:fill="FFFFFF"/>
          </w:tcPr>
          <w:p w14:paraId="3338199E"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Среднее</w:t>
            </w:r>
          </w:p>
        </w:tc>
        <w:tc>
          <w:tcPr>
            <w:tcW w:w="0" w:type="auto"/>
            <w:shd w:val="clear" w:color="auto" w:fill="FFFFFF"/>
          </w:tcPr>
          <w:p w14:paraId="0A3BA0BD"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0,5</w:t>
            </w:r>
          </w:p>
        </w:tc>
        <w:tc>
          <w:tcPr>
            <w:tcW w:w="0" w:type="auto"/>
            <w:shd w:val="clear" w:color="auto" w:fill="FFFFFF"/>
          </w:tcPr>
          <w:p w14:paraId="2C921A13"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377</w:t>
            </w:r>
          </w:p>
        </w:tc>
        <w:tc>
          <w:tcPr>
            <w:tcW w:w="0" w:type="auto"/>
            <w:shd w:val="clear" w:color="auto" w:fill="FFFFFF"/>
          </w:tcPr>
          <w:p w14:paraId="7BFF1334"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2,59</w:t>
            </w:r>
          </w:p>
        </w:tc>
        <w:tc>
          <w:tcPr>
            <w:tcW w:w="0" w:type="auto"/>
            <w:shd w:val="clear" w:color="auto" w:fill="FFFFFF"/>
          </w:tcPr>
          <w:p w14:paraId="0390BCF6"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744</w:t>
            </w:r>
          </w:p>
        </w:tc>
        <w:tc>
          <w:tcPr>
            <w:tcW w:w="0" w:type="auto"/>
            <w:shd w:val="clear" w:color="auto" w:fill="FFFFFF"/>
          </w:tcPr>
          <w:p w14:paraId="62ADE1A3"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823</w:t>
            </w:r>
          </w:p>
        </w:tc>
        <w:tc>
          <w:tcPr>
            <w:tcW w:w="0" w:type="auto"/>
            <w:vMerge w:val="restart"/>
            <w:shd w:val="clear" w:color="auto" w:fill="FFFFFF"/>
          </w:tcPr>
          <w:p w14:paraId="43B613DD"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Н/п</w:t>
            </w:r>
          </w:p>
        </w:tc>
        <w:tc>
          <w:tcPr>
            <w:tcW w:w="0" w:type="auto"/>
            <w:vMerge w:val="restart"/>
            <w:shd w:val="clear" w:color="auto" w:fill="FFFFFF"/>
          </w:tcPr>
          <w:p w14:paraId="3B24E378"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Н/п</w:t>
            </w:r>
          </w:p>
        </w:tc>
        <w:tc>
          <w:tcPr>
            <w:tcW w:w="0" w:type="auto"/>
            <w:vMerge w:val="restart"/>
            <w:shd w:val="clear" w:color="auto" w:fill="FFFFFF"/>
          </w:tcPr>
          <w:p w14:paraId="113758CD"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58</w:t>
            </w:r>
          </w:p>
        </w:tc>
      </w:tr>
      <w:tr w:rsidR="00C602C5" w:rsidRPr="00352529" w14:paraId="3C23A0EE" w14:textId="77777777" w:rsidTr="008670F3">
        <w:trPr>
          <w:trHeight w:val="23"/>
        </w:trPr>
        <w:tc>
          <w:tcPr>
            <w:tcW w:w="0" w:type="auto"/>
            <w:shd w:val="clear" w:color="auto" w:fill="FFFFFF"/>
          </w:tcPr>
          <w:p w14:paraId="72E0C2FC"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Свободное основание После кормления</w:t>
            </w:r>
          </w:p>
        </w:tc>
        <w:tc>
          <w:tcPr>
            <w:tcW w:w="0" w:type="auto"/>
            <w:shd w:val="clear" w:color="auto" w:fill="FFFFFF"/>
          </w:tcPr>
          <w:p w14:paraId="33A5233A"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(СО)</w:t>
            </w:r>
          </w:p>
        </w:tc>
        <w:tc>
          <w:tcPr>
            <w:tcW w:w="0" w:type="auto"/>
            <w:shd w:val="clear" w:color="auto" w:fill="FFFFFF"/>
          </w:tcPr>
          <w:p w14:paraId="61452E47"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(0,25–1)</w:t>
            </w:r>
            <w:r w:rsidRPr="00F071F4">
              <w:rPr>
                <w:rFonts w:asciiTheme="majorBidi" w:hAnsiTheme="majorBidi" w:cstheme="majorBidi"/>
                <w:b/>
                <w:bCs/>
                <w:i/>
                <w:iCs/>
                <w:sz w:val="20"/>
                <w:szCs w:val="20"/>
                <w:vertAlign w:val="superscript"/>
                <w:lang w:val="ru"/>
              </w:rPr>
              <w:t>b</w:t>
            </w:r>
          </w:p>
        </w:tc>
        <w:tc>
          <w:tcPr>
            <w:tcW w:w="0" w:type="auto"/>
            <w:shd w:val="clear" w:color="auto" w:fill="FFFFFF"/>
          </w:tcPr>
          <w:p w14:paraId="360D3B33"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(251)</w:t>
            </w:r>
          </w:p>
        </w:tc>
        <w:tc>
          <w:tcPr>
            <w:tcW w:w="0" w:type="auto"/>
            <w:shd w:val="clear" w:color="auto" w:fill="FFFFFF"/>
          </w:tcPr>
          <w:p w14:paraId="34A4F276"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(н/п)</w:t>
            </w:r>
          </w:p>
        </w:tc>
        <w:tc>
          <w:tcPr>
            <w:tcW w:w="0" w:type="auto"/>
            <w:shd w:val="clear" w:color="auto" w:fill="FFFFFF"/>
          </w:tcPr>
          <w:p w14:paraId="36F67807"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(243)</w:t>
            </w:r>
          </w:p>
        </w:tc>
        <w:tc>
          <w:tcPr>
            <w:tcW w:w="0" w:type="auto"/>
            <w:shd w:val="clear" w:color="auto" w:fill="FFFFFF"/>
          </w:tcPr>
          <w:p w14:paraId="2867723F"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(н/п)</w:t>
            </w:r>
          </w:p>
        </w:tc>
        <w:tc>
          <w:tcPr>
            <w:tcW w:w="0" w:type="auto"/>
            <w:vMerge/>
            <w:shd w:val="clear" w:color="auto" w:fill="FFFFFF"/>
          </w:tcPr>
          <w:p w14:paraId="23969C3A" w14:textId="77777777" w:rsidR="00C602C5" w:rsidRPr="00F071F4" w:rsidRDefault="00C602C5" w:rsidP="008670F3">
            <w:pPr>
              <w:tabs>
                <w:tab w:val="left" w:pos="567"/>
              </w:tabs>
              <w:rPr>
                <w:rFonts w:asciiTheme="majorBidi" w:hAnsiTheme="majorBidi" w:cstheme="majorBidi"/>
                <w:sz w:val="20"/>
                <w:szCs w:val="20"/>
              </w:rPr>
            </w:pPr>
          </w:p>
        </w:tc>
        <w:tc>
          <w:tcPr>
            <w:tcW w:w="0" w:type="auto"/>
            <w:vMerge/>
            <w:shd w:val="clear" w:color="auto" w:fill="FFFFFF"/>
          </w:tcPr>
          <w:p w14:paraId="63F41F88" w14:textId="77777777" w:rsidR="00C602C5" w:rsidRPr="00F071F4" w:rsidRDefault="00C602C5" w:rsidP="008670F3">
            <w:pPr>
              <w:tabs>
                <w:tab w:val="left" w:pos="567"/>
              </w:tabs>
              <w:rPr>
                <w:rFonts w:asciiTheme="majorBidi" w:hAnsiTheme="majorBidi" w:cstheme="majorBidi"/>
                <w:sz w:val="20"/>
                <w:szCs w:val="20"/>
              </w:rPr>
            </w:pPr>
          </w:p>
        </w:tc>
        <w:tc>
          <w:tcPr>
            <w:tcW w:w="0" w:type="auto"/>
            <w:vMerge/>
            <w:shd w:val="clear" w:color="auto" w:fill="FFFFFF"/>
          </w:tcPr>
          <w:p w14:paraId="276A82AB" w14:textId="77777777" w:rsidR="00C602C5" w:rsidRPr="00F071F4" w:rsidRDefault="00C602C5" w:rsidP="008670F3">
            <w:pPr>
              <w:tabs>
                <w:tab w:val="left" w:pos="567"/>
              </w:tabs>
              <w:rPr>
                <w:rFonts w:asciiTheme="majorBidi" w:hAnsiTheme="majorBidi" w:cstheme="majorBidi"/>
                <w:sz w:val="20"/>
                <w:szCs w:val="20"/>
              </w:rPr>
            </w:pPr>
          </w:p>
        </w:tc>
      </w:tr>
      <w:tr w:rsidR="00C602C5" w:rsidRPr="00352529" w14:paraId="253BA462" w14:textId="77777777" w:rsidTr="008670F3">
        <w:trPr>
          <w:trHeight w:val="23"/>
        </w:trPr>
        <w:tc>
          <w:tcPr>
            <w:tcW w:w="0" w:type="auto"/>
            <w:gridSpan w:val="10"/>
            <w:shd w:val="clear" w:color="auto" w:fill="FFFFFF"/>
          </w:tcPr>
          <w:p w14:paraId="3DE196E3" w14:textId="77777777" w:rsidR="00C602C5" w:rsidRPr="00F071F4" w:rsidRDefault="00C602C5" w:rsidP="008670F3">
            <w:pPr>
              <w:tabs>
                <w:tab w:val="left" w:pos="567"/>
              </w:tabs>
              <w:rPr>
                <w:rFonts w:asciiTheme="majorBidi" w:hAnsiTheme="majorBidi" w:cstheme="majorBidi"/>
                <w:b/>
                <w:sz w:val="20"/>
                <w:szCs w:val="20"/>
              </w:rPr>
            </w:pPr>
            <w:r w:rsidRPr="00F071F4">
              <w:rPr>
                <w:rFonts w:asciiTheme="majorBidi" w:hAnsiTheme="majorBidi" w:cstheme="majorBidi"/>
                <w:b/>
                <w:sz w:val="20"/>
                <w:szCs w:val="20"/>
              </w:rPr>
              <w:t>Примечание:</w:t>
            </w:r>
          </w:p>
          <w:p w14:paraId="126666CC" w14:textId="77777777" w:rsidR="00C602C5" w:rsidRDefault="00C602C5" w:rsidP="008670F3">
            <w:pPr>
              <w:tabs>
                <w:tab w:val="left" w:pos="567"/>
              </w:tabs>
              <w:rPr>
                <w:rFonts w:asciiTheme="majorBidi" w:hAnsiTheme="majorBidi" w:cstheme="majorBidi"/>
                <w:sz w:val="20"/>
                <w:szCs w:val="20"/>
                <w:lang w:val="ru"/>
              </w:rPr>
            </w:pPr>
            <w:r w:rsidRPr="00F071F4">
              <w:rPr>
                <w:rFonts w:asciiTheme="majorBidi" w:hAnsiTheme="majorBidi" w:cstheme="majorBidi"/>
                <w:sz w:val="20"/>
                <w:szCs w:val="20"/>
                <w:lang w:val="ru"/>
              </w:rPr>
              <w:t>AUC</w:t>
            </w:r>
            <w:r w:rsidRPr="00F071F4">
              <w:rPr>
                <w:rFonts w:asciiTheme="majorBidi" w:hAnsiTheme="majorBidi" w:cstheme="majorBidi"/>
                <w:sz w:val="20"/>
                <w:szCs w:val="20"/>
                <w:vertAlign w:val="subscript"/>
                <w:lang w:val="ru"/>
              </w:rPr>
              <w:t>0-24h</w:t>
            </w:r>
            <w:r w:rsidRPr="00F071F4">
              <w:rPr>
                <w:rFonts w:asciiTheme="majorBidi" w:hAnsiTheme="majorBidi" w:cstheme="majorBidi"/>
                <w:sz w:val="20"/>
                <w:szCs w:val="20"/>
                <w:lang w:val="ru"/>
              </w:rPr>
              <w:t xml:space="preserve"> = площадь под кривой «концентрация в плазме крови-время» от времени 0 до 24 ч; </w:t>
            </w:r>
          </w:p>
          <w:p w14:paraId="7D825BE6" w14:textId="77777777" w:rsidR="00C602C5" w:rsidRDefault="00C602C5" w:rsidP="008670F3">
            <w:pPr>
              <w:tabs>
                <w:tab w:val="left" w:pos="567"/>
              </w:tabs>
              <w:rPr>
                <w:rFonts w:asciiTheme="majorBidi" w:hAnsiTheme="majorBidi" w:cstheme="majorBidi"/>
                <w:sz w:val="20"/>
                <w:szCs w:val="20"/>
                <w:lang w:val="ru"/>
              </w:rPr>
            </w:pPr>
            <w:r w:rsidRPr="00F071F4">
              <w:rPr>
                <w:rFonts w:asciiTheme="majorBidi" w:hAnsiTheme="majorBidi" w:cstheme="majorBidi"/>
                <w:sz w:val="20"/>
                <w:szCs w:val="20"/>
                <w:lang w:val="ru"/>
              </w:rPr>
              <w:t>AUC</w:t>
            </w:r>
            <w:r w:rsidRPr="00F071F4">
              <w:rPr>
                <w:rFonts w:asciiTheme="majorBidi" w:hAnsiTheme="majorBidi" w:cstheme="majorBidi"/>
                <w:sz w:val="20"/>
                <w:szCs w:val="20"/>
                <w:vertAlign w:val="subscript"/>
                <w:lang w:val="ru"/>
              </w:rPr>
              <w:t>0-inf</w:t>
            </w:r>
            <w:r w:rsidRPr="00F071F4">
              <w:rPr>
                <w:rFonts w:asciiTheme="majorBidi" w:hAnsiTheme="majorBidi" w:cstheme="majorBidi"/>
                <w:sz w:val="20"/>
                <w:szCs w:val="20"/>
                <w:lang w:val="ru"/>
              </w:rPr>
              <w:t xml:space="preserve"> = площадь под кривой «концентрация в плазме крови-время» от времени 0 до бесконечности на основе последней предсказанной концентрации; </w:t>
            </w:r>
          </w:p>
          <w:p w14:paraId="0D0C84D0" w14:textId="77777777" w:rsidR="00C602C5" w:rsidRDefault="00C602C5" w:rsidP="008670F3">
            <w:pPr>
              <w:tabs>
                <w:tab w:val="left" w:pos="567"/>
              </w:tabs>
              <w:rPr>
                <w:rFonts w:asciiTheme="majorBidi" w:hAnsiTheme="majorBidi" w:cstheme="majorBidi"/>
                <w:sz w:val="20"/>
                <w:szCs w:val="20"/>
                <w:lang w:val="ru"/>
              </w:rPr>
            </w:pPr>
            <w:r w:rsidRPr="00F071F4">
              <w:rPr>
                <w:rFonts w:asciiTheme="majorBidi" w:hAnsiTheme="majorBidi" w:cstheme="majorBidi"/>
                <w:sz w:val="20"/>
                <w:szCs w:val="20"/>
                <w:lang w:val="ru"/>
              </w:rPr>
              <w:t xml:space="preserve">КЛ = общий клиренс организма; </w:t>
            </w:r>
          </w:p>
          <w:p w14:paraId="344FD596"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C</w:t>
            </w:r>
            <w:r w:rsidRPr="00F071F4">
              <w:rPr>
                <w:rFonts w:asciiTheme="majorBidi" w:hAnsiTheme="majorBidi" w:cstheme="majorBidi"/>
                <w:sz w:val="20"/>
                <w:szCs w:val="20"/>
                <w:vertAlign w:val="subscript"/>
                <w:lang w:val="ru"/>
              </w:rPr>
              <w:t>max</w:t>
            </w:r>
            <w:r w:rsidRPr="00F071F4">
              <w:rPr>
                <w:rFonts w:asciiTheme="majorBidi" w:hAnsiTheme="majorBidi" w:cstheme="majorBidi"/>
                <w:sz w:val="20"/>
                <w:szCs w:val="20"/>
                <w:lang w:val="ru"/>
              </w:rPr>
              <w:t xml:space="preserve"> = максимальная наблюдаемая концентрация в плазме крови; C</w:t>
            </w:r>
            <w:r w:rsidRPr="00F071F4">
              <w:rPr>
                <w:rFonts w:asciiTheme="majorBidi" w:hAnsiTheme="majorBidi" w:cstheme="majorBidi"/>
                <w:sz w:val="20"/>
                <w:szCs w:val="20"/>
                <w:vertAlign w:val="subscript"/>
                <w:lang w:val="ru"/>
              </w:rPr>
              <w:t>0</w:t>
            </w:r>
            <w:r w:rsidRPr="00F071F4">
              <w:rPr>
                <w:rFonts w:asciiTheme="majorBidi" w:hAnsiTheme="majorBidi" w:cstheme="majorBidi"/>
                <w:sz w:val="20"/>
                <w:szCs w:val="20"/>
                <w:lang w:val="ru"/>
              </w:rPr>
              <w:t xml:space="preserve"> = концентрация в плазме крови в момент времени 0;</w:t>
            </w:r>
          </w:p>
          <w:p w14:paraId="75C1B3E8" w14:textId="77777777" w:rsidR="00C602C5" w:rsidRDefault="00C602C5" w:rsidP="008670F3">
            <w:pPr>
              <w:tabs>
                <w:tab w:val="left" w:pos="567"/>
                <w:tab w:val="left" w:pos="880"/>
              </w:tabs>
              <w:rPr>
                <w:rFonts w:asciiTheme="majorBidi" w:hAnsiTheme="majorBidi" w:cstheme="majorBidi"/>
                <w:sz w:val="20"/>
                <w:szCs w:val="20"/>
                <w:lang w:val="ru"/>
              </w:rPr>
            </w:pPr>
            <w:r w:rsidRPr="00F071F4">
              <w:rPr>
                <w:rFonts w:asciiTheme="majorBidi" w:hAnsiTheme="majorBidi" w:cstheme="majorBidi"/>
                <w:sz w:val="20"/>
                <w:szCs w:val="20"/>
                <w:lang w:val="ru"/>
              </w:rPr>
              <w:t xml:space="preserve">F = биодоступность, доля от поглощенной дозы относительно в/в введения препарата, выраженная в процентах; </w:t>
            </w:r>
          </w:p>
          <w:p w14:paraId="231FB203" w14:textId="77777777" w:rsidR="00C602C5" w:rsidRDefault="00C602C5" w:rsidP="008670F3">
            <w:pPr>
              <w:tabs>
                <w:tab w:val="left" w:pos="567"/>
                <w:tab w:val="left" w:pos="880"/>
              </w:tabs>
              <w:rPr>
                <w:rFonts w:asciiTheme="majorBidi" w:hAnsiTheme="majorBidi" w:cstheme="majorBidi"/>
                <w:sz w:val="20"/>
                <w:szCs w:val="20"/>
                <w:lang w:val="ru"/>
              </w:rPr>
            </w:pPr>
            <w:r w:rsidRPr="00F071F4">
              <w:rPr>
                <w:rFonts w:asciiTheme="majorBidi" w:hAnsiTheme="majorBidi" w:cstheme="majorBidi"/>
                <w:sz w:val="20"/>
                <w:szCs w:val="20"/>
                <w:lang w:val="ru"/>
              </w:rPr>
              <w:t xml:space="preserve">в/в = внутривенно; </w:t>
            </w:r>
          </w:p>
          <w:p w14:paraId="11FCD1C4" w14:textId="77777777" w:rsidR="00C602C5" w:rsidRDefault="00C602C5" w:rsidP="008670F3">
            <w:pPr>
              <w:tabs>
                <w:tab w:val="left" w:pos="567"/>
                <w:tab w:val="left" w:pos="880"/>
              </w:tabs>
              <w:rPr>
                <w:rFonts w:asciiTheme="majorBidi" w:hAnsiTheme="majorBidi" w:cstheme="majorBidi"/>
                <w:sz w:val="20"/>
                <w:szCs w:val="20"/>
                <w:lang w:val="ru"/>
              </w:rPr>
            </w:pPr>
            <w:r w:rsidRPr="00F071F4">
              <w:rPr>
                <w:rFonts w:asciiTheme="majorBidi" w:hAnsiTheme="majorBidi" w:cstheme="majorBidi"/>
                <w:sz w:val="20"/>
                <w:szCs w:val="20"/>
                <w:lang w:val="ru"/>
              </w:rPr>
              <w:t xml:space="preserve">н/п = неприменимо; </w:t>
            </w:r>
          </w:p>
          <w:p w14:paraId="2B081A48" w14:textId="77777777" w:rsidR="00C602C5" w:rsidRDefault="00C602C5" w:rsidP="008670F3">
            <w:pPr>
              <w:tabs>
                <w:tab w:val="left" w:pos="567"/>
                <w:tab w:val="left" w:pos="880"/>
              </w:tabs>
              <w:rPr>
                <w:rFonts w:asciiTheme="majorBidi" w:hAnsiTheme="majorBidi" w:cstheme="majorBidi"/>
                <w:sz w:val="20"/>
                <w:szCs w:val="20"/>
                <w:lang w:val="ru"/>
              </w:rPr>
            </w:pPr>
            <w:r w:rsidRPr="00F071F4">
              <w:rPr>
                <w:rFonts w:asciiTheme="majorBidi" w:hAnsiTheme="majorBidi" w:cstheme="majorBidi"/>
                <w:sz w:val="20"/>
                <w:szCs w:val="20"/>
                <w:lang w:val="ru"/>
              </w:rPr>
              <w:t>п/о = перорально;</w:t>
            </w:r>
          </w:p>
          <w:p w14:paraId="70E4F9F8" w14:textId="77777777" w:rsidR="00C602C5" w:rsidRDefault="00C602C5" w:rsidP="008670F3">
            <w:pPr>
              <w:tabs>
                <w:tab w:val="left" w:pos="567"/>
                <w:tab w:val="left" w:pos="880"/>
              </w:tabs>
              <w:rPr>
                <w:rFonts w:asciiTheme="majorBidi" w:hAnsiTheme="majorBidi" w:cstheme="majorBidi"/>
                <w:sz w:val="20"/>
                <w:szCs w:val="20"/>
                <w:lang w:val="ru"/>
              </w:rPr>
            </w:pPr>
            <w:r w:rsidRPr="00F071F4">
              <w:rPr>
                <w:rFonts w:asciiTheme="majorBidi" w:hAnsiTheme="majorBidi" w:cstheme="majorBidi"/>
                <w:sz w:val="20"/>
                <w:szCs w:val="20"/>
                <w:lang w:val="ru"/>
              </w:rPr>
              <w:t xml:space="preserve">СО = стандартное отклонение; </w:t>
            </w:r>
          </w:p>
          <w:p w14:paraId="1B5699AE" w14:textId="77777777" w:rsidR="00C602C5" w:rsidRDefault="00C602C5" w:rsidP="008670F3">
            <w:pPr>
              <w:tabs>
                <w:tab w:val="left" w:pos="567"/>
                <w:tab w:val="left" w:pos="880"/>
              </w:tabs>
              <w:rPr>
                <w:rFonts w:asciiTheme="majorBidi" w:hAnsiTheme="majorBidi" w:cstheme="majorBidi"/>
                <w:sz w:val="20"/>
                <w:szCs w:val="20"/>
                <w:lang w:val="ru"/>
              </w:rPr>
            </w:pPr>
            <w:r w:rsidRPr="00F071F4">
              <w:rPr>
                <w:rFonts w:asciiTheme="majorBidi" w:hAnsiTheme="majorBidi" w:cstheme="majorBidi"/>
                <w:sz w:val="20"/>
                <w:szCs w:val="20"/>
                <w:lang w:val="ru"/>
              </w:rPr>
              <w:t>T</w:t>
            </w:r>
            <w:r w:rsidRPr="00F071F4">
              <w:rPr>
                <w:rFonts w:asciiTheme="majorBidi" w:hAnsiTheme="majorBidi" w:cstheme="majorBidi"/>
                <w:sz w:val="20"/>
                <w:szCs w:val="20"/>
                <w:vertAlign w:val="subscript"/>
                <w:lang w:val="ru"/>
              </w:rPr>
              <w:t>max</w:t>
            </w:r>
            <w:r w:rsidRPr="00F071F4">
              <w:rPr>
                <w:rFonts w:asciiTheme="majorBidi" w:hAnsiTheme="majorBidi" w:cstheme="majorBidi"/>
                <w:sz w:val="20"/>
                <w:szCs w:val="20"/>
                <w:lang w:val="ru"/>
              </w:rPr>
              <w:t xml:space="preserve"> = время до достижения максимальной наблюдаемой концентрации в плазме крови;</w:t>
            </w:r>
          </w:p>
          <w:p w14:paraId="645261FB" w14:textId="77777777" w:rsidR="00C602C5" w:rsidRDefault="00C602C5" w:rsidP="008670F3">
            <w:pPr>
              <w:tabs>
                <w:tab w:val="left" w:pos="567"/>
                <w:tab w:val="left" w:pos="880"/>
              </w:tabs>
              <w:rPr>
                <w:rFonts w:asciiTheme="majorBidi" w:hAnsiTheme="majorBidi" w:cstheme="majorBidi"/>
                <w:sz w:val="20"/>
                <w:szCs w:val="20"/>
                <w:lang w:val="ru"/>
              </w:rPr>
            </w:pPr>
            <w:r w:rsidRPr="00F071F4">
              <w:rPr>
                <w:rFonts w:asciiTheme="majorBidi" w:hAnsiTheme="majorBidi" w:cstheme="majorBidi"/>
                <w:sz w:val="20"/>
                <w:szCs w:val="20"/>
                <w:lang w:val="ru"/>
              </w:rPr>
              <w:t xml:space="preserve"> t</w:t>
            </w:r>
            <w:r w:rsidRPr="00F071F4">
              <w:rPr>
                <w:rFonts w:asciiTheme="majorBidi" w:hAnsiTheme="majorBidi" w:cstheme="majorBidi"/>
                <w:sz w:val="20"/>
                <w:szCs w:val="20"/>
                <w:vertAlign w:val="subscript"/>
                <w:lang w:val="ru"/>
              </w:rPr>
              <w:t>1/2</w:t>
            </w:r>
            <w:r w:rsidRPr="00F071F4">
              <w:rPr>
                <w:rFonts w:asciiTheme="majorBidi" w:hAnsiTheme="majorBidi" w:cstheme="majorBidi"/>
                <w:sz w:val="20"/>
                <w:szCs w:val="20"/>
                <w:lang w:val="ru"/>
              </w:rPr>
              <w:t xml:space="preserve"> = конечный период полувыведения; </w:t>
            </w:r>
          </w:p>
          <w:p w14:paraId="4785B5BF" w14:textId="77777777" w:rsidR="00C602C5" w:rsidRPr="00F071F4" w:rsidRDefault="00C602C5" w:rsidP="008670F3">
            <w:pPr>
              <w:tabs>
                <w:tab w:val="left" w:pos="567"/>
                <w:tab w:val="left" w:pos="880"/>
              </w:tabs>
              <w:rPr>
                <w:rFonts w:asciiTheme="majorBidi" w:hAnsiTheme="majorBidi" w:cstheme="majorBidi"/>
                <w:sz w:val="20"/>
                <w:szCs w:val="20"/>
              </w:rPr>
            </w:pPr>
            <w:r w:rsidRPr="00F071F4">
              <w:rPr>
                <w:rFonts w:asciiTheme="majorBidi" w:hAnsiTheme="majorBidi" w:cstheme="majorBidi"/>
                <w:sz w:val="20"/>
                <w:szCs w:val="20"/>
                <w:lang w:val="ru"/>
              </w:rPr>
              <w:t xml:space="preserve">Vss = объем распределения в равновесном состоянии. </w:t>
            </w:r>
          </w:p>
          <w:p w14:paraId="6F9A38E0" w14:textId="77777777" w:rsidR="00C602C5" w:rsidRPr="00F071F4" w:rsidRDefault="00C602C5" w:rsidP="008670F3">
            <w:pPr>
              <w:tabs>
                <w:tab w:val="left" w:pos="567"/>
                <w:tab w:val="left" w:pos="880"/>
              </w:tabs>
              <w:rPr>
                <w:rFonts w:asciiTheme="majorBidi" w:hAnsiTheme="majorBidi" w:cstheme="majorBidi"/>
                <w:sz w:val="20"/>
                <w:szCs w:val="20"/>
              </w:rPr>
            </w:pPr>
            <w:r w:rsidRPr="00F071F4">
              <w:rPr>
                <w:rFonts w:asciiTheme="majorBidi" w:hAnsiTheme="majorBidi" w:cstheme="majorBidi"/>
                <w:sz w:val="20"/>
                <w:szCs w:val="20"/>
                <w:lang w:val="ru"/>
              </w:rPr>
              <w:t>a</w:t>
            </w:r>
            <w:r w:rsidRPr="00F071F4">
              <w:rPr>
                <w:rFonts w:asciiTheme="majorBidi" w:hAnsiTheme="majorBidi" w:cstheme="majorBidi"/>
                <w:sz w:val="20"/>
                <w:szCs w:val="20"/>
                <w:lang w:val="ru"/>
              </w:rPr>
              <w:tab/>
              <w:t>СО не рассчитывается или не указывается, если n &lt; 3</w:t>
            </w:r>
          </w:p>
          <w:p w14:paraId="0A84D713" w14:textId="77777777" w:rsidR="00C602C5" w:rsidRPr="00F071F4" w:rsidRDefault="00C602C5" w:rsidP="008670F3">
            <w:pPr>
              <w:tabs>
                <w:tab w:val="left" w:pos="567"/>
                <w:tab w:val="left" w:pos="861"/>
              </w:tabs>
              <w:rPr>
                <w:rFonts w:asciiTheme="majorBidi" w:hAnsiTheme="majorBidi" w:cstheme="majorBidi"/>
                <w:sz w:val="20"/>
                <w:szCs w:val="20"/>
              </w:rPr>
            </w:pPr>
            <w:r w:rsidRPr="00F071F4">
              <w:rPr>
                <w:rFonts w:asciiTheme="majorBidi" w:hAnsiTheme="majorBidi" w:cstheme="majorBidi"/>
                <w:sz w:val="20"/>
                <w:szCs w:val="20"/>
                <w:lang w:val="ru"/>
              </w:rPr>
              <w:t>b</w:t>
            </w:r>
            <w:r w:rsidRPr="00F071F4">
              <w:rPr>
                <w:rFonts w:asciiTheme="majorBidi" w:hAnsiTheme="majorBidi" w:cstheme="majorBidi"/>
                <w:sz w:val="20"/>
                <w:szCs w:val="20"/>
                <w:lang w:val="ru"/>
              </w:rPr>
              <w:tab/>
              <w:t>Медиана (диапазон)</w:t>
            </w:r>
          </w:p>
        </w:tc>
      </w:tr>
    </w:tbl>
    <w:p w14:paraId="7C1E0B14" w14:textId="77777777" w:rsidR="00C602C5" w:rsidRPr="00E00729" w:rsidRDefault="00C602C5" w:rsidP="00C602C5">
      <w:pPr>
        <w:tabs>
          <w:tab w:val="left" w:pos="567"/>
        </w:tabs>
        <w:rPr>
          <w:rFonts w:asciiTheme="majorBidi" w:hAnsiTheme="majorBidi" w:cstheme="majorBidi"/>
          <w:i/>
          <w:iCs/>
          <w:sz w:val="18"/>
        </w:rPr>
      </w:pPr>
    </w:p>
    <w:p w14:paraId="279C0969" w14:textId="77777777" w:rsidR="00C602C5" w:rsidRPr="00F071F4" w:rsidRDefault="00C602C5" w:rsidP="00C602C5">
      <w:pPr>
        <w:tabs>
          <w:tab w:val="left" w:pos="567"/>
        </w:tabs>
        <w:jc w:val="both"/>
        <w:rPr>
          <w:rFonts w:asciiTheme="majorBidi" w:hAnsiTheme="majorBidi" w:cstheme="majorBidi"/>
        </w:rPr>
      </w:pPr>
      <w:r w:rsidRPr="00F071F4">
        <w:rPr>
          <w:rFonts w:asciiTheme="majorBidi" w:hAnsiTheme="majorBidi" w:cstheme="majorBidi"/>
          <w:i/>
          <w:iCs/>
          <w:lang w:val="ru"/>
        </w:rPr>
        <w:t>Повторные дозы</w:t>
      </w:r>
    </w:p>
    <w:p w14:paraId="2821C076" w14:textId="77777777" w:rsidR="00C602C5" w:rsidRPr="00F071F4" w:rsidRDefault="00C602C5" w:rsidP="00C602C5">
      <w:pPr>
        <w:ind w:firstLine="708"/>
        <w:jc w:val="both"/>
        <w:rPr>
          <w:rFonts w:asciiTheme="majorBidi" w:hAnsiTheme="majorBidi" w:cstheme="majorBidi"/>
          <w:color w:val="000000"/>
          <w:lang w:val="ru"/>
        </w:rPr>
      </w:pPr>
      <w:r w:rsidRPr="00F071F4">
        <w:rPr>
          <w:rFonts w:asciiTheme="majorBidi" w:hAnsiTheme="majorBidi" w:cstheme="majorBidi"/>
          <w:lang w:val="ru"/>
        </w:rPr>
        <w:t>Фармакокинетику повторных доз акалабрутиниба изучали у собак в рамках токсикологических исследований продолжительностью от 14 дней до 9 месяцев.</w:t>
      </w:r>
    </w:p>
    <w:p w14:paraId="31E13500" w14:textId="77777777" w:rsidR="00C602C5" w:rsidRDefault="00C602C5" w:rsidP="00C602C5">
      <w:pPr>
        <w:ind w:firstLine="708"/>
        <w:jc w:val="both"/>
        <w:rPr>
          <w:rFonts w:asciiTheme="majorBidi" w:hAnsiTheme="majorBidi" w:cstheme="majorBidi"/>
          <w:color w:val="000000"/>
          <w:lang w:val="ru"/>
        </w:rPr>
      </w:pPr>
    </w:p>
    <w:p w14:paraId="27BB1B71" w14:textId="77777777" w:rsidR="00C602C5" w:rsidRPr="00F071F4" w:rsidRDefault="00C602C5" w:rsidP="00C602C5">
      <w:pPr>
        <w:spacing w:after="120"/>
        <w:outlineLvl w:val="2"/>
        <w:rPr>
          <w:b/>
          <w:bCs/>
          <w:color w:val="000000" w:themeColor="text1"/>
        </w:rPr>
      </w:pPr>
      <w:bookmarkStart w:id="296" w:name="_Toc159973304"/>
      <w:r w:rsidRPr="009C0E4B">
        <w:rPr>
          <w:b/>
          <w:color w:val="000000" w:themeColor="text1"/>
        </w:rPr>
        <w:t xml:space="preserve">3.2.2. </w:t>
      </w:r>
      <w:bookmarkEnd w:id="290"/>
      <w:bookmarkEnd w:id="291"/>
      <w:r w:rsidRPr="009C0E4B">
        <w:rPr>
          <w:b/>
          <w:bCs/>
          <w:color w:val="000000" w:themeColor="text1"/>
        </w:rPr>
        <w:t>Распределение</w:t>
      </w:r>
      <w:bookmarkStart w:id="297" w:name="_Toc115217944"/>
      <w:bookmarkEnd w:id="292"/>
      <w:bookmarkEnd w:id="296"/>
    </w:p>
    <w:p w14:paraId="50187ABE" w14:textId="77777777" w:rsidR="00C602C5" w:rsidRPr="00F071F4" w:rsidRDefault="00C602C5" w:rsidP="00C602C5">
      <w:pPr>
        <w:tabs>
          <w:tab w:val="left" w:pos="567"/>
        </w:tabs>
        <w:rPr>
          <w:rFonts w:asciiTheme="majorBidi" w:hAnsiTheme="majorBidi" w:cstheme="majorBidi"/>
        </w:rPr>
      </w:pPr>
      <w:r w:rsidRPr="00F071F4">
        <w:rPr>
          <w:rFonts w:asciiTheme="majorBidi" w:hAnsiTheme="majorBidi" w:cstheme="majorBidi"/>
          <w:u w:val="single"/>
          <w:lang w:val="ru"/>
        </w:rPr>
        <w:t>Операция распределения по клеткам крови</w:t>
      </w:r>
    </w:p>
    <w:p w14:paraId="5629A9CF" w14:textId="77777777" w:rsidR="00C602C5" w:rsidRPr="00F071F4" w:rsidRDefault="00C602C5" w:rsidP="00C602C5">
      <w:pPr>
        <w:tabs>
          <w:tab w:val="left" w:pos="567"/>
        </w:tabs>
        <w:rPr>
          <w:rFonts w:asciiTheme="majorBidi" w:hAnsiTheme="majorBidi" w:cstheme="majorBidi"/>
        </w:rPr>
      </w:pPr>
    </w:p>
    <w:p w14:paraId="17643B6D" w14:textId="77777777" w:rsidR="00C602C5" w:rsidRPr="00F071F4"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F071F4">
        <w:rPr>
          <w:rFonts w:asciiTheme="majorBidi" w:hAnsiTheme="majorBidi" w:cstheme="majorBidi"/>
          <w:lang w:val="ru"/>
        </w:rPr>
        <w:t>Среднепроцентное распределение акалабрутиниба в клетках крови и расчетное отношение концентрации в цельной крови к концентрации в плазме крови при конечных концентрациях 1, 3 и 10 мкМ, как и для ACP-5862 при концентрациях 1 мкМ и 10 мкМ преимущественно не зависели от концентрации.</w:t>
      </w:r>
    </w:p>
    <w:p w14:paraId="7BF3454D" w14:textId="50E3A670" w:rsidR="00B50A8D" w:rsidRDefault="00B50A8D" w:rsidP="00B50A8D">
      <w:pPr>
        <w:pStyle w:val="af5"/>
        <w:keepNext/>
        <w:jc w:val="both"/>
      </w:pPr>
      <w:bookmarkStart w:id="298" w:name="_Toc159973360"/>
      <w:r>
        <w:lastRenderedPageBreak/>
        <w:t xml:space="preserve">Таблица </w:t>
      </w:r>
      <w:fldSimple w:instr=" STYLEREF 1 \s ">
        <w:r w:rsidR="008260B3">
          <w:rPr>
            <w:noProof/>
          </w:rPr>
          <w:t>3</w:t>
        </w:r>
      </w:fldSimple>
      <w:r w:rsidR="008260B3">
        <w:noBreakHyphen/>
      </w:r>
      <w:fldSimple w:instr=" SEQ Таблица \* ARABIC \s 1 ">
        <w:r w:rsidR="008260B3">
          <w:rPr>
            <w:noProof/>
          </w:rPr>
          <w:t>18</w:t>
        </w:r>
      </w:fldSimple>
      <w:r>
        <w:t>.</w:t>
      </w:r>
      <w:r w:rsidRPr="00B50A8D">
        <w:t xml:space="preserve"> </w:t>
      </w:r>
      <w:r w:rsidRPr="00B50A8D">
        <w:rPr>
          <w:b w:val="0"/>
        </w:rPr>
        <w:t xml:space="preserve">Данные исследований </w:t>
      </w:r>
      <w:r w:rsidRPr="00B50A8D">
        <w:rPr>
          <w:rFonts w:asciiTheme="majorBidi" w:hAnsiTheme="majorBidi" w:cstheme="majorBidi"/>
          <w:b w:val="0"/>
          <w:sz w:val="20"/>
          <w:lang w:val="ru"/>
        </w:rPr>
        <w:t xml:space="preserve">XS-0850, XS-0947 по  </w:t>
      </w:r>
      <w:r w:rsidRPr="00B50A8D">
        <w:rPr>
          <w:rFonts w:asciiTheme="majorBidi" w:hAnsiTheme="majorBidi" w:cstheme="majorBidi"/>
          <w:b w:val="0"/>
          <w:szCs w:val="24"/>
          <w:lang w:val="ru"/>
        </w:rPr>
        <w:t>распределению акалабрутиниба в клетках крови.</w:t>
      </w:r>
      <w:bookmarkEnd w:id="298"/>
    </w:p>
    <w:tbl>
      <w:tblPr>
        <w:tblOverlap w:val="neve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247"/>
        <w:gridCol w:w="2204"/>
        <w:gridCol w:w="1927"/>
        <w:gridCol w:w="1968"/>
        <w:gridCol w:w="2000"/>
      </w:tblGrid>
      <w:tr w:rsidR="00C602C5" w:rsidRPr="00F071F4" w14:paraId="2A5FD8CF" w14:textId="77777777" w:rsidTr="008670F3">
        <w:trPr>
          <w:trHeight w:val="23"/>
          <w:tblHeader/>
          <w:jc w:val="right"/>
        </w:trPr>
        <w:tc>
          <w:tcPr>
            <w:tcW w:w="667" w:type="pct"/>
            <w:shd w:val="clear" w:color="auto" w:fill="D9D9D9" w:themeFill="background1" w:themeFillShade="D9"/>
          </w:tcPr>
          <w:p w14:paraId="259DC94D" w14:textId="77777777" w:rsidR="00C602C5" w:rsidRPr="00F071F4" w:rsidRDefault="00C602C5" w:rsidP="008670F3">
            <w:pPr>
              <w:tabs>
                <w:tab w:val="left" w:pos="567"/>
              </w:tabs>
              <w:jc w:val="center"/>
              <w:rPr>
                <w:rFonts w:asciiTheme="majorBidi" w:hAnsiTheme="majorBidi" w:cstheme="majorBidi"/>
              </w:rPr>
            </w:pPr>
            <w:r w:rsidRPr="00F071F4">
              <w:rPr>
                <w:rFonts w:asciiTheme="majorBidi" w:hAnsiTheme="majorBidi" w:cstheme="majorBidi"/>
                <w:b/>
                <w:bCs/>
                <w:lang w:val="ru"/>
              </w:rPr>
              <w:t>Вид</w:t>
            </w:r>
          </w:p>
        </w:tc>
        <w:tc>
          <w:tcPr>
            <w:tcW w:w="1179" w:type="pct"/>
            <w:shd w:val="clear" w:color="auto" w:fill="D9D9D9" w:themeFill="background1" w:themeFillShade="D9"/>
          </w:tcPr>
          <w:p w14:paraId="314058A1" w14:textId="77777777" w:rsidR="00C602C5" w:rsidRPr="00F071F4" w:rsidRDefault="00C602C5" w:rsidP="008670F3">
            <w:pPr>
              <w:tabs>
                <w:tab w:val="left" w:pos="567"/>
              </w:tabs>
              <w:jc w:val="center"/>
              <w:rPr>
                <w:rFonts w:asciiTheme="majorBidi" w:hAnsiTheme="majorBidi" w:cstheme="majorBidi"/>
              </w:rPr>
            </w:pPr>
            <w:r w:rsidRPr="00F071F4">
              <w:rPr>
                <w:rFonts w:asciiTheme="majorBidi" w:hAnsiTheme="majorBidi" w:cstheme="majorBidi"/>
                <w:b/>
                <w:bCs/>
                <w:lang w:val="ru"/>
              </w:rPr>
              <w:t>Распределение акалабрутиниба в клетках крови (%)</w:t>
            </w:r>
          </w:p>
        </w:tc>
        <w:tc>
          <w:tcPr>
            <w:tcW w:w="1031" w:type="pct"/>
            <w:shd w:val="clear" w:color="auto" w:fill="D9D9D9" w:themeFill="background1" w:themeFillShade="D9"/>
          </w:tcPr>
          <w:p w14:paraId="0C94E12C" w14:textId="77777777" w:rsidR="00C602C5" w:rsidRPr="00F071F4" w:rsidRDefault="00C602C5" w:rsidP="008670F3">
            <w:pPr>
              <w:tabs>
                <w:tab w:val="left" w:pos="567"/>
              </w:tabs>
              <w:jc w:val="center"/>
              <w:rPr>
                <w:rFonts w:asciiTheme="majorBidi" w:hAnsiTheme="majorBidi" w:cstheme="majorBidi"/>
              </w:rPr>
            </w:pPr>
            <w:r w:rsidRPr="00F071F4">
              <w:rPr>
                <w:rFonts w:asciiTheme="majorBidi" w:hAnsiTheme="majorBidi" w:cstheme="majorBidi"/>
                <w:b/>
                <w:bCs/>
                <w:lang w:val="ru"/>
              </w:rPr>
              <w:t>Соотношение концентрации в цельной крови к концентрации в плазме</w:t>
            </w:r>
          </w:p>
        </w:tc>
        <w:tc>
          <w:tcPr>
            <w:tcW w:w="1053" w:type="pct"/>
            <w:shd w:val="clear" w:color="auto" w:fill="D9D9D9" w:themeFill="background1" w:themeFillShade="D9"/>
          </w:tcPr>
          <w:p w14:paraId="468F0FCE" w14:textId="77777777" w:rsidR="00C602C5" w:rsidRPr="00F071F4" w:rsidRDefault="00C602C5" w:rsidP="008670F3">
            <w:pPr>
              <w:tabs>
                <w:tab w:val="left" w:pos="567"/>
              </w:tabs>
              <w:jc w:val="center"/>
              <w:rPr>
                <w:rFonts w:asciiTheme="majorBidi" w:hAnsiTheme="majorBidi" w:cstheme="majorBidi"/>
              </w:rPr>
            </w:pPr>
            <w:r w:rsidRPr="00F071F4">
              <w:rPr>
                <w:rFonts w:asciiTheme="majorBidi" w:hAnsiTheme="majorBidi" w:cstheme="majorBidi"/>
                <w:b/>
                <w:bCs/>
                <w:lang w:val="ru"/>
              </w:rPr>
              <w:t>Распределение ACP-5862 в клетках крови (%)</w:t>
            </w:r>
          </w:p>
        </w:tc>
        <w:tc>
          <w:tcPr>
            <w:tcW w:w="1070" w:type="pct"/>
            <w:shd w:val="clear" w:color="auto" w:fill="D9D9D9" w:themeFill="background1" w:themeFillShade="D9"/>
          </w:tcPr>
          <w:p w14:paraId="795E1BDD" w14:textId="77777777" w:rsidR="00C602C5" w:rsidRPr="00F071F4" w:rsidRDefault="00C602C5" w:rsidP="008670F3">
            <w:pPr>
              <w:tabs>
                <w:tab w:val="left" w:pos="567"/>
              </w:tabs>
              <w:jc w:val="center"/>
              <w:rPr>
                <w:rFonts w:asciiTheme="majorBidi" w:hAnsiTheme="majorBidi" w:cstheme="majorBidi"/>
              </w:rPr>
            </w:pPr>
            <w:r w:rsidRPr="00F071F4">
              <w:rPr>
                <w:rFonts w:asciiTheme="majorBidi" w:hAnsiTheme="majorBidi" w:cstheme="majorBidi"/>
                <w:b/>
                <w:bCs/>
                <w:lang w:val="ru"/>
              </w:rPr>
              <w:t>Соотношение концентрации в цельной крови к концентрации в плазме</w:t>
            </w:r>
          </w:p>
        </w:tc>
      </w:tr>
      <w:tr w:rsidR="00C602C5" w:rsidRPr="00F071F4" w14:paraId="541EE1BA" w14:textId="77777777" w:rsidTr="008670F3">
        <w:trPr>
          <w:trHeight w:val="23"/>
          <w:jc w:val="right"/>
        </w:trPr>
        <w:tc>
          <w:tcPr>
            <w:tcW w:w="667" w:type="pct"/>
            <w:shd w:val="clear" w:color="auto" w:fill="FFFFFF"/>
          </w:tcPr>
          <w:p w14:paraId="3A0D49DA"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Мышь</w:t>
            </w:r>
          </w:p>
        </w:tc>
        <w:tc>
          <w:tcPr>
            <w:tcW w:w="1179" w:type="pct"/>
            <w:shd w:val="clear" w:color="auto" w:fill="FFFFFF"/>
          </w:tcPr>
          <w:p w14:paraId="2AD70311"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56,2</w:t>
            </w:r>
          </w:p>
        </w:tc>
        <w:tc>
          <w:tcPr>
            <w:tcW w:w="1031" w:type="pct"/>
            <w:shd w:val="clear" w:color="auto" w:fill="FFFFFF"/>
          </w:tcPr>
          <w:p w14:paraId="159D78F9"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1,37</w:t>
            </w:r>
          </w:p>
        </w:tc>
        <w:tc>
          <w:tcPr>
            <w:tcW w:w="1053" w:type="pct"/>
            <w:shd w:val="clear" w:color="auto" w:fill="FFFFFF"/>
          </w:tcPr>
          <w:p w14:paraId="55369B1C"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23,3</w:t>
            </w:r>
          </w:p>
        </w:tc>
        <w:tc>
          <w:tcPr>
            <w:tcW w:w="1070" w:type="pct"/>
            <w:shd w:val="clear" w:color="auto" w:fill="FFFFFF"/>
          </w:tcPr>
          <w:p w14:paraId="2AE952EC"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0,87</w:t>
            </w:r>
          </w:p>
        </w:tc>
      </w:tr>
      <w:tr w:rsidR="00C602C5" w:rsidRPr="00F071F4" w14:paraId="340D9DF5" w14:textId="77777777" w:rsidTr="008670F3">
        <w:trPr>
          <w:trHeight w:val="23"/>
          <w:jc w:val="right"/>
        </w:trPr>
        <w:tc>
          <w:tcPr>
            <w:tcW w:w="667" w:type="pct"/>
            <w:shd w:val="clear" w:color="auto" w:fill="FFFFFF"/>
          </w:tcPr>
          <w:p w14:paraId="3FC68D0A"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Крыса</w:t>
            </w:r>
          </w:p>
        </w:tc>
        <w:tc>
          <w:tcPr>
            <w:tcW w:w="1179" w:type="pct"/>
            <w:shd w:val="clear" w:color="auto" w:fill="FFFFFF"/>
          </w:tcPr>
          <w:p w14:paraId="3F1D84C3"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29,6</w:t>
            </w:r>
          </w:p>
        </w:tc>
        <w:tc>
          <w:tcPr>
            <w:tcW w:w="1031" w:type="pct"/>
            <w:shd w:val="clear" w:color="auto" w:fill="FFFFFF"/>
          </w:tcPr>
          <w:p w14:paraId="6A7AF54B"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0,87</w:t>
            </w:r>
          </w:p>
        </w:tc>
        <w:tc>
          <w:tcPr>
            <w:tcW w:w="1053" w:type="pct"/>
            <w:shd w:val="clear" w:color="auto" w:fill="FFFFFF"/>
          </w:tcPr>
          <w:p w14:paraId="0A2130E4"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73,7</w:t>
            </w:r>
          </w:p>
        </w:tc>
        <w:tc>
          <w:tcPr>
            <w:tcW w:w="1070" w:type="pct"/>
            <w:shd w:val="clear" w:color="auto" w:fill="FFFFFF"/>
          </w:tcPr>
          <w:p w14:paraId="365D4ADC"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2,54</w:t>
            </w:r>
          </w:p>
        </w:tc>
      </w:tr>
      <w:tr w:rsidR="00C602C5" w:rsidRPr="00F071F4" w14:paraId="42F09957" w14:textId="77777777" w:rsidTr="008670F3">
        <w:trPr>
          <w:trHeight w:val="23"/>
          <w:jc w:val="right"/>
        </w:trPr>
        <w:tc>
          <w:tcPr>
            <w:tcW w:w="667" w:type="pct"/>
            <w:shd w:val="clear" w:color="auto" w:fill="FFFFFF"/>
          </w:tcPr>
          <w:p w14:paraId="09719726"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Собака</w:t>
            </w:r>
          </w:p>
        </w:tc>
        <w:tc>
          <w:tcPr>
            <w:tcW w:w="1179" w:type="pct"/>
            <w:shd w:val="clear" w:color="auto" w:fill="FFFFFF"/>
          </w:tcPr>
          <w:p w14:paraId="65C049CB"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49,6</w:t>
            </w:r>
          </w:p>
        </w:tc>
        <w:tc>
          <w:tcPr>
            <w:tcW w:w="1031" w:type="pct"/>
            <w:shd w:val="clear" w:color="auto" w:fill="FFFFFF"/>
          </w:tcPr>
          <w:p w14:paraId="1CDBEB68"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1,06</w:t>
            </w:r>
          </w:p>
        </w:tc>
        <w:tc>
          <w:tcPr>
            <w:tcW w:w="1053" w:type="pct"/>
            <w:shd w:val="clear" w:color="auto" w:fill="FFFFFF"/>
          </w:tcPr>
          <w:p w14:paraId="3BE2B585"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67,4</w:t>
            </w:r>
          </w:p>
        </w:tc>
        <w:tc>
          <w:tcPr>
            <w:tcW w:w="1070" w:type="pct"/>
            <w:shd w:val="clear" w:color="auto" w:fill="FFFFFF"/>
          </w:tcPr>
          <w:p w14:paraId="035A86C3"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1,40</w:t>
            </w:r>
          </w:p>
        </w:tc>
      </w:tr>
      <w:tr w:rsidR="00C602C5" w:rsidRPr="00F071F4" w14:paraId="2AC0E7E4" w14:textId="77777777" w:rsidTr="008670F3">
        <w:trPr>
          <w:trHeight w:val="23"/>
          <w:jc w:val="right"/>
        </w:trPr>
        <w:tc>
          <w:tcPr>
            <w:tcW w:w="667" w:type="pct"/>
            <w:shd w:val="clear" w:color="auto" w:fill="FFFFFF"/>
          </w:tcPr>
          <w:p w14:paraId="233788C8"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Обезьяна</w:t>
            </w:r>
          </w:p>
        </w:tc>
        <w:tc>
          <w:tcPr>
            <w:tcW w:w="1179" w:type="pct"/>
            <w:shd w:val="clear" w:color="auto" w:fill="FFFFFF"/>
          </w:tcPr>
          <w:p w14:paraId="248722E5"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27,4</w:t>
            </w:r>
          </w:p>
        </w:tc>
        <w:tc>
          <w:tcPr>
            <w:tcW w:w="1031" w:type="pct"/>
            <w:shd w:val="clear" w:color="auto" w:fill="FFFFFF"/>
          </w:tcPr>
          <w:p w14:paraId="6F52748B"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0,83</w:t>
            </w:r>
          </w:p>
        </w:tc>
        <w:tc>
          <w:tcPr>
            <w:tcW w:w="1053" w:type="pct"/>
            <w:shd w:val="clear" w:color="auto" w:fill="FFFFFF"/>
          </w:tcPr>
          <w:p w14:paraId="494DF208"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Н/О</w:t>
            </w:r>
          </w:p>
        </w:tc>
        <w:tc>
          <w:tcPr>
            <w:tcW w:w="1070" w:type="pct"/>
            <w:shd w:val="clear" w:color="auto" w:fill="FFFFFF"/>
          </w:tcPr>
          <w:p w14:paraId="4E4AE85C"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Н/О</w:t>
            </w:r>
          </w:p>
        </w:tc>
      </w:tr>
      <w:tr w:rsidR="00C602C5" w:rsidRPr="00F071F4" w14:paraId="12F9AAD7" w14:textId="77777777" w:rsidTr="008670F3">
        <w:trPr>
          <w:trHeight w:val="23"/>
          <w:jc w:val="right"/>
        </w:trPr>
        <w:tc>
          <w:tcPr>
            <w:tcW w:w="667" w:type="pct"/>
            <w:shd w:val="clear" w:color="auto" w:fill="FFFFFF"/>
          </w:tcPr>
          <w:p w14:paraId="458CE0D5"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Человек</w:t>
            </w:r>
          </w:p>
        </w:tc>
        <w:tc>
          <w:tcPr>
            <w:tcW w:w="1179" w:type="pct"/>
            <w:shd w:val="clear" w:color="auto" w:fill="FFFFFF"/>
          </w:tcPr>
          <w:p w14:paraId="489A1E66"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24,6</w:t>
            </w:r>
          </w:p>
        </w:tc>
        <w:tc>
          <w:tcPr>
            <w:tcW w:w="1031" w:type="pct"/>
            <w:shd w:val="clear" w:color="auto" w:fill="FFFFFF"/>
          </w:tcPr>
          <w:p w14:paraId="5B8D12C8"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0,79</w:t>
            </w:r>
          </w:p>
        </w:tc>
        <w:tc>
          <w:tcPr>
            <w:tcW w:w="1053" w:type="pct"/>
            <w:shd w:val="clear" w:color="auto" w:fill="FFFFFF"/>
          </w:tcPr>
          <w:p w14:paraId="4E1679CB"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11,6</w:t>
            </w:r>
          </w:p>
        </w:tc>
        <w:tc>
          <w:tcPr>
            <w:tcW w:w="1070" w:type="pct"/>
            <w:shd w:val="clear" w:color="auto" w:fill="FFFFFF"/>
          </w:tcPr>
          <w:p w14:paraId="4F4B333E"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0,66</w:t>
            </w:r>
          </w:p>
        </w:tc>
      </w:tr>
      <w:tr w:rsidR="00C602C5" w:rsidRPr="00F071F4" w14:paraId="457F0AFF" w14:textId="77777777" w:rsidTr="008670F3">
        <w:trPr>
          <w:trHeight w:val="23"/>
          <w:jc w:val="right"/>
        </w:trPr>
        <w:tc>
          <w:tcPr>
            <w:tcW w:w="5000" w:type="pct"/>
            <w:gridSpan w:val="5"/>
            <w:shd w:val="clear" w:color="auto" w:fill="FFFFFF"/>
          </w:tcPr>
          <w:p w14:paraId="0F1BC15E" w14:textId="77777777" w:rsidR="00C602C5" w:rsidRPr="00F071F4" w:rsidRDefault="00C602C5" w:rsidP="008670F3">
            <w:pPr>
              <w:tabs>
                <w:tab w:val="left" w:pos="567"/>
              </w:tabs>
              <w:rPr>
                <w:rFonts w:asciiTheme="majorBidi" w:hAnsiTheme="majorBidi" w:cstheme="majorBidi"/>
                <w:b/>
                <w:sz w:val="20"/>
                <w:szCs w:val="20"/>
                <w:lang w:val="ru"/>
              </w:rPr>
            </w:pPr>
            <w:r w:rsidRPr="00F071F4">
              <w:rPr>
                <w:rFonts w:asciiTheme="majorBidi" w:hAnsiTheme="majorBidi" w:cstheme="majorBidi"/>
                <w:b/>
                <w:sz w:val="20"/>
                <w:szCs w:val="20"/>
                <w:lang w:val="ru"/>
              </w:rPr>
              <w:t>Примечание:</w:t>
            </w:r>
          </w:p>
          <w:p w14:paraId="36D5DCA9"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 xml:space="preserve">Н/О = не определяли. </w:t>
            </w:r>
          </w:p>
        </w:tc>
      </w:tr>
    </w:tbl>
    <w:p w14:paraId="35D5BD0B" w14:textId="77777777" w:rsidR="00C602C5" w:rsidRPr="00447482" w:rsidRDefault="00C602C5" w:rsidP="00C602C5">
      <w:pPr>
        <w:tabs>
          <w:tab w:val="left" w:pos="567"/>
        </w:tabs>
        <w:rPr>
          <w:rFonts w:asciiTheme="majorBidi" w:hAnsiTheme="majorBidi" w:cstheme="majorBidi"/>
          <w:sz w:val="18"/>
          <w:u w:val="single"/>
        </w:rPr>
      </w:pPr>
    </w:p>
    <w:p w14:paraId="63C211C1" w14:textId="77777777" w:rsidR="00C602C5" w:rsidRPr="00F071F4" w:rsidRDefault="00C602C5" w:rsidP="00C602C5">
      <w:pPr>
        <w:tabs>
          <w:tab w:val="left" w:pos="567"/>
        </w:tabs>
        <w:jc w:val="both"/>
        <w:rPr>
          <w:rFonts w:asciiTheme="majorBidi" w:hAnsiTheme="majorBidi" w:cstheme="majorBidi"/>
          <w:u w:val="single"/>
        </w:rPr>
      </w:pPr>
      <w:r w:rsidRPr="00F071F4">
        <w:rPr>
          <w:rFonts w:asciiTheme="majorBidi" w:hAnsiTheme="majorBidi" w:cstheme="majorBidi"/>
          <w:u w:val="single"/>
          <w:lang w:val="ru"/>
        </w:rPr>
        <w:t>Распределение в тканях</w:t>
      </w:r>
    </w:p>
    <w:p w14:paraId="27301340" w14:textId="77777777" w:rsidR="00C602C5" w:rsidRPr="00F071F4" w:rsidRDefault="00C602C5" w:rsidP="00C602C5">
      <w:pPr>
        <w:tabs>
          <w:tab w:val="left" w:pos="567"/>
        </w:tabs>
        <w:jc w:val="both"/>
        <w:rPr>
          <w:rFonts w:asciiTheme="majorBidi" w:hAnsiTheme="majorBidi" w:cstheme="majorBidi"/>
        </w:rPr>
      </w:pPr>
    </w:p>
    <w:p w14:paraId="7A5F3492" w14:textId="77777777" w:rsidR="00C602C5" w:rsidRPr="00F071F4" w:rsidRDefault="00C602C5" w:rsidP="00C602C5">
      <w:pPr>
        <w:tabs>
          <w:tab w:val="left" w:pos="567"/>
        </w:tabs>
        <w:jc w:val="both"/>
        <w:rPr>
          <w:rFonts w:asciiTheme="majorBidi" w:hAnsiTheme="majorBidi" w:cstheme="majorBidi"/>
        </w:rPr>
      </w:pPr>
      <w:r w:rsidRPr="00F071F4">
        <w:rPr>
          <w:rFonts w:asciiTheme="majorBidi" w:hAnsiTheme="majorBidi" w:cstheme="majorBidi"/>
          <w:i/>
          <w:iCs/>
          <w:lang w:val="ru"/>
        </w:rPr>
        <w:t>Количественная макроавторадиография у крыс линии СД, исследование ESN0329</w:t>
      </w:r>
    </w:p>
    <w:p w14:paraId="3170B954" w14:textId="77777777" w:rsidR="00C602C5" w:rsidRPr="00F071F4"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F071F4">
        <w:rPr>
          <w:rFonts w:asciiTheme="majorBidi" w:hAnsiTheme="majorBidi" w:cstheme="majorBidi"/>
          <w:lang w:val="ru"/>
        </w:rPr>
        <w:t>После однократного перорального введения дозы [</w:t>
      </w:r>
      <w:r w:rsidRPr="00F071F4">
        <w:rPr>
          <w:rFonts w:asciiTheme="majorBidi" w:hAnsiTheme="majorBidi" w:cstheme="majorBidi"/>
          <w:vertAlign w:val="superscript"/>
          <w:lang w:val="ru"/>
        </w:rPr>
        <w:t>14</w:t>
      </w:r>
      <w:r w:rsidRPr="00F071F4">
        <w:rPr>
          <w:rFonts w:asciiTheme="majorBidi" w:hAnsiTheme="majorBidi" w:cstheme="majorBidi"/>
          <w:lang w:val="ru"/>
        </w:rPr>
        <w:t>C]акалабрутиниба радиоактивность (представляющая собой акалабрутиниб и/или его метаболиты) быстро поглощалась и широко распределялась в тканях, причем максимальные концентрации радиоактивности практически во всех тканях определялись через 0,25 или 1 час после введения препарата. В течение 0,25–24 ч после введения препарата структура распределения радиоактивности в каждой временной точке была сходной, и в большинстве тканей уровень радиоактивности был сходным или меньшим, чем в цельной крови. Наибольшие концентрации радиоактивности наблюдались в стенке тонкого кишечника (в целом примерно в 20 раз выше, чем в цельной крови), печени (примерно в 6 раз больше, чем в цельной крови) и почках (примерно в 4 раза больше, чем в цельной крови), надпочечниках, стенке желудка, селезенке, слезных железах и поджелудочной железе. Акалабрутиниб и метаболит ACP-5862 присутствовали в плазме крови плодов на 18-й день гестации и выделялись в молоко лактирующих крыс.</w:t>
      </w:r>
    </w:p>
    <w:p w14:paraId="4C82A1C2" w14:textId="77777777" w:rsidR="00C602C5" w:rsidRPr="00E00729" w:rsidRDefault="00C602C5" w:rsidP="00C602C5">
      <w:pPr>
        <w:tabs>
          <w:tab w:val="left" w:pos="567"/>
        </w:tabs>
        <w:rPr>
          <w:rFonts w:asciiTheme="majorBidi" w:hAnsiTheme="majorBidi" w:cstheme="majorBidi"/>
          <w:b/>
          <w:bCs/>
          <w:i/>
          <w:iCs/>
          <w:sz w:val="18"/>
        </w:rPr>
      </w:pPr>
    </w:p>
    <w:p w14:paraId="4A846BF0" w14:textId="77777777" w:rsidR="00C602C5" w:rsidRPr="00F071F4" w:rsidRDefault="00C602C5" w:rsidP="00C602C5">
      <w:pPr>
        <w:spacing w:after="120"/>
        <w:outlineLvl w:val="2"/>
        <w:rPr>
          <w:b/>
          <w:bCs/>
          <w:color w:val="000000" w:themeColor="text1"/>
        </w:rPr>
      </w:pPr>
      <w:bookmarkStart w:id="299" w:name="_Toc159973305"/>
      <w:r w:rsidRPr="00F071F4">
        <w:rPr>
          <w:b/>
          <w:color w:val="000000" w:themeColor="text1"/>
        </w:rPr>
        <w:t xml:space="preserve">3.2.3. </w:t>
      </w:r>
      <w:r w:rsidRPr="00F071F4">
        <w:rPr>
          <w:b/>
          <w:bCs/>
          <w:color w:val="000000" w:themeColor="text1"/>
        </w:rPr>
        <w:t>Связывание с белками плазмы</w:t>
      </w:r>
      <w:bookmarkEnd w:id="297"/>
      <w:bookmarkEnd w:id="299"/>
    </w:p>
    <w:p w14:paraId="552DB592" w14:textId="77777777" w:rsidR="00C602C5" w:rsidRPr="00F071F4" w:rsidRDefault="00C602C5" w:rsidP="00C602C5">
      <w:pPr>
        <w:tabs>
          <w:tab w:val="left" w:pos="567"/>
        </w:tabs>
        <w:jc w:val="both"/>
        <w:rPr>
          <w:rFonts w:asciiTheme="majorBidi" w:hAnsiTheme="majorBidi" w:cstheme="majorBidi"/>
        </w:rPr>
      </w:pPr>
      <w:bookmarkStart w:id="300" w:name="_Toc115217945"/>
      <w:r>
        <w:rPr>
          <w:rFonts w:asciiTheme="majorBidi" w:hAnsiTheme="majorBidi" w:cstheme="majorBidi"/>
          <w:lang w:val="ru"/>
        </w:rPr>
        <w:tab/>
      </w:r>
      <w:r w:rsidRPr="00F071F4">
        <w:rPr>
          <w:rFonts w:asciiTheme="majorBidi" w:hAnsiTheme="majorBidi" w:cstheme="majorBidi"/>
          <w:lang w:val="ru"/>
        </w:rPr>
        <w:t>Характеристики связывания акалабрутиниба с белками плазмы крови изучали в нескольких исследованиях с использованием методик ультрафильтрации, равновесного диализа и ультрацентрифугирования. Метод ультрацентрифугирования превосходил другие, поэтому именно он использовался для определения характеристик связывания с белками плазмы.</w:t>
      </w:r>
    </w:p>
    <w:p w14:paraId="41609C5E" w14:textId="0FF8EC87" w:rsidR="00B50A8D" w:rsidRDefault="00B50A8D" w:rsidP="00B50A8D">
      <w:pPr>
        <w:pStyle w:val="af5"/>
        <w:keepNext/>
        <w:spacing w:before="240"/>
        <w:jc w:val="both"/>
      </w:pPr>
      <w:bookmarkStart w:id="301" w:name="_Toc159973361"/>
      <w:r>
        <w:t xml:space="preserve">Таблица </w:t>
      </w:r>
      <w:fldSimple w:instr=" STYLEREF 1 \s ">
        <w:r w:rsidR="008260B3">
          <w:rPr>
            <w:noProof/>
          </w:rPr>
          <w:t>3</w:t>
        </w:r>
      </w:fldSimple>
      <w:r w:rsidR="008260B3">
        <w:noBreakHyphen/>
      </w:r>
      <w:fldSimple w:instr=" SEQ Таблица \* ARABIC \s 1 ">
        <w:r w:rsidR="008260B3">
          <w:rPr>
            <w:noProof/>
          </w:rPr>
          <w:t>19</w:t>
        </w:r>
      </w:fldSimple>
      <w:r>
        <w:t>.</w:t>
      </w:r>
      <w:r w:rsidRPr="00B50A8D">
        <w:rPr>
          <w:rFonts w:asciiTheme="majorBidi" w:hAnsiTheme="majorBidi" w:cstheme="majorBidi"/>
          <w:szCs w:val="24"/>
          <w:lang w:val="ru"/>
        </w:rPr>
        <w:t xml:space="preserve"> </w:t>
      </w:r>
      <w:r w:rsidRPr="00B50A8D">
        <w:rPr>
          <w:rFonts w:asciiTheme="majorBidi" w:hAnsiTheme="majorBidi" w:cstheme="majorBidi"/>
          <w:b w:val="0"/>
          <w:szCs w:val="24"/>
          <w:lang w:val="ru"/>
        </w:rPr>
        <w:t>Характеристики связывания акалабрутиниба с белками плазмы крови.</w:t>
      </w:r>
      <w:bookmarkEnd w:id="301"/>
    </w:p>
    <w:tbl>
      <w:tblPr>
        <w:tblOverlap w:val="neve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402"/>
        <w:gridCol w:w="2136"/>
        <w:gridCol w:w="1933"/>
        <w:gridCol w:w="1662"/>
        <w:gridCol w:w="2213"/>
      </w:tblGrid>
      <w:tr w:rsidR="00C602C5" w:rsidRPr="00F071F4" w14:paraId="4509C34A" w14:textId="77777777" w:rsidTr="008670F3">
        <w:trPr>
          <w:trHeight w:val="26"/>
          <w:tblHeader/>
          <w:jc w:val="right"/>
        </w:trPr>
        <w:tc>
          <w:tcPr>
            <w:tcW w:w="750" w:type="pct"/>
            <w:shd w:val="clear" w:color="auto" w:fill="D9D9D9" w:themeFill="background1" w:themeFillShade="D9"/>
            <w:vAlign w:val="center"/>
          </w:tcPr>
          <w:p w14:paraId="4A3C8947" w14:textId="77777777" w:rsidR="00C602C5" w:rsidRPr="00F071F4" w:rsidRDefault="00C602C5" w:rsidP="008670F3">
            <w:pPr>
              <w:tabs>
                <w:tab w:val="left" w:pos="567"/>
              </w:tabs>
              <w:jc w:val="center"/>
              <w:rPr>
                <w:rFonts w:asciiTheme="majorBidi" w:hAnsiTheme="majorBidi" w:cstheme="majorBidi"/>
              </w:rPr>
            </w:pPr>
            <w:r w:rsidRPr="00F071F4">
              <w:rPr>
                <w:rFonts w:asciiTheme="majorBidi" w:hAnsiTheme="majorBidi" w:cstheme="majorBidi"/>
                <w:b/>
                <w:bCs/>
                <w:lang w:val="ru"/>
              </w:rPr>
              <w:t>Вид</w:t>
            </w:r>
          </w:p>
        </w:tc>
        <w:tc>
          <w:tcPr>
            <w:tcW w:w="1143" w:type="pct"/>
            <w:shd w:val="clear" w:color="auto" w:fill="D9D9D9" w:themeFill="background1" w:themeFillShade="D9"/>
            <w:vAlign w:val="center"/>
          </w:tcPr>
          <w:p w14:paraId="0F6B52BF" w14:textId="77777777" w:rsidR="00C602C5" w:rsidRPr="00F071F4" w:rsidRDefault="00C602C5" w:rsidP="008670F3">
            <w:pPr>
              <w:tabs>
                <w:tab w:val="left" w:pos="567"/>
              </w:tabs>
              <w:jc w:val="center"/>
              <w:rPr>
                <w:rFonts w:asciiTheme="majorBidi" w:hAnsiTheme="majorBidi" w:cstheme="majorBidi"/>
              </w:rPr>
            </w:pPr>
            <w:r w:rsidRPr="00F071F4">
              <w:rPr>
                <w:rFonts w:asciiTheme="majorBidi" w:hAnsiTheme="majorBidi" w:cstheme="majorBidi"/>
                <w:b/>
                <w:bCs/>
                <w:lang w:val="ru"/>
              </w:rPr>
              <w:t>Акалабрутиниб связанный (%)</w:t>
            </w:r>
          </w:p>
        </w:tc>
        <w:tc>
          <w:tcPr>
            <w:tcW w:w="1034" w:type="pct"/>
            <w:shd w:val="clear" w:color="auto" w:fill="D9D9D9" w:themeFill="background1" w:themeFillShade="D9"/>
            <w:vAlign w:val="center"/>
          </w:tcPr>
          <w:p w14:paraId="235216B8" w14:textId="77777777" w:rsidR="00C602C5" w:rsidRPr="00F071F4" w:rsidRDefault="00C602C5" w:rsidP="008670F3">
            <w:pPr>
              <w:tabs>
                <w:tab w:val="left" w:pos="567"/>
              </w:tabs>
              <w:jc w:val="center"/>
              <w:rPr>
                <w:rFonts w:asciiTheme="majorBidi" w:hAnsiTheme="majorBidi" w:cstheme="majorBidi"/>
              </w:rPr>
            </w:pPr>
            <w:r w:rsidRPr="00F071F4">
              <w:rPr>
                <w:rFonts w:asciiTheme="majorBidi" w:hAnsiTheme="majorBidi" w:cstheme="majorBidi"/>
                <w:b/>
                <w:bCs/>
                <w:lang w:val="ru"/>
              </w:rPr>
              <w:t>Несвязанный (%)</w:t>
            </w:r>
          </w:p>
        </w:tc>
        <w:tc>
          <w:tcPr>
            <w:tcW w:w="889" w:type="pct"/>
            <w:shd w:val="clear" w:color="auto" w:fill="D9D9D9" w:themeFill="background1" w:themeFillShade="D9"/>
            <w:vAlign w:val="center"/>
          </w:tcPr>
          <w:p w14:paraId="1F3E6690" w14:textId="77777777" w:rsidR="00C602C5" w:rsidRPr="00F071F4" w:rsidRDefault="00C602C5" w:rsidP="008670F3">
            <w:pPr>
              <w:tabs>
                <w:tab w:val="left" w:pos="567"/>
              </w:tabs>
              <w:jc w:val="center"/>
              <w:rPr>
                <w:rFonts w:asciiTheme="majorBidi" w:hAnsiTheme="majorBidi" w:cstheme="majorBidi"/>
              </w:rPr>
            </w:pPr>
            <w:r w:rsidRPr="00F071F4">
              <w:rPr>
                <w:rFonts w:asciiTheme="majorBidi" w:hAnsiTheme="majorBidi" w:cstheme="majorBidi"/>
                <w:b/>
                <w:bCs/>
                <w:lang w:val="ru"/>
              </w:rPr>
              <w:t>ACP-5862 связанный (%)</w:t>
            </w:r>
          </w:p>
        </w:tc>
        <w:tc>
          <w:tcPr>
            <w:tcW w:w="1184" w:type="pct"/>
            <w:shd w:val="clear" w:color="auto" w:fill="D9D9D9" w:themeFill="background1" w:themeFillShade="D9"/>
            <w:vAlign w:val="center"/>
          </w:tcPr>
          <w:p w14:paraId="37F1745C" w14:textId="77777777" w:rsidR="00C602C5" w:rsidRPr="00F071F4" w:rsidRDefault="00C602C5" w:rsidP="008670F3">
            <w:pPr>
              <w:tabs>
                <w:tab w:val="left" w:pos="567"/>
              </w:tabs>
              <w:jc w:val="center"/>
              <w:rPr>
                <w:rFonts w:asciiTheme="majorBidi" w:hAnsiTheme="majorBidi" w:cstheme="majorBidi"/>
              </w:rPr>
            </w:pPr>
            <w:r w:rsidRPr="00F071F4">
              <w:rPr>
                <w:rFonts w:asciiTheme="majorBidi" w:hAnsiTheme="majorBidi" w:cstheme="majorBidi"/>
                <w:b/>
                <w:bCs/>
                <w:lang w:val="ru"/>
              </w:rPr>
              <w:t>Несвязанный (%)</w:t>
            </w:r>
          </w:p>
        </w:tc>
      </w:tr>
      <w:tr w:rsidR="00C602C5" w:rsidRPr="00F071F4" w14:paraId="4A31259A" w14:textId="77777777" w:rsidTr="008670F3">
        <w:trPr>
          <w:trHeight w:val="26"/>
          <w:jc w:val="right"/>
        </w:trPr>
        <w:tc>
          <w:tcPr>
            <w:tcW w:w="750" w:type="pct"/>
            <w:shd w:val="clear" w:color="auto" w:fill="FFFFFF"/>
          </w:tcPr>
          <w:p w14:paraId="2295CDDE"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Мышь</w:t>
            </w:r>
          </w:p>
        </w:tc>
        <w:tc>
          <w:tcPr>
            <w:tcW w:w="1143" w:type="pct"/>
            <w:shd w:val="clear" w:color="auto" w:fill="FFFFFF"/>
          </w:tcPr>
          <w:p w14:paraId="68078B46"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75,4</w:t>
            </w:r>
          </w:p>
        </w:tc>
        <w:tc>
          <w:tcPr>
            <w:tcW w:w="1034" w:type="pct"/>
            <w:shd w:val="clear" w:color="auto" w:fill="FFFFFF"/>
          </w:tcPr>
          <w:p w14:paraId="0476DD2B"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24,6</w:t>
            </w:r>
          </w:p>
        </w:tc>
        <w:tc>
          <w:tcPr>
            <w:tcW w:w="889" w:type="pct"/>
            <w:shd w:val="clear" w:color="auto" w:fill="FFFFFF"/>
          </w:tcPr>
          <w:p w14:paraId="5F0F5AD7"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98,6</w:t>
            </w:r>
          </w:p>
        </w:tc>
        <w:tc>
          <w:tcPr>
            <w:tcW w:w="1184" w:type="pct"/>
            <w:shd w:val="clear" w:color="auto" w:fill="FFFFFF"/>
          </w:tcPr>
          <w:p w14:paraId="6B1CC7FD"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1,4</w:t>
            </w:r>
          </w:p>
        </w:tc>
      </w:tr>
      <w:tr w:rsidR="00C602C5" w:rsidRPr="00F071F4" w14:paraId="0258D200" w14:textId="77777777" w:rsidTr="008670F3">
        <w:trPr>
          <w:trHeight w:val="26"/>
          <w:jc w:val="right"/>
        </w:trPr>
        <w:tc>
          <w:tcPr>
            <w:tcW w:w="750" w:type="pct"/>
            <w:shd w:val="clear" w:color="auto" w:fill="FFFFFF"/>
          </w:tcPr>
          <w:p w14:paraId="5A7C65FA"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Крыса</w:t>
            </w:r>
          </w:p>
        </w:tc>
        <w:tc>
          <w:tcPr>
            <w:tcW w:w="1143" w:type="pct"/>
            <w:shd w:val="clear" w:color="auto" w:fill="FFFFFF"/>
          </w:tcPr>
          <w:p w14:paraId="71610A46"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92,0</w:t>
            </w:r>
          </w:p>
        </w:tc>
        <w:tc>
          <w:tcPr>
            <w:tcW w:w="1034" w:type="pct"/>
            <w:shd w:val="clear" w:color="auto" w:fill="FFFFFF"/>
          </w:tcPr>
          <w:p w14:paraId="32D41332"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8,0</w:t>
            </w:r>
          </w:p>
        </w:tc>
        <w:tc>
          <w:tcPr>
            <w:tcW w:w="889" w:type="pct"/>
            <w:shd w:val="clear" w:color="auto" w:fill="FFFFFF"/>
          </w:tcPr>
          <w:p w14:paraId="0CF13112"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99,8</w:t>
            </w:r>
          </w:p>
        </w:tc>
        <w:tc>
          <w:tcPr>
            <w:tcW w:w="1184" w:type="pct"/>
            <w:shd w:val="clear" w:color="auto" w:fill="FFFFFF"/>
          </w:tcPr>
          <w:p w14:paraId="1BF43318"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0,2</w:t>
            </w:r>
          </w:p>
        </w:tc>
      </w:tr>
      <w:tr w:rsidR="00C602C5" w:rsidRPr="00F071F4" w14:paraId="665033A5" w14:textId="77777777" w:rsidTr="008670F3">
        <w:trPr>
          <w:trHeight w:val="26"/>
          <w:jc w:val="right"/>
        </w:trPr>
        <w:tc>
          <w:tcPr>
            <w:tcW w:w="750" w:type="pct"/>
            <w:shd w:val="clear" w:color="auto" w:fill="FFFFFF"/>
          </w:tcPr>
          <w:p w14:paraId="247CF8E8"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Собака</w:t>
            </w:r>
          </w:p>
        </w:tc>
        <w:tc>
          <w:tcPr>
            <w:tcW w:w="1143" w:type="pct"/>
            <w:shd w:val="clear" w:color="auto" w:fill="FFFFFF"/>
          </w:tcPr>
          <w:p w14:paraId="6965AAE2"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68,4</w:t>
            </w:r>
          </w:p>
        </w:tc>
        <w:tc>
          <w:tcPr>
            <w:tcW w:w="1034" w:type="pct"/>
            <w:shd w:val="clear" w:color="auto" w:fill="FFFFFF"/>
          </w:tcPr>
          <w:p w14:paraId="7C597F55"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31,6</w:t>
            </w:r>
          </w:p>
        </w:tc>
        <w:tc>
          <w:tcPr>
            <w:tcW w:w="889" w:type="pct"/>
            <w:shd w:val="clear" w:color="auto" w:fill="FFFFFF"/>
          </w:tcPr>
          <w:p w14:paraId="1076DAEA"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94,3</w:t>
            </w:r>
          </w:p>
        </w:tc>
        <w:tc>
          <w:tcPr>
            <w:tcW w:w="1184" w:type="pct"/>
            <w:shd w:val="clear" w:color="auto" w:fill="FFFFFF"/>
          </w:tcPr>
          <w:p w14:paraId="3AB90060"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5,7</w:t>
            </w:r>
          </w:p>
        </w:tc>
      </w:tr>
      <w:tr w:rsidR="00C602C5" w:rsidRPr="00F071F4" w14:paraId="0D41D36E" w14:textId="77777777" w:rsidTr="008670F3">
        <w:trPr>
          <w:trHeight w:val="26"/>
          <w:jc w:val="right"/>
        </w:trPr>
        <w:tc>
          <w:tcPr>
            <w:tcW w:w="750" w:type="pct"/>
            <w:shd w:val="clear" w:color="auto" w:fill="FFFFFF"/>
          </w:tcPr>
          <w:p w14:paraId="2DDA39CD"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Обезьяна</w:t>
            </w:r>
          </w:p>
        </w:tc>
        <w:tc>
          <w:tcPr>
            <w:tcW w:w="1143" w:type="pct"/>
            <w:shd w:val="clear" w:color="auto" w:fill="FFFFFF"/>
          </w:tcPr>
          <w:p w14:paraId="27E846CA"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94,2</w:t>
            </w:r>
          </w:p>
        </w:tc>
        <w:tc>
          <w:tcPr>
            <w:tcW w:w="1034" w:type="pct"/>
            <w:shd w:val="clear" w:color="auto" w:fill="FFFFFF"/>
          </w:tcPr>
          <w:p w14:paraId="14F07AA4"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5,8</w:t>
            </w:r>
          </w:p>
        </w:tc>
        <w:tc>
          <w:tcPr>
            <w:tcW w:w="889" w:type="pct"/>
            <w:shd w:val="clear" w:color="auto" w:fill="FFFFFF"/>
          </w:tcPr>
          <w:p w14:paraId="689DB573"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Н/О</w:t>
            </w:r>
          </w:p>
        </w:tc>
        <w:tc>
          <w:tcPr>
            <w:tcW w:w="1184" w:type="pct"/>
            <w:shd w:val="clear" w:color="auto" w:fill="FFFFFF"/>
          </w:tcPr>
          <w:p w14:paraId="0546EEBF"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Н/О</w:t>
            </w:r>
          </w:p>
        </w:tc>
      </w:tr>
      <w:tr w:rsidR="00C602C5" w:rsidRPr="00F071F4" w14:paraId="2BB20B9C" w14:textId="77777777" w:rsidTr="008670F3">
        <w:trPr>
          <w:trHeight w:val="26"/>
          <w:jc w:val="right"/>
        </w:trPr>
        <w:tc>
          <w:tcPr>
            <w:tcW w:w="750" w:type="pct"/>
            <w:shd w:val="clear" w:color="auto" w:fill="FFFFFF"/>
          </w:tcPr>
          <w:p w14:paraId="3158E5B9"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Человек</w:t>
            </w:r>
          </w:p>
        </w:tc>
        <w:tc>
          <w:tcPr>
            <w:tcW w:w="1143" w:type="pct"/>
            <w:shd w:val="clear" w:color="auto" w:fill="FFFFFF"/>
          </w:tcPr>
          <w:p w14:paraId="3A71BDFA"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97,5</w:t>
            </w:r>
          </w:p>
        </w:tc>
        <w:tc>
          <w:tcPr>
            <w:tcW w:w="1034" w:type="pct"/>
            <w:shd w:val="clear" w:color="auto" w:fill="FFFFFF"/>
          </w:tcPr>
          <w:p w14:paraId="3891FC82"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2,5</w:t>
            </w:r>
          </w:p>
        </w:tc>
        <w:tc>
          <w:tcPr>
            <w:tcW w:w="889" w:type="pct"/>
            <w:shd w:val="clear" w:color="auto" w:fill="FFFFFF"/>
          </w:tcPr>
          <w:p w14:paraId="5390D527"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98,6</w:t>
            </w:r>
          </w:p>
        </w:tc>
        <w:tc>
          <w:tcPr>
            <w:tcW w:w="1184" w:type="pct"/>
            <w:shd w:val="clear" w:color="auto" w:fill="FFFFFF"/>
          </w:tcPr>
          <w:p w14:paraId="764E0F68"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1,4</w:t>
            </w:r>
          </w:p>
        </w:tc>
      </w:tr>
      <w:tr w:rsidR="00C602C5" w:rsidRPr="00F071F4" w14:paraId="77117412" w14:textId="77777777" w:rsidTr="008670F3">
        <w:trPr>
          <w:trHeight w:val="26"/>
          <w:jc w:val="right"/>
        </w:trPr>
        <w:tc>
          <w:tcPr>
            <w:tcW w:w="750" w:type="pct"/>
            <w:shd w:val="clear" w:color="auto" w:fill="FFFFFF"/>
          </w:tcPr>
          <w:p w14:paraId="687418D7"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lastRenderedPageBreak/>
              <w:t>ЧСА</w:t>
            </w:r>
          </w:p>
        </w:tc>
        <w:tc>
          <w:tcPr>
            <w:tcW w:w="1143" w:type="pct"/>
            <w:shd w:val="clear" w:color="auto" w:fill="FFFFFF"/>
          </w:tcPr>
          <w:p w14:paraId="48E9E0A6"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93,7</w:t>
            </w:r>
          </w:p>
        </w:tc>
        <w:tc>
          <w:tcPr>
            <w:tcW w:w="1034" w:type="pct"/>
            <w:shd w:val="clear" w:color="auto" w:fill="FFFFFF"/>
          </w:tcPr>
          <w:p w14:paraId="4F5C1366"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6,3</w:t>
            </w:r>
          </w:p>
        </w:tc>
        <w:tc>
          <w:tcPr>
            <w:tcW w:w="889" w:type="pct"/>
            <w:shd w:val="clear" w:color="auto" w:fill="FFFFFF"/>
          </w:tcPr>
          <w:p w14:paraId="1A611AC1"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Н/О</w:t>
            </w:r>
          </w:p>
        </w:tc>
        <w:tc>
          <w:tcPr>
            <w:tcW w:w="1184" w:type="pct"/>
            <w:shd w:val="clear" w:color="auto" w:fill="FFFFFF"/>
          </w:tcPr>
          <w:p w14:paraId="1A4C2AC4"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Н/О</w:t>
            </w:r>
          </w:p>
        </w:tc>
      </w:tr>
      <w:tr w:rsidR="00C602C5" w:rsidRPr="00F071F4" w14:paraId="049B5588" w14:textId="77777777" w:rsidTr="008670F3">
        <w:trPr>
          <w:trHeight w:val="26"/>
          <w:jc w:val="right"/>
        </w:trPr>
        <w:tc>
          <w:tcPr>
            <w:tcW w:w="750" w:type="pct"/>
            <w:shd w:val="clear" w:color="auto" w:fill="FFFFFF"/>
          </w:tcPr>
          <w:p w14:paraId="739ED2B1"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КГП</w:t>
            </w:r>
          </w:p>
        </w:tc>
        <w:tc>
          <w:tcPr>
            <w:tcW w:w="1143" w:type="pct"/>
            <w:shd w:val="clear" w:color="auto" w:fill="FFFFFF"/>
          </w:tcPr>
          <w:p w14:paraId="2F05CFC1"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41,1</w:t>
            </w:r>
          </w:p>
        </w:tc>
        <w:tc>
          <w:tcPr>
            <w:tcW w:w="1034" w:type="pct"/>
            <w:shd w:val="clear" w:color="auto" w:fill="FFFFFF"/>
          </w:tcPr>
          <w:p w14:paraId="0CFFF7E8"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58,9</w:t>
            </w:r>
          </w:p>
        </w:tc>
        <w:tc>
          <w:tcPr>
            <w:tcW w:w="889" w:type="pct"/>
            <w:shd w:val="clear" w:color="auto" w:fill="FFFFFF"/>
          </w:tcPr>
          <w:p w14:paraId="52D63C1F"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Н/О</w:t>
            </w:r>
          </w:p>
        </w:tc>
        <w:tc>
          <w:tcPr>
            <w:tcW w:w="1184" w:type="pct"/>
            <w:shd w:val="clear" w:color="auto" w:fill="FFFFFF"/>
          </w:tcPr>
          <w:p w14:paraId="7FCD5DFB" w14:textId="77777777" w:rsidR="00C602C5" w:rsidRPr="00F071F4" w:rsidRDefault="00C602C5" w:rsidP="008670F3">
            <w:pPr>
              <w:tabs>
                <w:tab w:val="left" w:pos="567"/>
              </w:tabs>
              <w:rPr>
                <w:rFonts w:asciiTheme="majorBidi" w:hAnsiTheme="majorBidi" w:cstheme="majorBidi"/>
              </w:rPr>
            </w:pPr>
            <w:r w:rsidRPr="00F071F4">
              <w:rPr>
                <w:rFonts w:asciiTheme="majorBidi" w:hAnsiTheme="majorBidi" w:cstheme="majorBidi"/>
                <w:lang w:val="ru"/>
              </w:rPr>
              <w:t>Н/О</w:t>
            </w:r>
          </w:p>
        </w:tc>
      </w:tr>
      <w:tr w:rsidR="00C602C5" w:rsidRPr="00F071F4" w14:paraId="628010E7" w14:textId="77777777" w:rsidTr="008670F3">
        <w:trPr>
          <w:trHeight w:val="26"/>
          <w:jc w:val="right"/>
        </w:trPr>
        <w:tc>
          <w:tcPr>
            <w:tcW w:w="5000" w:type="pct"/>
            <w:gridSpan w:val="5"/>
            <w:shd w:val="clear" w:color="auto" w:fill="FFFFFF"/>
          </w:tcPr>
          <w:p w14:paraId="562CF2E2" w14:textId="77777777" w:rsidR="00C602C5" w:rsidRPr="00F071F4" w:rsidRDefault="00C602C5" w:rsidP="008670F3">
            <w:pPr>
              <w:tabs>
                <w:tab w:val="left" w:pos="567"/>
              </w:tabs>
              <w:rPr>
                <w:rFonts w:asciiTheme="majorBidi" w:hAnsiTheme="majorBidi" w:cstheme="majorBidi"/>
                <w:b/>
                <w:sz w:val="20"/>
                <w:szCs w:val="20"/>
                <w:lang w:val="ru"/>
              </w:rPr>
            </w:pPr>
            <w:r w:rsidRPr="00F071F4">
              <w:rPr>
                <w:rFonts w:asciiTheme="majorBidi" w:hAnsiTheme="majorBidi" w:cstheme="majorBidi"/>
                <w:b/>
                <w:sz w:val="20"/>
                <w:szCs w:val="20"/>
                <w:lang w:val="ru"/>
              </w:rPr>
              <w:t>Примечание:</w:t>
            </w:r>
          </w:p>
          <w:p w14:paraId="156EB5F3"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sz w:val="20"/>
                <w:szCs w:val="20"/>
                <w:lang w:val="ru"/>
              </w:rPr>
              <w:t xml:space="preserve">КГП = кислый гликопротеин; ЧСА = человеческий сывороточный альбумин; Н/О = не определяли. </w:t>
            </w:r>
          </w:p>
          <w:p w14:paraId="5346E9B1" w14:textId="77777777" w:rsidR="00C602C5" w:rsidRPr="00F071F4" w:rsidRDefault="00C602C5" w:rsidP="008670F3">
            <w:pPr>
              <w:tabs>
                <w:tab w:val="left" w:pos="567"/>
              </w:tabs>
              <w:rPr>
                <w:rFonts w:asciiTheme="majorBidi" w:hAnsiTheme="majorBidi" w:cstheme="majorBidi"/>
                <w:sz w:val="20"/>
                <w:szCs w:val="20"/>
              </w:rPr>
            </w:pPr>
            <w:r w:rsidRPr="00F071F4">
              <w:rPr>
                <w:rFonts w:asciiTheme="majorBidi" w:hAnsiTheme="majorBidi" w:cstheme="majorBidi"/>
                <w:bCs/>
                <w:sz w:val="20"/>
                <w:szCs w:val="20"/>
                <w:lang w:val="ru"/>
              </w:rPr>
              <w:t xml:space="preserve">Источник: </w:t>
            </w:r>
            <w:r w:rsidRPr="00F071F4">
              <w:rPr>
                <w:rFonts w:asciiTheme="majorBidi" w:hAnsiTheme="majorBidi" w:cstheme="majorBidi"/>
                <w:sz w:val="20"/>
                <w:szCs w:val="20"/>
                <w:lang w:val="ru"/>
              </w:rPr>
              <w:t>XS-0850, XS-0912</w:t>
            </w:r>
          </w:p>
        </w:tc>
      </w:tr>
    </w:tbl>
    <w:p w14:paraId="66155372" w14:textId="77777777" w:rsidR="00C602C5" w:rsidRPr="009C0E4B" w:rsidRDefault="00C602C5" w:rsidP="00C602C5">
      <w:pPr>
        <w:spacing w:before="240" w:after="120"/>
        <w:outlineLvl w:val="2"/>
        <w:rPr>
          <w:b/>
          <w:bCs/>
          <w:color w:val="000000" w:themeColor="text1"/>
        </w:rPr>
      </w:pPr>
      <w:bookmarkStart w:id="302" w:name="_Toc159973306"/>
      <w:r w:rsidRPr="009C0E4B">
        <w:rPr>
          <w:b/>
          <w:color w:val="000000" w:themeColor="text1"/>
        </w:rPr>
        <w:t xml:space="preserve">3.2.4. </w:t>
      </w:r>
      <w:r w:rsidRPr="009C0E4B">
        <w:rPr>
          <w:b/>
          <w:bCs/>
          <w:color w:val="000000" w:themeColor="text1"/>
        </w:rPr>
        <w:t>Метаболизм</w:t>
      </w:r>
      <w:bookmarkEnd w:id="300"/>
      <w:bookmarkEnd w:id="302"/>
    </w:p>
    <w:p w14:paraId="5B2F1AF9" w14:textId="6ADBD133" w:rsidR="00C602C5" w:rsidRPr="00F87F19" w:rsidRDefault="00C602C5" w:rsidP="00C602C5">
      <w:pPr>
        <w:tabs>
          <w:tab w:val="left" w:pos="567"/>
        </w:tabs>
        <w:jc w:val="both"/>
        <w:rPr>
          <w:rFonts w:asciiTheme="majorBidi" w:hAnsiTheme="majorBidi" w:cstheme="majorBidi"/>
        </w:rPr>
      </w:pPr>
      <w:bookmarkStart w:id="303" w:name="_Toc115217946"/>
      <w:r>
        <w:rPr>
          <w:rFonts w:asciiTheme="majorBidi" w:hAnsiTheme="majorBidi" w:cstheme="majorBidi"/>
          <w:lang w:val="ru"/>
        </w:rPr>
        <w:tab/>
      </w:r>
      <w:r w:rsidRPr="00F87F19">
        <w:rPr>
          <w:rFonts w:asciiTheme="majorBidi" w:hAnsiTheme="majorBidi" w:cstheme="majorBidi"/>
          <w:lang w:val="ru"/>
        </w:rPr>
        <w:t>Метаболизм [</w:t>
      </w:r>
      <w:r w:rsidRPr="00F87F19">
        <w:rPr>
          <w:rFonts w:asciiTheme="majorBidi" w:hAnsiTheme="majorBidi" w:cstheme="majorBidi"/>
          <w:vertAlign w:val="superscript"/>
          <w:lang w:val="ru"/>
        </w:rPr>
        <w:t>14</w:t>
      </w:r>
      <w:r w:rsidRPr="00F87F19">
        <w:rPr>
          <w:rFonts w:asciiTheme="majorBidi" w:hAnsiTheme="majorBidi" w:cstheme="majorBidi"/>
          <w:lang w:val="ru"/>
        </w:rPr>
        <w:t xml:space="preserve">C]акалабрутиниба определяли </w:t>
      </w:r>
      <w:r w:rsidRPr="00F87F19">
        <w:rPr>
          <w:rFonts w:asciiTheme="majorBidi" w:hAnsiTheme="majorBidi" w:cstheme="majorBidi"/>
          <w:i/>
          <w:lang w:val="ru"/>
        </w:rPr>
        <w:t>in vitro</w:t>
      </w:r>
      <w:r w:rsidRPr="00F87F19">
        <w:rPr>
          <w:rFonts w:asciiTheme="majorBidi" w:hAnsiTheme="majorBidi" w:cstheme="majorBidi"/>
          <w:lang w:val="ru"/>
        </w:rPr>
        <w:t xml:space="preserve"> в гепатоцитах мыши, крысы, собаки, обезьяны и человека. </w:t>
      </w:r>
      <w:r w:rsidR="00185046">
        <w:rPr>
          <w:rFonts w:asciiTheme="majorBidi" w:hAnsiTheme="majorBidi" w:cstheme="majorBidi"/>
          <w:lang w:val="ru"/>
        </w:rPr>
        <w:t xml:space="preserve">Механизмы </w:t>
      </w:r>
      <w:r w:rsidRPr="00F87F19">
        <w:rPr>
          <w:rFonts w:asciiTheme="majorBidi" w:hAnsiTheme="majorBidi" w:cstheme="majorBidi"/>
          <w:lang w:val="ru"/>
        </w:rPr>
        <w:t>АРМЭ акалабрутиниба у крыс, собак и человека определяли в опорных исследованиях с радиоактивно меченым препаратом в дозах 100 мг/кг, 30 мг/кг и 100 мг, соответственно.</w:t>
      </w:r>
    </w:p>
    <w:p w14:paraId="392AA523" w14:textId="77777777" w:rsidR="00C602C5" w:rsidRPr="00F87F19"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F87F19">
        <w:rPr>
          <w:rFonts w:asciiTheme="majorBidi" w:hAnsiTheme="majorBidi" w:cstheme="majorBidi"/>
          <w:lang w:val="ru"/>
        </w:rPr>
        <w:t>Для акалабрутиниба были описаны первичные метаболические пути, а также вторичные и третичные метаболиты, образующиеся в результате поэтапного метаболизма и (или) комбинации трех основных метаболических путей.</w:t>
      </w:r>
    </w:p>
    <w:p w14:paraId="340E1206" w14:textId="77777777" w:rsidR="00C602C5" w:rsidRPr="001D792C" w:rsidRDefault="00C602C5" w:rsidP="00C602C5">
      <w:pPr>
        <w:tabs>
          <w:tab w:val="left" w:pos="567"/>
        </w:tabs>
        <w:jc w:val="both"/>
        <w:rPr>
          <w:rFonts w:asciiTheme="majorBidi" w:hAnsiTheme="majorBidi" w:cstheme="majorBidi"/>
          <w:b/>
          <w:iCs/>
          <w:color w:val="445469"/>
        </w:rPr>
      </w:pPr>
    </w:p>
    <w:p w14:paraId="48C17099" w14:textId="6522A84D" w:rsidR="00B50A8D" w:rsidRDefault="00B50A8D" w:rsidP="00B50A8D">
      <w:pPr>
        <w:pStyle w:val="af5"/>
      </w:pPr>
      <w:bookmarkStart w:id="304" w:name="_Toc159973424"/>
      <w:r>
        <w:t xml:space="preserve">Рисунок </w:t>
      </w:r>
      <w:fldSimple w:instr=" STYLEREF 1 \s ">
        <w:r w:rsidR="002256A9">
          <w:rPr>
            <w:noProof/>
          </w:rPr>
          <w:t>3</w:t>
        </w:r>
      </w:fldSimple>
      <w:r w:rsidR="002256A9">
        <w:noBreakHyphen/>
      </w:r>
      <w:fldSimple w:instr=" SEQ Рисунок \* ARABIC \s 1 ">
        <w:r w:rsidR="002256A9">
          <w:rPr>
            <w:noProof/>
          </w:rPr>
          <w:t>11</w:t>
        </w:r>
      </w:fldSimple>
      <w:r>
        <w:t>.</w:t>
      </w:r>
      <w:r w:rsidRPr="00B50A8D">
        <w:rPr>
          <w:rFonts w:asciiTheme="majorBidi" w:hAnsiTheme="majorBidi" w:cstheme="majorBidi"/>
          <w:iCs/>
          <w:lang w:val="ru"/>
        </w:rPr>
        <w:t xml:space="preserve"> </w:t>
      </w:r>
      <w:r w:rsidRPr="00B50A8D">
        <w:rPr>
          <w:rFonts w:asciiTheme="majorBidi" w:hAnsiTheme="majorBidi" w:cstheme="majorBidi"/>
          <w:b w:val="0"/>
          <w:iCs/>
          <w:lang w:val="ru"/>
        </w:rPr>
        <w:t>Метаболизм акалабрутиниба: основные пути метаболизма.</w:t>
      </w:r>
      <w:bookmarkEnd w:id="304"/>
    </w:p>
    <w:p w14:paraId="25EEA103" w14:textId="07970C59" w:rsidR="00C602C5" w:rsidRPr="008621DF" w:rsidRDefault="00C602C5" w:rsidP="00B50A8D">
      <w:pPr>
        <w:pStyle w:val="af5"/>
        <w:rPr>
          <w:rFonts w:asciiTheme="majorBidi" w:hAnsiTheme="majorBidi" w:cstheme="majorBidi"/>
          <w:sz w:val="2"/>
          <w:szCs w:val="2"/>
        </w:rPr>
      </w:pPr>
      <w:r>
        <w:rPr>
          <w:rFonts w:asciiTheme="majorBidi" w:hAnsiTheme="majorBidi" w:cstheme="majorBidi"/>
          <w:i/>
          <w:iCs/>
          <w:noProof/>
          <w:color w:val="445469"/>
          <w:sz w:val="18"/>
          <w:lang w:eastAsia="ru-RU"/>
        </w:rPr>
        <mc:AlternateContent>
          <mc:Choice Requires="wps">
            <w:drawing>
              <wp:anchor distT="0" distB="0" distL="114300" distR="114300" simplePos="0" relativeHeight="251750400" behindDoc="0" locked="0" layoutInCell="1" allowOverlap="1" wp14:anchorId="1DE92E1B" wp14:editId="159A718A">
                <wp:simplePos x="0" y="0"/>
                <wp:positionH relativeFrom="column">
                  <wp:posOffset>80010</wp:posOffset>
                </wp:positionH>
                <wp:positionV relativeFrom="paragraph">
                  <wp:posOffset>1972310</wp:posOffset>
                </wp:positionV>
                <wp:extent cx="891540" cy="228600"/>
                <wp:effectExtent l="3810" t="635" r="0" b="0"/>
                <wp:wrapNone/>
                <wp:docPr id="179" name="Надпись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EFE008" w14:textId="77777777" w:rsidR="00530D84" w:rsidRPr="004C3B8F" w:rsidRDefault="00530D84" w:rsidP="00C602C5">
                            <w:pPr>
                              <w:jc w:val="center"/>
                              <w:rPr>
                                <w:color w:val="1E1A23"/>
                                <w:sz w:val="16"/>
                                <w:szCs w:val="16"/>
                                <w:lang w:val="en-GB"/>
                              </w:rPr>
                            </w:pPr>
                            <w:r w:rsidRPr="004C3B8F">
                              <w:rPr>
                                <w:color w:val="1E1A23"/>
                                <w:sz w:val="16"/>
                                <w:szCs w:val="16"/>
                                <w:lang w:val="ru"/>
                              </w:rPr>
                              <w:t>ACP-196</w:t>
                            </w:r>
                          </w:p>
                          <w:p w14:paraId="41727091" w14:textId="77777777" w:rsidR="00530D84" w:rsidRPr="00DA3300" w:rsidRDefault="00530D84" w:rsidP="00C602C5">
                            <w:pPr>
                              <w:jc w:val="center"/>
                              <w:rPr>
                                <w:sz w:val="14"/>
                                <w:szCs w:val="14"/>
                              </w:rPr>
                            </w:pPr>
                            <w:r w:rsidRPr="004C3B8F">
                              <w:rPr>
                                <w:color w:val="1E1A23"/>
                                <w:sz w:val="16"/>
                                <w:szCs w:val="16"/>
                                <w:lang w:val="ru"/>
                              </w:rPr>
                              <w:t>акалабрутиниб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92E1B" id="Надпись 179" o:spid="_x0000_s1112" type="#_x0000_t202" style="position:absolute;margin-left:6.3pt;margin-top:155.3pt;width:70.2pt;height:1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" stroked="f">
                <v:textbox inset="0,0,0,0">
                  <w:txbxContent>
                    <w:p w14:paraId="44EFE008" w14:textId="77777777" w:rsidR="00530D84" w:rsidRPr="004C3B8F" w:rsidRDefault="00530D84" w:rsidP="00C602C5">
                      <w:pPr>
                        <w:jc w:val="center"/>
                        <w:rPr>
                          <w:color w:val="1E1A23"/>
                          <w:sz w:val="16"/>
                          <w:szCs w:val="16"/>
                          <w:lang w:val="en-GB"/>
                        </w:rPr>
                      </w:pPr>
                      <w:r w:rsidRPr="004C3B8F">
                        <w:rPr>
                          <w:color w:val="1E1A23"/>
                          <w:sz w:val="16"/>
                          <w:szCs w:val="16"/>
                          <w:lang w:val="ru"/>
                        </w:rPr>
                        <w:t>ACP-196</w:t>
                      </w:r>
                    </w:p>
                    <w:p w14:paraId="41727091" w14:textId="77777777" w:rsidR="00530D84" w:rsidRPr="00DA3300" w:rsidRDefault="00530D84" w:rsidP="00C602C5">
                      <w:pPr>
                        <w:jc w:val="center"/>
                        <w:rPr>
                          <w:sz w:val="14"/>
                          <w:szCs w:val="14"/>
                        </w:rPr>
                      </w:pPr>
                      <w:r w:rsidRPr="004C3B8F">
                        <w:rPr>
                          <w:color w:val="1E1A23"/>
                          <w:sz w:val="16"/>
                          <w:szCs w:val="16"/>
                          <w:lang w:val="ru"/>
                        </w:rPr>
                        <w:t>акалабрутиниб</w:t>
                      </w:r>
                    </w:p>
                  </w:txbxContent>
                </v:textbox>
              </v:shape>
            </w:pict>
          </mc:Fallback>
        </mc:AlternateContent>
      </w:r>
      <w:r>
        <w:rPr>
          <w:rFonts w:asciiTheme="majorBidi" w:hAnsiTheme="majorBidi" w:cstheme="majorBidi"/>
          <w:i/>
          <w:iCs/>
          <w:noProof/>
          <w:color w:val="445469"/>
          <w:sz w:val="18"/>
          <w:lang w:eastAsia="ru-RU"/>
        </w:rPr>
        <mc:AlternateContent>
          <mc:Choice Requires="wps">
            <w:drawing>
              <wp:anchor distT="0" distB="0" distL="114300" distR="114300" simplePos="0" relativeHeight="251749376" behindDoc="0" locked="0" layoutInCell="1" allowOverlap="1" wp14:anchorId="610289A8" wp14:editId="3967D9A8">
                <wp:simplePos x="0" y="0"/>
                <wp:positionH relativeFrom="column">
                  <wp:posOffset>1924050</wp:posOffset>
                </wp:positionH>
                <wp:positionV relativeFrom="paragraph">
                  <wp:posOffset>1637030</wp:posOffset>
                </wp:positionV>
                <wp:extent cx="1280160" cy="114300"/>
                <wp:effectExtent l="0" t="0" r="0" b="1270"/>
                <wp:wrapNone/>
                <wp:docPr id="178" name="Надпись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114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7D0A44" w14:textId="77777777" w:rsidR="00530D84" w:rsidRPr="00DA3300" w:rsidRDefault="00530D84" w:rsidP="00C602C5">
                            <w:pPr>
                              <w:spacing w:after="60"/>
                              <w:jc w:val="center"/>
                              <w:rPr>
                                <w:sz w:val="14"/>
                                <w:szCs w:val="14"/>
                              </w:rPr>
                            </w:pPr>
                            <w:r w:rsidRPr="004C3B8F">
                              <w:rPr>
                                <w:color w:val="1E1A23"/>
                                <w:sz w:val="16"/>
                                <w:szCs w:val="16"/>
                                <w:lang w:val="ru"/>
                              </w:rPr>
                              <w:t>Окисление CYP3A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0289A8" id="Надпись 178" o:spid="_x0000_s1113" type="#_x0000_t202" style="position:absolute;margin-left:151.5pt;margin-top:128.9pt;width:100.8pt;height: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" stroked="f">
                <v:textbox inset="0,0,0,0">
                  <w:txbxContent>
                    <w:p w14:paraId="087D0A44" w14:textId="77777777" w:rsidR="00530D84" w:rsidRPr="00DA3300" w:rsidRDefault="00530D84" w:rsidP="00C602C5">
                      <w:pPr>
                        <w:spacing w:after="60"/>
                        <w:jc w:val="center"/>
                        <w:rPr>
                          <w:sz w:val="14"/>
                          <w:szCs w:val="14"/>
                        </w:rPr>
                      </w:pPr>
                      <w:r w:rsidRPr="004C3B8F">
                        <w:rPr>
                          <w:color w:val="1E1A23"/>
                          <w:sz w:val="16"/>
                          <w:szCs w:val="16"/>
                          <w:lang w:val="ru"/>
                        </w:rPr>
                        <w:t>Окисление CYP3A</w:t>
                      </w:r>
                    </w:p>
                  </w:txbxContent>
                </v:textbox>
              </v:shape>
            </w:pict>
          </mc:Fallback>
        </mc:AlternateContent>
      </w:r>
      <w:r>
        <w:rPr>
          <w:rFonts w:asciiTheme="majorBidi" w:hAnsiTheme="majorBidi" w:cstheme="majorBidi"/>
          <w:i/>
          <w:iCs/>
          <w:noProof/>
          <w:color w:val="445469"/>
          <w:sz w:val="18"/>
          <w:lang w:eastAsia="ru-RU"/>
        </w:rPr>
        <mc:AlternateContent>
          <mc:Choice Requires="wps">
            <w:drawing>
              <wp:anchor distT="0" distB="0" distL="114300" distR="114300" simplePos="0" relativeHeight="251748352" behindDoc="0" locked="0" layoutInCell="1" allowOverlap="1" wp14:anchorId="6015E3E3" wp14:editId="42D45DD9">
                <wp:simplePos x="0" y="0"/>
                <wp:positionH relativeFrom="column">
                  <wp:posOffset>1383030</wp:posOffset>
                </wp:positionH>
                <wp:positionV relativeFrom="paragraph">
                  <wp:posOffset>1050290</wp:posOffset>
                </wp:positionV>
                <wp:extent cx="1280160" cy="114300"/>
                <wp:effectExtent l="1905" t="2540" r="3810" b="0"/>
                <wp:wrapNone/>
                <wp:docPr id="149" name="Надпись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114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EAD773" w14:textId="77777777" w:rsidR="00530D84" w:rsidRPr="00DA3300" w:rsidRDefault="00530D84" w:rsidP="00C602C5">
                            <w:pPr>
                              <w:spacing w:after="60"/>
                              <w:jc w:val="center"/>
                              <w:rPr>
                                <w:sz w:val="14"/>
                                <w:szCs w:val="14"/>
                              </w:rPr>
                            </w:pPr>
                            <w:r w:rsidRPr="004C3B8F">
                              <w:rPr>
                                <w:color w:val="1E1A23"/>
                                <w:sz w:val="16"/>
                                <w:szCs w:val="16"/>
                                <w:lang w:val="ru"/>
                              </w:rPr>
                              <w:t>Конъюгация с глутатионом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15E3E3" id="Надпись 149" o:spid="_x0000_s1114" type="#_x0000_t202" style="position:absolute;margin-left:108.9pt;margin-top:82.7pt;width:100.8pt;height: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" stroked="f">
                <v:textbox inset="0,0,0,0">
                  <w:txbxContent>
                    <w:p w14:paraId="49EAD773" w14:textId="77777777" w:rsidR="00530D84" w:rsidRPr="00DA3300" w:rsidRDefault="00530D84" w:rsidP="00C602C5">
                      <w:pPr>
                        <w:spacing w:after="60"/>
                        <w:jc w:val="center"/>
                        <w:rPr>
                          <w:sz w:val="14"/>
                          <w:szCs w:val="14"/>
                        </w:rPr>
                      </w:pPr>
                      <w:r w:rsidRPr="004C3B8F">
                        <w:rPr>
                          <w:color w:val="1E1A23"/>
                          <w:sz w:val="16"/>
                          <w:szCs w:val="16"/>
                          <w:lang w:val="ru"/>
                        </w:rPr>
                        <w:t>Конъюгация с глутатионом</w:t>
                      </w:r>
                    </w:p>
                  </w:txbxContent>
                </v:textbox>
              </v:shape>
            </w:pict>
          </mc:Fallback>
        </mc:AlternateContent>
      </w:r>
      <w:r>
        <w:rPr>
          <w:rFonts w:asciiTheme="majorBidi" w:hAnsiTheme="majorBidi" w:cstheme="majorBidi"/>
          <w:i/>
          <w:iCs/>
          <w:noProof/>
          <w:color w:val="445469"/>
          <w:sz w:val="18"/>
          <w:lang w:eastAsia="ru-RU"/>
        </w:rPr>
        <mc:AlternateContent>
          <mc:Choice Requires="wps">
            <w:drawing>
              <wp:anchor distT="0" distB="0" distL="114300" distR="114300" simplePos="0" relativeHeight="251747328" behindDoc="0" locked="0" layoutInCell="1" allowOverlap="1" wp14:anchorId="68211443" wp14:editId="581344A7">
                <wp:simplePos x="0" y="0"/>
                <wp:positionH relativeFrom="column">
                  <wp:posOffset>1162050</wp:posOffset>
                </wp:positionH>
                <wp:positionV relativeFrom="paragraph">
                  <wp:posOffset>394970</wp:posOffset>
                </wp:positionV>
                <wp:extent cx="975360" cy="114300"/>
                <wp:effectExtent l="0" t="4445" r="0" b="0"/>
                <wp:wrapNone/>
                <wp:docPr id="148" name="Надпись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114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B81EC7" w14:textId="77777777" w:rsidR="00530D84" w:rsidRPr="00DA3300" w:rsidRDefault="00530D84" w:rsidP="00C602C5">
                            <w:pPr>
                              <w:spacing w:after="60"/>
                              <w:jc w:val="center"/>
                              <w:rPr>
                                <w:sz w:val="14"/>
                                <w:szCs w:val="14"/>
                              </w:rPr>
                            </w:pPr>
                            <w:r w:rsidRPr="00DA3300">
                              <w:rPr>
                                <w:color w:val="1E1A23"/>
                                <w:sz w:val="16"/>
                                <w:szCs w:val="16"/>
                                <w:lang w:val="ru"/>
                              </w:rPr>
                              <w:t>Гидролиз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211443" id="Надпись 148" o:spid="_x0000_s1115" type="#_x0000_t202" style="position:absolute;margin-left:91.5pt;margin-top:31.1pt;width:76.8pt;height: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" stroked="f">
                <v:textbox inset="0,0,0,0">
                  <w:txbxContent>
                    <w:p w14:paraId="40B81EC7" w14:textId="77777777" w:rsidR="00530D84" w:rsidRPr="00DA3300" w:rsidRDefault="00530D84" w:rsidP="00C602C5">
                      <w:pPr>
                        <w:spacing w:after="60"/>
                        <w:jc w:val="center"/>
                        <w:rPr>
                          <w:sz w:val="14"/>
                          <w:szCs w:val="14"/>
                        </w:rPr>
                      </w:pPr>
                      <w:r w:rsidRPr="00DA3300">
                        <w:rPr>
                          <w:color w:val="1E1A23"/>
                          <w:sz w:val="16"/>
                          <w:szCs w:val="16"/>
                          <w:lang w:val="ru"/>
                        </w:rPr>
                        <w:t>Гидролиз</w:t>
                      </w:r>
                    </w:p>
                  </w:txbxContent>
                </v:textbox>
              </v:shape>
            </w:pict>
          </mc:Fallback>
        </mc:AlternateContent>
      </w:r>
      <w:r w:rsidRPr="00447482">
        <w:rPr>
          <w:rFonts w:asciiTheme="majorBidi" w:hAnsiTheme="majorBidi" w:cstheme="majorBidi"/>
          <w:sz w:val="18"/>
        </w:rPr>
        <w:fldChar w:fldCharType="begin"/>
      </w:r>
      <w:r w:rsidRPr="00447482">
        <w:rPr>
          <w:rFonts w:asciiTheme="majorBidi" w:hAnsiTheme="majorBidi" w:cstheme="majorBidi"/>
          <w:sz w:val="18"/>
        </w:rPr>
        <w:instrText xml:space="preserve"> INCLUDEPICTURE  "P:\\..\\..\\..\\AppData\\Local\\Temp\\FineReader12.00\\media\\image13.png" \* MERGEFORMATINET </w:instrText>
      </w:r>
      <w:r w:rsidRPr="00447482">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"\\\\gamma\\..\\..\\..\\AppData\\Local\\Temp\\FineReader12.00\\media\\image13.png"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"\\\\gamma\\..\\..\\..\\AppData\\Local\\Temp\\FineReader12.00\\media\\image13.png"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"\\\\gamma\\..\\..\\..\\AppData\\Local\\Temp\\FineReader12.00\\media\\image13.png"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"\\\\gamma\\..\\..\\..\\AppData\\Local\\Temp\\FineReader12.00\\media\\image13.png"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"\\\\gamma\\..\\..\\..\\AppData\\Local\\Temp\\FineReader12.00\\media\\image13.png"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"\\\\gamma\\..\\..\\..\\AppData\\Local\\Temp\\FineReader12.00\\media\\image13.png"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"\\\\gamma\\..\\..\\..\\AppData\\Local\\Temp\\FineReader12.00\\media\\image13.png"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"\\\\gamma\\..\\..\\..\\AppData\\Local\\Temp\\FineReader12.00\\media\\image13.png"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"\\\\gamma\\..\\..\\..\\AppData\\Local\\Temp\\FineReader12.00\\media\\image13.png" \* MERGEFORMATINET </w:instrText>
      </w:r>
      <w:r>
        <w:rPr>
          <w:rFonts w:asciiTheme="majorBidi" w:hAnsiTheme="majorBidi" w:cstheme="majorBidi"/>
          <w:sz w:val="18"/>
        </w:rPr>
        <w:fldChar w:fldCharType="separate"/>
      </w:r>
      <w:r w:rsidR="00EF4A08">
        <w:rPr>
          <w:rFonts w:asciiTheme="majorBidi" w:hAnsiTheme="majorBidi" w:cstheme="majorBidi"/>
          <w:sz w:val="18"/>
        </w:rPr>
        <w:fldChar w:fldCharType="begin"/>
      </w:r>
      <w:r w:rsidR="00EF4A08">
        <w:rPr>
          <w:rFonts w:asciiTheme="majorBidi" w:hAnsiTheme="majorBidi" w:cstheme="majorBidi"/>
          <w:sz w:val="18"/>
        </w:rPr>
        <w:instrText xml:space="preserve"> INCLUDEPICTURE  "\\\\gamma\\..\\..\\..\\AppData\\Local\\Temp\\FineReader12.00\\media\\image13.png" \* MERGEFORMATINET </w:instrText>
      </w:r>
      <w:r w:rsidR="00EF4A08">
        <w:rPr>
          <w:rFonts w:asciiTheme="majorBidi" w:hAnsiTheme="majorBidi" w:cstheme="majorBidi"/>
          <w:sz w:val="18"/>
        </w:rPr>
        <w:fldChar w:fldCharType="separate"/>
      </w:r>
      <w:r w:rsidR="00C949AD">
        <w:rPr>
          <w:rFonts w:asciiTheme="majorBidi" w:hAnsiTheme="majorBidi" w:cstheme="majorBidi"/>
          <w:sz w:val="18"/>
        </w:rPr>
        <w:fldChar w:fldCharType="begin"/>
      </w:r>
      <w:r w:rsidR="00C949AD">
        <w:rPr>
          <w:rFonts w:asciiTheme="majorBidi" w:hAnsiTheme="majorBidi" w:cstheme="majorBidi"/>
          <w:sz w:val="18"/>
        </w:rPr>
        <w:instrText xml:space="preserve"> INCLUDEPICTURE  "\\\\gamma\\..\\..\\..\\AppData\\Local\\Temp\\FineReader12.00\\media\\image13.png" \* MERGEFORMATINET </w:instrText>
      </w:r>
      <w:r w:rsidR="00C949AD">
        <w:rPr>
          <w:rFonts w:asciiTheme="majorBidi" w:hAnsiTheme="majorBidi" w:cstheme="majorBidi"/>
          <w:sz w:val="18"/>
        </w:rPr>
        <w:fldChar w:fldCharType="separate"/>
      </w:r>
      <w:r w:rsidR="00AC2EC6">
        <w:rPr>
          <w:rFonts w:asciiTheme="majorBidi" w:hAnsiTheme="majorBidi" w:cstheme="majorBidi"/>
          <w:sz w:val="18"/>
        </w:rPr>
        <w:fldChar w:fldCharType="begin"/>
      </w:r>
      <w:r w:rsidR="00AC2EC6">
        <w:rPr>
          <w:rFonts w:asciiTheme="majorBidi" w:hAnsiTheme="majorBidi" w:cstheme="majorBidi"/>
          <w:sz w:val="18"/>
        </w:rPr>
        <w:instrText xml:space="preserve"> INCLUDEPICTURE  "\\\\gamma\\..\\..\\..\\AppData\\Local\\Temp\\FineReader12.00\\media\\image13.png" \* MERGEFORMATINET </w:instrText>
      </w:r>
      <w:r w:rsidR="00AC2EC6">
        <w:rPr>
          <w:rFonts w:asciiTheme="majorBidi" w:hAnsiTheme="majorBidi" w:cstheme="majorBidi"/>
          <w:sz w:val="18"/>
        </w:rPr>
        <w:fldChar w:fldCharType="separate"/>
      </w:r>
      <w:r w:rsidR="00340AB4">
        <w:rPr>
          <w:rFonts w:asciiTheme="majorBidi" w:hAnsiTheme="majorBidi" w:cstheme="majorBidi"/>
          <w:sz w:val="18"/>
        </w:rPr>
        <w:fldChar w:fldCharType="begin"/>
      </w:r>
      <w:r w:rsidR="00340AB4">
        <w:rPr>
          <w:rFonts w:asciiTheme="majorBidi" w:hAnsiTheme="majorBidi" w:cstheme="majorBidi"/>
          <w:sz w:val="18"/>
        </w:rPr>
        <w:instrText xml:space="preserve"> INCLUDEPICTURE  "\\\\gamma\\..\\..\\..\\AppData\\Local\\Temp\\FineReader12.00\\media\\image13.png" \* MERGEFORMATINET </w:instrText>
      </w:r>
      <w:r w:rsidR="00340AB4">
        <w:rPr>
          <w:rFonts w:asciiTheme="majorBidi" w:hAnsiTheme="majorBidi" w:cstheme="majorBidi"/>
          <w:sz w:val="18"/>
        </w:rPr>
        <w:fldChar w:fldCharType="separate"/>
      </w:r>
      <w:r w:rsidR="00FB0E21">
        <w:rPr>
          <w:rFonts w:asciiTheme="majorBidi" w:hAnsiTheme="majorBidi" w:cstheme="majorBidi"/>
          <w:sz w:val="18"/>
        </w:rPr>
        <w:fldChar w:fldCharType="begin"/>
      </w:r>
      <w:r w:rsidR="00FB0E21">
        <w:rPr>
          <w:rFonts w:asciiTheme="majorBidi" w:hAnsiTheme="majorBidi" w:cstheme="majorBidi"/>
          <w:sz w:val="18"/>
        </w:rPr>
        <w:instrText xml:space="preserve"> INCLUDEPICTURE  "\\\\gamma\\..\\..\\..\\AppData\\Local\\Temp\\FineReader12.00\\media\\image13.png" \* MERGEFORMATINET </w:instrText>
      </w:r>
      <w:r w:rsidR="00FB0E21">
        <w:rPr>
          <w:rFonts w:asciiTheme="majorBidi" w:hAnsiTheme="majorBidi" w:cstheme="majorBidi"/>
          <w:sz w:val="18"/>
        </w:rPr>
        <w:fldChar w:fldCharType="separate"/>
      </w:r>
      <w:r w:rsidR="00883972">
        <w:rPr>
          <w:rFonts w:asciiTheme="majorBidi" w:hAnsiTheme="majorBidi" w:cstheme="majorBidi"/>
          <w:sz w:val="18"/>
        </w:rPr>
        <w:fldChar w:fldCharType="begin"/>
      </w:r>
      <w:r w:rsidR="00883972">
        <w:rPr>
          <w:rFonts w:asciiTheme="majorBidi" w:hAnsiTheme="majorBidi" w:cstheme="majorBidi"/>
          <w:sz w:val="18"/>
        </w:rPr>
        <w:instrText xml:space="preserve"> INCLUDEPICTURE  "\\\\gamma\\..\\..\\..\\AppData\\Local\\Temp\\FineReader12.00\\media\\image13.png" \* MERGEFORMATINET </w:instrText>
      </w:r>
      <w:r w:rsidR="00883972">
        <w:rPr>
          <w:rFonts w:asciiTheme="majorBidi" w:hAnsiTheme="majorBidi" w:cstheme="majorBidi"/>
          <w:sz w:val="18"/>
        </w:rPr>
        <w:fldChar w:fldCharType="separate"/>
      </w:r>
      <w:r w:rsidR="00787E70">
        <w:rPr>
          <w:rFonts w:asciiTheme="majorBidi" w:hAnsiTheme="majorBidi" w:cstheme="majorBidi"/>
          <w:sz w:val="18"/>
        </w:rPr>
        <w:fldChar w:fldCharType="begin"/>
      </w:r>
      <w:r w:rsidR="00787E70">
        <w:rPr>
          <w:rFonts w:asciiTheme="majorBidi" w:hAnsiTheme="majorBidi" w:cstheme="majorBidi"/>
          <w:sz w:val="18"/>
        </w:rPr>
        <w:instrText xml:space="preserve"> INCLUDEPICTURE  "\\\\gamma\\..\\..\\..\\AppData\\Local\\Temp\\FineReader12.00\\media\\image13.png" \* MERGEFORMATINET </w:instrText>
      </w:r>
      <w:r w:rsidR="00787E70">
        <w:rPr>
          <w:rFonts w:asciiTheme="majorBidi" w:hAnsiTheme="majorBidi" w:cstheme="majorBidi"/>
          <w:sz w:val="18"/>
        </w:rPr>
        <w:fldChar w:fldCharType="separate"/>
      </w:r>
      <w:r w:rsidR="00DF0A8E">
        <w:rPr>
          <w:rFonts w:asciiTheme="majorBidi" w:hAnsiTheme="majorBidi" w:cstheme="majorBidi"/>
          <w:sz w:val="18"/>
        </w:rPr>
        <w:fldChar w:fldCharType="begin"/>
      </w:r>
      <w:r w:rsidR="00DF0A8E">
        <w:rPr>
          <w:rFonts w:asciiTheme="majorBidi" w:hAnsiTheme="majorBidi" w:cstheme="majorBidi"/>
          <w:sz w:val="18"/>
        </w:rPr>
        <w:instrText xml:space="preserve"> INCLUDEPICTURE  "\\\\gamma\\..\\..\\..\\AppData\\Local\\Temp\\FineReader12.00\\media\\image13.png" \* MERGEFORMATINET </w:instrText>
      </w:r>
      <w:r w:rsidR="00DF0A8E">
        <w:rPr>
          <w:rFonts w:asciiTheme="majorBidi" w:hAnsiTheme="majorBidi" w:cstheme="majorBidi"/>
          <w:sz w:val="18"/>
        </w:rPr>
        <w:fldChar w:fldCharType="separate"/>
      </w:r>
      <w:r w:rsidR="000E2CF2">
        <w:rPr>
          <w:rFonts w:asciiTheme="majorBidi" w:hAnsiTheme="majorBidi" w:cstheme="majorBidi"/>
          <w:sz w:val="18"/>
        </w:rPr>
        <w:fldChar w:fldCharType="begin"/>
      </w:r>
      <w:r w:rsidR="000E2CF2">
        <w:rPr>
          <w:rFonts w:asciiTheme="majorBidi" w:hAnsiTheme="majorBidi" w:cstheme="majorBidi"/>
          <w:sz w:val="18"/>
        </w:rPr>
        <w:instrText xml:space="preserve"> INCLUDEPICTURE  "\\\\gamma\\..\\..\\..\\AppData\\Local\\Temp\\FineReader12.00\\media\\image13.png" \* MERGEFORMATINET </w:instrText>
      </w:r>
      <w:r w:rsidR="000E2CF2">
        <w:rPr>
          <w:rFonts w:asciiTheme="majorBidi" w:hAnsiTheme="majorBidi" w:cstheme="majorBidi"/>
          <w:sz w:val="18"/>
        </w:rPr>
        <w:fldChar w:fldCharType="separate"/>
      </w:r>
      <w:r w:rsidR="00530D84">
        <w:rPr>
          <w:rFonts w:asciiTheme="majorBidi" w:hAnsiTheme="majorBidi" w:cstheme="majorBidi"/>
          <w:sz w:val="18"/>
        </w:rPr>
        <w:fldChar w:fldCharType="begin"/>
      </w:r>
      <w:r w:rsidR="00530D84">
        <w:rPr>
          <w:rFonts w:asciiTheme="majorBidi" w:hAnsiTheme="majorBidi" w:cstheme="majorBidi"/>
          <w:sz w:val="18"/>
        </w:rPr>
        <w:instrText xml:space="preserve"> INCLUDEPICTURE  "\\\\gamma\\..\\..\\..\\AppData\\Local\\Temp\\FineReader12.00\\media\\image13.png" \* MERGEFORMATINET </w:instrText>
      </w:r>
      <w:r w:rsidR="00530D84">
        <w:rPr>
          <w:rFonts w:asciiTheme="majorBidi" w:hAnsiTheme="majorBidi" w:cstheme="majorBidi"/>
          <w:sz w:val="18"/>
        </w:rPr>
        <w:fldChar w:fldCharType="separate"/>
      </w:r>
      <w:r w:rsidR="00814DBB">
        <w:rPr>
          <w:rFonts w:asciiTheme="majorBidi" w:hAnsiTheme="majorBidi" w:cstheme="majorBidi"/>
          <w:sz w:val="18"/>
        </w:rPr>
        <w:fldChar w:fldCharType="begin"/>
      </w:r>
      <w:r w:rsidR="00814DBB">
        <w:rPr>
          <w:rFonts w:asciiTheme="majorBidi" w:hAnsiTheme="majorBidi" w:cstheme="majorBidi"/>
          <w:sz w:val="18"/>
        </w:rPr>
        <w:instrText xml:space="preserve"> INCLUDEPICTURE  "\\\\gamma\\..\\..\\..\\AppData\\Local\\Temp\\FineReader12.00\\media\\image13.png" \* MERGEFORMATINET </w:instrText>
      </w:r>
      <w:r w:rsidR="00814DBB">
        <w:rPr>
          <w:rFonts w:asciiTheme="majorBidi" w:hAnsiTheme="majorBidi" w:cstheme="majorBidi"/>
          <w:sz w:val="18"/>
        </w:rPr>
        <w:fldChar w:fldCharType="separate"/>
      </w:r>
      <w:r w:rsidR="0092595C">
        <w:rPr>
          <w:rFonts w:asciiTheme="majorBidi" w:hAnsiTheme="majorBidi" w:cstheme="majorBidi"/>
          <w:sz w:val="18"/>
        </w:rPr>
        <w:fldChar w:fldCharType="begin"/>
      </w:r>
      <w:r w:rsidR="0092595C">
        <w:rPr>
          <w:rFonts w:asciiTheme="majorBidi" w:hAnsiTheme="majorBidi" w:cstheme="majorBidi"/>
          <w:sz w:val="18"/>
        </w:rPr>
        <w:instrText xml:space="preserve"> INCLUDEPICTURE  "\\\\gamma\\..\\..\\..\\AppData\\Local\\Temp\\FineReader12.00\\media\\image13.png" \* MERGEFORMATINET </w:instrText>
      </w:r>
      <w:r w:rsidR="0092595C">
        <w:rPr>
          <w:rFonts w:asciiTheme="majorBidi" w:hAnsiTheme="majorBidi" w:cstheme="majorBidi"/>
          <w:sz w:val="18"/>
        </w:rPr>
        <w:fldChar w:fldCharType="separate"/>
      </w:r>
      <w:r w:rsidR="0028130E">
        <w:rPr>
          <w:rFonts w:asciiTheme="majorBidi" w:hAnsiTheme="majorBidi" w:cstheme="majorBidi"/>
          <w:sz w:val="18"/>
        </w:rPr>
        <w:fldChar w:fldCharType="begin"/>
      </w:r>
      <w:r w:rsidR="0028130E">
        <w:rPr>
          <w:rFonts w:asciiTheme="majorBidi" w:hAnsiTheme="majorBidi" w:cstheme="majorBidi"/>
          <w:sz w:val="18"/>
        </w:rPr>
        <w:instrText xml:space="preserve"> INCLUDEPICTURE  "\\\\gamma\\..\\..\\..\\AppData\\Local\\Temp\\FineReader12.00\\media\\image13.png" \* MERGEFORMATINET </w:instrText>
      </w:r>
      <w:r w:rsidR="0028130E">
        <w:rPr>
          <w:rFonts w:asciiTheme="majorBidi" w:hAnsiTheme="majorBidi" w:cstheme="majorBidi"/>
          <w:sz w:val="18"/>
        </w:rPr>
        <w:fldChar w:fldCharType="separate"/>
      </w:r>
      <w:r w:rsidR="002B1FAF">
        <w:rPr>
          <w:rFonts w:asciiTheme="majorBidi" w:hAnsiTheme="majorBidi" w:cstheme="majorBidi"/>
          <w:sz w:val="18"/>
        </w:rPr>
        <w:fldChar w:fldCharType="begin"/>
      </w:r>
      <w:r w:rsidR="002B1FAF">
        <w:rPr>
          <w:rFonts w:asciiTheme="majorBidi" w:hAnsiTheme="majorBidi" w:cstheme="majorBidi"/>
          <w:sz w:val="18"/>
        </w:rPr>
        <w:instrText xml:space="preserve"> </w:instrText>
      </w:r>
      <w:r w:rsidR="002B1FAF">
        <w:rPr>
          <w:rFonts w:asciiTheme="majorBidi" w:hAnsiTheme="majorBidi" w:cstheme="majorBidi"/>
          <w:sz w:val="18"/>
        </w:rPr>
        <w:instrText>INCLUDEPICTURE  "\\\\gamma\\..\\..\</w:instrText>
      </w:r>
      <w:r w:rsidR="002B1FAF">
        <w:rPr>
          <w:rFonts w:asciiTheme="majorBidi" w:hAnsiTheme="majorBidi" w:cstheme="majorBidi"/>
          <w:sz w:val="18"/>
        </w:rPr>
        <w:instrText>\..\\AppData\\Local\\Temp\\FineReader12.00\\media\\image13.png" \* MERGEFORMATINET</w:instrText>
      </w:r>
      <w:r w:rsidR="002B1FAF">
        <w:rPr>
          <w:rFonts w:asciiTheme="majorBidi" w:hAnsiTheme="majorBidi" w:cstheme="majorBidi"/>
          <w:sz w:val="18"/>
        </w:rPr>
        <w:instrText xml:space="preserve"> </w:instrText>
      </w:r>
      <w:r w:rsidR="002B1FAF">
        <w:rPr>
          <w:rFonts w:asciiTheme="majorBidi" w:hAnsiTheme="majorBidi" w:cstheme="majorBidi"/>
          <w:sz w:val="18"/>
        </w:rPr>
        <w:fldChar w:fldCharType="separate"/>
      </w:r>
      <w:r w:rsidR="002B1FAF">
        <w:rPr>
          <w:rFonts w:asciiTheme="majorBidi" w:hAnsiTheme="majorBidi" w:cstheme="majorBidi"/>
          <w:sz w:val="18"/>
        </w:rPr>
        <w:pict w14:anchorId="10405BC3">
          <v:shape id="_x0000_i1035" type="#_x0000_t75" style="width:468pt;height:182.65pt">
            <v:imagedata r:id="rId36" r:href="rId37"/>
          </v:shape>
        </w:pict>
      </w:r>
      <w:r w:rsidR="002B1FAF">
        <w:rPr>
          <w:rFonts w:asciiTheme="majorBidi" w:hAnsiTheme="majorBidi" w:cstheme="majorBidi"/>
          <w:sz w:val="18"/>
        </w:rPr>
        <w:fldChar w:fldCharType="end"/>
      </w:r>
      <w:r w:rsidR="0028130E">
        <w:rPr>
          <w:rFonts w:asciiTheme="majorBidi" w:hAnsiTheme="majorBidi" w:cstheme="majorBidi"/>
          <w:sz w:val="18"/>
        </w:rPr>
        <w:fldChar w:fldCharType="end"/>
      </w:r>
      <w:r w:rsidR="0092595C">
        <w:rPr>
          <w:rFonts w:asciiTheme="majorBidi" w:hAnsiTheme="majorBidi" w:cstheme="majorBidi"/>
          <w:sz w:val="18"/>
        </w:rPr>
        <w:fldChar w:fldCharType="end"/>
      </w:r>
      <w:r w:rsidR="00814DBB">
        <w:rPr>
          <w:rFonts w:asciiTheme="majorBidi" w:hAnsiTheme="majorBidi" w:cstheme="majorBidi"/>
          <w:sz w:val="18"/>
        </w:rPr>
        <w:fldChar w:fldCharType="end"/>
      </w:r>
      <w:r w:rsidR="00530D84">
        <w:rPr>
          <w:rFonts w:asciiTheme="majorBidi" w:hAnsiTheme="majorBidi" w:cstheme="majorBidi"/>
          <w:sz w:val="18"/>
        </w:rPr>
        <w:fldChar w:fldCharType="end"/>
      </w:r>
      <w:r w:rsidR="000E2CF2">
        <w:rPr>
          <w:rFonts w:asciiTheme="majorBidi" w:hAnsiTheme="majorBidi" w:cstheme="majorBidi"/>
          <w:sz w:val="18"/>
        </w:rPr>
        <w:fldChar w:fldCharType="end"/>
      </w:r>
      <w:r w:rsidR="00DF0A8E">
        <w:rPr>
          <w:rFonts w:asciiTheme="majorBidi" w:hAnsiTheme="majorBidi" w:cstheme="majorBidi"/>
          <w:sz w:val="18"/>
        </w:rPr>
        <w:fldChar w:fldCharType="end"/>
      </w:r>
      <w:r w:rsidR="00787E70">
        <w:rPr>
          <w:rFonts w:asciiTheme="majorBidi" w:hAnsiTheme="majorBidi" w:cstheme="majorBidi"/>
          <w:sz w:val="18"/>
        </w:rPr>
        <w:fldChar w:fldCharType="end"/>
      </w:r>
      <w:r w:rsidR="00883972">
        <w:rPr>
          <w:rFonts w:asciiTheme="majorBidi" w:hAnsiTheme="majorBidi" w:cstheme="majorBidi"/>
          <w:sz w:val="18"/>
        </w:rPr>
        <w:fldChar w:fldCharType="end"/>
      </w:r>
      <w:r w:rsidR="00FB0E21">
        <w:rPr>
          <w:rFonts w:asciiTheme="majorBidi" w:hAnsiTheme="majorBidi" w:cstheme="majorBidi"/>
          <w:sz w:val="18"/>
        </w:rPr>
        <w:fldChar w:fldCharType="end"/>
      </w:r>
      <w:r w:rsidR="00340AB4">
        <w:rPr>
          <w:rFonts w:asciiTheme="majorBidi" w:hAnsiTheme="majorBidi" w:cstheme="majorBidi"/>
          <w:sz w:val="18"/>
        </w:rPr>
        <w:fldChar w:fldCharType="end"/>
      </w:r>
      <w:r w:rsidR="00AC2EC6">
        <w:rPr>
          <w:rFonts w:asciiTheme="majorBidi" w:hAnsiTheme="majorBidi" w:cstheme="majorBidi"/>
          <w:sz w:val="18"/>
        </w:rPr>
        <w:fldChar w:fldCharType="end"/>
      </w:r>
      <w:r w:rsidR="00C949AD">
        <w:rPr>
          <w:rFonts w:asciiTheme="majorBidi" w:hAnsiTheme="majorBidi" w:cstheme="majorBidi"/>
          <w:sz w:val="18"/>
        </w:rPr>
        <w:fldChar w:fldCharType="end"/>
      </w:r>
      <w:r w:rsidR="00EF4A08">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sidRPr="00447482">
        <w:rPr>
          <w:rFonts w:asciiTheme="majorBidi" w:hAnsiTheme="majorBidi" w:cstheme="majorBidi"/>
          <w:sz w:val="18"/>
        </w:rPr>
        <w:fldChar w:fldCharType="end"/>
      </w:r>
    </w:p>
    <w:p w14:paraId="4EA3C249" w14:textId="77777777" w:rsidR="00C602C5" w:rsidRPr="001D792C"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1D792C">
        <w:rPr>
          <w:rFonts w:asciiTheme="majorBidi" w:hAnsiTheme="majorBidi" w:cstheme="majorBidi"/>
          <w:lang w:val="ru"/>
        </w:rPr>
        <w:t>Наиболее распространенным циркулирующим метаболитом в организме человека оказался ACP-5862 (M27), который образовывался в результате окисления, опосредованного изоферментом CYP3A. Других количественно значимых метаболитов акалабрутиниба в плазме крови человека не обнаружено.</w:t>
      </w:r>
    </w:p>
    <w:p w14:paraId="7B614E52" w14:textId="77777777" w:rsidR="00C602C5" w:rsidRPr="001D792C"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1D792C">
        <w:rPr>
          <w:rFonts w:asciiTheme="majorBidi" w:hAnsiTheme="majorBidi" w:cstheme="majorBidi"/>
          <w:lang w:val="ru"/>
        </w:rPr>
        <w:t>Метаболизм [</w:t>
      </w:r>
      <w:r w:rsidRPr="001D792C">
        <w:rPr>
          <w:rFonts w:asciiTheme="majorBidi" w:hAnsiTheme="majorBidi" w:cstheme="majorBidi"/>
          <w:vertAlign w:val="superscript"/>
          <w:lang w:val="ru"/>
        </w:rPr>
        <w:t>14</w:t>
      </w:r>
      <w:r w:rsidRPr="001D792C">
        <w:rPr>
          <w:rFonts w:asciiTheme="majorBidi" w:hAnsiTheme="majorBidi" w:cstheme="majorBidi"/>
          <w:lang w:val="ru"/>
        </w:rPr>
        <w:t xml:space="preserve">C]акалабрутиниба изучали в условиях </w:t>
      </w:r>
      <w:r w:rsidRPr="000A28D8">
        <w:rPr>
          <w:rFonts w:asciiTheme="majorBidi" w:hAnsiTheme="majorBidi" w:cstheme="majorBidi"/>
          <w:i/>
          <w:lang w:val="ru"/>
        </w:rPr>
        <w:t xml:space="preserve">in vivo </w:t>
      </w:r>
      <w:r w:rsidRPr="001D792C">
        <w:rPr>
          <w:rFonts w:asciiTheme="majorBidi" w:hAnsiTheme="majorBidi" w:cstheme="majorBidi"/>
          <w:lang w:val="ru"/>
        </w:rPr>
        <w:t>у крыс (100 мг/кг п/о), собак (30 мг/кг п/о) и человека (100 мг п/о) с описанием содержания метаболитов в плазме крови, моче и фекалиях. В плазме крови и выделениях крысы, собаки и человека после перорального приема [</w:t>
      </w:r>
      <w:r w:rsidRPr="001D792C">
        <w:rPr>
          <w:rFonts w:asciiTheme="majorBidi" w:hAnsiTheme="majorBidi" w:cstheme="majorBidi"/>
          <w:vertAlign w:val="superscript"/>
          <w:lang w:val="ru"/>
        </w:rPr>
        <w:t>14</w:t>
      </w:r>
      <w:r w:rsidRPr="001D792C">
        <w:rPr>
          <w:rFonts w:asciiTheme="majorBidi" w:hAnsiTheme="majorBidi" w:cstheme="majorBidi"/>
          <w:lang w:val="ru"/>
        </w:rPr>
        <w:t>C]акалабрутиниба было обнаружено более 3 десятков метаболитов.</w:t>
      </w:r>
    </w:p>
    <w:p w14:paraId="5F069DE4" w14:textId="77777777" w:rsidR="00C602C5" w:rsidRPr="001D792C" w:rsidRDefault="00C602C5" w:rsidP="00C602C5">
      <w:pPr>
        <w:tabs>
          <w:tab w:val="left" w:pos="567"/>
        </w:tabs>
        <w:jc w:val="both"/>
        <w:rPr>
          <w:rFonts w:asciiTheme="majorBidi" w:hAnsiTheme="majorBidi" w:cstheme="majorBidi"/>
        </w:rPr>
      </w:pPr>
      <w:r>
        <w:rPr>
          <w:rFonts w:asciiTheme="majorBidi" w:hAnsiTheme="majorBidi" w:cstheme="majorBidi"/>
        </w:rPr>
        <w:tab/>
      </w:r>
      <w:r w:rsidRPr="001D792C">
        <w:rPr>
          <w:rFonts w:asciiTheme="majorBidi" w:hAnsiTheme="majorBidi" w:cstheme="majorBidi"/>
          <w:lang w:val="ru"/>
        </w:rPr>
        <w:t>Метаболический путь [</w:t>
      </w:r>
      <w:r w:rsidRPr="001D792C">
        <w:rPr>
          <w:rFonts w:asciiTheme="majorBidi" w:hAnsiTheme="majorBidi" w:cstheme="majorBidi"/>
          <w:vertAlign w:val="superscript"/>
          <w:lang w:val="ru"/>
        </w:rPr>
        <w:t>14</w:t>
      </w:r>
      <w:r w:rsidRPr="001D792C">
        <w:rPr>
          <w:rFonts w:asciiTheme="majorBidi" w:hAnsiTheme="majorBidi" w:cstheme="majorBidi"/>
          <w:lang w:val="ru"/>
        </w:rPr>
        <w:t>C]акалабрутиниба был описан в формальном исследовании баланса масс у человека (ACE-HV-009)</w:t>
      </w:r>
      <w:r w:rsidRPr="00A31191">
        <w:rPr>
          <w:rFonts w:asciiTheme="majorBidi" w:hAnsiTheme="majorBidi" w:cstheme="majorBidi"/>
        </w:rPr>
        <w:t xml:space="preserve"> </w:t>
      </w:r>
      <w:r w:rsidRPr="00F87F19">
        <w:rPr>
          <w:rFonts w:asciiTheme="majorBidi" w:hAnsiTheme="majorBidi" w:cstheme="majorBidi"/>
          <w:lang w:val="ru"/>
        </w:rPr>
        <w:t>[</w:t>
      </w:r>
      <w:r w:rsidRPr="00A31191">
        <w:rPr>
          <w:rFonts w:asciiTheme="majorBidi" w:hAnsiTheme="majorBidi" w:cstheme="majorBidi"/>
        </w:rPr>
        <w:t>5</w:t>
      </w:r>
      <w:r w:rsidRPr="00F87F19">
        <w:rPr>
          <w:rFonts w:asciiTheme="majorBidi" w:hAnsiTheme="majorBidi" w:cstheme="majorBidi"/>
          <w:lang w:val="ru"/>
        </w:rPr>
        <w:t>]</w:t>
      </w:r>
      <w:r w:rsidRPr="001D792C">
        <w:rPr>
          <w:rFonts w:asciiTheme="majorBidi" w:hAnsiTheme="majorBidi" w:cstheme="majorBidi"/>
          <w:lang w:val="ru"/>
        </w:rPr>
        <w:t>.</w:t>
      </w:r>
    </w:p>
    <w:p w14:paraId="1BE428A5" w14:textId="77777777" w:rsidR="00C602C5" w:rsidRPr="00E00729" w:rsidRDefault="00C602C5" w:rsidP="00C602C5">
      <w:pPr>
        <w:tabs>
          <w:tab w:val="left" w:pos="567"/>
        </w:tabs>
        <w:rPr>
          <w:rFonts w:asciiTheme="majorBidi" w:hAnsiTheme="majorBidi" w:cstheme="majorBidi"/>
          <w:sz w:val="18"/>
        </w:rPr>
      </w:pPr>
    </w:p>
    <w:p w14:paraId="5C75885E" w14:textId="3B3BCEC5" w:rsidR="00B50A8D" w:rsidRDefault="00B50A8D" w:rsidP="00B50A8D">
      <w:pPr>
        <w:pStyle w:val="af5"/>
        <w:keepNext/>
        <w:jc w:val="both"/>
      </w:pPr>
      <w:bookmarkStart w:id="305" w:name="_Toc159973362"/>
      <w:r>
        <w:lastRenderedPageBreak/>
        <w:t xml:space="preserve">Таблица </w:t>
      </w:r>
      <w:fldSimple w:instr=" STYLEREF 1 \s ">
        <w:r w:rsidR="008260B3">
          <w:rPr>
            <w:noProof/>
          </w:rPr>
          <w:t>3</w:t>
        </w:r>
      </w:fldSimple>
      <w:r w:rsidR="008260B3">
        <w:noBreakHyphen/>
      </w:r>
      <w:fldSimple w:instr=" SEQ Таблица \* ARABIC \s 1 ">
        <w:r w:rsidR="008260B3">
          <w:rPr>
            <w:noProof/>
          </w:rPr>
          <w:t>20</w:t>
        </w:r>
      </w:fldSimple>
      <w:r>
        <w:t>.</w:t>
      </w:r>
      <w:r w:rsidRPr="00B50A8D">
        <w:rPr>
          <w:rFonts w:asciiTheme="majorBidi" w:hAnsiTheme="majorBidi" w:cstheme="majorBidi"/>
          <w:iCs/>
          <w:lang w:val="ru"/>
        </w:rPr>
        <w:t xml:space="preserve"> </w:t>
      </w:r>
      <w:r w:rsidRPr="00B50A8D">
        <w:rPr>
          <w:rFonts w:asciiTheme="majorBidi" w:hAnsiTheme="majorBidi" w:cstheme="majorBidi"/>
          <w:b w:val="0"/>
          <w:iCs/>
          <w:lang w:val="ru"/>
        </w:rPr>
        <w:t>Количественный радиометрический профиль показателей в плазме крови, фекалиях и мочи здоровых добровольцев после однократного перорального введения дозы 100 мг [</w:t>
      </w:r>
      <w:r w:rsidRPr="00B50A8D">
        <w:rPr>
          <w:rFonts w:asciiTheme="majorBidi" w:hAnsiTheme="majorBidi" w:cstheme="majorBidi"/>
          <w:b w:val="0"/>
          <w:iCs/>
          <w:vertAlign w:val="superscript"/>
          <w:lang w:val="ru"/>
        </w:rPr>
        <w:t>14</w:t>
      </w:r>
      <w:r w:rsidRPr="00B50A8D">
        <w:rPr>
          <w:rFonts w:asciiTheme="majorBidi" w:hAnsiTheme="majorBidi" w:cstheme="majorBidi"/>
          <w:b w:val="0"/>
          <w:iCs/>
          <w:lang w:val="ru"/>
        </w:rPr>
        <w:t>C]акалабрутиниба</w:t>
      </w:r>
      <w:r w:rsidRPr="00B50A8D">
        <w:rPr>
          <w:rFonts w:asciiTheme="majorBidi" w:hAnsiTheme="majorBidi" w:cstheme="majorBidi"/>
          <w:b w:val="0"/>
          <w:iCs/>
        </w:rPr>
        <w:t>.</w:t>
      </w:r>
      <w:bookmarkEnd w:id="305"/>
    </w:p>
    <w:tbl>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712"/>
        <w:gridCol w:w="3335"/>
        <w:gridCol w:w="1099"/>
        <w:gridCol w:w="933"/>
        <w:gridCol w:w="871"/>
        <w:gridCol w:w="1396"/>
      </w:tblGrid>
      <w:tr w:rsidR="00C602C5" w:rsidRPr="00A31191" w14:paraId="11E7EBB1" w14:textId="77777777" w:rsidTr="008670F3">
        <w:trPr>
          <w:trHeight w:val="690"/>
          <w:tblHeader/>
        </w:trPr>
        <w:tc>
          <w:tcPr>
            <w:tcW w:w="916" w:type="pct"/>
            <w:vMerge w:val="restart"/>
            <w:tcBorders>
              <w:bottom w:val="single" w:sz="4" w:space="0" w:color="auto"/>
            </w:tcBorders>
            <w:shd w:val="clear" w:color="auto" w:fill="D9D9D9" w:themeFill="background1" w:themeFillShade="D9"/>
            <w:vAlign w:val="center"/>
          </w:tcPr>
          <w:p w14:paraId="36946FC6" w14:textId="77777777" w:rsidR="00C602C5" w:rsidRPr="00A31191" w:rsidRDefault="00C602C5" w:rsidP="008670F3">
            <w:pPr>
              <w:tabs>
                <w:tab w:val="left" w:pos="567"/>
              </w:tabs>
              <w:jc w:val="center"/>
              <w:rPr>
                <w:rFonts w:asciiTheme="majorBidi" w:hAnsiTheme="majorBidi" w:cstheme="majorBidi"/>
                <w:sz w:val="20"/>
                <w:szCs w:val="20"/>
              </w:rPr>
            </w:pPr>
            <w:r w:rsidRPr="00A31191">
              <w:rPr>
                <w:rFonts w:asciiTheme="majorBidi" w:hAnsiTheme="majorBidi" w:cstheme="majorBidi"/>
                <w:b/>
                <w:bCs/>
                <w:sz w:val="20"/>
                <w:szCs w:val="20"/>
                <w:lang w:val="ru"/>
              </w:rPr>
              <w:t>Компонент</w:t>
            </w:r>
          </w:p>
        </w:tc>
        <w:tc>
          <w:tcPr>
            <w:tcW w:w="1784" w:type="pct"/>
            <w:vMerge w:val="restart"/>
            <w:tcBorders>
              <w:bottom w:val="single" w:sz="4" w:space="0" w:color="auto"/>
            </w:tcBorders>
            <w:shd w:val="clear" w:color="auto" w:fill="D9D9D9" w:themeFill="background1" w:themeFillShade="D9"/>
            <w:vAlign w:val="center"/>
          </w:tcPr>
          <w:p w14:paraId="7790E0EF" w14:textId="77777777" w:rsidR="00C602C5" w:rsidRPr="00A31191" w:rsidRDefault="00C602C5" w:rsidP="008670F3">
            <w:pPr>
              <w:tabs>
                <w:tab w:val="left" w:pos="567"/>
              </w:tabs>
              <w:jc w:val="center"/>
              <w:rPr>
                <w:rFonts w:asciiTheme="majorBidi" w:hAnsiTheme="majorBidi" w:cstheme="majorBidi"/>
                <w:sz w:val="20"/>
                <w:szCs w:val="20"/>
              </w:rPr>
            </w:pPr>
            <w:r w:rsidRPr="00A31191">
              <w:rPr>
                <w:rFonts w:asciiTheme="majorBidi" w:hAnsiTheme="majorBidi" w:cstheme="majorBidi"/>
                <w:b/>
                <w:bCs/>
                <w:sz w:val="20"/>
                <w:szCs w:val="20"/>
                <w:lang w:val="ru"/>
              </w:rPr>
              <w:t>Предлагаемая структура</w:t>
            </w:r>
          </w:p>
        </w:tc>
        <w:tc>
          <w:tcPr>
            <w:tcW w:w="588" w:type="pct"/>
            <w:vMerge w:val="restart"/>
            <w:tcBorders>
              <w:bottom w:val="single" w:sz="4" w:space="0" w:color="auto"/>
            </w:tcBorders>
            <w:shd w:val="clear" w:color="auto" w:fill="D9D9D9" w:themeFill="background1" w:themeFillShade="D9"/>
            <w:vAlign w:val="center"/>
          </w:tcPr>
          <w:p w14:paraId="0C122125" w14:textId="77777777" w:rsidR="00C602C5" w:rsidRPr="00A31191" w:rsidRDefault="00C602C5" w:rsidP="008670F3">
            <w:pPr>
              <w:tabs>
                <w:tab w:val="left" w:pos="567"/>
              </w:tabs>
              <w:jc w:val="center"/>
              <w:rPr>
                <w:rFonts w:asciiTheme="majorBidi" w:hAnsiTheme="majorBidi" w:cstheme="majorBidi"/>
                <w:sz w:val="20"/>
                <w:szCs w:val="20"/>
              </w:rPr>
            </w:pPr>
            <w:r w:rsidRPr="00A31191">
              <w:rPr>
                <w:rFonts w:asciiTheme="majorBidi" w:hAnsiTheme="majorBidi" w:cstheme="majorBidi"/>
                <w:b/>
                <w:bCs/>
                <w:sz w:val="20"/>
                <w:szCs w:val="20"/>
                <w:lang w:val="ru"/>
              </w:rPr>
              <w:t>ВУ (мин)</w:t>
            </w:r>
          </w:p>
        </w:tc>
        <w:tc>
          <w:tcPr>
            <w:tcW w:w="965" w:type="pct"/>
            <w:gridSpan w:val="2"/>
            <w:tcBorders>
              <w:bottom w:val="single" w:sz="4" w:space="0" w:color="auto"/>
            </w:tcBorders>
            <w:shd w:val="clear" w:color="auto" w:fill="D9D9D9" w:themeFill="background1" w:themeFillShade="D9"/>
            <w:vAlign w:val="center"/>
          </w:tcPr>
          <w:p w14:paraId="2E8E46B5" w14:textId="77777777" w:rsidR="00C602C5" w:rsidRPr="00A31191" w:rsidRDefault="00C602C5" w:rsidP="008670F3">
            <w:pPr>
              <w:tabs>
                <w:tab w:val="left" w:pos="567"/>
              </w:tabs>
              <w:jc w:val="center"/>
              <w:rPr>
                <w:rFonts w:asciiTheme="majorBidi" w:hAnsiTheme="majorBidi" w:cstheme="majorBidi"/>
                <w:sz w:val="20"/>
                <w:szCs w:val="20"/>
              </w:rPr>
            </w:pPr>
            <w:r w:rsidRPr="00A31191">
              <w:rPr>
                <w:rFonts w:asciiTheme="majorBidi" w:hAnsiTheme="majorBidi" w:cstheme="majorBidi"/>
                <w:b/>
                <w:bCs/>
                <w:sz w:val="20"/>
                <w:szCs w:val="20"/>
                <w:lang w:val="ru"/>
              </w:rPr>
              <w:t>% от экскретируемой</w:t>
            </w:r>
          </w:p>
          <w:p w14:paraId="233B656C" w14:textId="77777777" w:rsidR="00C602C5" w:rsidRPr="00A31191" w:rsidRDefault="00C602C5" w:rsidP="008670F3">
            <w:pPr>
              <w:tabs>
                <w:tab w:val="left" w:pos="567"/>
              </w:tabs>
              <w:jc w:val="center"/>
              <w:rPr>
                <w:rFonts w:asciiTheme="majorBidi" w:hAnsiTheme="majorBidi" w:cstheme="majorBidi"/>
                <w:sz w:val="20"/>
                <w:szCs w:val="20"/>
              </w:rPr>
            </w:pPr>
            <w:r w:rsidRPr="00A31191">
              <w:rPr>
                <w:rFonts w:asciiTheme="majorBidi" w:hAnsiTheme="majorBidi" w:cstheme="majorBidi"/>
                <w:b/>
                <w:bCs/>
                <w:sz w:val="20"/>
                <w:szCs w:val="20"/>
                <w:lang w:val="ru"/>
              </w:rPr>
              <w:t>дозы</w:t>
            </w:r>
          </w:p>
        </w:tc>
        <w:tc>
          <w:tcPr>
            <w:tcW w:w="747" w:type="pct"/>
            <w:vMerge w:val="restart"/>
            <w:tcBorders>
              <w:bottom w:val="single" w:sz="4" w:space="0" w:color="auto"/>
            </w:tcBorders>
            <w:shd w:val="clear" w:color="auto" w:fill="D9D9D9" w:themeFill="background1" w:themeFillShade="D9"/>
            <w:vAlign w:val="center"/>
          </w:tcPr>
          <w:p w14:paraId="38AEA7A4" w14:textId="77777777" w:rsidR="00C602C5" w:rsidRPr="00A31191" w:rsidRDefault="00C602C5" w:rsidP="008670F3">
            <w:pPr>
              <w:tabs>
                <w:tab w:val="left" w:pos="567"/>
              </w:tabs>
              <w:jc w:val="center"/>
              <w:rPr>
                <w:rFonts w:asciiTheme="majorBidi" w:hAnsiTheme="majorBidi" w:cstheme="majorBidi"/>
                <w:sz w:val="20"/>
                <w:szCs w:val="20"/>
              </w:rPr>
            </w:pPr>
            <w:r w:rsidRPr="00A31191">
              <w:rPr>
                <w:rFonts w:asciiTheme="majorBidi" w:hAnsiTheme="majorBidi" w:cstheme="majorBidi"/>
                <w:b/>
                <w:bCs/>
                <w:sz w:val="20"/>
                <w:szCs w:val="20"/>
                <w:lang w:val="ru"/>
              </w:rPr>
              <w:t>% от AUC</w:t>
            </w:r>
          </w:p>
          <w:p w14:paraId="1F621C64" w14:textId="77777777" w:rsidR="00C602C5" w:rsidRPr="00A31191" w:rsidRDefault="00C602C5" w:rsidP="008670F3">
            <w:pPr>
              <w:tabs>
                <w:tab w:val="left" w:pos="567"/>
              </w:tabs>
              <w:jc w:val="center"/>
              <w:rPr>
                <w:rFonts w:asciiTheme="majorBidi" w:hAnsiTheme="majorBidi" w:cstheme="majorBidi"/>
                <w:sz w:val="20"/>
                <w:szCs w:val="20"/>
              </w:rPr>
            </w:pPr>
            <w:r w:rsidRPr="00A31191">
              <w:rPr>
                <w:rFonts w:asciiTheme="majorBidi" w:hAnsiTheme="majorBidi" w:cstheme="majorBidi"/>
                <w:b/>
                <w:bCs/>
                <w:sz w:val="20"/>
                <w:szCs w:val="20"/>
                <w:lang w:val="ru"/>
              </w:rPr>
              <w:t>Плазма</w:t>
            </w:r>
          </w:p>
        </w:tc>
      </w:tr>
      <w:tr w:rsidR="00C602C5" w:rsidRPr="00A31191" w14:paraId="6CC4FB00" w14:textId="77777777" w:rsidTr="008670F3">
        <w:trPr>
          <w:cantSplit/>
          <w:trHeight w:val="23"/>
        </w:trPr>
        <w:tc>
          <w:tcPr>
            <w:tcW w:w="916" w:type="pct"/>
            <w:vMerge/>
            <w:shd w:val="clear" w:color="auto" w:fill="FFFFFF"/>
          </w:tcPr>
          <w:p w14:paraId="0949A418" w14:textId="77777777" w:rsidR="00C602C5" w:rsidRPr="00A31191" w:rsidRDefault="00C602C5" w:rsidP="008670F3">
            <w:pPr>
              <w:tabs>
                <w:tab w:val="left" w:pos="567"/>
              </w:tabs>
              <w:rPr>
                <w:rFonts w:asciiTheme="majorBidi" w:hAnsiTheme="majorBidi" w:cstheme="majorBidi"/>
                <w:sz w:val="20"/>
                <w:szCs w:val="20"/>
              </w:rPr>
            </w:pPr>
          </w:p>
        </w:tc>
        <w:tc>
          <w:tcPr>
            <w:tcW w:w="1784" w:type="pct"/>
            <w:vMerge/>
            <w:shd w:val="clear" w:color="auto" w:fill="FFFFFF"/>
          </w:tcPr>
          <w:p w14:paraId="6928E86F" w14:textId="77777777" w:rsidR="00C602C5" w:rsidRPr="00A31191" w:rsidRDefault="00C602C5" w:rsidP="008670F3">
            <w:pPr>
              <w:tabs>
                <w:tab w:val="left" w:pos="567"/>
              </w:tabs>
              <w:rPr>
                <w:rFonts w:asciiTheme="majorBidi" w:hAnsiTheme="majorBidi" w:cstheme="majorBidi"/>
                <w:sz w:val="20"/>
                <w:szCs w:val="20"/>
              </w:rPr>
            </w:pPr>
          </w:p>
        </w:tc>
        <w:tc>
          <w:tcPr>
            <w:tcW w:w="588" w:type="pct"/>
            <w:vMerge/>
            <w:shd w:val="clear" w:color="auto" w:fill="BFBFBF" w:themeFill="background1" w:themeFillShade="BF"/>
          </w:tcPr>
          <w:p w14:paraId="6169E19C" w14:textId="77777777" w:rsidR="00C602C5" w:rsidRPr="00A31191" w:rsidRDefault="00C602C5" w:rsidP="008670F3">
            <w:pPr>
              <w:tabs>
                <w:tab w:val="left" w:pos="567"/>
              </w:tabs>
              <w:rPr>
                <w:rFonts w:asciiTheme="majorBidi" w:hAnsiTheme="majorBidi" w:cstheme="majorBidi"/>
                <w:sz w:val="20"/>
                <w:szCs w:val="20"/>
              </w:rPr>
            </w:pPr>
          </w:p>
        </w:tc>
        <w:tc>
          <w:tcPr>
            <w:tcW w:w="499" w:type="pct"/>
            <w:shd w:val="clear" w:color="auto" w:fill="BFBFBF" w:themeFill="background1" w:themeFillShade="BF"/>
          </w:tcPr>
          <w:p w14:paraId="3600FE1B"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b/>
                <w:bCs/>
                <w:sz w:val="20"/>
                <w:szCs w:val="20"/>
                <w:lang w:val="ru"/>
              </w:rPr>
              <w:t>Фекалии</w:t>
            </w:r>
          </w:p>
        </w:tc>
        <w:tc>
          <w:tcPr>
            <w:tcW w:w="466" w:type="pct"/>
            <w:shd w:val="clear" w:color="auto" w:fill="BFBFBF" w:themeFill="background1" w:themeFillShade="BF"/>
          </w:tcPr>
          <w:p w14:paraId="5F2122E1"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b/>
                <w:bCs/>
                <w:sz w:val="20"/>
                <w:szCs w:val="20"/>
                <w:lang w:val="ru"/>
              </w:rPr>
              <w:t>Моча</w:t>
            </w:r>
          </w:p>
        </w:tc>
        <w:tc>
          <w:tcPr>
            <w:tcW w:w="747" w:type="pct"/>
            <w:vMerge/>
            <w:shd w:val="clear" w:color="auto" w:fill="BFBFBF" w:themeFill="background1" w:themeFillShade="BF"/>
          </w:tcPr>
          <w:p w14:paraId="1544001C" w14:textId="77777777" w:rsidR="00C602C5" w:rsidRPr="00A31191" w:rsidRDefault="00C602C5" w:rsidP="008670F3">
            <w:pPr>
              <w:tabs>
                <w:tab w:val="left" w:pos="567"/>
              </w:tabs>
              <w:rPr>
                <w:rFonts w:asciiTheme="majorBidi" w:hAnsiTheme="majorBidi" w:cstheme="majorBidi"/>
                <w:sz w:val="20"/>
                <w:szCs w:val="20"/>
              </w:rPr>
            </w:pPr>
          </w:p>
        </w:tc>
      </w:tr>
      <w:tr w:rsidR="00C602C5" w:rsidRPr="00A31191" w14:paraId="5167A46C" w14:textId="77777777" w:rsidTr="008670F3">
        <w:trPr>
          <w:cantSplit/>
          <w:trHeight w:val="23"/>
        </w:trPr>
        <w:tc>
          <w:tcPr>
            <w:tcW w:w="916" w:type="pct"/>
            <w:shd w:val="clear" w:color="auto" w:fill="FFFFFF"/>
          </w:tcPr>
          <w:p w14:paraId="5BDE1E1E"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M3</w:t>
            </w:r>
          </w:p>
        </w:tc>
        <w:tc>
          <w:tcPr>
            <w:tcW w:w="1784" w:type="pct"/>
            <w:shd w:val="clear" w:color="auto" w:fill="FFFFFF"/>
          </w:tcPr>
          <w:p w14:paraId="73364D1F"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Многократное окисление, деалкилирование</w:t>
            </w:r>
          </w:p>
        </w:tc>
        <w:tc>
          <w:tcPr>
            <w:tcW w:w="588" w:type="pct"/>
            <w:shd w:val="clear" w:color="auto" w:fill="FFFFFF"/>
          </w:tcPr>
          <w:p w14:paraId="05399181"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17.2</w:t>
            </w:r>
            <w:r w:rsidRPr="00A31191">
              <w:rPr>
                <w:rFonts w:asciiTheme="majorBidi" w:hAnsiTheme="majorBidi" w:cstheme="majorBidi"/>
                <w:sz w:val="20"/>
                <w:szCs w:val="20"/>
                <w:vertAlign w:val="superscript"/>
                <w:lang w:val="ru"/>
              </w:rPr>
              <w:t>a</w:t>
            </w:r>
          </w:p>
        </w:tc>
        <w:tc>
          <w:tcPr>
            <w:tcW w:w="499" w:type="pct"/>
            <w:shd w:val="clear" w:color="auto" w:fill="FFFFFF"/>
          </w:tcPr>
          <w:p w14:paraId="0C8FC36E"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1,8</w:t>
            </w:r>
          </w:p>
        </w:tc>
        <w:tc>
          <w:tcPr>
            <w:tcW w:w="466" w:type="pct"/>
            <w:shd w:val="clear" w:color="auto" w:fill="FFFFFF"/>
          </w:tcPr>
          <w:p w14:paraId="024903F8"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1,3</w:t>
            </w:r>
          </w:p>
        </w:tc>
        <w:tc>
          <w:tcPr>
            <w:tcW w:w="747" w:type="pct"/>
            <w:shd w:val="clear" w:color="auto" w:fill="FFFFFF"/>
          </w:tcPr>
          <w:p w14:paraId="4629ECA1"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2,5</w:t>
            </w:r>
          </w:p>
        </w:tc>
      </w:tr>
      <w:tr w:rsidR="00C602C5" w:rsidRPr="00A31191" w14:paraId="2CF60D19" w14:textId="77777777" w:rsidTr="008670F3">
        <w:trPr>
          <w:cantSplit/>
          <w:trHeight w:val="23"/>
        </w:trPr>
        <w:tc>
          <w:tcPr>
            <w:tcW w:w="916" w:type="pct"/>
            <w:shd w:val="clear" w:color="auto" w:fill="FFFFFF"/>
          </w:tcPr>
          <w:p w14:paraId="101B9C1A"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M5 (ACP-5530)</w:t>
            </w:r>
          </w:p>
        </w:tc>
        <w:tc>
          <w:tcPr>
            <w:tcW w:w="1784" w:type="pct"/>
            <w:shd w:val="clear" w:color="auto" w:fill="FFFFFF"/>
          </w:tcPr>
          <w:p w14:paraId="0E405542"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Аддукт глутатиона</w:t>
            </w:r>
          </w:p>
        </w:tc>
        <w:tc>
          <w:tcPr>
            <w:tcW w:w="588" w:type="pct"/>
            <w:shd w:val="clear" w:color="auto" w:fill="FFFFFF"/>
          </w:tcPr>
          <w:p w14:paraId="55138736"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24,3</w:t>
            </w:r>
            <w:r w:rsidRPr="00A31191">
              <w:rPr>
                <w:rFonts w:asciiTheme="majorBidi" w:hAnsiTheme="majorBidi" w:cstheme="majorBidi"/>
                <w:sz w:val="20"/>
                <w:szCs w:val="20"/>
                <w:vertAlign w:val="superscript"/>
                <w:lang w:val="ru"/>
              </w:rPr>
              <w:t>b</w:t>
            </w:r>
          </w:p>
        </w:tc>
        <w:tc>
          <w:tcPr>
            <w:tcW w:w="499" w:type="pct"/>
            <w:shd w:val="clear" w:color="auto" w:fill="FFFFFF"/>
          </w:tcPr>
          <w:p w14:paraId="69371255"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Н/О</w:t>
            </w:r>
          </w:p>
        </w:tc>
        <w:tc>
          <w:tcPr>
            <w:tcW w:w="466" w:type="pct"/>
            <w:shd w:val="clear" w:color="auto" w:fill="FFFFFF"/>
          </w:tcPr>
          <w:p w14:paraId="00C7406B"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Н/О</w:t>
            </w:r>
          </w:p>
        </w:tc>
        <w:tc>
          <w:tcPr>
            <w:tcW w:w="747" w:type="pct"/>
            <w:shd w:val="clear" w:color="auto" w:fill="FFFFFF"/>
          </w:tcPr>
          <w:p w14:paraId="76FEEDCF"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2,2</w:t>
            </w:r>
          </w:p>
        </w:tc>
      </w:tr>
      <w:tr w:rsidR="00C602C5" w:rsidRPr="00A31191" w14:paraId="7F590367" w14:textId="77777777" w:rsidTr="008670F3">
        <w:trPr>
          <w:cantSplit/>
          <w:trHeight w:val="23"/>
        </w:trPr>
        <w:tc>
          <w:tcPr>
            <w:tcW w:w="916" w:type="pct"/>
            <w:shd w:val="clear" w:color="auto" w:fill="FFFFFF"/>
          </w:tcPr>
          <w:p w14:paraId="76613080"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M7 (ACP-5531)</w:t>
            </w:r>
          </w:p>
        </w:tc>
        <w:tc>
          <w:tcPr>
            <w:tcW w:w="1784" w:type="pct"/>
            <w:shd w:val="clear" w:color="auto" w:fill="FFFFFF"/>
          </w:tcPr>
          <w:p w14:paraId="098E9617"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Аддукт цистеинилглицина</w:t>
            </w:r>
          </w:p>
        </w:tc>
        <w:tc>
          <w:tcPr>
            <w:tcW w:w="588" w:type="pct"/>
            <w:shd w:val="clear" w:color="auto" w:fill="FFFFFF"/>
          </w:tcPr>
          <w:p w14:paraId="3E209FEF"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27,6</w:t>
            </w:r>
            <w:r w:rsidRPr="00A31191">
              <w:rPr>
                <w:rFonts w:asciiTheme="majorBidi" w:hAnsiTheme="majorBidi" w:cstheme="majorBidi"/>
                <w:sz w:val="20"/>
                <w:szCs w:val="20"/>
                <w:vertAlign w:val="superscript"/>
                <w:lang w:val="ru"/>
              </w:rPr>
              <w:t>b</w:t>
            </w:r>
          </w:p>
        </w:tc>
        <w:tc>
          <w:tcPr>
            <w:tcW w:w="499" w:type="pct"/>
            <w:shd w:val="clear" w:color="auto" w:fill="FFFFFF"/>
          </w:tcPr>
          <w:p w14:paraId="04A47AC8"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Н/О</w:t>
            </w:r>
          </w:p>
        </w:tc>
        <w:tc>
          <w:tcPr>
            <w:tcW w:w="466" w:type="pct"/>
            <w:shd w:val="clear" w:color="auto" w:fill="FFFFFF"/>
          </w:tcPr>
          <w:p w14:paraId="3506EDCC" w14:textId="77777777" w:rsidR="00C602C5" w:rsidRPr="00A31191" w:rsidRDefault="00C602C5" w:rsidP="008670F3">
            <w:pPr>
              <w:tabs>
                <w:tab w:val="left" w:pos="567"/>
              </w:tabs>
              <w:rPr>
                <w:rFonts w:asciiTheme="majorBidi" w:hAnsiTheme="majorBidi" w:cstheme="majorBidi"/>
                <w:sz w:val="20"/>
                <w:szCs w:val="20"/>
              </w:rPr>
            </w:pPr>
          </w:p>
        </w:tc>
        <w:tc>
          <w:tcPr>
            <w:tcW w:w="747" w:type="pct"/>
            <w:shd w:val="clear" w:color="auto" w:fill="FFFFFF"/>
          </w:tcPr>
          <w:p w14:paraId="65DD8C37" w14:textId="77777777" w:rsidR="00C602C5" w:rsidRPr="00A31191" w:rsidRDefault="00C602C5" w:rsidP="008670F3">
            <w:pPr>
              <w:tabs>
                <w:tab w:val="left" w:pos="567"/>
              </w:tabs>
              <w:rPr>
                <w:rFonts w:asciiTheme="majorBidi" w:hAnsiTheme="majorBidi" w:cstheme="majorBidi"/>
                <w:sz w:val="20"/>
                <w:szCs w:val="20"/>
              </w:rPr>
            </w:pPr>
          </w:p>
        </w:tc>
      </w:tr>
      <w:tr w:rsidR="00C602C5" w:rsidRPr="00A31191" w14:paraId="58030186" w14:textId="77777777" w:rsidTr="008670F3">
        <w:trPr>
          <w:cantSplit/>
          <w:trHeight w:val="23"/>
        </w:trPr>
        <w:tc>
          <w:tcPr>
            <w:tcW w:w="916" w:type="pct"/>
            <w:shd w:val="clear" w:color="auto" w:fill="FFFFFF"/>
          </w:tcPr>
          <w:p w14:paraId="14E47610"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M9</w:t>
            </w:r>
          </w:p>
        </w:tc>
        <w:tc>
          <w:tcPr>
            <w:tcW w:w="1784" w:type="pct"/>
            <w:shd w:val="clear" w:color="auto" w:fill="FFFFFF"/>
          </w:tcPr>
          <w:p w14:paraId="1B92102B"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Окисление, аддукт цистеинилглицина</w:t>
            </w:r>
          </w:p>
        </w:tc>
        <w:tc>
          <w:tcPr>
            <w:tcW w:w="588" w:type="pct"/>
            <w:shd w:val="clear" w:color="auto" w:fill="FFFFFF"/>
          </w:tcPr>
          <w:p w14:paraId="4D82F89E"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27,7</w:t>
            </w:r>
            <w:r w:rsidRPr="00A31191">
              <w:rPr>
                <w:rFonts w:asciiTheme="majorBidi" w:hAnsiTheme="majorBidi" w:cstheme="majorBidi"/>
                <w:sz w:val="20"/>
                <w:szCs w:val="20"/>
                <w:vertAlign w:val="superscript"/>
                <w:lang w:val="ru"/>
              </w:rPr>
              <w:t>b</w:t>
            </w:r>
          </w:p>
        </w:tc>
        <w:tc>
          <w:tcPr>
            <w:tcW w:w="499" w:type="pct"/>
            <w:shd w:val="clear" w:color="auto" w:fill="FFFFFF"/>
          </w:tcPr>
          <w:p w14:paraId="3488ABAD"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Н/О</w:t>
            </w:r>
          </w:p>
        </w:tc>
        <w:tc>
          <w:tcPr>
            <w:tcW w:w="466" w:type="pct"/>
            <w:shd w:val="clear" w:color="auto" w:fill="FFFFFF"/>
          </w:tcPr>
          <w:p w14:paraId="7A2EE35C" w14:textId="77777777" w:rsidR="00C602C5" w:rsidRPr="00A31191" w:rsidRDefault="00C602C5" w:rsidP="008670F3">
            <w:pPr>
              <w:tabs>
                <w:tab w:val="left" w:pos="567"/>
              </w:tabs>
              <w:rPr>
                <w:rFonts w:asciiTheme="majorBidi" w:hAnsiTheme="majorBidi" w:cstheme="majorBidi"/>
                <w:sz w:val="20"/>
                <w:szCs w:val="20"/>
              </w:rPr>
            </w:pPr>
          </w:p>
        </w:tc>
        <w:tc>
          <w:tcPr>
            <w:tcW w:w="747" w:type="pct"/>
            <w:shd w:val="clear" w:color="auto" w:fill="FFFFFF"/>
          </w:tcPr>
          <w:p w14:paraId="73D5469E" w14:textId="77777777" w:rsidR="00C602C5" w:rsidRPr="00A31191" w:rsidRDefault="00C602C5" w:rsidP="008670F3">
            <w:pPr>
              <w:tabs>
                <w:tab w:val="left" w:pos="567"/>
              </w:tabs>
              <w:rPr>
                <w:rFonts w:asciiTheme="majorBidi" w:hAnsiTheme="majorBidi" w:cstheme="majorBidi"/>
                <w:sz w:val="20"/>
                <w:szCs w:val="20"/>
              </w:rPr>
            </w:pPr>
          </w:p>
        </w:tc>
      </w:tr>
      <w:tr w:rsidR="00C602C5" w:rsidRPr="00A31191" w14:paraId="73C7F627" w14:textId="77777777" w:rsidTr="008670F3">
        <w:trPr>
          <w:cantSplit/>
          <w:trHeight w:val="23"/>
        </w:trPr>
        <w:tc>
          <w:tcPr>
            <w:tcW w:w="916" w:type="pct"/>
            <w:shd w:val="clear" w:color="auto" w:fill="FFFFFF"/>
          </w:tcPr>
          <w:p w14:paraId="065E61B4"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M10 (ACP-5461)</w:t>
            </w:r>
          </w:p>
        </w:tc>
        <w:tc>
          <w:tcPr>
            <w:tcW w:w="1784" w:type="pct"/>
            <w:shd w:val="clear" w:color="auto" w:fill="FFFFFF"/>
          </w:tcPr>
          <w:p w14:paraId="6DD6D8B5"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Аддукт цистеина</w:t>
            </w:r>
          </w:p>
        </w:tc>
        <w:tc>
          <w:tcPr>
            <w:tcW w:w="588" w:type="pct"/>
            <w:shd w:val="clear" w:color="auto" w:fill="FFFFFF"/>
          </w:tcPr>
          <w:p w14:paraId="664478EF"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28,1</w:t>
            </w:r>
            <w:r w:rsidRPr="00A31191">
              <w:rPr>
                <w:rFonts w:asciiTheme="majorBidi" w:hAnsiTheme="majorBidi" w:cstheme="majorBidi"/>
                <w:sz w:val="20"/>
                <w:szCs w:val="20"/>
                <w:vertAlign w:val="superscript"/>
                <w:lang w:val="ru"/>
              </w:rPr>
              <w:t>b</w:t>
            </w:r>
          </w:p>
        </w:tc>
        <w:tc>
          <w:tcPr>
            <w:tcW w:w="499" w:type="pct"/>
            <w:shd w:val="clear" w:color="auto" w:fill="FFFFFF"/>
          </w:tcPr>
          <w:p w14:paraId="6BE0594A"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Следы</w:t>
            </w:r>
          </w:p>
        </w:tc>
        <w:tc>
          <w:tcPr>
            <w:tcW w:w="466" w:type="pct"/>
            <w:shd w:val="clear" w:color="auto" w:fill="FFFFFF"/>
          </w:tcPr>
          <w:p w14:paraId="18CE5E60"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2,7</w:t>
            </w:r>
            <w:r w:rsidRPr="00A31191">
              <w:rPr>
                <w:rFonts w:asciiTheme="majorBidi" w:hAnsiTheme="majorBidi" w:cstheme="majorBidi"/>
                <w:sz w:val="20"/>
                <w:szCs w:val="20"/>
                <w:vertAlign w:val="superscript"/>
                <w:lang w:val="ru"/>
              </w:rPr>
              <w:t>e</w:t>
            </w:r>
          </w:p>
        </w:tc>
        <w:tc>
          <w:tcPr>
            <w:tcW w:w="747" w:type="pct"/>
            <w:shd w:val="clear" w:color="auto" w:fill="FFFFFF"/>
          </w:tcPr>
          <w:p w14:paraId="40075155"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10.8</w:t>
            </w:r>
            <w:r w:rsidRPr="00A31191">
              <w:rPr>
                <w:rFonts w:asciiTheme="majorBidi" w:hAnsiTheme="majorBidi" w:cstheme="majorBidi"/>
                <w:sz w:val="20"/>
                <w:szCs w:val="20"/>
                <w:vertAlign w:val="superscript"/>
                <w:lang w:val="ru"/>
              </w:rPr>
              <w:t>f</w:t>
            </w:r>
          </w:p>
        </w:tc>
      </w:tr>
      <w:tr w:rsidR="00C602C5" w:rsidRPr="00A31191" w14:paraId="1CD50312" w14:textId="77777777" w:rsidTr="008670F3">
        <w:trPr>
          <w:cantSplit/>
          <w:trHeight w:val="23"/>
        </w:trPr>
        <w:tc>
          <w:tcPr>
            <w:tcW w:w="916" w:type="pct"/>
            <w:shd w:val="clear" w:color="auto" w:fill="FFFFFF"/>
          </w:tcPr>
          <w:p w14:paraId="593B32EC"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M11</w:t>
            </w:r>
          </w:p>
        </w:tc>
        <w:tc>
          <w:tcPr>
            <w:tcW w:w="1784" w:type="pct"/>
            <w:shd w:val="clear" w:color="auto" w:fill="FFFFFF"/>
          </w:tcPr>
          <w:p w14:paraId="4F1D7235"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Окисление, аддукт цистеина</w:t>
            </w:r>
          </w:p>
        </w:tc>
        <w:tc>
          <w:tcPr>
            <w:tcW w:w="588" w:type="pct"/>
            <w:shd w:val="clear" w:color="auto" w:fill="FFFFFF"/>
          </w:tcPr>
          <w:p w14:paraId="37B3395D"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28,3</w:t>
            </w:r>
            <w:r w:rsidRPr="00A31191">
              <w:rPr>
                <w:rFonts w:asciiTheme="majorBidi" w:hAnsiTheme="majorBidi" w:cstheme="majorBidi"/>
                <w:sz w:val="20"/>
                <w:szCs w:val="20"/>
                <w:vertAlign w:val="superscript"/>
                <w:lang w:val="ru"/>
              </w:rPr>
              <w:t>a</w:t>
            </w:r>
          </w:p>
        </w:tc>
        <w:tc>
          <w:tcPr>
            <w:tcW w:w="499" w:type="pct"/>
            <w:shd w:val="clear" w:color="auto" w:fill="FFFFFF"/>
          </w:tcPr>
          <w:p w14:paraId="71AC8404"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Следы</w:t>
            </w:r>
          </w:p>
        </w:tc>
        <w:tc>
          <w:tcPr>
            <w:tcW w:w="466" w:type="pct"/>
            <w:shd w:val="clear" w:color="auto" w:fill="FFFFFF"/>
          </w:tcPr>
          <w:p w14:paraId="0251887D" w14:textId="77777777" w:rsidR="00C602C5" w:rsidRPr="00A31191" w:rsidRDefault="00C602C5" w:rsidP="008670F3">
            <w:pPr>
              <w:tabs>
                <w:tab w:val="left" w:pos="567"/>
              </w:tabs>
              <w:rPr>
                <w:rFonts w:asciiTheme="majorBidi" w:hAnsiTheme="majorBidi" w:cstheme="majorBidi"/>
                <w:sz w:val="20"/>
                <w:szCs w:val="20"/>
              </w:rPr>
            </w:pPr>
          </w:p>
        </w:tc>
        <w:tc>
          <w:tcPr>
            <w:tcW w:w="747" w:type="pct"/>
            <w:shd w:val="clear" w:color="auto" w:fill="FFFFFF"/>
          </w:tcPr>
          <w:p w14:paraId="0CEDE0C8" w14:textId="77777777" w:rsidR="00C602C5" w:rsidRPr="00A31191" w:rsidRDefault="00C602C5" w:rsidP="008670F3">
            <w:pPr>
              <w:tabs>
                <w:tab w:val="left" w:pos="567"/>
              </w:tabs>
              <w:rPr>
                <w:rFonts w:asciiTheme="majorBidi" w:hAnsiTheme="majorBidi" w:cstheme="majorBidi"/>
                <w:sz w:val="20"/>
                <w:szCs w:val="20"/>
              </w:rPr>
            </w:pPr>
          </w:p>
        </w:tc>
      </w:tr>
      <w:tr w:rsidR="00C602C5" w:rsidRPr="00A31191" w14:paraId="33F2B65D" w14:textId="77777777" w:rsidTr="008670F3">
        <w:trPr>
          <w:cantSplit/>
          <w:trHeight w:val="23"/>
        </w:trPr>
        <w:tc>
          <w:tcPr>
            <w:tcW w:w="916" w:type="pct"/>
            <w:shd w:val="clear" w:color="auto" w:fill="FFFFFF"/>
          </w:tcPr>
          <w:p w14:paraId="32E38CAB"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M16</w:t>
            </w:r>
          </w:p>
        </w:tc>
        <w:tc>
          <w:tcPr>
            <w:tcW w:w="1784" w:type="pct"/>
            <w:shd w:val="clear" w:color="auto" w:fill="FFFFFF"/>
          </w:tcPr>
          <w:p w14:paraId="5E983D1F"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Восстановление М27</w:t>
            </w:r>
          </w:p>
        </w:tc>
        <w:tc>
          <w:tcPr>
            <w:tcW w:w="588" w:type="pct"/>
            <w:shd w:val="clear" w:color="auto" w:fill="FFFFFF"/>
          </w:tcPr>
          <w:p w14:paraId="116DAAEA"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30,9</w:t>
            </w:r>
            <w:r w:rsidRPr="00A31191">
              <w:rPr>
                <w:rFonts w:asciiTheme="majorBidi" w:hAnsiTheme="majorBidi" w:cstheme="majorBidi"/>
                <w:sz w:val="20"/>
                <w:szCs w:val="20"/>
                <w:vertAlign w:val="superscript"/>
                <w:lang w:val="ru"/>
              </w:rPr>
              <w:t>a</w:t>
            </w:r>
          </w:p>
        </w:tc>
        <w:tc>
          <w:tcPr>
            <w:tcW w:w="499" w:type="pct"/>
            <w:shd w:val="clear" w:color="auto" w:fill="FFFFFF"/>
          </w:tcPr>
          <w:p w14:paraId="37428A4E"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2,9</w:t>
            </w:r>
          </w:p>
        </w:tc>
        <w:tc>
          <w:tcPr>
            <w:tcW w:w="466" w:type="pct"/>
            <w:shd w:val="clear" w:color="auto" w:fill="FFFFFF"/>
          </w:tcPr>
          <w:p w14:paraId="0EC0AE20"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0,6</w:t>
            </w:r>
          </w:p>
        </w:tc>
        <w:tc>
          <w:tcPr>
            <w:tcW w:w="747" w:type="pct"/>
            <w:shd w:val="clear" w:color="auto" w:fill="FFFFFF"/>
          </w:tcPr>
          <w:p w14:paraId="10E4C8A9"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2,2</w:t>
            </w:r>
          </w:p>
        </w:tc>
      </w:tr>
      <w:tr w:rsidR="00C602C5" w:rsidRPr="00A31191" w14:paraId="6AD9EEE5" w14:textId="77777777" w:rsidTr="008670F3">
        <w:trPr>
          <w:cantSplit/>
          <w:trHeight w:val="23"/>
        </w:trPr>
        <w:tc>
          <w:tcPr>
            <w:tcW w:w="916" w:type="pct"/>
            <w:shd w:val="clear" w:color="auto" w:fill="FFFFFF"/>
          </w:tcPr>
          <w:p w14:paraId="014AE5C1"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M17</w:t>
            </w:r>
          </w:p>
        </w:tc>
        <w:tc>
          <w:tcPr>
            <w:tcW w:w="1784" w:type="pct"/>
            <w:shd w:val="clear" w:color="auto" w:fill="FFFFFF"/>
          </w:tcPr>
          <w:p w14:paraId="315CDA08"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Гидратация алкинов, редукция M25</w:t>
            </w:r>
          </w:p>
        </w:tc>
        <w:tc>
          <w:tcPr>
            <w:tcW w:w="588" w:type="pct"/>
            <w:shd w:val="clear" w:color="auto" w:fill="FFFFFF"/>
          </w:tcPr>
          <w:p w14:paraId="5225323C"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31,6</w:t>
            </w:r>
            <w:r w:rsidRPr="00A31191">
              <w:rPr>
                <w:rFonts w:asciiTheme="majorBidi" w:hAnsiTheme="majorBidi" w:cstheme="majorBidi"/>
                <w:sz w:val="20"/>
                <w:szCs w:val="20"/>
                <w:vertAlign w:val="superscript"/>
                <w:lang w:val="ru"/>
              </w:rPr>
              <w:t>a</w:t>
            </w:r>
          </w:p>
        </w:tc>
        <w:tc>
          <w:tcPr>
            <w:tcW w:w="499" w:type="pct"/>
            <w:vMerge w:val="restart"/>
            <w:shd w:val="clear" w:color="auto" w:fill="FFFFFF"/>
          </w:tcPr>
          <w:p w14:paraId="7804F828"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5,2</w:t>
            </w:r>
            <w:r w:rsidRPr="00A31191">
              <w:rPr>
                <w:rFonts w:asciiTheme="majorBidi" w:hAnsiTheme="majorBidi" w:cstheme="majorBidi"/>
                <w:sz w:val="20"/>
                <w:szCs w:val="20"/>
                <w:vertAlign w:val="superscript"/>
                <w:lang w:val="ru"/>
              </w:rPr>
              <w:t>g</w:t>
            </w:r>
          </w:p>
        </w:tc>
        <w:tc>
          <w:tcPr>
            <w:tcW w:w="466" w:type="pct"/>
            <w:shd w:val="clear" w:color="auto" w:fill="FFFFFF"/>
          </w:tcPr>
          <w:p w14:paraId="71B0FC48"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Следы</w:t>
            </w:r>
          </w:p>
        </w:tc>
        <w:tc>
          <w:tcPr>
            <w:tcW w:w="747" w:type="pct"/>
            <w:shd w:val="clear" w:color="auto" w:fill="FFFFFF"/>
          </w:tcPr>
          <w:p w14:paraId="2DCB49C6"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Н/О</w:t>
            </w:r>
          </w:p>
        </w:tc>
      </w:tr>
      <w:tr w:rsidR="00C602C5" w:rsidRPr="00A31191" w14:paraId="54AB18FC" w14:textId="77777777" w:rsidTr="008670F3">
        <w:trPr>
          <w:cantSplit/>
          <w:trHeight w:val="23"/>
        </w:trPr>
        <w:tc>
          <w:tcPr>
            <w:tcW w:w="916" w:type="pct"/>
            <w:shd w:val="clear" w:color="auto" w:fill="FFFFFF"/>
          </w:tcPr>
          <w:p w14:paraId="45AEA959"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M18</w:t>
            </w:r>
          </w:p>
        </w:tc>
        <w:tc>
          <w:tcPr>
            <w:tcW w:w="1784" w:type="pct"/>
            <w:shd w:val="clear" w:color="auto" w:fill="FFFFFF"/>
          </w:tcPr>
          <w:p w14:paraId="58A3935F"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Два окисления (+O</w:t>
            </w:r>
            <w:r w:rsidRPr="00A31191">
              <w:rPr>
                <w:rFonts w:asciiTheme="majorBidi" w:hAnsiTheme="majorBidi" w:cstheme="majorBidi"/>
                <w:sz w:val="20"/>
                <w:szCs w:val="20"/>
                <w:vertAlign w:val="subscript"/>
                <w:lang w:val="ru"/>
              </w:rPr>
              <w:t>2</w:t>
            </w:r>
            <w:r w:rsidRPr="00A31191">
              <w:rPr>
                <w:rFonts w:asciiTheme="majorBidi" w:hAnsiTheme="majorBidi" w:cstheme="majorBidi"/>
                <w:sz w:val="20"/>
                <w:szCs w:val="20"/>
                <w:lang w:val="ru"/>
              </w:rPr>
              <w:t>)</w:t>
            </w:r>
          </w:p>
        </w:tc>
        <w:tc>
          <w:tcPr>
            <w:tcW w:w="588" w:type="pct"/>
            <w:shd w:val="clear" w:color="auto" w:fill="FFFFFF"/>
          </w:tcPr>
          <w:p w14:paraId="16598DC3"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31,4</w:t>
            </w:r>
            <w:r w:rsidRPr="00A31191">
              <w:rPr>
                <w:rFonts w:asciiTheme="majorBidi" w:hAnsiTheme="majorBidi" w:cstheme="majorBidi"/>
                <w:sz w:val="20"/>
                <w:szCs w:val="20"/>
                <w:vertAlign w:val="superscript"/>
                <w:lang w:val="ru"/>
              </w:rPr>
              <w:t>c</w:t>
            </w:r>
          </w:p>
        </w:tc>
        <w:tc>
          <w:tcPr>
            <w:tcW w:w="499" w:type="pct"/>
            <w:vMerge/>
            <w:shd w:val="clear" w:color="auto" w:fill="FFFFFF"/>
          </w:tcPr>
          <w:p w14:paraId="04A03B0C" w14:textId="77777777" w:rsidR="00C602C5" w:rsidRPr="00A31191" w:rsidRDefault="00C602C5" w:rsidP="008670F3">
            <w:pPr>
              <w:tabs>
                <w:tab w:val="left" w:pos="567"/>
              </w:tabs>
              <w:rPr>
                <w:rFonts w:asciiTheme="majorBidi" w:hAnsiTheme="majorBidi" w:cstheme="majorBidi"/>
                <w:sz w:val="20"/>
                <w:szCs w:val="20"/>
              </w:rPr>
            </w:pPr>
          </w:p>
        </w:tc>
        <w:tc>
          <w:tcPr>
            <w:tcW w:w="466" w:type="pct"/>
            <w:shd w:val="clear" w:color="auto" w:fill="FFFFFF"/>
          </w:tcPr>
          <w:p w14:paraId="12060099"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Н/О</w:t>
            </w:r>
          </w:p>
        </w:tc>
        <w:tc>
          <w:tcPr>
            <w:tcW w:w="747" w:type="pct"/>
            <w:shd w:val="clear" w:color="auto" w:fill="FFFFFF"/>
          </w:tcPr>
          <w:p w14:paraId="0B519AC4"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Следы</w:t>
            </w:r>
          </w:p>
        </w:tc>
      </w:tr>
      <w:tr w:rsidR="00C602C5" w:rsidRPr="00A31191" w14:paraId="3D014FD7" w14:textId="77777777" w:rsidTr="008670F3">
        <w:trPr>
          <w:cantSplit/>
          <w:trHeight w:val="23"/>
        </w:trPr>
        <w:tc>
          <w:tcPr>
            <w:tcW w:w="916" w:type="pct"/>
            <w:shd w:val="clear" w:color="auto" w:fill="FFFFFF"/>
          </w:tcPr>
          <w:p w14:paraId="42EA55D6"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M22</w:t>
            </w:r>
          </w:p>
        </w:tc>
        <w:tc>
          <w:tcPr>
            <w:tcW w:w="1784" w:type="pct"/>
            <w:shd w:val="clear" w:color="auto" w:fill="FFFFFF"/>
          </w:tcPr>
          <w:p w14:paraId="32EBC7DD"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Два окисления (+O</w:t>
            </w:r>
            <w:r w:rsidRPr="00A31191">
              <w:rPr>
                <w:rFonts w:asciiTheme="majorBidi" w:hAnsiTheme="majorBidi" w:cstheme="majorBidi"/>
                <w:sz w:val="20"/>
                <w:szCs w:val="20"/>
                <w:vertAlign w:val="subscript"/>
                <w:lang w:val="ru"/>
              </w:rPr>
              <w:t>2</w:t>
            </w:r>
            <w:r w:rsidRPr="00A31191">
              <w:rPr>
                <w:rFonts w:asciiTheme="majorBidi" w:hAnsiTheme="majorBidi" w:cstheme="majorBidi"/>
                <w:sz w:val="20"/>
                <w:szCs w:val="20"/>
                <w:lang w:val="ru"/>
              </w:rPr>
              <w:t>)</w:t>
            </w:r>
          </w:p>
        </w:tc>
        <w:tc>
          <w:tcPr>
            <w:tcW w:w="588" w:type="pct"/>
            <w:shd w:val="clear" w:color="auto" w:fill="FFFFFF"/>
          </w:tcPr>
          <w:p w14:paraId="1A5F29F3"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33,0</w:t>
            </w:r>
            <w:r w:rsidRPr="00A31191">
              <w:rPr>
                <w:rFonts w:asciiTheme="majorBidi" w:hAnsiTheme="majorBidi" w:cstheme="majorBidi"/>
                <w:sz w:val="20"/>
                <w:szCs w:val="20"/>
                <w:vertAlign w:val="superscript"/>
                <w:lang w:val="ru"/>
              </w:rPr>
              <w:t>a</w:t>
            </w:r>
          </w:p>
        </w:tc>
        <w:tc>
          <w:tcPr>
            <w:tcW w:w="499" w:type="pct"/>
            <w:shd w:val="clear" w:color="auto" w:fill="FFFFFF"/>
          </w:tcPr>
          <w:p w14:paraId="4FD91FC0" w14:textId="77777777" w:rsidR="00C602C5" w:rsidRPr="00A31191" w:rsidRDefault="00C602C5" w:rsidP="008670F3">
            <w:pPr>
              <w:tabs>
                <w:tab w:val="left" w:pos="567"/>
              </w:tabs>
              <w:rPr>
                <w:rFonts w:asciiTheme="majorBidi" w:hAnsiTheme="majorBidi" w:cstheme="majorBidi"/>
                <w:sz w:val="20"/>
                <w:szCs w:val="20"/>
              </w:rPr>
            </w:pPr>
          </w:p>
        </w:tc>
        <w:tc>
          <w:tcPr>
            <w:tcW w:w="466" w:type="pct"/>
            <w:shd w:val="clear" w:color="auto" w:fill="FFFFFF"/>
          </w:tcPr>
          <w:p w14:paraId="57A3E5BC"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0,5</w:t>
            </w:r>
          </w:p>
        </w:tc>
        <w:tc>
          <w:tcPr>
            <w:tcW w:w="747" w:type="pct"/>
            <w:shd w:val="clear" w:color="auto" w:fill="FFFFFF"/>
          </w:tcPr>
          <w:p w14:paraId="45B14718"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Следы</w:t>
            </w:r>
          </w:p>
        </w:tc>
      </w:tr>
      <w:tr w:rsidR="00C602C5" w:rsidRPr="00A31191" w14:paraId="006753F3" w14:textId="77777777" w:rsidTr="008670F3">
        <w:trPr>
          <w:cantSplit/>
          <w:trHeight w:val="23"/>
        </w:trPr>
        <w:tc>
          <w:tcPr>
            <w:tcW w:w="916" w:type="pct"/>
            <w:shd w:val="clear" w:color="auto" w:fill="FFFFFF"/>
          </w:tcPr>
          <w:p w14:paraId="7660C910"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M45</w:t>
            </w:r>
          </w:p>
        </w:tc>
        <w:tc>
          <w:tcPr>
            <w:tcW w:w="1784" w:type="pct"/>
            <w:shd w:val="clear" w:color="auto" w:fill="FFFFFF"/>
          </w:tcPr>
          <w:p w14:paraId="7A0E6278"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Редуцироанный ACP-5134</w:t>
            </w:r>
          </w:p>
        </w:tc>
        <w:tc>
          <w:tcPr>
            <w:tcW w:w="588" w:type="pct"/>
            <w:shd w:val="clear" w:color="auto" w:fill="FFFFFF"/>
          </w:tcPr>
          <w:p w14:paraId="14E498F2"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33,0</w:t>
            </w:r>
            <w:r w:rsidRPr="00A31191">
              <w:rPr>
                <w:rFonts w:asciiTheme="majorBidi" w:hAnsiTheme="majorBidi" w:cstheme="majorBidi"/>
                <w:sz w:val="20"/>
                <w:szCs w:val="20"/>
                <w:vertAlign w:val="superscript"/>
                <w:lang w:val="ru"/>
              </w:rPr>
              <w:t>c</w:t>
            </w:r>
          </w:p>
        </w:tc>
        <w:tc>
          <w:tcPr>
            <w:tcW w:w="499" w:type="pct"/>
            <w:shd w:val="clear" w:color="auto" w:fill="FFFFFF"/>
          </w:tcPr>
          <w:p w14:paraId="20CC3F6D"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12,1</w:t>
            </w:r>
            <w:r w:rsidRPr="00A31191">
              <w:rPr>
                <w:rFonts w:asciiTheme="majorBidi" w:hAnsiTheme="majorBidi" w:cstheme="majorBidi"/>
                <w:sz w:val="20"/>
                <w:szCs w:val="20"/>
                <w:vertAlign w:val="superscript"/>
                <w:lang w:val="ru"/>
              </w:rPr>
              <w:t>h</w:t>
            </w:r>
          </w:p>
        </w:tc>
        <w:tc>
          <w:tcPr>
            <w:tcW w:w="466" w:type="pct"/>
            <w:shd w:val="clear" w:color="auto" w:fill="FFFFFF"/>
          </w:tcPr>
          <w:p w14:paraId="56AA0553"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Следы</w:t>
            </w:r>
          </w:p>
        </w:tc>
        <w:tc>
          <w:tcPr>
            <w:tcW w:w="747" w:type="pct"/>
            <w:shd w:val="clear" w:color="auto" w:fill="FFFFFF"/>
          </w:tcPr>
          <w:p w14:paraId="539B1AFE"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Следы</w:t>
            </w:r>
          </w:p>
        </w:tc>
      </w:tr>
      <w:tr w:rsidR="00C602C5" w:rsidRPr="00A31191" w14:paraId="4BBDDD1D" w14:textId="77777777" w:rsidTr="008670F3">
        <w:trPr>
          <w:cantSplit/>
          <w:trHeight w:val="23"/>
        </w:trPr>
        <w:tc>
          <w:tcPr>
            <w:tcW w:w="916" w:type="pct"/>
            <w:shd w:val="clear" w:color="auto" w:fill="FFFFFF"/>
          </w:tcPr>
          <w:p w14:paraId="170C444E"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M23 (ACP-5134)</w:t>
            </w:r>
          </w:p>
        </w:tc>
        <w:tc>
          <w:tcPr>
            <w:tcW w:w="1784" w:type="pct"/>
            <w:shd w:val="clear" w:color="auto" w:fill="FFFFFF"/>
          </w:tcPr>
          <w:p w14:paraId="4CA53290"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Гидратированный алкин</w:t>
            </w:r>
          </w:p>
        </w:tc>
        <w:tc>
          <w:tcPr>
            <w:tcW w:w="588" w:type="pct"/>
            <w:shd w:val="clear" w:color="auto" w:fill="FFFFFF"/>
          </w:tcPr>
          <w:p w14:paraId="7891986E"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33,6</w:t>
            </w:r>
            <w:r w:rsidRPr="00A31191">
              <w:rPr>
                <w:rFonts w:asciiTheme="majorBidi" w:hAnsiTheme="majorBidi" w:cstheme="majorBidi"/>
                <w:sz w:val="20"/>
                <w:szCs w:val="20"/>
                <w:vertAlign w:val="superscript"/>
                <w:lang w:val="ru"/>
              </w:rPr>
              <w:t>a</w:t>
            </w:r>
          </w:p>
        </w:tc>
        <w:tc>
          <w:tcPr>
            <w:tcW w:w="499" w:type="pct"/>
            <w:shd w:val="clear" w:color="auto" w:fill="FFFFFF"/>
          </w:tcPr>
          <w:p w14:paraId="0491A961" w14:textId="77777777" w:rsidR="00C602C5" w:rsidRPr="00A31191" w:rsidRDefault="00C602C5" w:rsidP="008670F3">
            <w:pPr>
              <w:tabs>
                <w:tab w:val="left" w:pos="567"/>
              </w:tabs>
              <w:rPr>
                <w:rFonts w:asciiTheme="majorBidi" w:hAnsiTheme="majorBidi" w:cstheme="majorBidi"/>
                <w:sz w:val="20"/>
                <w:szCs w:val="20"/>
              </w:rPr>
            </w:pPr>
          </w:p>
        </w:tc>
        <w:tc>
          <w:tcPr>
            <w:tcW w:w="466" w:type="pct"/>
            <w:shd w:val="clear" w:color="auto" w:fill="FFFFFF"/>
          </w:tcPr>
          <w:p w14:paraId="631B93A0"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Следы</w:t>
            </w:r>
          </w:p>
        </w:tc>
        <w:tc>
          <w:tcPr>
            <w:tcW w:w="747" w:type="pct"/>
            <w:shd w:val="clear" w:color="auto" w:fill="FFFFFF"/>
          </w:tcPr>
          <w:p w14:paraId="33FB5377"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Следы</w:t>
            </w:r>
          </w:p>
        </w:tc>
      </w:tr>
      <w:tr w:rsidR="00C602C5" w:rsidRPr="00A31191" w14:paraId="2053C9A8" w14:textId="77777777" w:rsidTr="008670F3">
        <w:trPr>
          <w:cantSplit/>
          <w:trHeight w:val="23"/>
        </w:trPr>
        <w:tc>
          <w:tcPr>
            <w:tcW w:w="916" w:type="pct"/>
            <w:shd w:val="clear" w:color="auto" w:fill="FFFFFF"/>
          </w:tcPr>
          <w:p w14:paraId="4DD8760E"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M24</w:t>
            </w:r>
          </w:p>
        </w:tc>
        <w:tc>
          <w:tcPr>
            <w:tcW w:w="1784" w:type="pct"/>
            <w:shd w:val="clear" w:color="auto" w:fill="FFFFFF"/>
          </w:tcPr>
          <w:p w14:paraId="0435CCBC"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Окисление восстановленного ACP-5134</w:t>
            </w:r>
          </w:p>
        </w:tc>
        <w:tc>
          <w:tcPr>
            <w:tcW w:w="588" w:type="pct"/>
            <w:shd w:val="clear" w:color="auto" w:fill="FFFFFF"/>
          </w:tcPr>
          <w:p w14:paraId="1EFBED04"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34,2</w:t>
            </w:r>
            <w:r w:rsidRPr="00A31191">
              <w:rPr>
                <w:rFonts w:asciiTheme="majorBidi" w:hAnsiTheme="majorBidi" w:cstheme="majorBidi"/>
                <w:sz w:val="20"/>
                <w:szCs w:val="20"/>
                <w:vertAlign w:val="superscript"/>
                <w:lang w:val="ru"/>
              </w:rPr>
              <w:t>a</w:t>
            </w:r>
          </w:p>
        </w:tc>
        <w:tc>
          <w:tcPr>
            <w:tcW w:w="499" w:type="pct"/>
            <w:shd w:val="clear" w:color="auto" w:fill="FFFFFF"/>
          </w:tcPr>
          <w:p w14:paraId="41C06614"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7,5</w:t>
            </w:r>
          </w:p>
        </w:tc>
        <w:tc>
          <w:tcPr>
            <w:tcW w:w="466" w:type="pct"/>
            <w:shd w:val="clear" w:color="auto" w:fill="FFFFFF"/>
          </w:tcPr>
          <w:p w14:paraId="0D18ECE1"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Следы</w:t>
            </w:r>
          </w:p>
        </w:tc>
        <w:tc>
          <w:tcPr>
            <w:tcW w:w="747" w:type="pct"/>
            <w:shd w:val="clear" w:color="auto" w:fill="FFFFFF"/>
          </w:tcPr>
          <w:p w14:paraId="10441E87"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Следы</w:t>
            </w:r>
          </w:p>
        </w:tc>
      </w:tr>
      <w:tr w:rsidR="00C602C5" w:rsidRPr="00A31191" w14:paraId="4791893F" w14:textId="77777777" w:rsidTr="008670F3">
        <w:trPr>
          <w:cantSplit/>
          <w:trHeight w:val="23"/>
        </w:trPr>
        <w:tc>
          <w:tcPr>
            <w:tcW w:w="916" w:type="pct"/>
            <w:shd w:val="clear" w:color="auto" w:fill="FFFFFF"/>
          </w:tcPr>
          <w:p w14:paraId="496BF6BE"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M25</w:t>
            </w:r>
          </w:p>
        </w:tc>
        <w:tc>
          <w:tcPr>
            <w:tcW w:w="1784" w:type="pct"/>
            <w:shd w:val="clear" w:color="auto" w:fill="FFFFFF"/>
          </w:tcPr>
          <w:p w14:paraId="4DE5A027"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Окисление, дегидратация</w:t>
            </w:r>
          </w:p>
        </w:tc>
        <w:tc>
          <w:tcPr>
            <w:tcW w:w="588" w:type="pct"/>
            <w:shd w:val="clear" w:color="auto" w:fill="FFFFFF"/>
          </w:tcPr>
          <w:p w14:paraId="7D3DDCCB"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35,6</w:t>
            </w:r>
            <w:r w:rsidRPr="00A31191">
              <w:rPr>
                <w:rFonts w:asciiTheme="majorBidi" w:hAnsiTheme="majorBidi" w:cstheme="majorBidi"/>
                <w:sz w:val="20"/>
                <w:szCs w:val="20"/>
                <w:vertAlign w:val="superscript"/>
                <w:lang w:val="ru"/>
              </w:rPr>
              <w:t>a</w:t>
            </w:r>
          </w:p>
        </w:tc>
        <w:tc>
          <w:tcPr>
            <w:tcW w:w="499" w:type="pct"/>
            <w:shd w:val="clear" w:color="auto" w:fill="FFFFFF"/>
          </w:tcPr>
          <w:p w14:paraId="494C55C6"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Следы</w:t>
            </w:r>
          </w:p>
        </w:tc>
        <w:tc>
          <w:tcPr>
            <w:tcW w:w="466" w:type="pct"/>
            <w:shd w:val="clear" w:color="auto" w:fill="FFFFFF"/>
          </w:tcPr>
          <w:p w14:paraId="10837ADA"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0,2</w:t>
            </w:r>
          </w:p>
        </w:tc>
        <w:tc>
          <w:tcPr>
            <w:tcW w:w="747" w:type="pct"/>
            <w:shd w:val="clear" w:color="auto" w:fill="FFFFFF"/>
          </w:tcPr>
          <w:p w14:paraId="1F0CC295"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5,9</w:t>
            </w:r>
          </w:p>
        </w:tc>
      </w:tr>
      <w:tr w:rsidR="00C602C5" w:rsidRPr="00A31191" w14:paraId="289D8A47" w14:textId="77777777" w:rsidTr="008670F3">
        <w:trPr>
          <w:cantSplit/>
          <w:trHeight w:val="23"/>
        </w:trPr>
        <w:tc>
          <w:tcPr>
            <w:tcW w:w="916" w:type="pct"/>
            <w:shd w:val="clear" w:color="auto" w:fill="FFFFFF"/>
          </w:tcPr>
          <w:p w14:paraId="354B1BCA"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Исходная субстанция</w:t>
            </w:r>
          </w:p>
        </w:tc>
        <w:tc>
          <w:tcPr>
            <w:tcW w:w="1784" w:type="pct"/>
            <w:shd w:val="clear" w:color="auto" w:fill="FFFFFF"/>
          </w:tcPr>
          <w:p w14:paraId="1D75EF6C"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Акалабрутиниб</w:t>
            </w:r>
          </w:p>
        </w:tc>
        <w:tc>
          <w:tcPr>
            <w:tcW w:w="588" w:type="pct"/>
            <w:shd w:val="clear" w:color="auto" w:fill="FFFFFF"/>
          </w:tcPr>
          <w:p w14:paraId="506ED04F"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38,5</w:t>
            </w:r>
            <w:r w:rsidRPr="00A31191">
              <w:rPr>
                <w:rFonts w:asciiTheme="majorBidi" w:hAnsiTheme="majorBidi" w:cstheme="majorBidi"/>
                <w:sz w:val="20"/>
                <w:szCs w:val="20"/>
                <w:vertAlign w:val="superscript"/>
                <w:lang w:val="ru"/>
              </w:rPr>
              <w:t>b</w:t>
            </w:r>
          </w:p>
        </w:tc>
        <w:tc>
          <w:tcPr>
            <w:tcW w:w="499" w:type="pct"/>
            <w:shd w:val="clear" w:color="auto" w:fill="FFFFFF"/>
          </w:tcPr>
          <w:p w14:paraId="463A4AE1"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1,2</w:t>
            </w:r>
          </w:p>
        </w:tc>
        <w:tc>
          <w:tcPr>
            <w:tcW w:w="466" w:type="pct"/>
            <w:shd w:val="clear" w:color="auto" w:fill="FFFFFF"/>
          </w:tcPr>
          <w:p w14:paraId="45576DF5"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0,5</w:t>
            </w:r>
          </w:p>
        </w:tc>
        <w:tc>
          <w:tcPr>
            <w:tcW w:w="747" w:type="pct"/>
            <w:shd w:val="clear" w:color="auto" w:fill="FFFFFF"/>
          </w:tcPr>
          <w:p w14:paraId="46223023"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8,6</w:t>
            </w:r>
          </w:p>
        </w:tc>
      </w:tr>
      <w:tr w:rsidR="00C602C5" w:rsidRPr="00A31191" w14:paraId="0F6B9C29" w14:textId="77777777" w:rsidTr="008670F3">
        <w:trPr>
          <w:cantSplit/>
          <w:trHeight w:val="23"/>
        </w:trPr>
        <w:tc>
          <w:tcPr>
            <w:tcW w:w="916" w:type="pct"/>
            <w:shd w:val="clear" w:color="auto" w:fill="FFFFFF"/>
          </w:tcPr>
          <w:p w14:paraId="3ECE9E49"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M27 (ACP-5862)</w:t>
            </w:r>
          </w:p>
        </w:tc>
        <w:tc>
          <w:tcPr>
            <w:tcW w:w="1784" w:type="pct"/>
            <w:shd w:val="clear" w:color="auto" w:fill="FFFFFF"/>
          </w:tcPr>
          <w:p w14:paraId="179B1DDB"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Окисление, раскрытие цикла</w:t>
            </w:r>
          </w:p>
        </w:tc>
        <w:tc>
          <w:tcPr>
            <w:tcW w:w="588" w:type="pct"/>
            <w:shd w:val="clear" w:color="auto" w:fill="FFFFFF"/>
          </w:tcPr>
          <w:p w14:paraId="34D50B0A"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41,6</w:t>
            </w:r>
            <w:r w:rsidRPr="00A31191">
              <w:rPr>
                <w:rFonts w:asciiTheme="majorBidi" w:hAnsiTheme="majorBidi" w:cstheme="majorBidi"/>
                <w:sz w:val="20"/>
                <w:szCs w:val="20"/>
                <w:vertAlign w:val="superscript"/>
                <w:lang w:val="ru"/>
              </w:rPr>
              <w:t>b</w:t>
            </w:r>
          </w:p>
        </w:tc>
        <w:tc>
          <w:tcPr>
            <w:tcW w:w="499" w:type="pct"/>
            <w:shd w:val="clear" w:color="auto" w:fill="FFFFFF"/>
          </w:tcPr>
          <w:p w14:paraId="6C15461D"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3,5</w:t>
            </w:r>
          </w:p>
        </w:tc>
        <w:tc>
          <w:tcPr>
            <w:tcW w:w="466" w:type="pct"/>
            <w:shd w:val="clear" w:color="auto" w:fill="FFFFFF"/>
          </w:tcPr>
          <w:p w14:paraId="072FAB51"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0,5</w:t>
            </w:r>
          </w:p>
        </w:tc>
        <w:tc>
          <w:tcPr>
            <w:tcW w:w="747" w:type="pct"/>
            <w:shd w:val="clear" w:color="auto" w:fill="FFFFFF"/>
          </w:tcPr>
          <w:p w14:paraId="4ACC01BD"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34,7</w:t>
            </w:r>
          </w:p>
        </w:tc>
      </w:tr>
      <w:tr w:rsidR="00C602C5" w:rsidRPr="00A31191" w14:paraId="0F7026E9" w14:textId="77777777" w:rsidTr="008670F3">
        <w:trPr>
          <w:cantSplit/>
          <w:trHeight w:val="23"/>
        </w:trPr>
        <w:tc>
          <w:tcPr>
            <w:tcW w:w="916" w:type="pct"/>
            <w:shd w:val="clear" w:color="auto" w:fill="FFFFFF"/>
          </w:tcPr>
          <w:p w14:paraId="2E5284F9"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Итого</w:t>
            </w:r>
          </w:p>
        </w:tc>
        <w:tc>
          <w:tcPr>
            <w:tcW w:w="1784" w:type="pct"/>
            <w:shd w:val="clear" w:color="auto" w:fill="FFFFFF"/>
          </w:tcPr>
          <w:p w14:paraId="2EC40126" w14:textId="77777777" w:rsidR="00C602C5" w:rsidRPr="00A31191" w:rsidRDefault="00C602C5" w:rsidP="008670F3">
            <w:pPr>
              <w:tabs>
                <w:tab w:val="left" w:pos="567"/>
              </w:tabs>
              <w:rPr>
                <w:rFonts w:asciiTheme="majorBidi" w:hAnsiTheme="majorBidi" w:cstheme="majorBidi"/>
                <w:sz w:val="20"/>
                <w:szCs w:val="20"/>
              </w:rPr>
            </w:pPr>
          </w:p>
        </w:tc>
        <w:tc>
          <w:tcPr>
            <w:tcW w:w="588" w:type="pct"/>
            <w:shd w:val="clear" w:color="auto" w:fill="FFFFFF"/>
          </w:tcPr>
          <w:p w14:paraId="306CED97" w14:textId="77777777" w:rsidR="00C602C5" w:rsidRPr="00A31191" w:rsidRDefault="00C602C5" w:rsidP="008670F3">
            <w:pPr>
              <w:tabs>
                <w:tab w:val="left" w:pos="567"/>
              </w:tabs>
              <w:rPr>
                <w:rFonts w:asciiTheme="majorBidi" w:hAnsiTheme="majorBidi" w:cstheme="majorBidi"/>
                <w:sz w:val="20"/>
                <w:szCs w:val="20"/>
              </w:rPr>
            </w:pPr>
          </w:p>
        </w:tc>
        <w:tc>
          <w:tcPr>
            <w:tcW w:w="499" w:type="pct"/>
            <w:shd w:val="clear" w:color="auto" w:fill="FFFFFF"/>
          </w:tcPr>
          <w:p w14:paraId="5DE38B14"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83,5</w:t>
            </w:r>
            <w:r w:rsidRPr="00A31191">
              <w:rPr>
                <w:rFonts w:asciiTheme="majorBidi" w:hAnsiTheme="majorBidi" w:cstheme="majorBidi"/>
                <w:sz w:val="20"/>
                <w:szCs w:val="20"/>
                <w:vertAlign w:val="superscript"/>
                <w:lang w:val="ru"/>
              </w:rPr>
              <w:t>d</w:t>
            </w:r>
          </w:p>
        </w:tc>
        <w:tc>
          <w:tcPr>
            <w:tcW w:w="466" w:type="pct"/>
            <w:shd w:val="clear" w:color="auto" w:fill="FFFFFF"/>
          </w:tcPr>
          <w:p w14:paraId="7D5B5434"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12,0</w:t>
            </w:r>
            <w:r w:rsidRPr="00A31191">
              <w:rPr>
                <w:rFonts w:asciiTheme="majorBidi" w:hAnsiTheme="majorBidi" w:cstheme="majorBidi"/>
                <w:sz w:val="20"/>
                <w:szCs w:val="20"/>
                <w:vertAlign w:val="superscript"/>
                <w:lang w:val="ru"/>
              </w:rPr>
              <w:t>d</w:t>
            </w:r>
          </w:p>
        </w:tc>
        <w:tc>
          <w:tcPr>
            <w:tcW w:w="747" w:type="pct"/>
            <w:shd w:val="clear" w:color="auto" w:fill="FFFFFF"/>
          </w:tcPr>
          <w:p w14:paraId="33BA5C35" w14:textId="77777777" w:rsidR="00C602C5" w:rsidRPr="00A31191" w:rsidRDefault="00C602C5" w:rsidP="008670F3">
            <w:pPr>
              <w:tabs>
                <w:tab w:val="left" w:pos="567"/>
              </w:tabs>
              <w:rPr>
                <w:rFonts w:asciiTheme="majorBidi" w:hAnsiTheme="majorBidi" w:cstheme="majorBidi"/>
                <w:sz w:val="20"/>
                <w:szCs w:val="20"/>
              </w:rPr>
            </w:pPr>
          </w:p>
        </w:tc>
      </w:tr>
      <w:tr w:rsidR="00C602C5" w:rsidRPr="00A31191" w14:paraId="11696B01" w14:textId="77777777" w:rsidTr="008670F3">
        <w:trPr>
          <w:cantSplit/>
          <w:trHeight w:val="23"/>
        </w:trPr>
        <w:tc>
          <w:tcPr>
            <w:tcW w:w="5000" w:type="pct"/>
            <w:gridSpan w:val="6"/>
            <w:shd w:val="clear" w:color="auto" w:fill="FFFFFF"/>
          </w:tcPr>
          <w:p w14:paraId="5C918153" w14:textId="77777777" w:rsidR="00C602C5" w:rsidRPr="00AF1A18" w:rsidRDefault="00C602C5" w:rsidP="008670F3">
            <w:pPr>
              <w:tabs>
                <w:tab w:val="left" w:pos="567"/>
              </w:tabs>
              <w:rPr>
                <w:rFonts w:asciiTheme="majorBidi" w:hAnsiTheme="majorBidi" w:cstheme="majorBidi"/>
                <w:sz w:val="20"/>
                <w:szCs w:val="20"/>
              </w:rPr>
            </w:pPr>
            <w:r w:rsidRPr="00A31191">
              <w:rPr>
                <w:rFonts w:asciiTheme="majorBidi" w:hAnsiTheme="majorBidi" w:cstheme="majorBidi"/>
                <w:b/>
                <w:bCs/>
                <w:sz w:val="20"/>
                <w:szCs w:val="20"/>
                <w:lang w:val="ru"/>
              </w:rPr>
              <w:t>Примечание</w:t>
            </w:r>
            <w:r w:rsidRPr="00A31191">
              <w:rPr>
                <w:rFonts w:asciiTheme="majorBidi" w:hAnsiTheme="majorBidi" w:cstheme="majorBidi"/>
                <w:sz w:val="20"/>
                <w:szCs w:val="20"/>
                <w:lang w:val="ru"/>
              </w:rPr>
              <w:t xml:space="preserve">: </w:t>
            </w:r>
          </w:p>
          <w:p w14:paraId="551B2E55" w14:textId="77777777" w:rsidR="00C602C5" w:rsidRPr="00A31191" w:rsidRDefault="00C602C5" w:rsidP="008670F3">
            <w:pPr>
              <w:tabs>
                <w:tab w:val="left" w:pos="567"/>
              </w:tabs>
              <w:rPr>
                <w:rFonts w:asciiTheme="majorBidi" w:hAnsiTheme="majorBidi" w:cstheme="majorBidi"/>
                <w:sz w:val="20"/>
                <w:szCs w:val="20"/>
                <w:lang w:val="ru"/>
              </w:rPr>
            </w:pPr>
            <w:r w:rsidRPr="00A31191">
              <w:rPr>
                <w:rFonts w:asciiTheme="majorBidi" w:hAnsiTheme="majorBidi" w:cstheme="majorBidi"/>
                <w:sz w:val="20"/>
                <w:szCs w:val="20"/>
                <w:lang w:val="ru"/>
              </w:rPr>
              <w:t xml:space="preserve">AUC = площадь под кривой; </w:t>
            </w:r>
          </w:p>
          <w:p w14:paraId="0ECD6346" w14:textId="77777777" w:rsidR="00C602C5" w:rsidRPr="00A31191" w:rsidRDefault="00C602C5" w:rsidP="008670F3">
            <w:pPr>
              <w:tabs>
                <w:tab w:val="left" w:pos="567"/>
              </w:tabs>
              <w:rPr>
                <w:rFonts w:asciiTheme="majorBidi" w:hAnsiTheme="majorBidi" w:cstheme="majorBidi"/>
                <w:sz w:val="20"/>
                <w:szCs w:val="20"/>
                <w:lang w:val="ru"/>
              </w:rPr>
            </w:pPr>
            <w:r w:rsidRPr="00A31191">
              <w:rPr>
                <w:rFonts w:asciiTheme="majorBidi" w:hAnsiTheme="majorBidi" w:cstheme="majorBidi"/>
                <w:sz w:val="20"/>
                <w:szCs w:val="20"/>
                <w:lang w:val="ru"/>
              </w:rPr>
              <w:t>ВУ = время удерживания; Н/О = не определяли;</w:t>
            </w:r>
          </w:p>
          <w:p w14:paraId="78663996" w14:textId="77777777" w:rsidR="00C602C5" w:rsidRPr="00A31191" w:rsidRDefault="00C602C5" w:rsidP="008670F3">
            <w:pPr>
              <w:tabs>
                <w:tab w:val="left" w:pos="567"/>
              </w:tabs>
              <w:rPr>
                <w:rFonts w:asciiTheme="majorBidi" w:hAnsiTheme="majorBidi" w:cstheme="majorBidi"/>
                <w:sz w:val="20"/>
                <w:szCs w:val="20"/>
              </w:rPr>
            </w:pPr>
            <w:r w:rsidRPr="00A31191">
              <w:rPr>
                <w:rFonts w:asciiTheme="majorBidi" w:hAnsiTheme="majorBidi" w:cstheme="majorBidi"/>
                <w:sz w:val="20"/>
                <w:szCs w:val="20"/>
                <w:lang w:val="ru"/>
              </w:rPr>
              <w:t xml:space="preserve"> Следы = компонент обнаруживался с помощью МС/МС, но содержание </w:t>
            </w:r>
            <w:r w:rsidRPr="00A31191">
              <w:rPr>
                <w:rFonts w:asciiTheme="majorBidi" w:hAnsiTheme="majorBidi" w:cstheme="majorBidi"/>
                <w:sz w:val="20"/>
                <w:szCs w:val="20"/>
                <w:vertAlign w:val="superscript"/>
                <w:lang w:val="ru"/>
              </w:rPr>
              <w:t>14</w:t>
            </w:r>
            <w:r w:rsidRPr="00A31191">
              <w:rPr>
                <w:rFonts w:asciiTheme="majorBidi" w:hAnsiTheme="majorBidi" w:cstheme="majorBidi"/>
                <w:sz w:val="20"/>
                <w:szCs w:val="20"/>
                <w:lang w:val="ru"/>
              </w:rPr>
              <w:t>С не выступало за базовую линию.</w:t>
            </w:r>
          </w:p>
          <w:p w14:paraId="04BC2270" w14:textId="77777777" w:rsidR="00C602C5" w:rsidRPr="00A31191" w:rsidRDefault="00C602C5" w:rsidP="008670F3">
            <w:pPr>
              <w:tabs>
                <w:tab w:val="left" w:pos="567"/>
                <w:tab w:val="left" w:pos="985"/>
              </w:tabs>
              <w:rPr>
                <w:rFonts w:asciiTheme="majorBidi" w:hAnsiTheme="majorBidi" w:cstheme="majorBidi"/>
                <w:sz w:val="20"/>
                <w:szCs w:val="20"/>
              </w:rPr>
            </w:pPr>
            <w:r w:rsidRPr="00A31191">
              <w:rPr>
                <w:rFonts w:asciiTheme="majorBidi" w:hAnsiTheme="majorBidi" w:cstheme="majorBidi"/>
                <w:sz w:val="20"/>
                <w:szCs w:val="20"/>
                <w:lang w:val="ru"/>
              </w:rPr>
              <w:t xml:space="preserve">% от AUC = % компонента в общем радиометрическом профиле, полученном из усредненного по времени пула образцов плазмы крови </w:t>
            </w:r>
          </w:p>
          <w:p w14:paraId="4081C860" w14:textId="77777777" w:rsidR="00C602C5" w:rsidRPr="00A31191" w:rsidRDefault="00C602C5" w:rsidP="008670F3">
            <w:pPr>
              <w:tabs>
                <w:tab w:val="left" w:pos="567"/>
                <w:tab w:val="left" w:pos="985"/>
              </w:tabs>
              <w:rPr>
                <w:rFonts w:asciiTheme="majorBidi" w:hAnsiTheme="majorBidi" w:cstheme="majorBidi"/>
                <w:sz w:val="20"/>
                <w:szCs w:val="20"/>
              </w:rPr>
            </w:pPr>
            <w:r w:rsidRPr="00A31191">
              <w:rPr>
                <w:rFonts w:asciiTheme="majorBidi" w:hAnsiTheme="majorBidi" w:cstheme="majorBidi"/>
                <w:sz w:val="20"/>
                <w:szCs w:val="20"/>
                <w:lang w:val="ru"/>
              </w:rPr>
              <w:t xml:space="preserve">a, b, c — времена удерживания на хроматограммах образцов мочи, плазмы крови или фекалий, соответственно </w:t>
            </w:r>
          </w:p>
          <w:p w14:paraId="4DF0F2BA" w14:textId="77777777" w:rsidR="00C602C5" w:rsidRPr="00A31191" w:rsidRDefault="00C602C5" w:rsidP="008670F3">
            <w:pPr>
              <w:tabs>
                <w:tab w:val="left" w:pos="567"/>
                <w:tab w:val="left" w:pos="985"/>
              </w:tabs>
              <w:rPr>
                <w:rFonts w:asciiTheme="majorBidi" w:hAnsiTheme="majorBidi" w:cstheme="majorBidi"/>
                <w:sz w:val="20"/>
                <w:szCs w:val="20"/>
              </w:rPr>
            </w:pPr>
            <w:r w:rsidRPr="00A31191">
              <w:rPr>
                <w:rFonts w:asciiTheme="majorBidi" w:hAnsiTheme="majorBidi" w:cstheme="majorBidi"/>
                <w:sz w:val="20"/>
                <w:szCs w:val="20"/>
                <w:lang w:val="ru"/>
              </w:rPr>
              <w:t>d</w:t>
            </w:r>
            <w:r w:rsidRPr="00A31191">
              <w:rPr>
                <w:rFonts w:asciiTheme="majorBidi" w:hAnsiTheme="majorBidi" w:cstheme="majorBidi"/>
                <w:sz w:val="20"/>
                <w:szCs w:val="20"/>
                <w:lang w:val="ru"/>
              </w:rPr>
              <w:tab/>
              <w:t xml:space="preserve">Итоговые значения представляют собой геометрические средние (n = 6) от общего объема выделенного </w:t>
            </w:r>
            <w:r w:rsidRPr="00A31191">
              <w:rPr>
                <w:rFonts w:asciiTheme="majorBidi" w:hAnsiTheme="majorBidi" w:cstheme="majorBidi"/>
                <w:sz w:val="20"/>
                <w:szCs w:val="20"/>
                <w:vertAlign w:val="superscript"/>
                <w:lang w:val="ru"/>
              </w:rPr>
              <w:t>14</w:t>
            </w:r>
            <w:r w:rsidRPr="00A31191">
              <w:rPr>
                <w:rFonts w:asciiTheme="majorBidi" w:hAnsiTheme="majorBidi" w:cstheme="majorBidi"/>
                <w:sz w:val="20"/>
                <w:szCs w:val="20"/>
                <w:lang w:val="ru"/>
              </w:rPr>
              <w:t>C.</w:t>
            </w:r>
          </w:p>
          <w:p w14:paraId="2F9C99F8" w14:textId="77777777" w:rsidR="00C602C5" w:rsidRPr="00A31191" w:rsidRDefault="00C602C5" w:rsidP="008670F3">
            <w:pPr>
              <w:tabs>
                <w:tab w:val="left" w:pos="567"/>
                <w:tab w:val="left" w:pos="985"/>
              </w:tabs>
              <w:rPr>
                <w:rFonts w:asciiTheme="majorBidi" w:hAnsiTheme="majorBidi" w:cstheme="majorBidi"/>
                <w:sz w:val="20"/>
                <w:szCs w:val="20"/>
              </w:rPr>
            </w:pPr>
            <w:r w:rsidRPr="00A31191">
              <w:rPr>
                <w:rFonts w:asciiTheme="majorBidi" w:hAnsiTheme="majorBidi" w:cstheme="majorBidi"/>
                <w:sz w:val="20"/>
                <w:szCs w:val="20"/>
                <w:lang w:val="ru"/>
              </w:rPr>
              <w:t>e</w:t>
            </w:r>
            <w:r w:rsidRPr="00A31191">
              <w:rPr>
                <w:rFonts w:asciiTheme="majorBidi" w:hAnsiTheme="majorBidi" w:cstheme="majorBidi"/>
                <w:sz w:val="20"/>
                <w:szCs w:val="20"/>
                <w:lang w:val="ru"/>
              </w:rPr>
              <w:tab/>
              <w:t>компоненты М7, М10 и М11 обеспечивают долю в % в экскретируемой дозе.</w:t>
            </w:r>
          </w:p>
          <w:p w14:paraId="25CB951D" w14:textId="77777777" w:rsidR="00C602C5" w:rsidRPr="00A31191" w:rsidRDefault="00C602C5" w:rsidP="008670F3">
            <w:pPr>
              <w:tabs>
                <w:tab w:val="left" w:pos="567"/>
                <w:tab w:val="left" w:pos="985"/>
              </w:tabs>
              <w:rPr>
                <w:rFonts w:asciiTheme="majorBidi" w:hAnsiTheme="majorBidi" w:cstheme="majorBidi"/>
                <w:sz w:val="20"/>
                <w:szCs w:val="20"/>
              </w:rPr>
            </w:pPr>
            <w:r w:rsidRPr="00A31191">
              <w:rPr>
                <w:rFonts w:asciiTheme="majorBidi" w:hAnsiTheme="majorBidi" w:cstheme="majorBidi"/>
                <w:sz w:val="20"/>
                <w:szCs w:val="20"/>
                <w:lang w:val="ru"/>
              </w:rPr>
              <w:t>f</w:t>
            </w:r>
            <w:r w:rsidRPr="00A31191">
              <w:rPr>
                <w:rFonts w:asciiTheme="majorBidi" w:hAnsiTheme="majorBidi" w:cstheme="majorBidi"/>
                <w:sz w:val="20"/>
                <w:szCs w:val="20"/>
                <w:lang w:val="ru"/>
              </w:rPr>
              <w:tab/>
              <w:t>компоненты M7, M8, M9, M10 и M11 обеспечивают свой вклад в % от AUC.</w:t>
            </w:r>
          </w:p>
          <w:p w14:paraId="0E244118" w14:textId="77777777" w:rsidR="00C602C5" w:rsidRPr="00A31191" w:rsidRDefault="00C602C5" w:rsidP="008670F3">
            <w:pPr>
              <w:tabs>
                <w:tab w:val="left" w:pos="567"/>
                <w:tab w:val="left" w:pos="985"/>
              </w:tabs>
              <w:rPr>
                <w:rFonts w:asciiTheme="majorBidi" w:hAnsiTheme="majorBidi" w:cstheme="majorBidi"/>
                <w:sz w:val="20"/>
                <w:szCs w:val="20"/>
              </w:rPr>
            </w:pPr>
            <w:r w:rsidRPr="00A31191">
              <w:rPr>
                <w:rFonts w:asciiTheme="majorBidi" w:hAnsiTheme="majorBidi" w:cstheme="majorBidi"/>
                <w:sz w:val="20"/>
                <w:szCs w:val="20"/>
                <w:lang w:val="ru"/>
              </w:rPr>
              <w:t>g</w:t>
            </w:r>
            <w:r w:rsidRPr="00A31191">
              <w:rPr>
                <w:rFonts w:asciiTheme="majorBidi" w:hAnsiTheme="majorBidi" w:cstheme="majorBidi"/>
                <w:sz w:val="20"/>
                <w:szCs w:val="20"/>
                <w:lang w:val="ru"/>
              </w:rPr>
              <w:tab/>
              <w:t>компоненты М17 и М18 обеспечивают свою долю в % экскретируемой дозы.</w:t>
            </w:r>
          </w:p>
          <w:p w14:paraId="1FE1FB1B" w14:textId="77777777" w:rsidR="00C602C5" w:rsidRPr="00A31191" w:rsidRDefault="00C602C5" w:rsidP="008670F3">
            <w:pPr>
              <w:tabs>
                <w:tab w:val="left" w:pos="567"/>
                <w:tab w:val="left" w:pos="985"/>
              </w:tabs>
              <w:rPr>
                <w:rFonts w:asciiTheme="majorBidi" w:hAnsiTheme="majorBidi" w:cstheme="majorBidi"/>
                <w:sz w:val="20"/>
                <w:szCs w:val="20"/>
              </w:rPr>
            </w:pPr>
            <w:r w:rsidRPr="00A31191">
              <w:rPr>
                <w:rFonts w:asciiTheme="majorBidi" w:hAnsiTheme="majorBidi" w:cstheme="majorBidi"/>
                <w:sz w:val="20"/>
                <w:szCs w:val="20"/>
                <w:lang w:val="ru"/>
              </w:rPr>
              <w:t>h</w:t>
            </w:r>
            <w:r w:rsidRPr="00A31191">
              <w:rPr>
                <w:rFonts w:asciiTheme="majorBidi" w:hAnsiTheme="majorBidi" w:cstheme="majorBidi"/>
                <w:sz w:val="20"/>
                <w:szCs w:val="20"/>
                <w:lang w:val="ru"/>
              </w:rPr>
              <w:tab/>
              <w:t>компоненты М22, М45 и М23 вносят свой вклад в % экскретируемой дозы</w:t>
            </w:r>
          </w:p>
          <w:p w14:paraId="3B6AF5ED" w14:textId="77777777" w:rsidR="00C602C5" w:rsidRPr="00A31191" w:rsidRDefault="00C602C5" w:rsidP="008670F3">
            <w:pPr>
              <w:tabs>
                <w:tab w:val="left" w:pos="567"/>
              </w:tabs>
              <w:rPr>
                <w:rFonts w:asciiTheme="majorBidi" w:hAnsiTheme="majorBidi" w:cstheme="majorBidi"/>
                <w:sz w:val="16"/>
                <w:szCs w:val="20"/>
              </w:rPr>
            </w:pPr>
            <w:r w:rsidRPr="00A31191">
              <w:rPr>
                <w:rFonts w:asciiTheme="majorBidi" w:hAnsiTheme="majorBidi" w:cstheme="majorBidi"/>
                <w:bCs/>
                <w:sz w:val="20"/>
                <w:szCs w:val="20"/>
                <w:lang w:val="ru"/>
              </w:rPr>
              <w:t>Источник</w:t>
            </w:r>
            <w:r w:rsidRPr="00A31191">
              <w:rPr>
                <w:rFonts w:asciiTheme="majorBidi" w:hAnsiTheme="majorBidi" w:cstheme="majorBidi"/>
                <w:sz w:val="20"/>
                <w:szCs w:val="20"/>
                <w:lang w:val="ru"/>
              </w:rPr>
              <w:t>: 8341070 и ACE-HV-009</w:t>
            </w:r>
          </w:p>
        </w:tc>
      </w:tr>
    </w:tbl>
    <w:p w14:paraId="143ABA0A" w14:textId="77777777" w:rsidR="00C602C5" w:rsidRPr="00A31191" w:rsidRDefault="00C602C5" w:rsidP="00C602C5">
      <w:pPr>
        <w:tabs>
          <w:tab w:val="left" w:pos="567"/>
        </w:tabs>
        <w:jc w:val="both"/>
        <w:rPr>
          <w:rFonts w:asciiTheme="majorBidi" w:hAnsiTheme="majorBidi" w:cstheme="majorBidi"/>
        </w:rPr>
      </w:pPr>
      <w:r>
        <w:rPr>
          <w:rFonts w:asciiTheme="majorBidi" w:hAnsiTheme="majorBidi" w:cstheme="majorBidi"/>
          <w:sz w:val="18"/>
        </w:rPr>
        <w:tab/>
      </w:r>
      <w:r w:rsidRPr="00A31191">
        <w:rPr>
          <w:rFonts w:asciiTheme="majorBidi" w:hAnsiTheme="majorBidi" w:cstheme="majorBidi"/>
          <w:lang w:val="ru"/>
        </w:rPr>
        <w:t>Были проведены исследования баланса масс на крысах и собаках, на основании которых был рассчитан коэффициент концентрации основного метаболита ACP-5862 у человека</w:t>
      </w:r>
      <w:r>
        <w:rPr>
          <w:rFonts w:asciiTheme="majorBidi" w:hAnsiTheme="majorBidi" w:cstheme="majorBidi"/>
          <w:lang w:val="ru"/>
        </w:rPr>
        <w:t xml:space="preserve"> </w:t>
      </w:r>
      <w:r w:rsidRPr="00F87F19">
        <w:rPr>
          <w:rFonts w:asciiTheme="majorBidi" w:hAnsiTheme="majorBidi" w:cstheme="majorBidi"/>
          <w:lang w:val="ru"/>
        </w:rPr>
        <w:t>[</w:t>
      </w:r>
      <w:r>
        <w:rPr>
          <w:rFonts w:asciiTheme="majorBidi" w:hAnsiTheme="majorBidi" w:cstheme="majorBidi"/>
        </w:rPr>
        <w:t>6</w:t>
      </w:r>
      <w:r w:rsidRPr="00F87F19">
        <w:rPr>
          <w:rFonts w:asciiTheme="majorBidi" w:hAnsiTheme="majorBidi" w:cstheme="majorBidi"/>
          <w:lang w:val="ru"/>
        </w:rPr>
        <w:t>]</w:t>
      </w:r>
      <w:r w:rsidRPr="00A31191">
        <w:rPr>
          <w:rFonts w:asciiTheme="majorBidi" w:hAnsiTheme="majorBidi" w:cstheme="majorBidi"/>
          <w:lang w:val="ru"/>
        </w:rPr>
        <w:t>.</w:t>
      </w:r>
    </w:p>
    <w:p w14:paraId="6973AC40" w14:textId="5BFB5DDE" w:rsidR="00B50A8D" w:rsidRDefault="00B50A8D" w:rsidP="00B50A8D">
      <w:pPr>
        <w:pStyle w:val="af5"/>
        <w:keepNext/>
        <w:jc w:val="both"/>
      </w:pPr>
      <w:bookmarkStart w:id="306" w:name="_Toc159973363"/>
      <w:r>
        <w:lastRenderedPageBreak/>
        <w:t xml:space="preserve">Таблица </w:t>
      </w:r>
      <w:fldSimple w:instr=" STYLEREF 1 \s ">
        <w:r w:rsidR="008260B3">
          <w:rPr>
            <w:noProof/>
          </w:rPr>
          <w:t>3</w:t>
        </w:r>
      </w:fldSimple>
      <w:r w:rsidR="008260B3">
        <w:noBreakHyphen/>
      </w:r>
      <w:fldSimple w:instr=" SEQ Таблица \* ARABIC \s 1 ">
        <w:r w:rsidR="008260B3">
          <w:rPr>
            <w:noProof/>
          </w:rPr>
          <w:t>21</w:t>
        </w:r>
      </w:fldSimple>
      <w:r>
        <w:t>.</w:t>
      </w:r>
      <w:r w:rsidRPr="00B50A8D">
        <w:rPr>
          <w:rFonts w:asciiTheme="majorBidi" w:hAnsiTheme="majorBidi" w:cstheme="majorBidi"/>
          <w:szCs w:val="24"/>
          <w:lang w:val="ru"/>
        </w:rPr>
        <w:t xml:space="preserve"> </w:t>
      </w:r>
      <w:r w:rsidRPr="00B50A8D">
        <w:rPr>
          <w:rFonts w:asciiTheme="majorBidi" w:hAnsiTheme="majorBidi" w:cstheme="majorBidi"/>
          <w:b w:val="0"/>
          <w:szCs w:val="24"/>
          <w:lang w:val="ru"/>
        </w:rPr>
        <w:t>Межвидовое сравнение суммарной концентрации акалабрутиниба и основного для человека метаболита ACP-5862 после однократной пероральной дозы.</w:t>
      </w:r>
      <w:bookmarkEnd w:id="306"/>
    </w:p>
    <w:tbl>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204"/>
        <w:gridCol w:w="1275"/>
        <w:gridCol w:w="1430"/>
        <w:gridCol w:w="1512"/>
        <w:gridCol w:w="1413"/>
        <w:gridCol w:w="1142"/>
        <w:gridCol w:w="1370"/>
      </w:tblGrid>
      <w:tr w:rsidR="00C602C5" w:rsidRPr="00884A50" w14:paraId="42439AA0" w14:textId="77777777" w:rsidTr="008670F3">
        <w:trPr>
          <w:cantSplit/>
          <w:trHeight w:val="23"/>
          <w:tblHeader/>
        </w:trPr>
        <w:tc>
          <w:tcPr>
            <w:tcW w:w="644" w:type="pct"/>
            <w:shd w:val="clear" w:color="auto" w:fill="D9D9D9" w:themeFill="background1" w:themeFillShade="D9"/>
            <w:vAlign w:val="center"/>
          </w:tcPr>
          <w:p w14:paraId="123606F0" w14:textId="77777777" w:rsidR="00C602C5" w:rsidRPr="00884A50" w:rsidRDefault="00C602C5" w:rsidP="008670F3">
            <w:pPr>
              <w:tabs>
                <w:tab w:val="left" w:pos="567"/>
              </w:tabs>
              <w:jc w:val="center"/>
              <w:rPr>
                <w:rFonts w:asciiTheme="majorBidi" w:hAnsiTheme="majorBidi" w:cstheme="majorBidi"/>
              </w:rPr>
            </w:pPr>
            <w:r w:rsidRPr="00884A50">
              <w:rPr>
                <w:rFonts w:asciiTheme="majorBidi" w:hAnsiTheme="majorBidi" w:cstheme="majorBidi"/>
                <w:b/>
                <w:bCs/>
                <w:lang w:val="ru"/>
              </w:rPr>
              <w:t>Вид,</w:t>
            </w:r>
          </w:p>
          <w:p w14:paraId="3DB4D30B" w14:textId="77777777" w:rsidR="00C602C5" w:rsidRPr="00884A50" w:rsidRDefault="00C602C5" w:rsidP="008670F3">
            <w:pPr>
              <w:tabs>
                <w:tab w:val="left" w:pos="567"/>
              </w:tabs>
              <w:jc w:val="center"/>
              <w:rPr>
                <w:rFonts w:asciiTheme="majorBidi" w:hAnsiTheme="majorBidi" w:cstheme="majorBidi"/>
              </w:rPr>
            </w:pPr>
            <w:r w:rsidRPr="00884A50">
              <w:rPr>
                <w:rFonts w:asciiTheme="majorBidi" w:hAnsiTheme="majorBidi" w:cstheme="majorBidi"/>
                <w:b/>
                <w:bCs/>
                <w:lang w:val="ru"/>
              </w:rPr>
              <w:t>Пол</w:t>
            </w:r>
          </w:p>
        </w:tc>
        <w:tc>
          <w:tcPr>
            <w:tcW w:w="682" w:type="pct"/>
            <w:shd w:val="clear" w:color="auto" w:fill="D9D9D9" w:themeFill="background1" w:themeFillShade="D9"/>
            <w:vAlign w:val="center"/>
          </w:tcPr>
          <w:p w14:paraId="5D112D21" w14:textId="77777777" w:rsidR="00C602C5" w:rsidRPr="00884A50" w:rsidRDefault="00C602C5" w:rsidP="008670F3">
            <w:pPr>
              <w:tabs>
                <w:tab w:val="left" w:pos="567"/>
              </w:tabs>
              <w:jc w:val="center"/>
              <w:rPr>
                <w:rFonts w:asciiTheme="majorBidi" w:hAnsiTheme="majorBidi" w:cstheme="majorBidi"/>
              </w:rPr>
            </w:pPr>
            <w:r w:rsidRPr="00884A50">
              <w:rPr>
                <w:rFonts w:asciiTheme="majorBidi" w:hAnsiTheme="majorBidi" w:cstheme="majorBidi"/>
                <w:b/>
                <w:bCs/>
                <w:lang w:val="ru"/>
              </w:rPr>
              <w:t>Доза</w:t>
            </w:r>
          </w:p>
        </w:tc>
        <w:tc>
          <w:tcPr>
            <w:tcW w:w="765" w:type="pct"/>
            <w:shd w:val="clear" w:color="auto" w:fill="D9D9D9" w:themeFill="background1" w:themeFillShade="D9"/>
            <w:vAlign w:val="center"/>
          </w:tcPr>
          <w:p w14:paraId="76FD268C" w14:textId="77777777" w:rsidR="00C602C5" w:rsidRPr="00884A50" w:rsidRDefault="00C602C5" w:rsidP="008670F3">
            <w:pPr>
              <w:tabs>
                <w:tab w:val="left" w:pos="567"/>
              </w:tabs>
              <w:jc w:val="center"/>
              <w:rPr>
                <w:rFonts w:asciiTheme="majorBidi" w:hAnsiTheme="majorBidi" w:cstheme="majorBidi"/>
              </w:rPr>
            </w:pPr>
            <w:r w:rsidRPr="00884A50">
              <w:rPr>
                <w:rFonts w:asciiTheme="majorBidi" w:hAnsiTheme="majorBidi" w:cstheme="majorBidi"/>
                <w:b/>
                <w:bCs/>
                <w:lang w:val="ru"/>
              </w:rPr>
              <w:t>ACP-196</w:t>
            </w:r>
          </w:p>
          <w:p w14:paraId="68BCC7B6" w14:textId="77777777" w:rsidR="00C602C5" w:rsidRPr="00884A50" w:rsidRDefault="00C602C5" w:rsidP="008670F3">
            <w:pPr>
              <w:tabs>
                <w:tab w:val="left" w:pos="567"/>
              </w:tabs>
              <w:jc w:val="center"/>
              <w:rPr>
                <w:rFonts w:asciiTheme="majorBidi" w:hAnsiTheme="majorBidi" w:cstheme="majorBidi"/>
              </w:rPr>
            </w:pPr>
            <w:r w:rsidRPr="00884A50">
              <w:rPr>
                <w:rFonts w:asciiTheme="majorBidi" w:hAnsiTheme="majorBidi" w:cstheme="majorBidi"/>
                <w:b/>
                <w:bCs/>
                <w:lang w:val="ru"/>
              </w:rPr>
              <w:t>(исходная субстанция)</w:t>
            </w:r>
          </w:p>
          <w:p w14:paraId="2D467EE3" w14:textId="77777777" w:rsidR="00C602C5" w:rsidRPr="00884A50" w:rsidRDefault="00C602C5" w:rsidP="008670F3">
            <w:pPr>
              <w:tabs>
                <w:tab w:val="left" w:pos="567"/>
              </w:tabs>
              <w:jc w:val="center"/>
              <w:rPr>
                <w:rFonts w:asciiTheme="majorBidi" w:hAnsiTheme="majorBidi" w:cstheme="majorBidi"/>
              </w:rPr>
            </w:pPr>
            <w:r w:rsidRPr="00884A50">
              <w:rPr>
                <w:rFonts w:asciiTheme="majorBidi" w:hAnsiTheme="majorBidi" w:cstheme="majorBidi"/>
                <w:b/>
                <w:bCs/>
                <w:lang w:val="ru"/>
              </w:rPr>
              <w:t>C</w:t>
            </w:r>
            <w:r w:rsidRPr="00884A50">
              <w:rPr>
                <w:rFonts w:asciiTheme="majorBidi" w:hAnsiTheme="majorBidi" w:cstheme="majorBidi"/>
                <w:b/>
                <w:bCs/>
                <w:vertAlign w:val="subscript"/>
                <w:lang w:val="ru"/>
              </w:rPr>
              <w:t>max</w:t>
            </w:r>
          </w:p>
          <w:p w14:paraId="047EA847" w14:textId="77777777" w:rsidR="00C602C5" w:rsidRPr="00884A50" w:rsidRDefault="00C602C5" w:rsidP="008670F3">
            <w:pPr>
              <w:tabs>
                <w:tab w:val="left" w:pos="567"/>
              </w:tabs>
              <w:jc w:val="center"/>
              <w:rPr>
                <w:rFonts w:asciiTheme="majorBidi" w:hAnsiTheme="majorBidi" w:cstheme="majorBidi"/>
              </w:rPr>
            </w:pPr>
            <w:r w:rsidRPr="00884A50">
              <w:rPr>
                <w:rFonts w:asciiTheme="majorBidi" w:hAnsiTheme="majorBidi" w:cstheme="majorBidi"/>
                <w:b/>
                <w:bCs/>
                <w:lang w:val="ru"/>
              </w:rPr>
              <w:t>(нг/мл)</w:t>
            </w:r>
          </w:p>
        </w:tc>
        <w:tc>
          <w:tcPr>
            <w:tcW w:w="809" w:type="pct"/>
            <w:shd w:val="clear" w:color="auto" w:fill="D9D9D9" w:themeFill="background1" w:themeFillShade="D9"/>
            <w:vAlign w:val="center"/>
          </w:tcPr>
          <w:p w14:paraId="0A0A6F28" w14:textId="77777777" w:rsidR="00C602C5" w:rsidRPr="00884A50" w:rsidRDefault="00C602C5" w:rsidP="008670F3">
            <w:pPr>
              <w:tabs>
                <w:tab w:val="left" w:pos="567"/>
              </w:tabs>
              <w:jc w:val="center"/>
              <w:rPr>
                <w:rFonts w:asciiTheme="majorBidi" w:hAnsiTheme="majorBidi" w:cstheme="majorBidi"/>
                <w:vertAlign w:val="subscript"/>
              </w:rPr>
            </w:pPr>
            <w:r w:rsidRPr="00884A50">
              <w:rPr>
                <w:rFonts w:asciiTheme="majorBidi" w:hAnsiTheme="majorBidi" w:cstheme="majorBidi"/>
                <w:b/>
                <w:bCs/>
                <w:lang w:val="ru"/>
              </w:rPr>
              <w:t>AUC</w:t>
            </w:r>
            <w:r w:rsidRPr="00884A50">
              <w:rPr>
                <w:rFonts w:asciiTheme="majorBidi" w:hAnsiTheme="majorBidi" w:cstheme="majorBidi"/>
                <w:b/>
                <w:bCs/>
                <w:vertAlign w:val="subscript"/>
                <w:lang w:val="ru"/>
              </w:rPr>
              <w:t>0-t</w:t>
            </w:r>
          </w:p>
          <w:p w14:paraId="4D571052" w14:textId="77777777" w:rsidR="00C602C5" w:rsidRPr="00884A50" w:rsidRDefault="00C602C5" w:rsidP="008670F3">
            <w:pPr>
              <w:tabs>
                <w:tab w:val="left" w:pos="567"/>
              </w:tabs>
              <w:jc w:val="center"/>
              <w:rPr>
                <w:rFonts w:asciiTheme="majorBidi" w:hAnsiTheme="majorBidi" w:cstheme="majorBidi"/>
              </w:rPr>
            </w:pPr>
            <w:r w:rsidRPr="00884A50">
              <w:rPr>
                <w:rFonts w:asciiTheme="majorBidi" w:hAnsiTheme="majorBidi" w:cstheme="majorBidi"/>
                <w:b/>
                <w:bCs/>
                <w:lang w:val="ru"/>
              </w:rPr>
              <w:t>(нг·ч/мл)</w:t>
            </w:r>
          </w:p>
        </w:tc>
        <w:tc>
          <w:tcPr>
            <w:tcW w:w="756" w:type="pct"/>
            <w:shd w:val="clear" w:color="auto" w:fill="D9D9D9" w:themeFill="background1" w:themeFillShade="D9"/>
            <w:vAlign w:val="center"/>
          </w:tcPr>
          <w:p w14:paraId="2019FBDF" w14:textId="77777777" w:rsidR="00C602C5" w:rsidRPr="00884A50" w:rsidRDefault="00C602C5" w:rsidP="008670F3">
            <w:pPr>
              <w:tabs>
                <w:tab w:val="left" w:pos="567"/>
              </w:tabs>
              <w:jc w:val="center"/>
              <w:rPr>
                <w:rFonts w:asciiTheme="majorBidi" w:hAnsiTheme="majorBidi" w:cstheme="majorBidi"/>
              </w:rPr>
            </w:pPr>
            <w:r w:rsidRPr="00884A50">
              <w:rPr>
                <w:rFonts w:asciiTheme="majorBidi" w:hAnsiTheme="majorBidi" w:cstheme="majorBidi"/>
                <w:b/>
                <w:bCs/>
                <w:lang w:val="en-US"/>
              </w:rPr>
              <w:t>ACP</w:t>
            </w:r>
            <w:r w:rsidRPr="00884A50">
              <w:rPr>
                <w:rFonts w:asciiTheme="majorBidi" w:hAnsiTheme="majorBidi" w:cstheme="majorBidi"/>
                <w:b/>
                <w:bCs/>
              </w:rPr>
              <w:t>-5862</w:t>
            </w:r>
          </w:p>
          <w:p w14:paraId="1FE06AF0" w14:textId="77777777" w:rsidR="00C602C5" w:rsidRPr="00884A50" w:rsidRDefault="00C602C5" w:rsidP="008670F3">
            <w:pPr>
              <w:tabs>
                <w:tab w:val="left" w:pos="567"/>
              </w:tabs>
              <w:jc w:val="center"/>
              <w:rPr>
                <w:rFonts w:asciiTheme="majorBidi" w:hAnsiTheme="majorBidi" w:cstheme="majorBidi"/>
              </w:rPr>
            </w:pPr>
            <w:r w:rsidRPr="00884A50">
              <w:rPr>
                <w:rFonts w:asciiTheme="majorBidi" w:hAnsiTheme="majorBidi" w:cstheme="majorBidi"/>
                <w:b/>
                <w:bCs/>
              </w:rPr>
              <w:t>(</w:t>
            </w:r>
            <w:r w:rsidRPr="00884A50">
              <w:rPr>
                <w:rFonts w:asciiTheme="majorBidi" w:hAnsiTheme="majorBidi" w:cstheme="majorBidi"/>
                <w:b/>
                <w:bCs/>
                <w:lang w:val="ru"/>
              </w:rPr>
              <w:t>метаболит</w:t>
            </w:r>
            <w:r w:rsidRPr="00884A50">
              <w:rPr>
                <w:rFonts w:asciiTheme="majorBidi" w:hAnsiTheme="majorBidi" w:cstheme="majorBidi"/>
                <w:b/>
                <w:bCs/>
              </w:rPr>
              <w:t>)</w:t>
            </w:r>
          </w:p>
          <w:p w14:paraId="7F733341" w14:textId="77777777" w:rsidR="00C602C5" w:rsidRPr="00884A50" w:rsidRDefault="00C602C5" w:rsidP="008670F3">
            <w:pPr>
              <w:tabs>
                <w:tab w:val="left" w:pos="567"/>
              </w:tabs>
              <w:jc w:val="center"/>
              <w:rPr>
                <w:rFonts w:asciiTheme="majorBidi" w:hAnsiTheme="majorBidi" w:cstheme="majorBidi"/>
              </w:rPr>
            </w:pPr>
            <w:r w:rsidRPr="00884A50">
              <w:rPr>
                <w:rFonts w:asciiTheme="majorBidi" w:hAnsiTheme="majorBidi" w:cstheme="majorBidi"/>
                <w:b/>
                <w:bCs/>
                <w:lang w:val="en-US"/>
              </w:rPr>
              <w:t>C</w:t>
            </w:r>
            <w:r w:rsidRPr="00884A50">
              <w:rPr>
                <w:rFonts w:asciiTheme="majorBidi" w:hAnsiTheme="majorBidi" w:cstheme="majorBidi"/>
                <w:b/>
                <w:bCs/>
                <w:vertAlign w:val="subscript"/>
                <w:lang w:val="en-US"/>
              </w:rPr>
              <w:t>max</w:t>
            </w:r>
          </w:p>
          <w:p w14:paraId="01823C0E" w14:textId="77777777" w:rsidR="00C602C5" w:rsidRPr="00884A50" w:rsidRDefault="00C602C5" w:rsidP="008670F3">
            <w:pPr>
              <w:tabs>
                <w:tab w:val="left" w:pos="567"/>
              </w:tabs>
              <w:jc w:val="center"/>
              <w:rPr>
                <w:rFonts w:asciiTheme="majorBidi" w:hAnsiTheme="majorBidi" w:cstheme="majorBidi"/>
              </w:rPr>
            </w:pPr>
            <w:r w:rsidRPr="00884A50">
              <w:rPr>
                <w:rFonts w:asciiTheme="majorBidi" w:hAnsiTheme="majorBidi" w:cstheme="majorBidi"/>
                <w:b/>
                <w:bCs/>
              </w:rPr>
              <w:t>(</w:t>
            </w:r>
            <w:r w:rsidRPr="00884A50">
              <w:rPr>
                <w:rFonts w:asciiTheme="majorBidi" w:hAnsiTheme="majorBidi" w:cstheme="majorBidi"/>
                <w:b/>
                <w:bCs/>
                <w:lang w:val="ru"/>
              </w:rPr>
              <w:t>нг</w:t>
            </w:r>
            <w:r w:rsidRPr="00884A50">
              <w:rPr>
                <w:rFonts w:asciiTheme="majorBidi" w:hAnsiTheme="majorBidi" w:cstheme="majorBidi"/>
                <w:b/>
                <w:bCs/>
              </w:rPr>
              <w:t>/</w:t>
            </w:r>
            <w:r w:rsidRPr="00884A50">
              <w:rPr>
                <w:rFonts w:asciiTheme="majorBidi" w:hAnsiTheme="majorBidi" w:cstheme="majorBidi"/>
                <w:b/>
                <w:bCs/>
                <w:lang w:val="ru"/>
              </w:rPr>
              <w:t>мл</w:t>
            </w:r>
            <w:r w:rsidRPr="00884A50">
              <w:rPr>
                <w:rFonts w:asciiTheme="majorBidi" w:hAnsiTheme="majorBidi" w:cstheme="majorBidi"/>
                <w:b/>
                <w:bCs/>
              </w:rPr>
              <w:t>)</w:t>
            </w:r>
          </w:p>
        </w:tc>
        <w:tc>
          <w:tcPr>
            <w:tcW w:w="611" w:type="pct"/>
            <w:shd w:val="clear" w:color="auto" w:fill="D9D9D9" w:themeFill="background1" w:themeFillShade="D9"/>
            <w:vAlign w:val="center"/>
          </w:tcPr>
          <w:p w14:paraId="7C4686E0" w14:textId="77777777" w:rsidR="00C602C5" w:rsidRPr="00884A50" w:rsidRDefault="00C602C5" w:rsidP="008670F3">
            <w:pPr>
              <w:tabs>
                <w:tab w:val="left" w:pos="567"/>
              </w:tabs>
              <w:jc w:val="center"/>
              <w:rPr>
                <w:rFonts w:asciiTheme="majorBidi" w:hAnsiTheme="majorBidi" w:cstheme="majorBidi"/>
                <w:vertAlign w:val="subscript"/>
              </w:rPr>
            </w:pPr>
            <w:r w:rsidRPr="00884A50">
              <w:rPr>
                <w:rFonts w:asciiTheme="majorBidi" w:hAnsiTheme="majorBidi" w:cstheme="majorBidi"/>
                <w:b/>
                <w:bCs/>
                <w:lang w:val="ru"/>
              </w:rPr>
              <w:t>AUC</w:t>
            </w:r>
            <w:r w:rsidRPr="00884A50">
              <w:rPr>
                <w:rFonts w:asciiTheme="majorBidi" w:hAnsiTheme="majorBidi" w:cstheme="majorBidi"/>
                <w:b/>
                <w:bCs/>
                <w:vertAlign w:val="subscript"/>
                <w:lang w:val="ru"/>
              </w:rPr>
              <w:t>0-t</w:t>
            </w:r>
          </w:p>
          <w:p w14:paraId="38B13C82" w14:textId="77777777" w:rsidR="00C602C5" w:rsidRPr="00884A50" w:rsidRDefault="00C602C5" w:rsidP="008670F3">
            <w:pPr>
              <w:tabs>
                <w:tab w:val="left" w:pos="567"/>
              </w:tabs>
              <w:jc w:val="center"/>
              <w:rPr>
                <w:rFonts w:asciiTheme="majorBidi" w:hAnsiTheme="majorBidi" w:cstheme="majorBidi"/>
              </w:rPr>
            </w:pPr>
            <w:r w:rsidRPr="00884A50">
              <w:rPr>
                <w:rFonts w:asciiTheme="majorBidi" w:hAnsiTheme="majorBidi" w:cstheme="majorBidi"/>
                <w:b/>
                <w:bCs/>
                <w:lang w:val="ru"/>
              </w:rPr>
              <w:t>(нг·ч/мл)</w:t>
            </w:r>
          </w:p>
        </w:tc>
        <w:tc>
          <w:tcPr>
            <w:tcW w:w="733" w:type="pct"/>
            <w:shd w:val="clear" w:color="auto" w:fill="D9D9D9" w:themeFill="background1" w:themeFillShade="D9"/>
            <w:vAlign w:val="center"/>
          </w:tcPr>
          <w:p w14:paraId="026B1348" w14:textId="77777777" w:rsidR="00C602C5" w:rsidRPr="00884A50" w:rsidRDefault="00C602C5" w:rsidP="008670F3">
            <w:pPr>
              <w:tabs>
                <w:tab w:val="left" w:pos="567"/>
              </w:tabs>
              <w:jc w:val="center"/>
              <w:rPr>
                <w:rFonts w:asciiTheme="majorBidi" w:hAnsiTheme="majorBidi" w:cstheme="majorBidi"/>
              </w:rPr>
            </w:pPr>
            <w:r w:rsidRPr="00884A50">
              <w:rPr>
                <w:rFonts w:asciiTheme="majorBidi" w:hAnsiTheme="majorBidi" w:cstheme="majorBidi"/>
                <w:b/>
                <w:bCs/>
                <w:lang w:val="ru"/>
              </w:rPr>
              <w:t>AUC</w:t>
            </w:r>
          </w:p>
          <w:p w14:paraId="60CF72A4" w14:textId="77777777" w:rsidR="00C602C5" w:rsidRPr="00884A50" w:rsidRDefault="00C602C5" w:rsidP="008670F3">
            <w:pPr>
              <w:tabs>
                <w:tab w:val="left" w:pos="567"/>
              </w:tabs>
              <w:jc w:val="center"/>
              <w:rPr>
                <w:rFonts w:asciiTheme="majorBidi" w:hAnsiTheme="majorBidi" w:cstheme="majorBidi"/>
              </w:rPr>
            </w:pPr>
            <w:r w:rsidRPr="00884A50">
              <w:rPr>
                <w:rFonts w:asciiTheme="majorBidi" w:hAnsiTheme="majorBidi" w:cstheme="majorBidi"/>
                <w:b/>
                <w:bCs/>
                <w:lang w:val="ru"/>
              </w:rPr>
              <w:t>Отношение</w:t>
            </w:r>
          </w:p>
          <w:p w14:paraId="116DF458" w14:textId="77777777" w:rsidR="00C602C5" w:rsidRPr="00884A50" w:rsidRDefault="00C602C5" w:rsidP="008670F3">
            <w:pPr>
              <w:tabs>
                <w:tab w:val="left" w:pos="567"/>
              </w:tabs>
              <w:jc w:val="center"/>
              <w:rPr>
                <w:rFonts w:asciiTheme="majorBidi" w:hAnsiTheme="majorBidi" w:cstheme="majorBidi"/>
              </w:rPr>
            </w:pPr>
            <w:r w:rsidRPr="00884A50">
              <w:rPr>
                <w:rFonts w:asciiTheme="majorBidi" w:hAnsiTheme="majorBidi" w:cstheme="majorBidi"/>
                <w:b/>
                <w:bCs/>
                <w:lang w:val="ru"/>
              </w:rPr>
              <w:t>(М/И)</w:t>
            </w:r>
            <w:r w:rsidRPr="00884A50">
              <w:rPr>
                <w:rFonts w:asciiTheme="majorBidi" w:hAnsiTheme="majorBidi" w:cstheme="majorBidi"/>
                <w:b/>
                <w:bCs/>
                <w:vertAlign w:val="superscript"/>
                <w:lang w:val="ru"/>
              </w:rPr>
              <w:t>c</w:t>
            </w:r>
          </w:p>
        </w:tc>
      </w:tr>
      <w:tr w:rsidR="00C602C5" w:rsidRPr="00884A50" w14:paraId="5652EF5D" w14:textId="77777777" w:rsidTr="008670F3">
        <w:trPr>
          <w:cantSplit/>
          <w:trHeight w:val="23"/>
        </w:trPr>
        <w:tc>
          <w:tcPr>
            <w:tcW w:w="644" w:type="pct"/>
            <w:shd w:val="clear" w:color="auto" w:fill="FFFFFF"/>
          </w:tcPr>
          <w:p w14:paraId="368FD0FB" w14:textId="77777777" w:rsidR="00C602C5" w:rsidRPr="00884A50" w:rsidRDefault="00C602C5" w:rsidP="008670F3">
            <w:pPr>
              <w:tabs>
                <w:tab w:val="left" w:pos="567"/>
              </w:tabs>
              <w:rPr>
                <w:rFonts w:asciiTheme="majorBidi" w:hAnsiTheme="majorBidi" w:cstheme="majorBidi"/>
              </w:rPr>
            </w:pPr>
            <w:r w:rsidRPr="00884A50">
              <w:rPr>
                <w:rFonts w:asciiTheme="majorBidi" w:hAnsiTheme="majorBidi" w:cstheme="majorBidi"/>
                <w:lang w:val="ru"/>
              </w:rPr>
              <w:t>Крыса, самец</w:t>
            </w:r>
          </w:p>
        </w:tc>
        <w:tc>
          <w:tcPr>
            <w:tcW w:w="682" w:type="pct"/>
            <w:shd w:val="clear" w:color="auto" w:fill="FFFFFF"/>
          </w:tcPr>
          <w:p w14:paraId="4650F364" w14:textId="77777777" w:rsidR="00C602C5" w:rsidRPr="00884A50" w:rsidRDefault="00C602C5" w:rsidP="008670F3">
            <w:pPr>
              <w:tabs>
                <w:tab w:val="left" w:pos="567"/>
              </w:tabs>
              <w:rPr>
                <w:rFonts w:asciiTheme="majorBidi" w:hAnsiTheme="majorBidi" w:cstheme="majorBidi"/>
              </w:rPr>
            </w:pPr>
            <w:r w:rsidRPr="00884A50">
              <w:rPr>
                <w:rFonts w:asciiTheme="majorBidi" w:hAnsiTheme="majorBidi" w:cstheme="majorBidi"/>
                <w:lang w:val="ru"/>
              </w:rPr>
              <w:t>100 мг/кг</w:t>
            </w:r>
            <w:r w:rsidRPr="00884A50">
              <w:rPr>
                <w:rFonts w:asciiTheme="majorBidi" w:hAnsiTheme="majorBidi" w:cstheme="majorBidi"/>
                <w:vertAlign w:val="superscript"/>
                <w:lang w:val="ru"/>
              </w:rPr>
              <w:t>a</w:t>
            </w:r>
          </w:p>
        </w:tc>
        <w:tc>
          <w:tcPr>
            <w:tcW w:w="765" w:type="pct"/>
            <w:shd w:val="clear" w:color="auto" w:fill="FFFFFF"/>
          </w:tcPr>
          <w:p w14:paraId="2A9624BD" w14:textId="77777777" w:rsidR="00C602C5" w:rsidRPr="00884A50" w:rsidRDefault="00C602C5" w:rsidP="008670F3">
            <w:pPr>
              <w:tabs>
                <w:tab w:val="left" w:pos="567"/>
              </w:tabs>
              <w:rPr>
                <w:rFonts w:asciiTheme="majorBidi" w:hAnsiTheme="majorBidi" w:cstheme="majorBidi"/>
              </w:rPr>
            </w:pPr>
            <w:r w:rsidRPr="00884A50">
              <w:rPr>
                <w:rFonts w:asciiTheme="majorBidi" w:hAnsiTheme="majorBidi" w:cstheme="majorBidi"/>
                <w:lang w:val="ru"/>
              </w:rPr>
              <w:t>1790</w:t>
            </w:r>
          </w:p>
        </w:tc>
        <w:tc>
          <w:tcPr>
            <w:tcW w:w="809" w:type="pct"/>
            <w:shd w:val="clear" w:color="auto" w:fill="FFFFFF"/>
          </w:tcPr>
          <w:p w14:paraId="5D0C1F3B" w14:textId="77777777" w:rsidR="00C602C5" w:rsidRPr="00884A50" w:rsidRDefault="00C602C5" w:rsidP="008670F3">
            <w:pPr>
              <w:tabs>
                <w:tab w:val="left" w:pos="567"/>
              </w:tabs>
              <w:rPr>
                <w:rFonts w:asciiTheme="majorBidi" w:hAnsiTheme="majorBidi" w:cstheme="majorBidi"/>
              </w:rPr>
            </w:pPr>
            <w:r w:rsidRPr="00884A50">
              <w:rPr>
                <w:rFonts w:asciiTheme="majorBidi" w:hAnsiTheme="majorBidi" w:cstheme="majorBidi"/>
                <w:lang w:val="ru"/>
              </w:rPr>
              <w:t>4570</w:t>
            </w:r>
          </w:p>
        </w:tc>
        <w:tc>
          <w:tcPr>
            <w:tcW w:w="756" w:type="pct"/>
            <w:shd w:val="clear" w:color="auto" w:fill="FFFFFF"/>
          </w:tcPr>
          <w:p w14:paraId="3516F998" w14:textId="77777777" w:rsidR="00C602C5" w:rsidRPr="00884A50" w:rsidRDefault="00C602C5" w:rsidP="008670F3">
            <w:pPr>
              <w:tabs>
                <w:tab w:val="left" w:pos="567"/>
              </w:tabs>
              <w:rPr>
                <w:rFonts w:asciiTheme="majorBidi" w:hAnsiTheme="majorBidi" w:cstheme="majorBidi"/>
              </w:rPr>
            </w:pPr>
            <w:r w:rsidRPr="00884A50">
              <w:rPr>
                <w:rFonts w:asciiTheme="majorBidi" w:hAnsiTheme="majorBidi" w:cstheme="majorBidi"/>
                <w:lang w:val="ru"/>
              </w:rPr>
              <w:t>3510</w:t>
            </w:r>
          </w:p>
        </w:tc>
        <w:tc>
          <w:tcPr>
            <w:tcW w:w="611" w:type="pct"/>
            <w:shd w:val="clear" w:color="auto" w:fill="FFFFFF"/>
          </w:tcPr>
          <w:p w14:paraId="4D7209EB" w14:textId="77777777" w:rsidR="00C602C5" w:rsidRPr="00884A50" w:rsidRDefault="00C602C5" w:rsidP="008670F3">
            <w:pPr>
              <w:tabs>
                <w:tab w:val="left" w:pos="567"/>
              </w:tabs>
              <w:rPr>
                <w:rFonts w:asciiTheme="majorBidi" w:hAnsiTheme="majorBidi" w:cstheme="majorBidi"/>
              </w:rPr>
            </w:pPr>
            <w:r w:rsidRPr="00884A50">
              <w:rPr>
                <w:rFonts w:asciiTheme="majorBidi" w:hAnsiTheme="majorBidi" w:cstheme="majorBidi"/>
                <w:lang w:val="ru"/>
              </w:rPr>
              <w:t>23300</w:t>
            </w:r>
          </w:p>
        </w:tc>
        <w:tc>
          <w:tcPr>
            <w:tcW w:w="733" w:type="pct"/>
            <w:shd w:val="clear" w:color="auto" w:fill="FFFFFF"/>
          </w:tcPr>
          <w:p w14:paraId="2AF36413" w14:textId="77777777" w:rsidR="00C602C5" w:rsidRPr="00884A50" w:rsidRDefault="00C602C5" w:rsidP="008670F3">
            <w:pPr>
              <w:tabs>
                <w:tab w:val="left" w:pos="567"/>
              </w:tabs>
              <w:rPr>
                <w:rFonts w:asciiTheme="majorBidi" w:hAnsiTheme="majorBidi" w:cstheme="majorBidi"/>
              </w:rPr>
            </w:pPr>
            <w:r w:rsidRPr="00884A50">
              <w:rPr>
                <w:rFonts w:asciiTheme="majorBidi" w:hAnsiTheme="majorBidi" w:cstheme="majorBidi"/>
                <w:lang w:val="ru"/>
              </w:rPr>
              <w:t>4,93</w:t>
            </w:r>
          </w:p>
        </w:tc>
      </w:tr>
      <w:tr w:rsidR="00C602C5" w:rsidRPr="00884A50" w14:paraId="4B5514ED" w14:textId="77777777" w:rsidTr="008670F3">
        <w:trPr>
          <w:cantSplit/>
          <w:trHeight w:val="23"/>
        </w:trPr>
        <w:tc>
          <w:tcPr>
            <w:tcW w:w="644" w:type="pct"/>
            <w:shd w:val="clear" w:color="auto" w:fill="FFFFFF"/>
          </w:tcPr>
          <w:p w14:paraId="46B5A10B" w14:textId="77777777" w:rsidR="00C602C5" w:rsidRPr="00884A50" w:rsidRDefault="00C602C5" w:rsidP="008670F3">
            <w:pPr>
              <w:tabs>
                <w:tab w:val="left" w:pos="567"/>
              </w:tabs>
              <w:rPr>
                <w:rFonts w:asciiTheme="majorBidi" w:hAnsiTheme="majorBidi" w:cstheme="majorBidi"/>
              </w:rPr>
            </w:pPr>
            <w:r w:rsidRPr="00884A50">
              <w:rPr>
                <w:rFonts w:asciiTheme="majorBidi" w:hAnsiTheme="majorBidi" w:cstheme="majorBidi"/>
                <w:lang w:val="ru"/>
              </w:rPr>
              <w:t>Крыса, самка</w:t>
            </w:r>
          </w:p>
        </w:tc>
        <w:tc>
          <w:tcPr>
            <w:tcW w:w="682" w:type="pct"/>
            <w:shd w:val="clear" w:color="auto" w:fill="FFFFFF"/>
          </w:tcPr>
          <w:p w14:paraId="40F0102B" w14:textId="77777777" w:rsidR="00C602C5" w:rsidRPr="00884A50" w:rsidRDefault="00C602C5" w:rsidP="008670F3">
            <w:pPr>
              <w:tabs>
                <w:tab w:val="left" w:pos="567"/>
              </w:tabs>
              <w:rPr>
                <w:rFonts w:asciiTheme="majorBidi" w:hAnsiTheme="majorBidi" w:cstheme="majorBidi"/>
              </w:rPr>
            </w:pPr>
            <w:r w:rsidRPr="00884A50">
              <w:rPr>
                <w:rFonts w:asciiTheme="majorBidi" w:hAnsiTheme="majorBidi" w:cstheme="majorBidi"/>
                <w:lang w:val="ru"/>
              </w:rPr>
              <w:t>100 мг/кг</w:t>
            </w:r>
            <w:r w:rsidRPr="00884A50">
              <w:rPr>
                <w:rFonts w:asciiTheme="majorBidi" w:hAnsiTheme="majorBidi" w:cstheme="majorBidi"/>
                <w:vertAlign w:val="superscript"/>
                <w:lang w:val="ru"/>
              </w:rPr>
              <w:t>a</w:t>
            </w:r>
          </w:p>
        </w:tc>
        <w:tc>
          <w:tcPr>
            <w:tcW w:w="765" w:type="pct"/>
            <w:shd w:val="clear" w:color="auto" w:fill="FFFFFF"/>
          </w:tcPr>
          <w:p w14:paraId="54A90E0C" w14:textId="77777777" w:rsidR="00C602C5" w:rsidRPr="00884A50" w:rsidRDefault="00C602C5" w:rsidP="008670F3">
            <w:pPr>
              <w:tabs>
                <w:tab w:val="left" w:pos="567"/>
              </w:tabs>
              <w:rPr>
                <w:rFonts w:asciiTheme="majorBidi" w:hAnsiTheme="majorBidi" w:cstheme="majorBidi"/>
              </w:rPr>
            </w:pPr>
            <w:r w:rsidRPr="00884A50">
              <w:rPr>
                <w:rFonts w:asciiTheme="majorBidi" w:hAnsiTheme="majorBidi" w:cstheme="majorBidi"/>
                <w:lang w:val="ru"/>
              </w:rPr>
              <w:t>4110</w:t>
            </w:r>
          </w:p>
        </w:tc>
        <w:tc>
          <w:tcPr>
            <w:tcW w:w="809" w:type="pct"/>
            <w:shd w:val="clear" w:color="auto" w:fill="FFFFFF"/>
          </w:tcPr>
          <w:p w14:paraId="748CC6AF" w14:textId="77777777" w:rsidR="00C602C5" w:rsidRPr="00884A50" w:rsidRDefault="00C602C5" w:rsidP="008670F3">
            <w:pPr>
              <w:tabs>
                <w:tab w:val="left" w:pos="567"/>
              </w:tabs>
              <w:rPr>
                <w:rFonts w:asciiTheme="majorBidi" w:hAnsiTheme="majorBidi" w:cstheme="majorBidi"/>
              </w:rPr>
            </w:pPr>
            <w:r w:rsidRPr="00884A50">
              <w:rPr>
                <w:rFonts w:asciiTheme="majorBidi" w:hAnsiTheme="majorBidi" w:cstheme="majorBidi"/>
                <w:lang w:val="ru"/>
              </w:rPr>
              <w:t>6070</w:t>
            </w:r>
          </w:p>
        </w:tc>
        <w:tc>
          <w:tcPr>
            <w:tcW w:w="756" w:type="pct"/>
            <w:shd w:val="clear" w:color="auto" w:fill="FFFFFF"/>
          </w:tcPr>
          <w:p w14:paraId="57AF3018" w14:textId="77777777" w:rsidR="00C602C5" w:rsidRPr="00884A50" w:rsidRDefault="00C602C5" w:rsidP="008670F3">
            <w:pPr>
              <w:tabs>
                <w:tab w:val="left" w:pos="567"/>
              </w:tabs>
              <w:rPr>
                <w:rFonts w:asciiTheme="majorBidi" w:hAnsiTheme="majorBidi" w:cstheme="majorBidi"/>
              </w:rPr>
            </w:pPr>
            <w:r w:rsidRPr="00884A50">
              <w:rPr>
                <w:rFonts w:asciiTheme="majorBidi" w:hAnsiTheme="majorBidi" w:cstheme="majorBidi"/>
                <w:lang w:val="ru"/>
              </w:rPr>
              <w:t>3770</w:t>
            </w:r>
          </w:p>
        </w:tc>
        <w:tc>
          <w:tcPr>
            <w:tcW w:w="611" w:type="pct"/>
            <w:shd w:val="clear" w:color="auto" w:fill="FFFFFF"/>
          </w:tcPr>
          <w:p w14:paraId="76D4E0C2" w14:textId="77777777" w:rsidR="00C602C5" w:rsidRPr="00884A50" w:rsidRDefault="00C602C5" w:rsidP="008670F3">
            <w:pPr>
              <w:tabs>
                <w:tab w:val="left" w:pos="567"/>
              </w:tabs>
              <w:rPr>
                <w:rFonts w:asciiTheme="majorBidi" w:hAnsiTheme="majorBidi" w:cstheme="majorBidi"/>
              </w:rPr>
            </w:pPr>
            <w:r w:rsidRPr="00884A50">
              <w:rPr>
                <w:rFonts w:asciiTheme="majorBidi" w:hAnsiTheme="majorBidi" w:cstheme="majorBidi"/>
                <w:lang w:val="ru"/>
              </w:rPr>
              <w:t>22600</w:t>
            </w:r>
          </w:p>
        </w:tc>
        <w:tc>
          <w:tcPr>
            <w:tcW w:w="733" w:type="pct"/>
            <w:shd w:val="clear" w:color="auto" w:fill="FFFFFF"/>
          </w:tcPr>
          <w:p w14:paraId="5FBF5CB9" w14:textId="77777777" w:rsidR="00C602C5" w:rsidRPr="00884A50" w:rsidRDefault="00C602C5" w:rsidP="008670F3">
            <w:pPr>
              <w:tabs>
                <w:tab w:val="left" w:pos="567"/>
              </w:tabs>
              <w:rPr>
                <w:rFonts w:asciiTheme="majorBidi" w:hAnsiTheme="majorBidi" w:cstheme="majorBidi"/>
              </w:rPr>
            </w:pPr>
            <w:r w:rsidRPr="00884A50">
              <w:rPr>
                <w:rFonts w:asciiTheme="majorBidi" w:hAnsiTheme="majorBidi" w:cstheme="majorBidi"/>
                <w:lang w:val="ru"/>
              </w:rPr>
              <w:t>3,57</w:t>
            </w:r>
          </w:p>
        </w:tc>
      </w:tr>
      <w:tr w:rsidR="00C602C5" w:rsidRPr="00884A50" w14:paraId="6ED37370" w14:textId="77777777" w:rsidTr="008670F3">
        <w:trPr>
          <w:cantSplit/>
          <w:trHeight w:val="23"/>
        </w:trPr>
        <w:tc>
          <w:tcPr>
            <w:tcW w:w="644" w:type="pct"/>
            <w:shd w:val="clear" w:color="auto" w:fill="FFFFFF"/>
          </w:tcPr>
          <w:p w14:paraId="1A109B45" w14:textId="77777777" w:rsidR="00C602C5" w:rsidRPr="00884A50" w:rsidRDefault="00C602C5" w:rsidP="008670F3">
            <w:pPr>
              <w:tabs>
                <w:tab w:val="left" w:pos="567"/>
              </w:tabs>
              <w:rPr>
                <w:rFonts w:asciiTheme="majorBidi" w:hAnsiTheme="majorBidi" w:cstheme="majorBidi"/>
              </w:rPr>
            </w:pPr>
            <w:r w:rsidRPr="00884A50">
              <w:rPr>
                <w:rFonts w:asciiTheme="majorBidi" w:hAnsiTheme="majorBidi" w:cstheme="majorBidi"/>
                <w:lang w:val="ru"/>
              </w:rPr>
              <w:t>Собака, кобель</w:t>
            </w:r>
          </w:p>
        </w:tc>
        <w:tc>
          <w:tcPr>
            <w:tcW w:w="682" w:type="pct"/>
            <w:shd w:val="clear" w:color="auto" w:fill="FFFFFF"/>
          </w:tcPr>
          <w:p w14:paraId="0A21715F" w14:textId="77777777" w:rsidR="00C602C5" w:rsidRPr="00884A50" w:rsidRDefault="00C602C5" w:rsidP="008670F3">
            <w:pPr>
              <w:tabs>
                <w:tab w:val="left" w:pos="567"/>
              </w:tabs>
              <w:rPr>
                <w:rFonts w:asciiTheme="majorBidi" w:hAnsiTheme="majorBidi" w:cstheme="majorBidi"/>
              </w:rPr>
            </w:pPr>
            <w:r w:rsidRPr="00884A50">
              <w:rPr>
                <w:rFonts w:asciiTheme="majorBidi" w:hAnsiTheme="majorBidi" w:cstheme="majorBidi"/>
                <w:lang w:val="ru"/>
              </w:rPr>
              <w:t>30 мг/кг</w:t>
            </w:r>
            <w:r w:rsidRPr="00884A50">
              <w:rPr>
                <w:rFonts w:asciiTheme="majorBidi" w:hAnsiTheme="majorBidi" w:cstheme="majorBidi"/>
                <w:vertAlign w:val="superscript"/>
                <w:lang w:val="ru"/>
              </w:rPr>
              <w:t>a</w:t>
            </w:r>
          </w:p>
        </w:tc>
        <w:tc>
          <w:tcPr>
            <w:tcW w:w="765" w:type="pct"/>
            <w:shd w:val="clear" w:color="auto" w:fill="FFFFFF"/>
          </w:tcPr>
          <w:p w14:paraId="4007120B" w14:textId="77777777" w:rsidR="00C602C5" w:rsidRPr="00884A50" w:rsidRDefault="00C602C5" w:rsidP="008670F3">
            <w:pPr>
              <w:tabs>
                <w:tab w:val="left" w:pos="567"/>
              </w:tabs>
              <w:rPr>
                <w:rFonts w:asciiTheme="majorBidi" w:hAnsiTheme="majorBidi" w:cstheme="majorBidi"/>
              </w:rPr>
            </w:pPr>
            <w:r w:rsidRPr="00884A50">
              <w:rPr>
                <w:rFonts w:asciiTheme="majorBidi" w:hAnsiTheme="majorBidi" w:cstheme="majorBidi"/>
                <w:lang w:val="ru"/>
              </w:rPr>
              <w:t>6830</w:t>
            </w:r>
          </w:p>
        </w:tc>
        <w:tc>
          <w:tcPr>
            <w:tcW w:w="809" w:type="pct"/>
            <w:shd w:val="clear" w:color="auto" w:fill="FFFFFF"/>
          </w:tcPr>
          <w:p w14:paraId="6A4C033D" w14:textId="77777777" w:rsidR="00C602C5" w:rsidRPr="00884A50" w:rsidRDefault="00C602C5" w:rsidP="008670F3">
            <w:pPr>
              <w:tabs>
                <w:tab w:val="left" w:pos="567"/>
              </w:tabs>
              <w:rPr>
                <w:rFonts w:asciiTheme="majorBidi" w:hAnsiTheme="majorBidi" w:cstheme="majorBidi"/>
              </w:rPr>
            </w:pPr>
            <w:r w:rsidRPr="00884A50">
              <w:rPr>
                <w:rFonts w:asciiTheme="majorBidi" w:hAnsiTheme="majorBidi" w:cstheme="majorBidi"/>
                <w:lang w:val="ru"/>
              </w:rPr>
              <w:t>17800</w:t>
            </w:r>
          </w:p>
        </w:tc>
        <w:tc>
          <w:tcPr>
            <w:tcW w:w="756" w:type="pct"/>
            <w:shd w:val="clear" w:color="auto" w:fill="FFFFFF"/>
          </w:tcPr>
          <w:p w14:paraId="012533CD" w14:textId="77777777" w:rsidR="00C602C5" w:rsidRPr="00884A50" w:rsidRDefault="00C602C5" w:rsidP="008670F3">
            <w:pPr>
              <w:tabs>
                <w:tab w:val="left" w:pos="567"/>
              </w:tabs>
              <w:rPr>
                <w:rFonts w:asciiTheme="majorBidi" w:hAnsiTheme="majorBidi" w:cstheme="majorBidi"/>
              </w:rPr>
            </w:pPr>
            <w:r w:rsidRPr="00884A50">
              <w:rPr>
                <w:rFonts w:asciiTheme="majorBidi" w:hAnsiTheme="majorBidi" w:cstheme="majorBidi"/>
                <w:lang w:val="ru"/>
              </w:rPr>
              <w:t>797</w:t>
            </w:r>
          </w:p>
        </w:tc>
        <w:tc>
          <w:tcPr>
            <w:tcW w:w="611" w:type="pct"/>
            <w:shd w:val="clear" w:color="auto" w:fill="FFFFFF"/>
          </w:tcPr>
          <w:p w14:paraId="0B40DD86" w14:textId="77777777" w:rsidR="00C602C5" w:rsidRPr="00884A50" w:rsidRDefault="00C602C5" w:rsidP="008670F3">
            <w:pPr>
              <w:tabs>
                <w:tab w:val="left" w:pos="567"/>
              </w:tabs>
              <w:rPr>
                <w:rFonts w:asciiTheme="majorBidi" w:hAnsiTheme="majorBidi" w:cstheme="majorBidi"/>
              </w:rPr>
            </w:pPr>
            <w:r w:rsidRPr="00884A50">
              <w:rPr>
                <w:rFonts w:asciiTheme="majorBidi" w:hAnsiTheme="majorBidi" w:cstheme="majorBidi"/>
                <w:lang w:val="ru"/>
              </w:rPr>
              <w:t>2350</w:t>
            </w:r>
          </w:p>
        </w:tc>
        <w:tc>
          <w:tcPr>
            <w:tcW w:w="733" w:type="pct"/>
            <w:shd w:val="clear" w:color="auto" w:fill="FFFFFF"/>
          </w:tcPr>
          <w:p w14:paraId="527F0AF0" w14:textId="77777777" w:rsidR="00C602C5" w:rsidRPr="00884A50" w:rsidRDefault="00C602C5" w:rsidP="008670F3">
            <w:pPr>
              <w:tabs>
                <w:tab w:val="left" w:pos="567"/>
              </w:tabs>
              <w:rPr>
                <w:rFonts w:asciiTheme="majorBidi" w:hAnsiTheme="majorBidi" w:cstheme="majorBidi"/>
              </w:rPr>
            </w:pPr>
            <w:r w:rsidRPr="00884A50">
              <w:rPr>
                <w:rFonts w:asciiTheme="majorBidi" w:hAnsiTheme="majorBidi" w:cstheme="majorBidi"/>
                <w:lang w:val="ru"/>
              </w:rPr>
              <w:t>0,10</w:t>
            </w:r>
          </w:p>
        </w:tc>
      </w:tr>
      <w:tr w:rsidR="00C602C5" w:rsidRPr="00884A50" w14:paraId="42334AA3" w14:textId="77777777" w:rsidTr="008670F3">
        <w:trPr>
          <w:cantSplit/>
          <w:trHeight w:val="23"/>
        </w:trPr>
        <w:tc>
          <w:tcPr>
            <w:tcW w:w="644" w:type="pct"/>
            <w:shd w:val="clear" w:color="auto" w:fill="FFFFFF"/>
          </w:tcPr>
          <w:p w14:paraId="4100748B" w14:textId="77777777" w:rsidR="00C602C5" w:rsidRPr="00884A50" w:rsidRDefault="00C602C5" w:rsidP="008670F3">
            <w:pPr>
              <w:tabs>
                <w:tab w:val="left" w:pos="567"/>
              </w:tabs>
              <w:rPr>
                <w:rFonts w:asciiTheme="majorBidi" w:hAnsiTheme="majorBidi" w:cstheme="majorBidi"/>
              </w:rPr>
            </w:pPr>
            <w:r w:rsidRPr="00884A50">
              <w:rPr>
                <w:rFonts w:asciiTheme="majorBidi" w:hAnsiTheme="majorBidi" w:cstheme="majorBidi"/>
                <w:lang w:val="ru"/>
              </w:rPr>
              <w:t>Собака, сука</w:t>
            </w:r>
          </w:p>
        </w:tc>
        <w:tc>
          <w:tcPr>
            <w:tcW w:w="682" w:type="pct"/>
            <w:shd w:val="clear" w:color="auto" w:fill="FFFFFF"/>
          </w:tcPr>
          <w:p w14:paraId="4983BEDA" w14:textId="77777777" w:rsidR="00C602C5" w:rsidRPr="00884A50" w:rsidRDefault="00C602C5" w:rsidP="008670F3">
            <w:pPr>
              <w:tabs>
                <w:tab w:val="left" w:pos="567"/>
              </w:tabs>
              <w:rPr>
                <w:rFonts w:asciiTheme="majorBidi" w:hAnsiTheme="majorBidi" w:cstheme="majorBidi"/>
              </w:rPr>
            </w:pPr>
            <w:r w:rsidRPr="00884A50">
              <w:rPr>
                <w:rFonts w:asciiTheme="majorBidi" w:hAnsiTheme="majorBidi" w:cstheme="majorBidi"/>
                <w:lang w:val="ru"/>
              </w:rPr>
              <w:t>30 мг/кг</w:t>
            </w:r>
            <w:r w:rsidRPr="00884A50">
              <w:rPr>
                <w:rFonts w:asciiTheme="majorBidi" w:hAnsiTheme="majorBidi" w:cstheme="majorBidi"/>
                <w:vertAlign w:val="superscript"/>
                <w:lang w:val="ru"/>
              </w:rPr>
              <w:t>a</w:t>
            </w:r>
          </w:p>
        </w:tc>
        <w:tc>
          <w:tcPr>
            <w:tcW w:w="765" w:type="pct"/>
            <w:shd w:val="clear" w:color="auto" w:fill="FFFFFF"/>
          </w:tcPr>
          <w:p w14:paraId="5E3DA08A" w14:textId="77777777" w:rsidR="00C602C5" w:rsidRPr="00884A50" w:rsidRDefault="00C602C5" w:rsidP="008670F3">
            <w:pPr>
              <w:tabs>
                <w:tab w:val="left" w:pos="567"/>
              </w:tabs>
              <w:rPr>
                <w:rFonts w:asciiTheme="majorBidi" w:hAnsiTheme="majorBidi" w:cstheme="majorBidi"/>
              </w:rPr>
            </w:pPr>
            <w:r w:rsidRPr="00884A50">
              <w:rPr>
                <w:rFonts w:asciiTheme="majorBidi" w:hAnsiTheme="majorBidi" w:cstheme="majorBidi"/>
                <w:lang w:val="ru"/>
              </w:rPr>
              <w:t>8370</w:t>
            </w:r>
          </w:p>
        </w:tc>
        <w:tc>
          <w:tcPr>
            <w:tcW w:w="809" w:type="pct"/>
            <w:shd w:val="clear" w:color="auto" w:fill="FFFFFF"/>
          </w:tcPr>
          <w:p w14:paraId="7D44A4D2" w14:textId="77777777" w:rsidR="00C602C5" w:rsidRPr="00884A50" w:rsidRDefault="00C602C5" w:rsidP="008670F3">
            <w:pPr>
              <w:tabs>
                <w:tab w:val="left" w:pos="567"/>
              </w:tabs>
              <w:rPr>
                <w:rFonts w:asciiTheme="majorBidi" w:hAnsiTheme="majorBidi" w:cstheme="majorBidi"/>
              </w:rPr>
            </w:pPr>
            <w:r w:rsidRPr="00884A50">
              <w:rPr>
                <w:rFonts w:asciiTheme="majorBidi" w:hAnsiTheme="majorBidi" w:cstheme="majorBidi"/>
                <w:lang w:val="ru"/>
              </w:rPr>
              <w:t>19300</w:t>
            </w:r>
          </w:p>
        </w:tc>
        <w:tc>
          <w:tcPr>
            <w:tcW w:w="756" w:type="pct"/>
            <w:shd w:val="clear" w:color="auto" w:fill="FFFFFF"/>
          </w:tcPr>
          <w:p w14:paraId="4D74128F" w14:textId="77777777" w:rsidR="00C602C5" w:rsidRPr="00884A50" w:rsidRDefault="00C602C5" w:rsidP="008670F3">
            <w:pPr>
              <w:tabs>
                <w:tab w:val="left" w:pos="567"/>
              </w:tabs>
              <w:rPr>
                <w:rFonts w:asciiTheme="majorBidi" w:hAnsiTheme="majorBidi" w:cstheme="majorBidi"/>
              </w:rPr>
            </w:pPr>
            <w:r w:rsidRPr="00884A50">
              <w:rPr>
                <w:rFonts w:asciiTheme="majorBidi" w:hAnsiTheme="majorBidi" w:cstheme="majorBidi"/>
                <w:lang w:val="ru"/>
              </w:rPr>
              <w:t>1310</w:t>
            </w:r>
          </w:p>
        </w:tc>
        <w:tc>
          <w:tcPr>
            <w:tcW w:w="611" w:type="pct"/>
            <w:shd w:val="clear" w:color="auto" w:fill="FFFFFF"/>
          </w:tcPr>
          <w:p w14:paraId="78F8E4F7" w14:textId="77777777" w:rsidR="00C602C5" w:rsidRPr="00884A50" w:rsidRDefault="00C602C5" w:rsidP="008670F3">
            <w:pPr>
              <w:tabs>
                <w:tab w:val="left" w:pos="567"/>
              </w:tabs>
              <w:rPr>
                <w:rFonts w:asciiTheme="majorBidi" w:hAnsiTheme="majorBidi" w:cstheme="majorBidi"/>
              </w:rPr>
            </w:pPr>
            <w:r w:rsidRPr="00884A50">
              <w:rPr>
                <w:rFonts w:asciiTheme="majorBidi" w:hAnsiTheme="majorBidi" w:cstheme="majorBidi"/>
                <w:lang w:val="ru"/>
              </w:rPr>
              <w:t>3750</w:t>
            </w:r>
          </w:p>
        </w:tc>
        <w:tc>
          <w:tcPr>
            <w:tcW w:w="733" w:type="pct"/>
            <w:shd w:val="clear" w:color="auto" w:fill="FFFFFF"/>
          </w:tcPr>
          <w:p w14:paraId="7F74E2F2" w14:textId="77777777" w:rsidR="00C602C5" w:rsidRPr="00884A50" w:rsidRDefault="00C602C5" w:rsidP="008670F3">
            <w:pPr>
              <w:tabs>
                <w:tab w:val="left" w:pos="567"/>
              </w:tabs>
              <w:rPr>
                <w:rFonts w:asciiTheme="majorBidi" w:hAnsiTheme="majorBidi" w:cstheme="majorBidi"/>
              </w:rPr>
            </w:pPr>
            <w:r w:rsidRPr="00884A50">
              <w:rPr>
                <w:rFonts w:asciiTheme="majorBidi" w:hAnsiTheme="majorBidi" w:cstheme="majorBidi"/>
                <w:lang w:val="ru"/>
              </w:rPr>
              <w:t>0,19</w:t>
            </w:r>
          </w:p>
        </w:tc>
      </w:tr>
      <w:tr w:rsidR="00C602C5" w:rsidRPr="00884A50" w14:paraId="4EEC4E98" w14:textId="77777777" w:rsidTr="008670F3">
        <w:trPr>
          <w:cantSplit/>
          <w:trHeight w:val="23"/>
        </w:trPr>
        <w:tc>
          <w:tcPr>
            <w:tcW w:w="644" w:type="pct"/>
            <w:shd w:val="clear" w:color="auto" w:fill="FFFFFF"/>
          </w:tcPr>
          <w:p w14:paraId="44C31845" w14:textId="77777777" w:rsidR="00C602C5" w:rsidRPr="00884A50" w:rsidRDefault="00C602C5" w:rsidP="008670F3">
            <w:pPr>
              <w:tabs>
                <w:tab w:val="left" w:pos="567"/>
              </w:tabs>
              <w:rPr>
                <w:rFonts w:asciiTheme="majorBidi" w:hAnsiTheme="majorBidi" w:cstheme="majorBidi"/>
              </w:rPr>
            </w:pPr>
            <w:r w:rsidRPr="00884A50">
              <w:rPr>
                <w:rFonts w:asciiTheme="majorBidi" w:hAnsiTheme="majorBidi" w:cstheme="majorBidi"/>
                <w:lang w:val="ru"/>
              </w:rPr>
              <w:t>Человек</w:t>
            </w:r>
            <w:r w:rsidRPr="00884A50">
              <w:rPr>
                <w:rFonts w:asciiTheme="majorBidi" w:hAnsiTheme="majorBidi" w:cstheme="majorBidi"/>
                <w:vertAlign w:val="superscript"/>
                <w:lang w:val="ru"/>
              </w:rPr>
              <w:t>b</w:t>
            </w:r>
          </w:p>
        </w:tc>
        <w:tc>
          <w:tcPr>
            <w:tcW w:w="682" w:type="pct"/>
            <w:shd w:val="clear" w:color="auto" w:fill="FFFFFF"/>
          </w:tcPr>
          <w:p w14:paraId="0B86ECBB" w14:textId="77777777" w:rsidR="00C602C5" w:rsidRPr="00884A50" w:rsidRDefault="00C602C5" w:rsidP="008670F3">
            <w:pPr>
              <w:tabs>
                <w:tab w:val="left" w:pos="567"/>
              </w:tabs>
              <w:rPr>
                <w:rFonts w:asciiTheme="majorBidi" w:hAnsiTheme="majorBidi" w:cstheme="majorBidi"/>
              </w:rPr>
            </w:pPr>
            <w:r w:rsidRPr="00884A50">
              <w:rPr>
                <w:rFonts w:asciiTheme="majorBidi" w:hAnsiTheme="majorBidi" w:cstheme="majorBidi"/>
                <w:lang w:val="ru"/>
              </w:rPr>
              <w:t>100 мг</w:t>
            </w:r>
          </w:p>
        </w:tc>
        <w:tc>
          <w:tcPr>
            <w:tcW w:w="765" w:type="pct"/>
            <w:shd w:val="clear" w:color="auto" w:fill="FFFFFF"/>
          </w:tcPr>
          <w:p w14:paraId="5234775B" w14:textId="77777777" w:rsidR="00C602C5" w:rsidRPr="00884A50" w:rsidRDefault="00C602C5" w:rsidP="008670F3">
            <w:pPr>
              <w:tabs>
                <w:tab w:val="left" w:pos="567"/>
              </w:tabs>
              <w:rPr>
                <w:rFonts w:asciiTheme="majorBidi" w:hAnsiTheme="majorBidi" w:cstheme="majorBidi"/>
              </w:rPr>
            </w:pPr>
            <w:r w:rsidRPr="00884A50">
              <w:rPr>
                <w:rFonts w:asciiTheme="majorBidi" w:hAnsiTheme="majorBidi" w:cstheme="majorBidi"/>
                <w:lang w:val="ru"/>
              </w:rPr>
              <w:t>601</w:t>
            </w:r>
          </w:p>
        </w:tc>
        <w:tc>
          <w:tcPr>
            <w:tcW w:w="809" w:type="pct"/>
            <w:shd w:val="clear" w:color="auto" w:fill="FFFFFF"/>
          </w:tcPr>
          <w:p w14:paraId="41D3CB74" w14:textId="77777777" w:rsidR="00C602C5" w:rsidRPr="00884A50" w:rsidRDefault="00C602C5" w:rsidP="008670F3">
            <w:pPr>
              <w:tabs>
                <w:tab w:val="left" w:pos="567"/>
              </w:tabs>
              <w:rPr>
                <w:rFonts w:asciiTheme="majorBidi" w:hAnsiTheme="majorBidi" w:cstheme="majorBidi"/>
              </w:rPr>
            </w:pPr>
            <w:r w:rsidRPr="00884A50">
              <w:rPr>
                <w:rFonts w:asciiTheme="majorBidi" w:hAnsiTheme="majorBidi" w:cstheme="majorBidi"/>
                <w:lang w:val="ru"/>
              </w:rPr>
              <w:t>734</w:t>
            </w:r>
          </w:p>
        </w:tc>
        <w:tc>
          <w:tcPr>
            <w:tcW w:w="756" w:type="pct"/>
            <w:shd w:val="clear" w:color="auto" w:fill="FFFFFF"/>
          </w:tcPr>
          <w:p w14:paraId="75310278" w14:textId="77777777" w:rsidR="00C602C5" w:rsidRPr="00884A50" w:rsidRDefault="00C602C5" w:rsidP="008670F3">
            <w:pPr>
              <w:tabs>
                <w:tab w:val="left" w:pos="567"/>
              </w:tabs>
              <w:rPr>
                <w:rFonts w:asciiTheme="majorBidi" w:hAnsiTheme="majorBidi" w:cstheme="majorBidi"/>
              </w:rPr>
            </w:pPr>
            <w:r w:rsidRPr="00884A50">
              <w:rPr>
                <w:rFonts w:asciiTheme="majorBidi" w:hAnsiTheme="majorBidi" w:cstheme="majorBidi"/>
                <w:lang w:val="ru"/>
              </w:rPr>
              <w:t>443</w:t>
            </w:r>
          </w:p>
        </w:tc>
        <w:tc>
          <w:tcPr>
            <w:tcW w:w="611" w:type="pct"/>
            <w:shd w:val="clear" w:color="auto" w:fill="FFFFFF"/>
          </w:tcPr>
          <w:p w14:paraId="7438B3EC" w14:textId="77777777" w:rsidR="00C602C5" w:rsidRPr="00884A50" w:rsidRDefault="00C602C5" w:rsidP="008670F3">
            <w:pPr>
              <w:tabs>
                <w:tab w:val="left" w:pos="567"/>
              </w:tabs>
              <w:rPr>
                <w:rFonts w:asciiTheme="majorBidi" w:hAnsiTheme="majorBidi" w:cstheme="majorBidi"/>
              </w:rPr>
            </w:pPr>
            <w:r w:rsidRPr="00884A50">
              <w:rPr>
                <w:rFonts w:asciiTheme="majorBidi" w:hAnsiTheme="majorBidi" w:cstheme="majorBidi"/>
                <w:lang w:val="ru"/>
              </w:rPr>
              <w:t>1670</w:t>
            </w:r>
          </w:p>
        </w:tc>
        <w:tc>
          <w:tcPr>
            <w:tcW w:w="733" w:type="pct"/>
            <w:shd w:val="clear" w:color="auto" w:fill="FFFFFF"/>
          </w:tcPr>
          <w:p w14:paraId="3E5B482A" w14:textId="77777777" w:rsidR="00C602C5" w:rsidRPr="00884A50" w:rsidRDefault="00C602C5" w:rsidP="008670F3">
            <w:pPr>
              <w:tabs>
                <w:tab w:val="left" w:pos="567"/>
              </w:tabs>
              <w:rPr>
                <w:rFonts w:asciiTheme="majorBidi" w:hAnsiTheme="majorBidi" w:cstheme="majorBidi"/>
              </w:rPr>
            </w:pPr>
            <w:r w:rsidRPr="00884A50">
              <w:rPr>
                <w:rFonts w:asciiTheme="majorBidi" w:hAnsiTheme="majorBidi" w:cstheme="majorBidi"/>
                <w:lang w:val="ru"/>
              </w:rPr>
              <w:t>2,7</w:t>
            </w:r>
            <w:r w:rsidRPr="00884A50">
              <w:rPr>
                <w:rFonts w:asciiTheme="majorBidi" w:hAnsiTheme="majorBidi" w:cstheme="majorBidi"/>
                <w:vertAlign w:val="superscript"/>
                <w:lang w:val="ru"/>
              </w:rPr>
              <w:t>d</w:t>
            </w:r>
          </w:p>
        </w:tc>
      </w:tr>
      <w:tr w:rsidR="00C602C5" w:rsidRPr="00884A50" w14:paraId="7D9BADAA" w14:textId="77777777" w:rsidTr="008670F3">
        <w:trPr>
          <w:cantSplit/>
          <w:trHeight w:val="23"/>
        </w:trPr>
        <w:tc>
          <w:tcPr>
            <w:tcW w:w="5000" w:type="pct"/>
            <w:gridSpan w:val="7"/>
            <w:shd w:val="clear" w:color="auto" w:fill="FFFFFF"/>
          </w:tcPr>
          <w:p w14:paraId="5A90072B" w14:textId="77777777" w:rsidR="00C602C5" w:rsidRPr="00884A50" w:rsidRDefault="00C602C5" w:rsidP="008670F3">
            <w:pPr>
              <w:tabs>
                <w:tab w:val="left" w:pos="567"/>
              </w:tabs>
              <w:rPr>
                <w:rFonts w:asciiTheme="majorBidi" w:hAnsiTheme="majorBidi" w:cstheme="majorBidi"/>
                <w:b/>
                <w:sz w:val="20"/>
                <w:szCs w:val="20"/>
                <w:lang w:val="ru"/>
              </w:rPr>
            </w:pPr>
            <w:r w:rsidRPr="00884A50">
              <w:rPr>
                <w:rFonts w:asciiTheme="majorBidi" w:hAnsiTheme="majorBidi" w:cstheme="majorBidi"/>
                <w:b/>
                <w:sz w:val="20"/>
                <w:szCs w:val="20"/>
                <w:lang w:val="ru"/>
              </w:rPr>
              <w:t>Примечание:</w:t>
            </w:r>
          </w:p>
          <w:p w14:paraId="626FD050" w14:textId="77777777" w:rsidR="00C602C5" w:rsidRDefault="00C602C5" w:rsidP="008670F3">
            <w:pPr>
              <w:tabs>
                <w:tab w:val="left" w:pos="567"/>
              </w:tabs>
              <w:rPr>
                <w:rFonts w:asciiTheme="majorBidi" w:hAnsiTheme="majorBidi" w:cstheme="majorBidi"/>
                <w:sz w:val="20"/>
                <w:szCs w:val="20"/>
                <w:lang w:val="ru"/>
              </w:rPr>
            </w:pPr>
            <w:r w:rsidRPr="00884A50">
              <w:rPr>
                <w:rFonts w:asciiTheme="majorBidi" w:hAnsiTheme="majorBidi" w:cstheme="majorBidi"/>
                <w:sz w:val="20"/>
                <w:szCs w:val="20"/>
                <w:lang w:val="ru"/>
              </w:rPr>
              <w:t>AUC</w:t>
            </w:r>
            <w:r w:rsidRPr="00884A50">
              <w:rPr>
                <w:rFonts w:asciiTheme="majorBidi" w:hAnsiTheme="majorBidi" w:cstheme="majorBidi"/>
                <w:sz w:val="20"/>
                <w:szCs w:val="20"/>
                <w:vertAlign w:val="subscript"/>
                <w:lang w:val="ru"/>
              </w:rPr>
              <w:t>0-t</w:t>
            </w:r>
            <w:r w:rsidRPr="00884A50">
              <w:rPr>
                <w:rFonts w:asciiTheme="majorBidi" w:hAnsiTheme="majorBidi" w:cstheme="majorBidi"/>
                <w:sz w:val="20"/>
                <w:szCs w:val="20"/>
                <w:lang w:val="ru"/>
              </w:rPr>
              <w:t xml:space="preserve"> = площадь под кривой «концентрация в плазме крови-время» от нуля до последней концентрации, поддающейся количественному измерению (нг-эквивалентных часов/г);</w:t>
            </w:r>
          </w:p>
          <w:p w14:paraId="76978924" w14:textId="77777777" w:rsidR="00C602C5" w:rsidRDefault="00C602C5" w:rsidP="008670F3">
            <w:pPr>
              <w:tabs>
                <w:tab w:val="left" w:pos="567"/>
              </w:tabs>
              <w:rPr>
                <w:rFonts w:asciiTheme="majorBidi" w:hAnsiTheme="majorBidi" w:cstheme="majorBidi"/>
                <w:sz w:val="20"/>
                <w:szCs w:val="20"/>
                <w:lang w:val="ru"/>
              </w:rPr>
            </w:pPr>
            <w:r w:rsidRPr="00884A50">
              <w:rPr>
                <w:rFonts w:asciiTheme="majorBidi" w:hAnsiTheme="majorBidi" w:cstheme="majorBidi"/>
                <w:sz w:val="20"/>
                <w:szCs w:val="20"/>
                <w:lang w:val="ru"/>
              </w:rPr>
              <w:t xml:space="preserve"> C</w:t>
            </w:r>
            <w:r w:rsidRPr="00884A50">
              <w:rPr>
                <w:rFonts w:asciiTheme="majorBidi" w:hAnsiTheme="majorBidi" w:cstheme="majorBidi"/>
                <w:sz w:val="20"/>
                <w:szCs w:val="20"/>
                <w:vertAlign w:val="subscript"/>
                <w:lang w:val="ru"/>
              </w:rPr>
              <w:t>max</w:t>
            </w:r>
            <w:r w:rsidRPr="00884A50">
              <w:rPr>
                <w:rFonts w:asciiTheme="majorBidi" w:hAnsiTheme="majorBidi" w:cstheme="majorBidi"/>
                <w:sz w:val="20"/>
                <w:szCs w:val="20"/>
                <w:lang w:val="ru"/>
              </w:rPr>
              <w:t xml:space="preserve"> = максимальная концентрация в плазме крови; </w:t>
            </w:r>
          </w:p>
          <w:p w14:paraId="2E75227D" w14:textId="77777777" w:rsidR="00C602C5" w:rsidRDefault="00C602C5" w:rsidP="008670F3">
            <w:pPr>
              <w:tabs>
                <w:tab w:val="left" w:pos="567"/>
              </w:tabs>
              <w:rPr>
                <w:rFonts w:asciiTheme="majorBidi" w:hAnsiTheme="majorBidi" w:cstheme="majorBidi"/>
                <w:sz w:val="20"/>
                <w:szCs w:val="20"/>
                <w:lang w:val="ru"/>
              </w:rPr>
            </w:pPr>
            <w:r w:rsidRPr="00884A50">
              <w:rPr>
                <w:rFonts w:asciiTheme="majorBidi" w:hAnsiTheme="majorBidi" w:cstheme="majorBidi"/>
                <w:sz w:val="20"/>
                <w:szCs w:val="20"/>
                <w:lang w:val="ru"/>
              </w:rPr>
              <w:t xml:space="preserve">М/И = отношение между метаболитом и исходным соединением; </w:t>
            </w:r>
          </w:p>
          <w:p w14:paraId="5EB8EB5A" w14:textId="77777777" w:rsidR="00C602C5" w:rsidRPr="00884A50" w:rsidRDefault="00C602C5" w:rsidP="008670F3">
            <w:pPr>
              <w:tabs>
                <w:tab w:val="left" w:pos="567"/>
              </w:tabs>
              <w:rPr>
                <w:rFonts w:asciiTheme="majorBidi" w:hAnsiTheme="majorBidi" w:cstheme="majorBidi"/>
                <w:sz w:val="20"/>
                <w:szCs w:val="20"/>
              </w:rPr>
            </w:pPr>
            <w:r w:rsidRPr="00884A50">
              <w:rPr>
                <w:rFonts w:asciiTheme="majorBidi" w:hAnsiTheme="majorBidi" w:cstheme="majorBidi"/>
                <w:sz w:val="20"/>
                <w:szCs w:val="20"/>
                <w:lang w:val="ru"/>
              </w:rPr>
              <w:t>NOAEL = доза препарата, не приводящая к развитию наблюдаемых нежелательных явлений.</w:t>
            </w:r>
          </w:p>
          <w:p w14:paraId="7729C2A5" w14:textId="77777777" w:rsidR="00C602C5" w:rsidRPr="00884A50" w:rsidRDefault="00C602C5" w:rsidP="008670F3">
            <w:pPr>
              <w:tabs>
                <w:tab w:val="left" w:pos="567"/>
                <w:tab w:val="left" w:pos="902"/>
              </w:tabs>
              <w:rPr>
                <w:rFonts w:asciiTheme="majorBidi" w:hAnsiTheme="majorBidi" w:cstheme="majorBidi"/>
                <w:sz w:val="20"/>
                <w:szCs w:val="20"/>
              </w:rPr>
            </w:pPr>
            <w:r w:rsidRPr="00884A50">
              <w:rPr>
                <w:rFonts w:asciiTheme="majorBidi" w:hAnsiTheme="majorBidi" w:cstheme="majorBidi"/>
                <w:sz w:val="20"/>
                <w:szCs w:val="20"/>
                <w:lang w:val="ru"/>
              </w:rPr>
              <w:t>a</w:t>
            </w:r>
            <w:r w:rsidRPr="00884A50">
              <w:rPr>
                <w:rFonts w:asciiTheme="majorBidi" w:hAnsiTheme="majorBidi" w:cstheme="majorBidi"/>
                <w:sz w:val="20"/>
                <w:szCs w:val="20"/>
                <w:lang w:val="ru"/>
              </w:rPr>
              <w:tab/>
              <w:t>Дозы для самцов крыс, кобелей и сук собак находились на уровне NOAEL для каждого вида (8340639).</w:t>
            </w:r>
          </w:p>
          <w:p w14:paraId="181D23D0" w14:textId="77777777" w:rsidR="00C602C5" w:rsidRPr="00884A50" w:rsidRDefault="00C602C5" w:rsidP="008670F3">
            <w:pPr>
              <w:tabs>
                <w:tab w:val="left" w:pos="567"/>
                <w:tab w:val="left" w:pos="897"/>
              </w:tabs>
              <w:rPr>
                <w:rFonts w:asciiTheme="majorBidi" w:hAnsiTheme="majorBidi" w:cstheme="majorBidi"/>
                <w:sz w:val="20"/>
                <w:szCs w:val="20"/>
              </w:rPr>
            </w:pPr>
            <w:r w:rsidRPr="00884A50">
              <w:rPr>
                <w:rFonts w:asciiTheme="majorBidi" w:hAnsiTheme="majorBidi" w:cstheme="majorBidi"/>
                <w:sz w:val="20"/>
                <w:szCs w:val="20"/>
                <w:lang w:val="ru"/>
              </w:rPr>
              <w:t>b</w:t>
            </w:r>
            <w:r w:rsidRPr="00884A50">
              <w:rPr>
                <w:rFonts w:asciiTheme="majorBidi" w:hAnsiTheme="majorBidi" w:cstheme="majorBidi"/>
                <w:sz w:val="20"/>
                <w:szCs w:val="20"/>
                <w:lang w:val="ru"/>
              </w:rPr>
              <w:tab/>
              <w:t>Среднегеометрические показатели для C</w:t>
            </w:r>
            <w:r w:rsidRPr="00884A50">
              <w:rPr>
                <w:rFonts w:asciiTheme="majorBidi" w:hAnsiTheme="majorBidi" w:cstheme="majorBidi"/>
                <w:sz w:val="20"/>
                <w:szCs w:val="20"/>
                <w:vertAlign w:val="subscript"/>
                <w:lang w:val="ru"/>
              </w:rPr>
              <w:t>max</w:t>
            </w:r>
            <w:r w:rsidRPr="00884A50">
              <w:rPr>
                <w:rFonts w:asciiTheme="majorBidi" w:hAnsiTheme="majorBidi" w:cstheme="majorBidi"/>
                <w:sz w:val="20"/>
                <w:szCs w:val="20"/>
                <w:lang w:val="ru"/>
              </w:rPr>
              <w:t xml:space="preserve"> и AUC</w:t>
            </w:r>
            <w:r w:rsidRPr="00884A50">
              <w:rPr>
                <w:rFonts w:asciiTheme="majorBidi" w:hAnsiTheme="majorBidi" w:cstheme="majorBidi"/>
                <w:sz w:val="20"/>
                <w:szCs w:val="20"/>
                <w:vertAlign w:val="subscript"/>
                <w:lang w:val="ru"/>
              </w:rPr>
              <w:t>0-t</w:t>
            </w:r>
            <w:r w:rsidRPr="00884A50">
              <w:rPr>
                <w:rFonts w:asciiTheme="majorBidi" w:hAnsiTheme="majorBidi" w:cstheme="majorBidi"/>
                <w:sz w:val="20"/>
                <w:szCs w:val="20"/>
                <w:lang w:val="ru"/>
              </w:rPr>
              <w:t xml:space="preserve"> за 1-й период для исходной субстанции (ACE-HV-113 CSR); общие среднегеометрические</w:t>
            </w:r>
          </w:p>
          <w:p w14:paraId="30F39D62" w14:textId="77777777" w:rsidR="00C602C5" w:rsidRPr="00884A50" w:rsidRDefault="00C602C5" w:rsidP="008670F3">
            <w:pPr>
              <w:tabs>
                <w:tab w:val="left" w:pos="567"/>
              </w:tabs>
              <w:rPr>
                <w:rFonts w:asciiTheme="majorBidi" w:hAnsiTheme="majorBidi" w:cstheme="majorBidi"/>
                <w:sz w:val="20"/>
                <w:szCs w:val="20"/>
              </w:rPr>
            </w:pPr>
            <w:r w:rsidRPr="00884A50">
              <w:rPr>
                <w:rFonts w:asciiTheme="majorBidi" w:hAnsiTheme="majorBidi" w:cstheme="majorBidi"/>
                <w:sz w:val="20"/>
                <w:szCs w:val="20"/>
                <w:lang w:val="ru"/>
              </w:rPr>
              <w:t>показатели для C</w:t>
            </w:r>
            <w:r w:rsidRPr="00884A50">
              <w:rPr>
                <w:rFonts w:asciiTheme="majorBidi" w:hAnsiTheme="majorBidi" w:cstheme="majorBidi"/>
                <w:sz w:val="20"/>
                <w:szCs w:val="20"/>
                <w:vertAlign w:val="subscript"/>
                <w:lang w:val="ru"/>
              </w:rPr>
              <w:t>max</w:t>
            </w:r>
            <w:r w:rsidRPr="00884A50">
              <w:rPr>
                <w:rFonts w:asciiTheme="majorBidi" w:hAnsiTheme="majorBidi" w:cstheme="majorBidi"/>
                <w:sz w:val="20"/>
                <w:szCs w:val="20"/>
                <w:lang w:val="ru"/>
              </w:rPr>
              <w:t xml:space="preserve"> и AUC</w:t>
            </w:r>
            <w:r w:rsidRPr="00884A50">
              <w:rPr>
                <w:rFonts w:asciiTheme="majorBidi" w:hAnsiTheme="majorBidi" w:cstheme="majorBidi"/>
                <w:sz w:val="20"/>
                <w:szCs w:val="20"/>
                <w:vertAlign w:val="subscript"/>
                <w:lang w:val="ru"/>
              </w:rPr>
              <w:t>0-t</w:t>
            </w:r>
            <w:r w:rsidRPr="00884A50">
              <w:rPr>
                <w:rFonts w:asciiTheme="majorBidi" w:hAnsiTheme="majorBidi" w:cstheme="majorBidi"/>
                <w:sz w:val="20"/>
                <w:szCs w:val="20"/>
                <w:lang w:val="ru"/>
              </w:rPr>
              <w:t xml:space="preserve"> для метаболита за 1-й период и 2-й период (17-RS-426CL).</w:t>
            </w:r>
          </w:p>
          <w:p w14:paraId="0CE982A2" w14:textId="77777777" w:rsidR="00C602C5" w:rsidRPr="00884A50" w:rsidRDefault="00C602C5" w:rsidP="008670F3">
            <w:pPr>
              <w:tabs>
                <w:tab w:val="left" w:pos="567"/>
                <w:tab w:val="left" w:pos="902"/>
              </w:tabs>
              <w:rPr>
                <w:rFonts w:asciiTheme="majorBidi" w:hAnsiTheme="majorBidi" w:cstheme="majorBidi"/>
                <w:sz w:val="20"/>
                <w:szCs w:val="20"/>
              </w:rPr>
            </w:pPr>
            <w:r w:rsidRPr="00884A50">
              <w:rPr>
                <w:rFonts w:asciiTheme="majorBidi" w:hAnsiTheme="majorBidi" w:cstheme="majorBidi"/>
                <w:sz w:val="20"/>
                <w:szCs w:val="20"/>
                <w:lang w:val="ru"/>
              </w:rPr>
              <w:t>c</w:t>
            </w:r>
            <w:r w:rsidRPr="00884A50">
              <w:rPr>
                <w:rFonts w:asciiTheme="majorBidi" w:hAnsiTheme="majorBidi" w:cstheme="majorBidi"/>
                <w:sz w:val="20"/>
                <w:szCs w:val="20"/>
                <w:lang w:val="ru"/>
              </w:rPr>
              <w:tab/>
              <w:t>Значения коэффициента AUC корректировались с учетом молекулярной массы исходной субстанции (465,5) и метаболита (481,5).</w:t>
            </w:r>
          </w:p>
          <w:p w14:paraId="75454602" w14:textId="77777777" w:rsidR="00C602C5" w:rsidRPr="00884A50" w:rsidRDefault="00C602C5" w:rsidP="008670F3">
            <w:pPr>
              <w:tabs>
                <w:tab w:val="left" w:pos="567"/>
                <w:tab w:val="left" w:pos="902"/>
              </w:tabs>
              <w:rPr>
                <w:rFonts w:asciiTheme="majorBidi" w:hAnsiTheme="majorBidi" w:cstheme="majorBidi"/>
                <w:sz w:val="16"/>
                <w:szCs w:val="20"/>
              </w:rPr>
            </w:pPr>
            <w:r w:rsidRPr="00884A50">
              <w:rPr>
                <w:rFonts w:asciiTheme="majorBidi" w:hAnsiTheme="majorBidi" w:cstheme="majorBidi"/>
                <w:sz w:val="20"/>
                <w:szCs w:val="20"/>
                <w:lang w:val="ru"/>
              </w:rPr>
              <w:t>d</w:t>
            </w:r>
            <w:r w:rsidRPr="00884A50">
              <w:rPr>
                <w:rFonts w:asciiTheme="majorBidi" w:hAnsiTheme="majorBidi" w:cstheme="majorBidi"/>
                <w:sz w:val="20"/>
                <w:szCs w:val="20"/>
                <w:lang w:val="ru"/>
              </w:rPr>
              <w:tab/>
              <w:t>Соотношение М/И у человека на основе общего среднегеометрического значения AUCinf в 1-м и 2-м периодах (17-RS-426CL).</w:t>
            </w:r>
          </w:p>
        </w:tc>
      </w:tr>
    </w:tbl>
    <w:p w14:paraId="5862452C" w14:textId="77777777" w:rsidR="00C602C5" w:rsidRPr="00DF73F9" w:rsidRDefault="00C602C5" w:rsidP="00C602C5">
      <w:pPr>
        <w:spacing w:before="240" w:after="120"/>
        <w:outlineLvl w:val="2"/>
        <w:rPr>
          <w:b/>
          <w:bCs/>
          <w:color w:val="000000" w:themeColor="text1"/>
        </w:rPr>
      </w:pPr>
      <w:bookmarkStart w:id="307" w:name="_Toc159973307"/>
      <w:r w:rsidRPr="009C0E4B">
        <w:rPr>
          <w:b/>
          <w:color w:val="000000" w:themeColor="text1"/>
        </w:rPr>
        <w:t xml:space="preserve">3.2.5. </w:t>
      </w:r>
      <w:r w:rsidRPr="009C0E4B">
        <w:rPr>
          <w:b/>
          <w:bCs/>
          <w:color w:val="000000" w:themeColor="text1"/>
        </w:rPr>
        <w:t>Выведение</w:t>
      </w:r>
      <w:bookmarkStart w:id="308" w:name="_Toc115217947"/>
      <w:bookmarkEnd w:id="303"/>
      <w:bookmarkEnd w:id="307"/>
    </w:p>
    <w:p w14:paraId="4D0490E9" w14:textId="77777777" w:rsidR="00C602C5" w:rsidRPr="00DF73F9"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DF73F9">
        <w:rPr>
          <w:rFonts w:asciiTheme="majorBidi" w:hAnsiTheme="majorBidi" w:cstheme="majorBidi"/>
          <w:lang w:val="ru"/>
        </w:rPr>
        <w:t>После перорального введения [</w:t>
      </w:r>
      <w:r w:rsidRPr="00DF73F9">
        <w:rPr>
          <w:rFonts w:asciiTheme="majorBidi" w:hAnsiTheme="majorBidi" w:cstheme="majorBidi"/>
          <w:vertAlign w:val="superscript"/>
          <w:lang w:val="ru"/>
        </w:rPr>
        <w:t>14</w:t>
      </w:r>
      <w:r w:rsidRPr="00DF73F9">
        <w:rPr>
          <w:rFonts w:asciiTheme="majorBidi" w:hAnsiTheme="majorBidi" w:cstheme="majorBidi"/>
          <w:lang w:val="ru"/>
        </w:rPr>
        <w:t>C]акалабрутиниба среднее значение степени извлечения радиоактивности составило &gt;94% у крыс и &gt;87% у собак; экскреция радиоактивного вещества было практически полным к 48 часам. У крыс и собак среднее извлечение в фекалиях составило &gt; 88% от дозы и &gt; 69% от дозы, соответственно. Экскреция радиоактивного вещества с мочой составила примерно 3% от дозы у крыс и 15% от дозы у собаки.</w:t>
      </w:r>
    </w:p>
    <w:p w14:paraId="43381203" w14:textId="77777777" w:rsidR="00C602C5" w:rsidRPr="00707D60" w:rsidRDefault="00C602C5" w:rsidP="00C602C5">
      <w:pPr>
        <w:spacing w:before="240" w:after="240"/>
        <w:outlineLvl w:val="2"/>
        <w:rPr>
          <w:b/>
          <w:bCs/>
          <w:color w:val="000000" w:themeColor="text1"/>
        </w:rPr>
      </w:pPr>
      <w:bookmarkStart w:id="309" w:name="_Toc159973308"/>
      <w:r w:rsidRPr="00B2117D">
        <w:rPr>
          <w:b/>
          <w:color w:val="000000" w:themeColor="text1"/>
        </w:rPr>
        <w:t xml:space="preserve">3.2.6. </w:t>
      </w:r>
      <w:r w:rsidRPr="00B2117D">
        <w:rPr>
          <w:b/>
          <w:bCs/>
          <w:color w:val="000000" w:themeColor="text1"/>
        </w:rPr>
        <w:t>Фармакокинетические лекарственные взаимодействия</w:t>
      </w:r>
      <w:bookmarkEnd w:id="308"/>
      <w:bookmarkEnd w:id="309"/>
    </w:p>
    <w:p w14:paraId="5917CEFC" w14:textId="77777777" w:rsidR="00C602C5" w:rsidRPr="006F662E" w:rsidRDefault="00C602C5" w:rsidP="00C602C5">
      <w:pPr>
        <w:pStyle w:val="aa"/>
      </w:pPr>
      <w:bookmarkStart w:id="310" w:name="_Toc115217948"/>
      <w:bookmarkEnd w:id="284"/>
      <w:bookmarkEnd w:id="285"/>
      <w:bookmarkEnd w:id="286"/>
      <w:r w:rsidRPr="00B2117D">
        <w:t>Данные представлены в разделе «Фармакокинетика и фармакодинамика у человека».</w:t>
      </w:r>
    </w:p>
    <w:p w14:paraId="016C87D8" w14:textId="542B25E1" w:rsidR="00C602C5" w:rsidRDefault="00C602C5" w:rsidP="00C602C5">
      <w:pPr>
        <w:pStyle w:val="20"/>
        <w:rPr>
          <w:color w:val="000000" w:themeColor="text1"/>
        </w:rPr>
      </w:pPr>
      <w:bookmarkStart w:id="311" w:name="_Toc159973309"/>
      <w:r w:rsidRPr="00F27C36">
        <w:rPr>
          <w:color w:val="000000" w:themeColor="text1"/>
        </w:rPr>
        <w:t>Токсикологические исследования</w:t>
      </w:r>
      <w:bookmarkEnd w:id="287"/>
      <w:bookmarkEnd w:id="310"/>
      <w:bookmarkEnd w:id="311"/>
    </w:p>
    <w:p w14:paraId="3BA42B55" w14:textId="41FB6978" w:rsidR="00C602C5" w:rsidRPr="00AF1A18" w:rsidRDefault="00C602C5" w:rsidP="00C602C5">
      <w:pPr>
        <w:pStyle w:val="3"/>
        <w:spacing w:after="240"/>
        <w:rPr>
          <w:color w:val="000000" w:themeColor="text1"/>
          <w:szCs w:val="24"/>
        </w:rPr>
      </w:pPr>
      <w:bookmarkStart w:id="312" w:name="_Toc115217949"/>
      <w:bookmarkStart w:id="313" w:name="_Toc159973310"/>
      <w:r w:rsidRPr="00707D60">
        <w:rPr>
          <w:color w:val="000000" w:themeColor="text1"/>
        </w:rPr>
        <w:t>Токсичность</w:t>
      </w:r>
      <w:r w:rsidRPr="00707D60">
        <w:rPr>
          <w:color w:val="000000" w:themeColor="text1"/>
          <w:szCs w:val="24"/>
        </w:rPr>
        <w:t xml:space="preserve"> при однократном введени</w:t>
      </w:r>
      <w:bookmarkStart w:id="314" w:name="_Hlk113015710"/>
      <w:bookmarkEnd w:id="312"/>
      <w:r>
        <w:rPr>
          <w:color w:val="000000" w:themeColor="text1"/>
          <w:szCs w:val="24"/>
        </w:rPr>
        <w:t>и.</w:t>
      </w:r>
      <w:bookmarkEnd w:id="313"/>
    </w:p>
    <w:p w14:paraId="241F28C2" w14:textId="77777777" w:rsidR="00C602C5" w:rsidRDefault="00C602C5" w:rsidP="00C602C5">
      <w:pPr>
        <w:tabs>
          <w:tab w:val="left" w:pos="567"/>
        </w:tabs>
        <w:spacing w:after="240"/>
        <w:jc w:val="both"/>
        <w:rPr>
          <w:rFonts w:asciiTheme="majorBidi" w:hAnsiTheme="majorBidi" w:cstheme="majorBidi"/>
          <w:b/>
          <w:iCs/>
          <w:lang w:val="ru"/>
        </w:rPr>
      </w:pPr>
      <w:r>
        <w:rPr>
          <w:rFonts w:asciiTheme="majorBidi" w:hAnsiTheme="majorBidi" w:cstheme="majorBidi"/>
          <w:color w:val="000000"/>
          <w:lang w:val="ru"/>
        </w:rPr>
        <w:tab/>
      </w:r>
      <w:r w:rsidRPr="00293391">
        <w:rPr>
          <w:rFonts w:asciiTheme="majorBidi" w:hAnsiTheme="majorBidi" w:cstheme="majorBidi"/>
          <w:color w:val="000000"/>
          <w:lang w:val="ru"/>
        </w:rPr>
        <w:t xml:space="preserve">В исследовании токсичности однократной дозы на </w:t>
      </w:r>
      <w:r>
        <w:rPr>
          <w:rFonts w:asciiTheme="majorBidi" w:hAnsiTheme="majorBidi" w:cstheme="majorBidi"/>
          <w:color w:val="000000"/>
          <w:lang w:val="ru"/>
        </w:rPr>
        <w:t xml:space="preserve">крысах </w:t>
      </w:r>
      <w:r w:rsidRPr="00AF1A18">
        <w:rPr>
          <w:rFonts w:asciiTheme="majorBidi" w:hAnsiTheme="majorBidi" w:cstheme="majorBidi"/>
          <w:lang w:val="ru"/>
        </w:rPr>
        <w:t>не отмечено токсических эффектов ACP-196 на массу тела, потребление корма, показатели общего анализа крови, коагулограммы, биохимического анализа крови, анализа мочи, массу внутренних органов, макроскопические и микроскопические особенности</w:t>
      </w:r>
      <w:r>
        <w:rPr>
          <w:rFonts w:asciiTheme="majorBidi" w:hAnsiTheme="majorBidi" w:cstheme="majorBidi"/>
          <w:lang w:val="ru"/>
        </w:rPr>
        <w:t xml:space="preserve"> (табл. 3-22)</w:t>
      </w:r>
      <w:r w:rsidRPr="00AF1A18">
        <w:rPr>
          <w:rFonts w:asciiTheme="majorBidi" w:hAnsiTheme="majorBidi" w:cstheme="majorBidi"/>
          <w:lang w:val="ru"/>
        </w:rPr>
        <w:t>.</w:t>
      </w:r>
    </w:p>
    <w:p w14:paraId="19E6D28B" w14:textId="0677B650" w:rsidR="00B50A8D" w:rsidRDefault="00B50A8D" w:rsidP="00B50A8D">
      <w:pPr>
        <w:pStyle w:val="af5"/>
        <w:keepNext/>
      </w:pPr>
      <w:bookmarkStart w:id="315" w:name="_Toc159973364"/>
      <w:r>
        <w:lastRenderedPageBreak/>
        <w:t xml:space="preserve">Таблица </w:t>
      </w:r>
      <w:fldSimple w:instr=" STYLEREF 1 \s ">
        <w:r w:rsidR="008260B3">
          <w:rPr>
            <w:noProof/>
          </w:rPr>
          <w:t>3</w:t>
        </w:r>
      </w:fldSimple>
      <w:r w:rsidR="008260B3">
        <w:noBreakHyphen/>
      </w:r>
      <w:fldSimple w:instr=" SEQ Таблица \* ARABIC \s 1 ">
        <w:r w:rsidR="008260B3">
          <w:rPr>
            <w:noProof/>
          </w:rPr>
          <w:t>22</w:t>
        </w:r>
      </w:fldSimple>
      <w:r>
        <w:t>.</w:t>
      </w:r>
      <w:r w:rsidRPr="00B50A8D">
        <w:rPr>
          <w:rFonts w:asciiTheme="majorBidi" w:hAnsiTheme="majorBidi" w:cstheme="majorBidi"/>
          <w:iCs/>
          <w:lang w:val="ru"/>
        </w:rPr>
        <w:t xml:space="preserve"> </w:t>
      </w:r>
      <w:r w:rsidRPr="00B50A8D">
        <w:rPr>
          <w:rFonts w:asciiTheme="majorBidi" w:hAnsiTheme="majorBidi" w:cstheme="majorBidi"/>
          <w:b w:val="0"/>
          <w:iCs/>
          <w:lang w:val="ru"/>
        </w:rPr>
        <w:t>Исследования токсичности однократных доз.</w:t>
      </w:r>
      <w:bookmarkEnd w:id="315"/>
    </w:p>
    <w:tbl>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68"/>
        <w:gridCol w:w="56"/>
        <w:gridCol w:w="2019"/>
        <w:gridCol w:w="36"/>
        <w:gridCol w:w="2239"/>
        <w:gridCol w:w="3428"/>
      </w:tblGrid>
      <w:tr w:rsidR="00C602C5" w:rsidRPr="00F27C36" w14:paraId="1D9D0599" w14:textId="77777777" w:rsidTr="00B50A8D">
        <w:trPr>
          <w:trHeight w:val="631"/>
        </w:trPr>
        <w:tc>
          <w:tcPr>
            <w:tcW w:w="838" w:type="pct"/>
            <w:shd w:val="clear" w:color="auto" w:fill="D9D9D9" w:themeFill="background1" w:themeFillShade="D9"/>
            <w:vAlign w:val="center"/>
          </w:tcPr>
          <w:p w14:paraId="6568CF78"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b/>
                <w:bCs/>
                <w:sz w:val="20"/>
                <w:szCs w:val="20"/>
                <w:lang w:val="ru"/>
              </w:rPr>
              <w:t>Идентификатор исследования</w:t>
            </w:r>
          </w:p>
        </w:tc>
        <w:tc>
          <w:tcPr>
            <w:tcW w:w="1129" w:type="pct"/>
            <w:gridSpan w:val="3"/>
            <w:shd w:val="clear" w:color="auto" w:fill="D9D9D9" w:themeFill="background1" w:themeFillShade="D9"/>
            <w:vAlign w:val="center"/>
          </w:tcPr>
          <w:p w14:paraId="00EC1E64"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b/>
                <w:bCs/>
                <w:sz w:val="20"/>
                <w:szCs w:val="20"/>
                <w:lang w:val="ru"/>
              </w:rPr>
              <w:t>Вид/</w:t>
            </w:r>
            <w:r w:rsidRPr="00F27C36">
              <w:rPr>
                <w:rFonts w:asciiTheme="majorBidi" w:hAnsiTheme="majorBidi" w:cstheme="majorBidi"/>
                <w:b/>
                <w:bCs/>
                <w:sz w:val="20"/>
                <w:szCs w:val="20"/>
                <w:lang w:val="ru"/>
              </w:rPr>
              <w:br/>
              <w:t>пол/количество/</w:t>
            </w:r>
            <w:r w:rsidRPr="00F27C36">
              <w:rPr>
                <w:rFonts w:asciiTheme="majorBidi" w:hAnsiTheme="majorBidi" w:cstheme="majorBidi"/>
                <w:b/>
                <w:bCs/>
                <w:sz w:val="20"/>
                <w:szCs w:val="20"/>
                <w:lang w:val="ru"/>
              </w:rPr>
              <w:br/>
              <w:t>группа</w:t>
            </w:r>
          </w:p>
        </w:tc>
        <w:tc>
          <w:tcPr>
            <w:tcW w:w="1198" w:type="pct"/>
            <w:shd w:val="clear" w:color="auto" w:fill="D9D9D9" w:themeFill="background1" w:themeFillShade="D9"/>
            <w:vAlign w:val="center"/>
          </w:tcPr>
          <w:p w14:paraId="7D56961A" w14:textId="77777777" w:rsidR="00C602C5" w:rsidRPr="00F27C36" w:rsidRDefault="00C602C5" w:rsidP="008670F3">
            <w:pPr>
              <w:tabs>
                <w:tab w:val="left" w:pos="567"/>
              </w:tabs>
              <w:jc w:val="center"/>
              <w:rPr>
                <w:rFonts w:asciiTheme="majorBidi" w:hAnsiTheme="majorBidi" w:cstheme="majorBidi"/>
                <w:b/>
                <w:bCs/>
                <w:sz w:val="20"/>
                <w:szCs w:val="20"/>
              </w:rPr>
            </w:pPr>
            <w:r w:rsidRPr="00F27C36">
              <w:rPr>
                <w:rFonts w:asciiTheme="majorBidi" w:hAnsiTheme="majorBidi" w:cstheme="majorBidi"/>
                <w:b/>
                <w:bCs/>
                <w:sz w:val="20"/>
                <w:szCs w:val="20"/>
                <w:lang w:val="ru"/>
              </w:rPr>
              <w:t>Доза/способ введения</w:t>
            </w:r>
          </w:p>
          <w:p w14:paraId="7DC950FD" w14:textId="77777777" w:rsidR="00C602C5" w:rsidRPr="00F27C36" w:rsidRDefault="00C602C5" w:rsidP="008670F3">
            <w:pPr>
              <w:tabs>
                <w:tab w:val="left" w:pos="567"/>
              </w:tabs>
              <w:jc w:val="center"/>
              <w:rPr>
                <w:rFonts w:asciiTheme="majorBidi" w:hAnsiTheme="majorBidi" w:cstheme="majorBidi"/>
                <w:b/>
                <w:bCs/>
                <w:sz w:val="20"/>
                <w:szCs w:val="20"/>
              </w:rPr>
            </w:pPr>
            <w:r w:rsidRPr="00F27C36">
              <w:rPr>
                <w:rFonts w:asciiTheme="majorBidi" w:hAnsiTheme="majorBidi" w:cstheme="majorBidi"/>
                <w:b/>
                <w:bCs/>
                <w:sz w:val="20"/>
                <w:szCs w:val="20"/>
                <w:lang w:val="ru"/>
              </w:rPr>
              <w:t>(мг/кг/сутки)</w:t>
            </w:r>
          </w:p>
        </w:tc>
        <w:tc>
          <w:tcPr>
            <w:tcW w:w="1834" w:type="pct"/>
            <w:shd w:val="clear" w:color="auto" w:fill="D9D9D9" w:themeFill="background1" w:themeFillShade="D9"/>
            <w:vAlign w:val="center"/>
          </w:tcPr>
          <w:p w14:paraId="2F34F4B8"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b/>
                <w:bCs/>
                <w:sz w:val="20"/>
                <w:szCs w:val="20"/>
                <w:lang w:val="ru"/>
              </w:rPr>
              <w:t>Комментарий к уровням доз</w:t>
            </w:r>
          </w:p>
        </w:tc>
      </w:tr>
      <w:tr w:rsidR="00C602C5" w:rsidRPr="00F27C36" w14:paraId="52C2CC80" w14:textId="77777777" w:rsidTr="00B50A8D">
        <w:trPr>
          <w:trHeight w:val="20"/>
        </w:trPr>
        <w:tc>
          <w:tcPr>
            <w:tcW w:w="868" w:type="pct"/>
            <w:gridSpan w:val="2"/>
            <w:vMerge w:val="restart"/>
            <w:shd w:val="clear" w:color="auto" w:fill="FFFFFF"/>
          </w:tcPr>
          <w:p w14:paraId="2BEC6E63"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2219-027</w:t>
            </w:r>
          </w:p>
          <w:p w14:paraId="2853A176" w14:textId="77777777" w:rsidR="00C602C5" w:rsidRPr="00F27C36" w:rsidRDefault="00C602C5" w:rsidP="008670F3">
            <w:pPr>
              <w:tabs>
                <w:tab w:val="left" w:pos="567"/>
              </w:tabs>
              <w:rPr>
                <w:rFonts w:asciiTheme="majorBidi" w:hAnsiTheme="majorBidi" w:cstheme="majorBidi"/>
                <w:sz w:val="20"/>
                <w:szCs w:val="20"/>
              </w:rPr>
            </w:pPr>
          </w:p>
          <w:p w14:paraId="2B65E903"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GLP</w:t>
            </w:r>
          </w:p>
        </w:tc>
        <w:tc>
          <w:tcPr>
            <w:tcW w:w="1080" w:type="pct"/>
            <w:vMerge w:val="restart"/>
            <w:shd w:val="clear" w:color="auto" w:fill="FFFFFF"/>
          </w:tcPr>
          <w:p w14:paraId="7FA8D3F4"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Крыса/Спрег-</w:t>
            </w:r>
          </w:p>
          <w:p w14:paraId="0AD83CDE"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Доули</w:t>
            </w:r>
          </w:p>
          <w:p w14:paraId="24A3C2A1"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16Смц + 16Смк /группа +ТК животные</w:t>
            </w:r>
          </w:p>
        </w:tc>
        <w:tc>
          <w:tcPr>
            <w:tcW w:w="1217" w:type="pct"/>
            <w:gridSpan w:val="2"/>
            <w:shd w:val="clear" w:color="auto" w:fill="FFFFFF"/>
          </w:tcPr>
          <w:p w14:paraId="396E53E2"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ACP-196</w:t>
            </w:r>
          </w:p>
          <w:p w14:paraId="5894E42F"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в/в</w:t>
            </w:r>
          </w:p>
          <w:p w14:paraId="6302CC2B"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Группы</w:t>
            </w:r>
          </w:p>
        </w:tc>
        <w:tc>
          <w:tcPr>
            <w:tcW w:w="1834" w:type="pct"/>
            <w:vMerge w:val="restart"/>
            <w:shd w:val="clear" w:color="auto" w:fill="FFFFFF"/>
          </w:tcPr>
          <w:p w14:paraId="7D5F7971"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В ходе клинического наблюдения не отмечено токсических эффектов ACP-196 на массу тела, потребление корма, показатели общего анализа крови, коагулограммы, биохимического анализа крови, анализа мочи, массу внутренних органов, макроскопические и микроскопические особенности.</w:t>
            </w:r>
          </w:p>
        </w:tc>
      </w:tr>
      <w:tr w:rsidR="00C602C5" w:rsidRPr="00F27C36" w14:paraId="559D556C" w14:textId="77777777" w:rsidTr="00B50A8D">
        <w:trPr>
          <w:trHeight w:val="20"/>
        </w:trPr>
        <w:tc>
          <w:tcPr>
            <w:tcW w:w="868" w:type="pct"/>
            <w:gridSpan w:val="2"/>
            <w:vMerge/>
            <w:shd w:val="clear" w:color="auto" w:fill="FFFFFF"/>
          </w:tcPr>
          <w:p w14:paraId="162C2C6F" w14:textId="77777777" w:rsidR="00C602C5" w:rsidRPr="00F27C36" w:rsidRDefault="00C602C5" w:rsidP="008670F3">
            <w:pPr>
              <w:tabs>
                <w:tab w:val="left" w:pos="567"/>
              </w:tabs>
              <w:rPr>
                <w:rFonts w:asciiTheme="majorBidi" w:hAnsiTheme="majorBidi" w:cstheme="majorBidi"/>
                <w:sz w:val="20"/>
                <w:szCs w:val="20"/>
              </w:rPr>
            </w:pPr>
          </w:p>
        </w:tc>
        <w:tc>
          <w:tcPr>
            <w:tcW w:w="1080" w:type="pct"/>
            <w:vMerge/>
            <w:shd w:val="clear" w:color="auto" w:fill="FFFFFF"/>
          </w:tcPr>
          <w:p w14:paraId="37B16150" w14:textId="77777777" w:rsidR="00C602C5" w:rsidRPr="00F27C36" w:rsidRDefault="00C602C5" w:rsidP="008670F3">
            <w:pPr>
              <w:tabs>
                <w:tab w:val="left" w:pos="567"/>
              </w:tabs>
              <w:rPr>
                <w:rFonts w:asciiTheme="majorBidi" w:hAnsiTheme="majorBidi" w:cstheme="majorBidi"/>
                <w:sz w:val="20"/>
                <w:szCs w:val="20"/>
              </w:rPr>
            </w:pPr>
          </w:p>
        </w:tc>
        <w:tc>
          <w:tcPr>
            <w:tcW w:w="1217" w:type="pct"/>
            <w:gridSpan w:val="2"/>
            <w:shd w:val="clear" w:color="auto" w:fill="FFFFFF"/>
          </w:tcPr>
          <w:p w14:paraId="2AEEFC60" w14:textId="77777777" w:rsidR="00C602C5" w:rsidRPr="00F27C36" w:rsidRDefault="00C602C5" w:rsidP="008670F3">
            <w:pPr>
              <w:tabs>
                <w:tab w:val="left" w:pos="230"/>
                <w:tab w:val="left" w:pos="567"/>
              </w:tabs>
              <w:rPr>
                <w:rFonts w:asciiTheme="majorBidi" w:hAnsiTheme="majorBidi" w:cstheme="majorBidi"/>
                <w:sz w:val="20"/>
                <w:szCs w:val="20"/>
              </w:rPr>
            </w:pPr>
            <w:r w:rsidRPr="00F27C36">
              <w:rPr>
                <w:rFonts w:asciiTheme="majorBidi" w:hAnsiTheme="majorBidi" w:cstheme="majorBidi"/>
                <w:sz w:val="20"/>
                <w:szCs w:val="20"/>
                <w:lang w:val="ru"/>
              </w:rPr>
              <w:t>1. 0 мг/кг</w:t>
            </w:r>
          </w:p>
          <w:p w14:paraId="2D54BF33" w14:textId="77777777" w:rsidR="00C602C5" w:rsidRPr="00F27C36" w:rsidRDefault="00C602C5" w:rsidP="008670F3">
            <w:pPr>
              <w:tabs>
                <w:tab w:val="left" w:pos="240"/>
                <w:tab w:val="left" w:pos="567"/>
              </w:tabs>
              <w:rPr>
                <w:rFonts w:asciiTheme="majorBidi" w:hAnsiTheme="majorBidi" w:cstheme="majorBidi"/>
                <w:sz w:val="20"/>
                <w:szCs w:val="20"/>
              </w:rPr>
            </w:pPr>
            <w:r w:rsidRPr="00F27C36">
              <w:rPr>
                <w:rFonts w:asciiTheme="majorBidi" w:hAnsiTheme="majorBidi" w:cstheme="majorBidi"/>
                <w:sz w:val="20"/>
                <w:szCs w:val="20"/>
                <w:lang w:val="ru"/>
              </w:rPr>
              <w:t>2. 6 мг/кг</w:t>
            </w:r>
          </w:p>
          <w:p w14:paraId="2737D694" w14:textId="77777777" w:rsidR="00C602C5" w:rsidRPr="00F27C36" w:rsidRDefault="00C602C5" w:rsidP="008670F3">
            <w:pPr>
              <w:tabs>
                <w:tab w:val="left" w:pos="424"/>
                <w:tab w:val="left" w:pos="567"/>
              </w:tabs>
              <w:rPr>
                <w:rFonts w:asciiTheme="majorBidi" w:hAnsiTheme="majorBidi" w:cstheme="majorBidi"/>
                <w:sz w:val="20"/>
                <w:szCs w:val="20"/>
              </w:rPr>
            </w:pPr>
            <w:r w:rsidRPr="00F27C36">
              <w:rPr>
                <w:rFonts w:asciiTheme="majorBidi" w:hAnsiTheme="majorBidi" w:cstheme="majorBidi"/>
                <w:sz w:val="20"/>
                <w:szCs w:val="20"/>
                <w:lang w:val="ru"/>
              </w:rPr>
              <w:t>3. 10 мг/кг Носитель: 20% HP-β-CD</w:t>
            </w:r>
          </w:p>
        </w:tc>
        <w:tc>
          <w:tcPr>
            <w:tcW w:w="1834" w:type="pct"/>
            <w:vMerge/>
            <w:shd w:val="clear" w:color="auto" w:fill="FFFFFF"/>
          </w:tcPr>
          <w:p w14:paraId="242FB772" w14:textId="77777777" w:rsidR="00C602C5" w:rsidRPr="00F27C36" w:rsidRDefault="00C602C5" w:rsidP="008670F3">
            <w:pPr>
              <w:tabs>
                <w:tab w:val="left" w:pos="567"/>
              </w:tabs>
              <w:rPr>
                <w:rFonts w:asciiTheme="majorBidi" w:hAnsiTheme="majorBidi" w:cstheme="majorBidi"/>
                <w:sz w:val="20"/>
                <w:szCs w:val="20"/>
              </w:rPr>
            </w:pPr>
          </w:p>
        </w:tc>
      </w:tr>
    </w:tbl>
    <w:p w14:paraId="0FE2F53E" w14:textId="77777777" w:rsidR="00C602C5" w:rsidRPr="002142EF" w:rsidRDefault="00C602C5" w:rsidP="00C602C5">
      <w:pPr>
        <w:rPr>
          <w:rFonts w:asciiTheme="majorBidi" w:hAnsiTheme="majorBidi" w:cstheme="majorBidi"/>
          <w:sz w:val="20"/>
          <w:szCs w:val="20"/>
        </w:rPr>
      </w:pPr>
    </w:p>
    <w:p w14:paraId="10E6F94F" w14:textId="2F50E0E7" w:rsidR="00C602C5" w:rsidRPr="001701B2" w:rsidRDefault="00C602C5" w:rsidP="00C602C5">
      <w:pPr>
        <w:pStyle w:val="3"/>
        <w:spacing w:after="240"/>
        <w:rPr>
          <w:color w:val="000000" w:themeColor="text1"/>
        </w:rPr>
      </w:pPr>
      <w:bookmarkStart w:id="316" w:name="_Toc159973311"/>
      <w:r w:rsidRPr="00475E8E">
        <w:rPr>
          <w:color w:val="000000" w:themeColor="text1"/>
        </w:rPr>
        <w:t>Токсичность при многократном введении</w:t>
      </w:r>
      <w:bookmarkEnd w:id="316"/>
    </w:p>
    <w:p w14:paraId="07F6FE81" w14:textId="77777777" w:rsidR="00C602C5" w:rsidRPr="00EB7CF4"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EB7CF4">
        <w:rPr>
          <w:rFonts w:asciiTheme="majorBidi" w:hAnsiTheme="majorBidi" w:cstheme="majorBidi"/>
          <w:lang w:val="ru"/>
        </w:rPr>
        <w:t>В исследовании токсичности многократного применения препарата на крысах (табл. 3-23</w:t>
      </w:r>
      <w:r>
        <w:rPr>
          <w:rFonts w:asciiTheme="majorBidi" w:hAnsiTheme="majorBidi" w:cstheme="majorBidi"/>
          <w:lang w:val="ru"/>
        </w:rPr>
        <w:t xml:space="preserve"> и 3-24)</w:t>
      </w:r>
      <w:r w:rsidRPr="00EB7CF4">
        <w:rPr>
          <w:rFonts w:asciiTheme="majorBidi" w:hAnsiTheme="majorBidi" w:cstheme="majorBidi"/>
          <w:lang w:val="ru"/>
        </w:rPr>
        <w:t xml:space="preserve"> летальные исходы, связанные с применением ACP-196, не зафиксированы. Однако одна самка, получавшая дозу 7,5 мг/кг/сут, была умерщвлена in extremis на 26-й день исследования в связи с офтальмоскопически выявленной односторонней буфтальмией.</w:t>
      </w:r>
      <w:r w:rsidRPr="00EB7CF4">
        <w:rPr>
          <w:rFonts w:asciiTheme="majorBidi" w:hAnsiTheme="majorBidi" w:cstheme="majorBidi"/>
        </w:rPr>
        <w:t xml:space="preserve"> </w:t>
      </w:r>
      <w:r w:rsidRPr="00EB7CF4">
        <w:rPr>
          <w:rFonts w:asciiTheme="majorBidi" w:hAnsiTheme="majorBidi" w:cstheme="majorBidi"/>
          <w:lang w:val="ru"/>
        </w:rPr>
        <w:t>В  дозировке ≥30 мг/кг наблюдали слюнотечение, повышенная частота случаев сохранялась в восстановительном периоде.</w:t>
      </w:r>
      <w:r w:rsidRPr="00EB7CF4">
        <w:rPr>
          <w:rFonts w:asciiTheme="majorBidi" w:hAnsiTheme="majorBidi" w:cstheme="majorBidi"/>
        </w:rPr>
        <w:t xml:space="preserve"> </w:t>
      </w:r>
      <w:r w:rsidRPr="00EB7CF4">
        <w:rPr>
          <w:rFonts w:asciiTheme="majorBidi" w:hAnsiTheme="majorBidi" w:cstheme="majorBidi"/>
          <w:lang w:val="ru"/>
        </w:rPr>
        <w:t xml:space="preserve">Эффекты от ACP-196 на массу тела, потребление корма, результаты офтальмоскопии и конечные точки клинико-лабораторных отклонений (параметры общего анализа крови, биохимического анализа крови, коагулограммы, фибриногена и анализа мочи) не отмечены. При аутопсии </w:t>
      </w:r>
      <w:r w:rsidRPr="00EB7CF4">
        <w:rPr>
          <w:rFonts w:asciiTheme="majorBidi" w:hAnsiTheme="majorBidi" w:cstheme="majorBidi"/>
        </w:rPr>
        <w:t>м</w:t>
      </w:r>
      <w:r w:rsidRPr="00EB7CF4">
        <w:rPr>
          <w:rFonts w:asciiTheme="majorBidi" w:hAnsiTheme="majorBidi" w:cstheme="majorBidi"/>
          <w:lang w:val="ru"/>
        </w:rPr>
        <w:t>акроскопических изменений и влияния на массу внутренних органов не выявлено.</w:t>
      </w:r>
      <w:r>
        <w:rPr>
          <w:rFonts w:asciiTheme="majorBidi" w:hAnsiTheme="majorBidi" w:cstheme="majorBidi"/>
        </w:rPr>
        <w:t xml:space="preserve"> </w:t>
      </w:r>
      <w:r w:rsidRPr="00EB7CF4">
        <w:rPr>
          <w:rFonts w:asciiTheme="majorBidi" w:hAnsiTheme="majorBidi" w:cstheme="majorBidi"/>
        </w:rPr>
        <w:t>Отмечены</w:t>
      </w:r>
      <w:r>
        <w:rPr>
          <w:rFonts w:asciiTheme="majorBidi" w:hAnsiTheme="majorBidi" w:cstheme="majorBidi"/>
        </w:rPr>
        <w:t xml:space="preserve"> следующие</w:t>
      </w:r>
      <w:r w:rsidRPr="00EB7CF4">
        <w:rPr>
          <w:rFonts w:asciiTheme="majorBidi" w:hAnsiTheme="majorBidi" w:cstheme="majorBidi"/>
        </w:rPr>
        <w:t xml:space="preserve"> и</w:t>
      </w:r>
      <w:r w:rsidRPr="00EB7CF4">
        <w:rPr>
          <w:rFonts w:asciiTheme="majorBidi" w:hAnsiTheme="majorBidi" w:cstheme="majorBidi"/>
          <w:lang w:val="ru"/>
        </w:rPr>
        <w:t>зменения поджелудочной железы</w:t>
      </w:r>
      <w:r>
        <w:rPr>
          <w:rFonts w:asciiTheme="majorBidi" w:hAnsiTheme="majorBidi" w:cstheme="majorBidi"/>
          <w:lang w:val="ru"/>
        </w:rPr>
        <w:t>:</w:t>
      </w:r>
      <w:r w:rsidRPr="00EB7CF4">
        <w:rPr>
          <w:rFonts w:asciiTheme="majorBidi" w:hAnsiTheme="majorBidi" w:cstheme="majorBidi"/>
          <w:lang w:val="ru"/>
        </w:rPr>
        <w:t xml:space="preserve"> кровоизлияние, воспаление, фиброз и (или) пигментация панкреатических островков.</w:t>
      </w:r>
    </w:p>
    <w:p w14:paraId="2C23FBC6" w14:textId="70E98EBC" w:rsidR="00B50A8D" w:rsidRDefault="00B50A8D" w:rsidP="00B50A8D">
      <w:pPr>
        <w:pStyle w:val="af5"/>
        <w:keepNext/>
        <w:spacing w:before="240"/>
        <w:jc w:val="both"/>
      </w:pPr>
      <w:bookmarkStart w:id="317" w:name="_Toc159973365"/>
      <w:r>
        <w:t xml:space="preserve">Таблица </w:t>
      </w:r>
      <w:fldSimple w:instr=" STYLEREF 1 \s ">
        <w:r w:rsidR="008260B3">
          <w:rPr>
            <w:noProof/>
          </w:rPr>
          <w:t>3</w:t>
        </w:r>
      </w:fldSimple>
      <w:r w:rsidR="008260B3">
        <w:noBreakHyphen/>
      </w:r>
      <w:fldSimple w:instr=" SEQ Таблица \* ARABIC \s 1 ">
        <w:r w:rsidR="008260B3">
          <w:rPr>
            <w:noProof/>
          </w:rPr>
          <w:t>23</w:t>
        </w:r>
      </w:fldSimple>
      <w:r>
        <w:t>.</w:t>
      </w:r>
      <w:r w:rsidRPr="00B50A8D">
        <w:rPr>
          <w:rFonts w:asciiTheme="majorBidi" w:hAnsiTheme="majorBidi" w:cstheme="majorBidi"/>
          <w:iCs/>
          <w:lang w:val="ru"/>
        </w:rPr>
        <w:t xml:space="preserve"> </w:t>
      </w:r>
      <w:r w:rsidRPr="00B50A8D">
        <w:rPr>
          <w:rFonts w:asciiTheme="majorBidi" w:hAnsiTheme="majorBidi" w:cstheme="majorBidi"/>
          <w:b w:val="0"/>
          <w:iCs/>
          <w:lang w:val="ru"/>
        </w:rPr>
        <w:t>28-дневное исследование пероральной токсичности на крысах (крысы Wistar Han).</w:t>
      </w:r>
      <w:bookmarkEnd w:id="317"/>
    </w:p>
    <w:tbl>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58"/>
        <w:gridCol w:w="1819"/>
        <w:gridCol w:w="1636"/>
        <w:gridCol w:w="2338"/>
        <w:gridCol w:w="1695"/>
      </w:tblGrid>
      <w:tr w:rsidR="00C602C5" w:rsidRPr="00F27C36" w14:paraId="45C32F77" w14:textId="77777777" w:rsidTr="008670F3">
        <w:trPr>
          <w:cantSplit/>
          <w:trHeight w:val="805"/>
          <w:tblHeader/>
        </w:trPr>
        <w:tc>
          <w:tcPr>
            <w:tcW w:w="994" w:type="pct"/>
            <w:shd w:val="clear" w:color="auto" w:fill="D9D9D9" w:themeFill="background1" w:themeFillShade="D9"/>
            <w:vAlign w:val="center"/>
          </w:tcPr>
          <w:p w14:paraId="54406730"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b/>
                <w:bCs/>
                <w:sz w:val="20"/>
                <w:szCs w:val="20"/>
                <w:lang w:val="ru"/>
              </w:rPr>
              <w:t>Идентификатор исследования</w:t>
            </w:r>
          </w:p>
        </w:tc>
        <w:tc>
          <w:tcPr>
            <w:tcW w:w="973" w:type="pct"/>
            <w:shd w:val="clear" w:color="auto" w:fill="D9D9D9" w:themeFill="background1" w:themeFillShade="D9"/>
            <w:vAlign w:val="center"/>
          </w:tcPr>
          <w:p w14:paraId="45C38DA7"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b/>
                <w:bCs/>
                <w:sz w:val="20"/>
                <w:szCs w:val="20"/>
                <w:lang w:val="ru"/>
              </w:rPr>
              <w:t>Вид/пол/</w:t>
            </w:r>
          </w:p>
          <w:p w14:paraId="7A1E2B1D"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b/>
                <w:bCs/>
                <w:sz w:val="20"/>
                <w:szCs w:val="20"/>
                <w:lang w:val="ru"/>
              </w:rPr>
              <w:t>Число/группа</w:t>
            </w:r>
          </w:p>
        </w:tc>
        <w:tc>
          <w:tcPr>
            <w:tcW w:w="875" w:type="pct"/>
            <w:shd w:val="clear" w:color="auto" w:fill="D9D9D9" w:themeFill="background1" w:themeFillShade="D9"/>
            <w:vAlign w:val="center"/>
          </w:tcPr>
          <w:p w14:paraId="7268E381"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b/>
                <w:bCs/>
                <w:sz w:val="20"/>
                <w:szCs w:val="20"/>
                <w:lang w:val="ru"/>
              </w:rPr>
              <w:t>Доза/способ введения</w:t>
            </w:r>
          </w:p>
        </w:tc>
        <w:tc>
          <w:tcPr>
            <w:tcW w:w="1251" w:type="pct"/>
            <w:shd w:val="clear" w:color="auto" w:fill="D9D9D9" w:themeFill="background1" w:themeFillShade="D9"/>
            <w:vAlign w:val="center"/>
          </w:tcPr>
          <w:p w14:paraId="3CECC253"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b/>
                <w:bCs/>
                <w:sz w:val="20"/>
                <w:szCs w:val="20"/>
                <w:lang w:val="ru"/>
              </w:rPr>
              <w:t>Продолжительность</w:t>
            </w:r>
          </w:p>
        </w:tc>
        <w:tc>
          <w:tcPr>
            <w:tcW w:w="907" w:type="pct"/>
            <w:shd w:val="clear" w:color="auto" w:fill="D9D9D9" w:themeFill="background1" w:themeFillShade="D9"/>
            <w:vAlign w:val="center"/>
          </w:tcPr>
          <w:p w14:paraId="61E7CABC"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b/>
                <w:bCs/>
                <w:sz w:val="20"/>
                <w:szCs w:val="20"/>
                <w:lang w:val="ru"/>
              </w:rPr>
              <w:t>NOAEL</w:t>
            </w:r>
          </w:p>
          <w:p w14:paraId="14596D4F"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b/>
                <w:bCs/>
                <w:sz w:val="20"/>
                <w:szCs w:val="20"/>
                <w:lang w:val="ru"/>
              </w:rPr>
              <w:t>(мг/кг/сутки)</w:t>
            </w:r>
          </w:p>
        </w:tc>
      </w:tr>
      <w:tr w:rsidR="00C602C5" w:rsidRPr="00F27C36" w14:paraId="0BA12CFF" w14:textId="77777777" w:rsidTr="008670F3">
        <w:trPr>
          <w:cantSplit/>
          <w:trHeight w:val="23"/>
        </w:trPr>
        <w:tc>
          <w:tcPr>
            <w:tcW w:w="994" w:type="pct"/>
            <w:vMerge w:val="restart"/>
            <w:shd w:val="clear" w:color="auto" w:fill="FFFFFF"/>
          </w:tcPr>
          <w:p w14:paraId="6C00B1CF"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2219-049</w:t>
            </w:r>
          </w:p>
          <w:p w14:paraId="71B23A46"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GLP</w:t>
            </w:r>
          </w:p>
        </w:tc>
        <w:tc>
          <w:tcPr>
            <w:tcW w:w="973" w:type="pct"/>
            <w:shd w:val="clear" w:color="auto" w:fill="FFFFFF"/>
          </w:tcPr>
          <w:p w14:paraId="5D7274CE"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Крыса (Wistar Han)</w:t>
            </w:r>
          </w:p>
        </w:tc>
        <w:tc>
          <w:tcPr>
            <w:tcW w:w="875" w:type="pct"/>
            <w:shd w:val="clear" w:color="auto" w:fill="FFFFFF"/>
          </w:tcPr>
          <w:p w14:paraId="0AF7F9E7"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ACP-196</w:t>
            </w:r>
          </w:p>
          <w:p w14:paraId="663AB815" w14:textId="77777777" w:rsidR="00C602C5" w:rsidRPr="00F27C36" w:rsidRDefault="00C602C5" w:rsidP="008670F3">
            <w:pPr>
              <w:tabs>
                <w:tab w:val="left" w:pos="567"/>
              </w:tabs>
              <w:rPr>
                <w:rFonts w:asciiTheme="majorBidi" w:hAnsiTheme="majorBidi" w:cstheme="majorBidi"/>
                <w:sz w:val="20"/>
                <w:szCs w:val="20"/>
              </w:rPr>
            </w:pPr>
          </w:p>
        </w:tc>
        <w:tc>
          <w:tcPr>
            <w:tcW w:w="1251" w:type="pct"/>
            <w:shd w:val="clear" w:color="auto" w:fill="FFFFFF"/>
          </w:tcPr>
          <w:p w14:paraId="75B4DB10"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28 дней</w:t>
            </w:r>
          </w:p>
        </w:tc>
        <w:tc>
          <w:tcPr>
            <w:tcW w:w="907" w:type="pct"/>
            <w:shd w:val="clear" w:color="auto" w:fill="FFFFFF"/>
          </w:tcPr>
          <w:p w14:paraId="3644E20F"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100 мг/кг/сут</w:t>
            </w:r>
          </w:p>
        </w:tc>
      </w:tr>
      <w:tr w:rsidR="00C602C5" w:rsidRPr="00F27C36" w14:paraId="15DBA29D" w14:textId="77777777" w:rsidTr="008670F3">
        <w:trPr>
          <w:cantSplit/>
          <w:trHeight w:val="23"/>
        </w:trPr>
        <w:tc>
          <w:tcPr>
            <w:tcW w:w="994" w:type="pct"/>
            <w:vMerge/>
            <w:shd w:val="clear" w:color="auto" w:fill="FFFFFF"/>
          </w:tcPr>
          <w:p w14:paraId="4147FA6B" w14:textId="77777777" w:rsidR="00C602C5" w:rsidRPr="00F27C36" w:rsidRDefault="00C602C5" w:rsidP="008670F3">
            <w:pPr>
              <w:tabs>
                <w:tab w:val="left" w:pos="567"/>
              </w:tabs>
              <w:rPr>
                <w:rFonts w:asciiTheme="majorBidi" w:hAnsiTheme="majorBidi" w:cstheme="majorBidi"/>
                <w:sz w:val="20"/>
                <w:szCs w:val="20"/>
              </w:rPr>
            </w:pPr>
          </w:p>
        </w:tc>
        <w:tc>
          <w:tcPr>
            <w:tcW w:w="973" w:type="pct"/>
            <w:shd w:val="clear" w:color="auto" w:fill="FFFFFF"/>
          </w:tcPr>
          <w:p w14:paraId="015EB52A"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10Смц/10Смк в одной группе +6Смц/6Смк для оценки восстановления +9Смц/9Смк для оценки ТК</w:t>
            </w:r>
          </w:p>
        </w:tc>
        <w:tc>
          <w:tcPr>
            <w:tcW w:w="875" w:type="pct"/>
            <w:shd w:val="clear" w:color="auto" w:fill="FFFFFF"/>
          </w:tcPr>
          <w:p w14:paraId="2958BB04"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 xml:space="preserve">Перорально (через желудочный зонд) </w:t>
            </w:r>
          </w:p>
          <w:p w14:paraId="4C0B491E"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1 раз в день</w:t>
            </w:r>
          </w:p>
          <w:p w14:paraId="6800DFDF"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 xml:space="preserve">Группы (мг/кг/сут) </w:t>
            </w:r>
          </w:p>
          <w:p w14:paraId="0499599D"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1: 0</w:t>
            </w:r>
          </w:p>
          <w:p w14:paraId="0A0F8938"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 xml:space="preserve">2: 2,5 </w:t>
            </w:r>
          </w:p>
          <w:p w14:paraId="110FF121"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 xml:space="preserve">3: 7,5 </w:t>
            </w:r>
          </w:p>
          <w:p w14:paraId="2BA232EA"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 xml:space="preserve">4: 30 </w:t>
            </w:r>
          </w:p>
          <w:p w14:paraId="08881021"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5. 100</w:t>
            </w:r>
          </w:p>
          <w:p w14:paraId="66DF82A6" w14:textId="77777777" w:rsidR="00C602C5" w:rsidRPr="00F27C36" w:rsidRDefault="00C602C5" w:rsidP="008670F3">
            <w:pPr>
              <w:tabs>
                <w:tab w:val="left" w:pos="567"/>
              </w:tabs>
              <w:rPr>
                <w:rFonts w:asciiTheme="majorBidi" w:hAnsiTheme="majorBidi" w:cstheme="majorBidi"/>
                <w:sz w:val="20"/>
                <w:szCs w:val="20"/>
              </w:rPr>
            </w:pPr>
          </w:p>
        </w:tc>
        <w:tc>
          <w:tcPr>
            <w:tcW w:w="1251" w:type="pct"/>
            <w:shd w:val="clear" w:color="auto" w:fill="FFFFFF"/>
          </w:tcPr>
          <w:p w14:paraId="27A41125"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28 дней на восстановление</w:t>
            </w:r>
          </w:p>
        </w:tc>
        <w:tc>
          <w:tcPr>
            <w:tcW w:w="907" w:type="pct"/>
            <w:shd w:val="clear" w:color="auto" w:fill="FFFFFF"/>
          </w:tcPr>
          <w:p w14:paraId="5C326F10"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2,5 мг/кг/сут</w:t>
            </w:r>
          </w:p>
        </w:tc>
      </w:tr>
      <w:tr w:rsidR="00C602C5" w:rsidRPr="00F27C36" w14:paraId="6B391A63" w14:textId="77777777" w:rsidTr="008670F3">
        <w:trPr>
          <w:cantSplit/>
          <w:trHeight w:val="23"/>
        </w:trPr>
        <w:tc>
          <w:tcPr>
            <w:tcW w:w="994" w:type="pct"/>
            <w:shd w:val="clear" w:color="auto" w:fill="FFFFFF"/>
          </w:tcPr>
          <w:p w14:paraId="25FA26CC" w14:textId="77777777" w:rsidR="00C602C5" w:rsidRPr="00F27C36" w:rsidRDefault="00C602C5" w:rsidP="008670F3">
            <w:pPr>
              <w:tabs>
                <w:tab w:val="left" w:pos="567"/>
              </w:tabs>
              <w:rPr>
                <w:rFonts w:asciiTheme="majorBidi" w:hAnsiTheme="majorBidi" w:cstheme="majorBidi"/>
                <w:sz w:val="20"/>
                <w:szCs w:val="20"/>
              </w:rPr>
            </w:pPr>
          </w:p>
        </w:tc>
        <w:tc>
          <w:tcPr>
            <w:tcW w:w="973" w:type="pct"/>
            <w:shd w:val="clear" w:color="auto" w:fill="FFFFFF"/>
          </w:tcPr>
          <w:p w14:paraId="08AF17B6" w14:textId="77777777" w:rsidR="00C602C5" w:rsidRPr="00F27C36" w:rsidRDefault="00C602C5" w:rsidP="008670F3">
            <w:pPr>
              <w:tabs>
                <w:tab w:val="left" w:pos="567"/>
              </w:tabs>
              <w:rPr>
                <w:rFonts w:asciiTheme="majorBidi" w:hAnsiTheme="majorBidi" w:cstheme="majorBidi"/>
                <w:sz w:val="20"/>
                <w:szCs w:val="20"/>
              </w:rPr>
            </w:pPr>
          </w:p>
        </w:tc>
        <w:tc>
          <w:tcPr>
            <w:tcW w:w="875" w:type="pct"/>
            <w:shd w:val="clear" w:color="auto" w:fill="FFFFFF"/>
          </w:tcPr>
          <w:p w14:paraId="402D4C0D"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Носитель:</w:t>
            </w:r>
          </w:p>
          <w:p w14:paraId="24CB6BA3"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 xml:space="preserve">0,4% гипромеллозы </w:t>
            </w:r>
          </w:p>
          <w:p w14:paraId="2AED08AF"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0,2% Твин-80</w:t>
            </w:r>
          </w:p>
        </w:tc>
        <w:tc>
          <w:tcPr>
            <w:tcW w:w="1251" w:type="pct"/>
            <w:shd w:val="clear" w:color="auto" w:fill="FFFFFF"/>
          </w:tcPr>
          <w:p w14:paraId="6272EB74" w14:textId="77777777" w:rsidR="00C602C5" w:rsidRPr="00F27C36" w:rsidRDefault="00C602C5" w:rsidP="008670F3">
            <w:pPr>
              <w:tabs>
                <w:tab w:val="left" w:pos="567"/>
              </w:tabs>
              <w:rPr>
                <w:rFonts w:asciiTheme="majorBidi" w:hAnsiTheme="majorBidi" w:cstheme="majorBidi"/>
                <w:sz w:val="20"/>
                <w:szCs w:val="20"/>
              </w:rPr>
            </w:pPr>
          </w:p>
        </w:tc>
        <w:tc>
          <w:tcPr>
            <w:tcW w:w="907" w:type="pct"/>
            <w:shd w:val="clear" w:color="auto" w:fill="FFFFFF"/>
          </w:tcPr>
          <w:p w14:paraId="6DBF9EB9" w14:textId="77777777" w:rsidR="00C602C5" w:rsidRPr="00F27C36" w:rsidRDefault="00C602C5" w:rsidP="008670F3">
            <w:pPr>
              <w:tabs>
                <w:tab w:val="left" w:pos="567"/>
              </w:tabs>
              <w:rPr>
                <w:rFonts w:asciiTheme="majorBidi" w:hAnsiTheme="majorBidi" w:cstheme="majorBidi"/>
                <w:sz w:val="20"/>
                <w:szCs w:val="20"/>
              </w:rPr>
            </w:pPr>
          </w:p>
        </w:tc>
      </w:tr>
    </w:tbl>
    <w:p w14:paraId="5A2FE72C" w14:textId="4D30454C" w:rsidR="00B50A8D" w:rsidRDefault="00B50A8D" w:rsidP="00B50A8D">
      <w:pPr>
        <w:pStyle w:val="af5"/>
        <w:keepNext/>
      </w:pPr>
      <w:bookmarkStart w:id="318" w:name="_Toc159973366"/>
      <w:r>
        <w:lastRenderedPageBreak/>
        <w:t xml:space="preserve">Таблица </w:t>
      </w:r>
      <w:fldSimple w:instr=" STYLEREF 1 \s ">
        <w:r w:rsidR="008260B3">
          <w:rPr>
            <w:noProof/>
          </w:rPr>
          <w:t>3</w:t>
        </w:r>
      </w:fldSimple>
      <w:r w:rsidR="008260B3">
        <w:noBreakHyphen/>
      </w:r>
      <w:fldSimple w:instr=" SEQ Таблица \* ARABIC \s 1 ">
        <w:r w:rsidR="008260B3">
          <w:rPr>
            <w:noProof/>
          </w:rPr>
          <w:t>24</w:t>
        </w:r>
      </w:fldSimple>
      <w:r>
        <w:t>.</w:t>
      </w:r>
      <w:r w:rsidRPr="00B50A8D">
        <w:rPr>
          <w:rFonts w:asciiTheme="majorBidi" w:hAnsiTheme="majorBidi" w:cstheme="majorBidi"/>
          <w:iCs/>
          <w:lang w:val="ru"/>
        </w:rPr>
        <w:t xml:space="preserve"> </w:t>
      </w:r>
      <w:r w:rsidRPr="00B50A8D">
        <w:rPr>
          <w:rFonts w:asciiTheme="majorBidi" w:hAnsiTheme="majorBidi" w:cstheme="majorBidi"/>
          <w:b w:val="0"/>
          <w:iCs/>
          <w:lang w:val="ru"/>
        </w:rPr>
        <w:t>Сводные данные по ТК на 28-й день.</w:t>
      </w:r>
      <w:bookmarkEnd w:id="318"/>
    </w:p>
    <w:tbl>
      <w:tblPr>
        <w:tblOverlap w:val="never"/>
        <w:tblW w:w="5000" w:type="pct"/>
        <w:tblLayout w:type="fixed"/>
        <w:tblCellMar>
          <w:left w:w="57" w:type="dxa"/>
          <w:right w:w="57" w:type="dxa"/>
        </w:tblCellMar>
        <w:tblLook w:val="04A0" w:firstRow="1" w:lastRow="0" w:firstColumn="1" w:lastColumn="0" w:noHBand="0" w:noVBand="1"/>
      </w:tblPr>
      <w:tblGrid>
        <w:gridCol w:w="1935"/>
        <w:gridCol w:w="805"/>
        <w:gridCol w:w="689"/>
        <w:gridCol w:w="689"/>
        <w:gridCol w:w="689"/>
        <w:gridCol w:w="694"/>
        <w:gridCol w:w="763"/>
        <w:gridCol w:w="763"/>
        <w:gridCol w:w="768"/>
        <w:gridCol w:w="773"/>
        <w:gridCol w:w="778"/>
      </w:tblGrid>
      <w:tr w:rsidR="00C602C5" w:rsidRPr="00F27C36" w14:paraId="5BAC01FC" w14:textId="77777777" w:rsidTr="00B50A8D">
        <w:trPr>
          <w:trHeight w:val="23"/>
          <w:tblHeader/>
        </w:trPr>
        <w:tc>
          <w:tcPr>
            <w:tcW w:w="1935" w:type="dxa"/>
            <w:tcBorders>
              <w:top w:val="single" w:sz="4" w:space="0" w:color="auto"/>
              <w:left w:val="single" w:sz="4" w:space="0" w:color="auto"/>
            </w:tcBorders>
            <w:shd w:val="clear" w:color="auto" w:fill="D9D9D9" w:themeFill="background1" w:themeFillShade="D9"/>
            <w:vAlign w:val="center"/>
          </w:tcPr>
          <w:p w14:paraId="0169C2F1"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Пол</w:t>
            </w:r>
          </w:p>
        </w:tc>
        <w:tc>
          <w:tcPr>
            <w:tcW w:w="3566" w:type="dxa"/>
            <w:gridSpan w:val="5"/>
            <w:tcBorders>
              <w:top w:val="single" w:sz="4" w:space="0" w:color="auto"/>
              <w:left w:val="single" w:sz="4" w:space="0" w:color="auto"/>
            </w:tcBorders>
            <w:shd w:val="clear" w:color="auto" w:fill="D9D9D9" w:themeFill="background1" w:themeFillShade="D9"/>
            <w:vAlign w:val="center"/>
          </w:tcPr>
          <w:p w14:paraId="51683E96"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Самцы</w:t>
            </w:r>
          </w:p>
        </w:tc>
        <w:tc>
          <w:tcPr>
            <w:tcW w:w="3845" w:type="dxa"/>
            <w:gridSpan w:val="5"/>
            <w:tcBorders>
              <w:top w:val="single" w:sz="4" w:space="0" w:color="auto"/>
              <w:left w:val="single" w:sz="4" w:space="0" w:color="auto"/>
              <w:right w:val="single" w:sz="4" w:space="0" w:color="auto"/>
            </w:tcBorders>
            <w:shd w:val="clear" w:color="auto" w:fill="D9D9D9" w:themeFill="background1" w:themeFillShade="D9"/>
            <w:vAlign w:val="center"/>
          </w:tcPr>
          <w:p w14:paraId="2735F2B0"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Самки</w:t>
            </w:r>
          </w:p>
        </w:tc>
      </w:tr>
      <w:tr w:rsidR="00C602C5" w:rsidRPr="00F27C36" w14:paraId="7857A454" w14:textId="77777777" w:rsidTr="00B50A8D">
        <w:trPr>
          <w:trHeight w:val="23"/>
          <w:tblHeader/>
        </w:trPr>
        <w:tc>
          <w:tcPr>
            <w:tcW w:w="1935" w:type="dxa"/>
            <w:tcBorders>
              <w:top w:val="single" w:sz="4" w:space="0" w:color="auto"/>
              <w:left w:val="single" w:sz="4" w:space="0" w:color="auto"/>
            </w:tcBorders>
            <w:shd w:val="clear" w:color="auto" w:fill="D9D9D9" w:themeFill="background1" w:themeFillShade="D9"/>
            <w:vAlign w:val="center"/>
          </w:tcPr>
          <w:p w14:paraId="70D4F54A"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Уровень дозы (мг/кг)</w:t>
            </w:r>
          </w:p>
        </w:tc>
        <w:tc>
          <w:tcPr>
            <w:tcW w:w="805" w:type="dxa"/>
            <w:tcBorders>
              <w:top w:val="single" w:sz="4" w:space="0" w:color="auto"/>
              <w:left w:val="single" w:sz="4" w:space="0" w:color="auto"/>
            </w:tcBorders>
            <w:shd w:val="clear" w:color="auto" w:fill="D9D9D9" w:themeFill="background1" w:themeFillShade="D9"/>
            <w:vAlign w:val="center"/>
          </w:tcPr>
          <w:p w14:paraId="34D3026F"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0</w:t>
            </w:r>
          </w:p>
        </w:tc>
        <w:tc>
          <w:tcPr>
            <w:tcW w:w="689" w:type="dxa"/>
            <w:tcBorders>
              <w:top w:val="single" w:sz="4" w:space="0" w:color="auto"/>
              <w:left w:val="single" w:sz="4" w:space="0" w:color="auto"/>
            </w:tcBorders>
            <w:shd w:val="clear" w:color="auto" w:fill="D9D9D9" w:themeFill="background1" w:themeFillShade="D9"/>
            <w:vAlign w:val="center"/>
          </w:tcPr>
          <w:p w14:paraId="1E111B31"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2,5</w:t>
            </w:r>
          </w:p>
        </w:tc>
        <w:tc>
          <w:tcPr>
            <w:tcW w:w="689" w:type="dxa"/>
            <w:tcBorders>
              <w:top w:val="single" w:sz="4" w:space="0" w:color="auto"/>
              <w:left w:val="single" w:sz="4" w:space="0" w:color="auto"/>
            </w:tcBorders>
            <w:shd w:val="clear" w:color="auto" w:fill="D9D9D9" w:themeFill="background1" w:themeFillShade="D9"/>
            <w:vAlign w:val="center"/>
          </w:tcPr>
          <w:p w14:paraId="114CE97D"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7,5</w:t>
            </w:r>
          </w:p>
        </w:tc>
        <w:tc>
          <w:tcPr>
            <w:tcW w:w="689" w:type="dxa"/>
            <w:tcBorders>
              <w:top w:val="single" w:sz="4" w:space="0" w:color="auto"/>
              <w:left w:val="single" w:sz="4" w:space="0" w:color="auto"/>
            </w:tcBorders>
            <w:shd w:val="clear" w:color="auto" w:fill="D9D9D9" w:themeFill="background1" w:themeFillShade="D9"/>
            <w:vAlign w:val="center"/>
          </w:tcPr>
          <w:p w14:paraId="4EA62D36"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30</w:t>
            </w:r>
          </w:p>
        </w:tc>
        <w:tc>
          <w:tcPr>
            <w:tcW w:w="694" w:type="dxa"/>
            <w:tcBorders>
              <w:top w:val="single" w:sz="4" w:space="0" w:color="auto"/>
              <w:left w:val="single" w:sz="4" w:space="0" w:color="auto"/>
            </w:tcBorders>
            <w:shd w:val="clear" w:color="auto" w:fill="D9D9D9" w:themeFill="background1" w:themeFillShade="D9"/>
            <w:vAlign w:val="center"/>
          </w:tcPr>
          <w:p w14:paraId="5821516C"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100</w:t>
            </w:r>
          </w:p>
        </w:tc>
        <w:tc>
          <w:tcPr>
            <w:tcW w:w="763" w:type="dxa"/>
            <w:tcBorders>
              <w:top w:val="single" w:sz="4" w:space="0" w:color="auto"/>
              <w:left w:val="single" w:sz="4" w:space="0" w:color="auto"/>
            </w:tcBorders>
            <w:shd w:val="clear" w:color="auto" w:fill="D9D9D9" w:themeFill="background1" w:themeFillShade="D9"/>
            <w:vAlign w:val="center"/>
          </w:tcPr>
          <w:p w14:paraId="113D9027"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0</w:t>
            </w:r>
          </w:p>
        </w:tc>
        <w:tc>
          <w:tcPr>
            <w:tcW w:w="763" w:type="dxa"/>
            <w:tcBorders>
              <w:top w:val="single" w:sz="4" w:space="0" w:color="auto"/>
              <w:left w:val="single" w:sz="4" w:space="0" w:color="auto"/>
            </w:tcBorders>
            <w:shd w:val="clear" w:color="auto" w:fill="D9D9D9" w:themeFill="background1" w:themeFillShade="D9"/>
            <w:vAlign w:val="center"/>
          </w:tcPr>
          <w:p w14:paraId="01CFDB93"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2,5</w:t>
            </w:r>
          </w:p>
        </w:tc>
        <w:tc>
          <w:tcPr>
            <w:tcW w:w="768" w:type="dxa"/>
            <w:tcBorders>
              <w:top w:val="single" w:sz="4" w:space="0" w:color="auto"/>
              <w:left w:val="single" w:sz="4" w:space="0" w:color="auto"/>
            </w:tcBorders>
            <w:shd w:val="clear" w:color="auto" w:fill="D9D9D9" w:themeFill="background1" w:themeFillShade="D9"/>
            <w:vAlign w:val="center"/>
          </w:tcPr>
          <w:p w14:paraId="1E273ABF"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7,5</w:t>
            </w:r>
          </w:p>
        </w:tc>
        <w:tc>
          <w:tcPr>
            <w:tcW w:w="773" w:type="dxa"/>
            <w:tcBorders>
              <w:top w:val="single" w:sz="4" w:space="0" w:color="auto"/>
              <w:left w:val="single" w:sz="4" w:space="0" w:color="auto"/>
            </w:tcBorders>
            <w:shd w:val="clear" w:color="auto" w:fill="D9D9D9" w:themeFill="background1" w:themeFillShade="D9"/>
            <w:vAlign w:val="center"/>
          </w:tcPr>
          <w:p w14:paraId="62056889"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30</w:t>
            </w:r>
          </w:p>
        </w:tc>
        <w:tc>
          <w:tcPr>
            <w:tcW w:w="778" w:type="dxa"/>
            <w:tcBorders>
              <w:top w:val="single" w:sz="4" w:space="0" w:color="auto"/>
              <w:left w:val="single" w:sz="4" w:space="0" w:color="auto"/>
              <w:right w:val="single" w:sz="4" w:space="0" w:color="auto"/>
            </w:tcBorders>
            <w:shd w:val="clear" w:color="auto" w:fill="D9D9D9" w:themeFill="background1" w:themeFillShade="D9"/>
            <w:vAlign w:val="center"/>
          </w:tcPr>
          <w:p w14:paraId="048834A1"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100</w:t>
            </w:r>
          </w:p>
        </w:tc>
      </w:tr>
      <w:tr w:rsidR="00C602C5" w:rsidRPr="00F27C36" w14:paraId="52C37CFD" w14:textId="77777777" w:rsidTr="00B50A8D">
        <w:trPr>
          <w:trHeight w:val="23"/>
        </w:trPr>
        <w:tc>
          <w:tcPr>
            <w:tcW w:w="1935" w:type="dxa"/>
            <w:tcBorders>
              <w:top w:val="single" w:sz="4" w:space="0" w:color="auto"/>
              <w:left w:val="single" w:sz="4" w:space="0" w:color="auto"/>
            </w:tcBorders>
            <w:shd w:val="clear" w:color="auto" w:fill="FFFFFF"/>
          </w:tcPr>
          <w:p w14:paraId="55483249"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C</w:t>
            </w:r>
            <w:r w:rsidRPr="00F27C36">
              <w:rPr>
                <w:rFonts w:asciiTheme="majorBidi" w:hAnsiTheme="majorBidi" w:cstheme="majorBidi"/>
                <w:sz w:val="20"/>
                <w:szCs w:val="20"/>
                <w:vertAlign w:val="subscript"/>
                <w:lang w:val="ru"/>
              </w:rPr>
              <w:t>max</w:t>
            </w:r>
            <w:r w:rsidRPr="00F27C36">
              <w:rPr>
                <w:rFonts w:asciiTheme="majorBidi" w:hAnsiTheme="majorBidi" w:cstheme="majorBidi"/>
                <w:sz w:val="20"/>
                <w:szCs w:val="20"/>
                <w:lang w:val="ru"/>
              </w:rPr>
              <w:t xml:space="preserve"> (нг/мл)</w:t>
            </w:r>
          </w:p>
        </w:tc>
        <w:tc>
          <w:tcPr>
            <w:tcW w:w="805" w:type="dxa"/>
            <w:tcBorders>
              <w:top w:val="single" w:sz="4" w:space="0" w:color="auto"/>
              <w:left w:val="single" w:sz="4" w:space="0" w:color="auto"/>
            </w:tcBorders>
            <w:shd w:val="clear" w:color="auto" w:fill="FFFFFF"/>
          </w:tcPr>
          <w:p w14:paraId="4DBDF974"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Н/п</w:t>
            </w:r>
          </w:p>
        </w:tc>
        <w:tc>
          <w:tcPr>
            <w:tcW w:w="689" w:type="dxa"/>
            <w:tcBorders>
              <w:top w:val="single" w:sz="4" w:space="0" w:color="auto"/>
              <w:left w:val="single" w:sz="4" w:space="0" w:color="auto"/>
            </w:tcBorders>
            <w:shd w:val="clear" w:color="auto" w:fill="FFFFFF"/>
          </w:tcPr>
          <w:p w14:paraId="0C17B64E"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51,4</w:t>
            </w:r>
          </w:p>
        </w:tc>
        <w:tc>
          <w:tcPr>
            <w:tcW w:w="689" w:type="dxa"/>
            <w:tcBorders>
              <w:top w:val="single" w:sz="4" w:space="0" w:color="auto"/>
              <w:left w:val="single" w:sz="4" w:space="0" w:color="auto"/>
            </w:tcBorders>
            <w:shd w:val="clear" w:color="auto" w:fill="FFFFFF"/>
          </w:tcPr>
          <w:p w14:paraId="04B975AD"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144</w:t>
            </w:r>
          </w:p>
        </w:tc>
        <w:tc>
          <w:tcPr>
            <w:tcW w:w="689" w:type="dxa"/>
            <w:tcBorders>
              <w:top w:val="single" w:sz="4" w:space="0" w:color="auto"/>
              <w:left w:val="single" w:sz="4" w:space="0" w:color="auto"/>
            </w:tcBorders>
            <w:shd w:val="clear" w:color="auto" w:fill="FFFFFF"/>
          </w:tcPr>
          <w:p w14:paraId="59E42F2F"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691</w:t>
            </w:r>
          </w:p>
        </w:tc>
        <w:tc>
          <w:tcPr>
            <w:tcW w:w="694" w:type="dxa"/>
            <w:tcBorders>
              <w:top w:val="single" w:sz="4" w:space="0" w:color="auto"/>
              <w:left w:val="single" w:sz="4" w:space="0" w:color="auto"/>
            </w:tcBorders>
            <w:shd w:val="clear" w:color="auto" w:fill="FFFFFF"/>
          </w:tcPr>
          <w:p w14:paraId="21F306E7"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1160</w:t>
            </w:r>
          </w:p>
        </w:tc>
        <w:tc>
          <w:tcPr>
            <w:tcW w:w="763" w:type="dxa"/>
            <w:tcBorders>
              <w:top w:val="single" w:sz="4" w:space="0" w:color="auto"/>
              <w:left w:val="single" w:sz="4" w:space="0" w:color="auto"/>
            </w:tcBorders>
            <w:shd w:val="clear" w:color="auto" w:fill="FFFFFF"/>
          </w:tcPr>
          <w:p w14:paraId="035C83D2"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Н/п</w:t>
            </w:r>
          </w:p>
        </w:tc>
        <w:tc>
          <w:tcPr>
            <w:tcW w:w="763" w:type="dxa"/>
            <w:tcBorders>
              <w:top w:val="single" w:sz="4" w:space="0" w:color="auto"/>
              <w:left w:val="single" w:sz="4" w:space="0" w:color="auto"/>
            </w:tcBorders>
            <w:shd w:val="clear" w:color="auto" w:fill="FFFFFF"/>
          </w:tcPr>
          <w:p w14:paraId="0F39AFBC"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163</w:t>
            </w:r>
          </w:p>
        </w:tc>
        <w:tc>
          <w:tcPr>
            <w:tcW w:w="768" w:type="dxa"/>
            <w:tcBorders>
              <w:top w:val="single" w:sz="4" w:space="0" w:color="auto"/>
              <w:left w:val="single" w:sz="4" w:space="0" w:color="auto"/>
            </w:tcBorders>
            <w:shd w:val="clear" w:color="auto" w:fill="FFFFFF"/>
          </w:tcPr>
          <w:p w14:paraId="33178BBA"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228</w:t>
            </w:r>
          </w:p>
        </w:tc>
        <w:tc>
          <w:tcPr>
            <w:tcW w:w="773" w:type="dxa"/>
            <w:tcBorders>
              <w:top w:val="single" w:sz="4" w:space="0" w:color="auto"/>
              <w:left w:val="single" w:sz="4" w:space="0" w:color="auto"/>
            </w:tcBorders>
            <w:shd w:val="clear" w:color="auto" w:fill="FFFFFF"/>
          </w:tcPr>
          <w:p w14:paraId="29581C8A"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1450</w:t>
            </w:r>
          </w:p>
        </w:tc>
        <w:tc>
          <w:tcPr>
            <w:tcW w:w="778" w:type="dxa"/>
            <w:tcBorders>
              <w:top w:val="single" w:sz="4" w:space="0" w:color="auto"/>
              <w:left w:val="single" w:sz="4" w:space="0" w:color="auto"/>
              <w:right w:val="single" w:sz="4" w:space="0" w:color="auto"/>
            </w:tcBorders>
            <w:shd w:val="clear" w:color="auto" w:fill="FFFFFF"/>
          </w:tcPr>
          <w:p w14:paraId="344B95ED"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3130</w:t>
            </w:r>
          </w:p>
        </w:tc>
      </w:tr>
      <w:tr w:rsidR="00C602C5" w:rsidRPr="00F27C36" w14:paraId="4EEDD592" w14:textId="77777777" w:rsidTr="00B50A8D">
        <w:trPr>
          <w:trHeight w:val="23"/>
        </w:trPr>
        <w:tc>
          <w:tcPr>
            <w:tcW w:w="1935" w:type="dxa"/>
            <w:tcBorders>
              <w:top w:val="single" w:sz="4" w:space="0" w:color="auto"/>
              <w:left w:val="single" w:sz="4" w:space="0" w:color="auto"/>
            </w:tcBorders>
            <w:shd w:val="clear" w:color="auto" w:fill="FFFFFF"/>
          </w:tcPr>
          <w:p w14:paraId="309ED239"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AUC</w:t>
            </w:r>
            <w:r w:rsidRPr="00F27C36">
              <w:rPr>
                <w:rFonts w:asciiTheme="majorBidi" w:hAnsiTheme="majorBidi" w:cstheme="majorBidi"/>
                <w:sz w:val="20"/>
                <w:szCs w:val="20"/>
                <w:vertAlign w:val="subscript"/>
                <w:lang w:val="ru"/>
              </w:rPr>
              <w:t xml:space="preserve">0-24 </w:t>
            </w:r>
            <w:r w:rsidRPr="00F27C36">
              <w:rPr>
                <w:rFonts w:asciiTheme="majorBidi" w:hAnsiTheme="majorBidi" w:cstheme="majorBidi"/>
                <w:sz w:val="20"/>
                <w:szCs w:val="20"/>
                <w:lang w:val="ru"/>
              </w:rPr>
              <w:t>(ч×нг/мл)</w:t>
            </w:r>
          </w:p>
        </w:tc>
        <w:tc>
          <w:tcPr>
            <w:tcW w:w="805" w:type="dxa"/>
            <w:tcBorders>
              <w:top w:val="single" w:sz="4" w:space="0" w:color="auto"/>
              <w:left w:val="single" w:sz="4" w:space="0" w:color="auto"/>
            </w:tcBorders>
            <w:shd w:val="clear" w:color="auto" w:fill="FFFFFF"/>
          </w:tcPr>
          <w:p w14:paraId="57F3A627"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Н/п</w:t>
            </w:r>
          </w:p>
        </w:tc>
        <w:tc>
          <w:tcPr>
            <w:tcW w:w="689" w:type="dxa"/>
            <w:tcBorders>
              <w:top w:val="single" w:sz="4" w:space="0" w:color="auto"/>
              <w:left w:val="single" w:sz="4" w:space="0" w:color="auto"/>
            </w:tcBorders>
            <w:shd w:val="clear" w:color="auto" w:fill="FFFFFF"/>
          </w:tcPr>
          <w:p w14:paraId="393A1104"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58,2</w:t>
            </w:r>
          </w:p>
        </w:tc>
        <w:tc>
          <w:tcPr>
            <w:tcW w:w="689" w:type="dxa"/>
            <w:tcBorders>
              <w:top w:val="single" w:sz="4" w:space="0" w:color="auto"/>
              <w:left w:val="single" w:sz="4" w:space="0" w:color="auto"/>
            </w:tcBorders>
            <w:shd w:val="clear" w:color="auto" w:fill="FFFFFF"/>
          </w:tcPr>
          <w:p w14:paraId="03ABA10C"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201</w:t>
            </w:r>
          </w:p>
        </w:tc>
        <w:tc>
          <w:tcPr>
            <w:tcW w:w="689" w:type="dxa"/>
            <w:tcBorders>
              <w:top w:val="single" w:sz="4" w:space="0" w:color="auto"/>
              <w:left w:val="single" w:sz="4" w:space="0" w:color="auto"/>
            </w:tcBorders>
            <w:shd w:val="clear" w:color="auto" w:fill="FFFFFF"/>
          </w:tcPr>
          <w:p w14:paraId="6A4DED9F"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882</w:t>
            </w:r>
          </w:p>
        </w:tc>
        <w:tc>
          <w:tcPr>
            <w:tcW w:w="694" w:type="dxa"/>
            <w:tcBorders>
              <w:top w:val="single" w:sz="4" w:space="0" w:color="auto"/>
              <w:left w:val="single" w:sz="4" w:space="0" w:color="auto"/>
            </w:tcBorders>
            <w:shd w:val="clear" w:color="auto" w:fill="FFFFFF"/>
          </w:tcPr>
          <w:p w14:paraId="4AA1E9AB"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2630</w:t>
            </w:r>
          </w:p>
        </w:tc>
        <w:tc>
          <w:tcPr>
            <w:tcW w:w="763" w:type="dxa"/>
            <w:tcBorders>
              <w:top w:val="single" w:sz="4" w:space="0" w:color="auto"/>
              <w:left w:val="single" w:sz="4" w:space="0" w:color="auto"/>
            </w:tcBorders>
            <w:shd w:val="clear" w:color="auto" w:fill="FFFFFF"/>
          </w:tcPr>
          <w:p w14:paraId="408E1718"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Н/п</w:t>
            </w:r>
          </w:p>
        </w:tc>
        <w:tc>
          <w:tcPr>
            <w:tcW w:w="763" w:type="dxa"/>
            <w:tcBorders>
              <w:top w:val="single" w:sz="4" w:space="0" w:color="auto"/>
              <w:left w:val="single" w:sz="4" w:space="0" w:color="auto"/>
            </w:tcBorders>
            <w:shd w:val="clear" w:color="auto" w:fill="FFFFFF"/>
          </w:tcPr>
          <w:p w14:paraId="2618C29F"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153</w:t>
            </w:r>
          </w:p>
        </w:tc>
        <w:tc>
          <w:tcPr>
            <w:tcW w:w="768" w:type="dxa"/>
            <w:tcBorders>
              <w:top w:val="single" w:sz="4" w:space="0" w:color="auto"/>
              <w:left w:val="single" w:sz="4" w:space="0" w:color="auto"/>
            </w:tcBorders>
            <w:shd w:val="clear" w:color="auto" w:fill="FFFFFF"/>
          </w:tcPr>
          <w:p w14:paraId="1EEF0B81"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367</w:t>
            </w:r>
          </w:p>
        </w:tc>
        <w:tc>
          <w:tcPr>
            <w:tcW w:w="773" w:type="dxa"/>
            <w:tcBorders>
              <w:top w:val="single" w:sz="4" w:space="0" w:color="auto"/>
              <w:left w:val="single" w:sz="4" w:space="0" w:color="auto"/>
            </w:tcBorders>
            <w:shd w:val="clear" w:color="auto" w:fill="FFFFFF"/>
          </w:tcPr>
          <w:p w14:paraId="5399211D"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1680</w:t>
            </w:r>
          </w:p>
        </w:tc>
        <w:tc>
          <w:tcPr>
            <w:tcW w:w="778" w:type="dxa"/>
            <w:tcBorders>
              <w:top w:val="single" w:sz="4" w:space="0" w:color="auto"/>
              <w:left w:val="single" w:sz="4" w:space="0" w:color="auto"/>
              <w:right w:val="single" w:sz="4" w:space="0" w:color="auto"/>
            </w:tcBorders>
            <w:shd w:val="clear" w:color="auto" w:fill="FFFFFF"/>
          </w:tcPr>
          <w:p w14:paraId="349839CA"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6390</w:t>
            </w:r>
          </w:p>
        </w:tc>
      </w:tr>
      <w:tr w:rsidR="00C602C5" w:rsidRPr="00F27C36" w14:paraId="00F78C5E" w14:textId="77777777" w:rsidTr="00B50A8D">
        <w:trPr>
          <w:trHeight w:val="23"/>
        </w:trPr>
        <w:tc>
          <w:tcPr>
            <w:tcW w:w="1935" w:type="dxa"/>
            <w:tcBorders>
              <w:top w:val="single" w:sz="4" w:space="0" w:color="auto"/>
              <w:left w:val="single" w:sz="4" w:space="0" w:color="auto"/>
              <w:bottom w:val="single" w:sz="4" w:space="0" w:color="auto"/>
            </w:tcBorders>
            <w:shd w:val="clear" w:color="auto" w:fill="FFFFFF"/>
          </w:tcPr>
          <w:p w14:paraId="15271E0E"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Человек, ss</w:t>
            </w:r>
          </w:p>
        </w:tc>
        <w:tc>
          <w:tcPr>
            <w:tcW w:w="7411" w:type="dxa"/>
            <w:gridSpan w:val="10"/>
            <w:tcBorders>
              <w:top w:val="single" w:sz="4" w:space="0" w:color="auto"/>
              <w:left w:val="single" w:sz="4" w:space="0" w:color="auto"/>
              <w:bottom w:val="single" w:sz="4" w:space="0" w:color="auto"/>
              <w:right w:val="single" w:sz="4" w:space="0" w:color="auto"/>
            </w:tcBorders>
            <w:shd w:val="clear" w:color="auto" w:fill="FFFFFF"/>
          </w:tcPr>
          <w:p w14:paraId="18B8B4AA"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en-US"/>
              </w:rPr>
              <w:t>AUC</w:t>
            </w:r>
            <w:r w:rsidRPr="00F27C36">
              <w:rPr>
                <w:rFonts w:asciiTheme="majorBidi" w:hAnsiTheme="majorBidi" w:cstheme="majorBidi"/>
                <w:sz w:val="20"/>
                <w:szCs w:val="20"/>
                <w:vertAlign w:val="subscript"/>
              </w:rPr>
              <w:t>24</w:t>
            </w:r>
            <w:r w:rsidRPr="00F27C36">
              <w:rPr>
                <w:rFonts w:asciiTheme="majorBidi" w:hAnsiTheme="majorBidi" w:cstheme="majorBidi"/>
                <w:sz w:val="20"/>
                <w:szCs w:val="20"/>
                <w:vertAlign w:val="subscript"/>
                <w:lang w:val="en-US"/>
              </w:rPr>
              <w:t>h</w:t>
            </w:r>
            <w:r w:rsidRPr="00F27C36">
              <w:rPr>
                <w:rFonts w:asciiTheme="majorBidi" w:hAnsiTheme="majorBidi" w:cstheme="majorBidi"/>
                <w:sz w:val="20"/>
                <w:szCs w:val="20"/>
              </w:rPr>
              <w:t xml:space="preserve"> = 1893 </w:t>
            </w:r>
            <w:r w:rsidRPr="00F27C36">
              <w:rPr>
                <w:rFonts w:asciiTheme="majorBidi" w:hAnsiTheme="majorBidi" w:cstheme="majorBidi"/>
                <w:sz w:val="20"/>
                <w:szCs w:val="20"/>
                <w:lang w:val="ru"/>
              </w:rPr>
              <w:t>ч</w:t>
            </w:r>
            <w:r w:rsidRPr="00F27C36">
              <w:rPr>
                <w:rFonts w:asciiTheme="majorBidi" w:hAnsiTheme="majorBidi" w:cstheme="majorBidi"/>
                <w:sz w:val="20"/>
                <w:szCs w:val="20"/>
              </w:rPr>
              <w:t>×</w:t>
            </w:r>
            <w:r w:rsidRPr="00F27C36">
              <w:rPr>
                <w:rFonts w:asciiTheme="majorBidi" w:hAnsiTheme="majorBidi" w:cstheme="majorBidi"/>
                <w:sz w:val="20"/>
                <w:szCs w:val="20"/>
                <w:lang w:val="ru"/>
              </w:rPr>
              <w:t>нг</w:t>
            </w:r>
            <w:r w:rsidRPr="00F27C36">
              <w:rPr>
                <w:rFonts w:asciiTheme="majorBidi" w:hAnsiTheme="majorBidi" w:cstheme="majorBidi"/>
                <w:sz w:val="20"/>
                <w:szCs w:val="20"/>
              </w:rPr>
              <w:t>/</w:t>
            </w:r>
            <w:r w:rsidRPr="00F27C36">
              <w:rPr>
                <w:rFonts w:asciiTheme="majorBidi" w:hAnsiTheme="majorBidi" w:cstheme="majorBidi"/>
                <w:sz w:val="20"/>
                <w:szCs w:val="20"/>
                <w:lang w:val="ru"/>
              </w:rPr>
              <w:t>мл</w:t>
            </w:r>
            <w:r w:rsidRPr="00F27C36">
              <w:rPr>
                <w:rFonts w:asciiTheme="majorBidi" w:hAnsiTheme="majorBidi" w:cstheme="majorBidi"/>
                <w:sz w:val="20"/>
                <w:szCs w:val="20"/>
              </w:rPr>
              <w:t xml:space="preserve">, </w:t>
            </w:r>
            <w:r w:rsidRPr="00F27C36">
              <w:rPr>
                <w:rFonts w:asciiTheme="majorBidi" w:hAnsiTheme="majorBidi" w:cstheme="majorBidi"/>
                <w:sz w:val="20"/>
                <w:szCs w:val="20"/>
                <w:lang w:val="en-US"/>
              </w:rPr>
              <w:t>C</w:t>
            </w:r>
            <w:r w:rsidRPr="005A15F0">
              <w:rPr>
                <w:rFonts w:asciiTheme="majorBidi" w:hAnsiTheme="majorBidi" w:cstheme="majorBidi"/>
                <w:sz w:val="20"/>
                <w:szCs w:val="20"/>
                <w:vertAlign w:val="subscript"/>
                <w:lang w:val="en-US"/>
              </w:rPr>
              <w:t>max</w:t>
            </w:r>
            <w:r w:rsidRPr="00F27C36">
              <w:rPr>
                <w:rFonts w:asciiTheme="majorBidi" w:hAnsiTheme="majorBidi" w:cstheme="majorBidi"/>
                <w:sz w:val="20"/>
                <w:szCs w:val="20"/>
              </w:rPr>
              <w:t xml:space="preserve"> = 466 </w:t>
            </w:r>
            <w:r w:rsidRPr="00F27C36">
              <w:rPr>
                <w:rFonts w:asciiTheme="majorBidi" w:hAnsiTheme="majorBidi" w:cstheme="majorBidi"/>
                <w:sz w:val="20"/>
                <w:szCs w:val="20"/>
                <w:lang w:val="ru"/>
              </w:rPr>
              <w:t>нг</w:t>
            </w:r>
            <w:r w:rsidRPr="00F27C36">
              <w:rPr>
                <w:rFonts w:asciiTheme="majorBidi" w:hAnsiTheme="majorBidi" w:cstheme="majorBidi"/>
                <w:sz w:val="20"/>
                <w:szCs w:val="20"/>
              </w:rPr>
              <w:t>/</w:t>
            </w:r>
            <w:r w:rsidRPr="00F27C36">
              <w:rPr>
                <w:rFonts w:asciiTheme="majorBidi" w:hAnsiTheme="majorBidi" w:cstheme="majorBidi"/>
                <w:sz w:val="20"/>
                <w:szCs w:val="20"/>
                <w:lang w:val="ru"/>
              </w:rPr>
              <w:t>мл</w:t>
            </w:r>
          </w:p>
        </w:tc>
      </w:tr>
    </w:tbl>
    <w:p w14:paraId="33D0A4E0" w14:textId="77777777" w:rsidR="00C602C5" w:rsidRPr="005A6EDE" w:rsidRDefault="00C602C5" w:rsidP="00C602C5">
      <w:pPr>
        <w:tabs>
          <w:tab w:val="left" w:pos="567"/>
        </w:tabs>
        <w:rPr>
          <w:rFonts w:asciiTheme="majorBidi" w:hAnsiTheme="majorBidi" w:cstheme="majorBidi"/>
          <w:sz w:val="18"/>
        </w:rPr>
      </w:pPr>
    </w:p>
    <w:p w14:paraId="6651FE17" w14:textId="77777777" w:rsidR="00C602C5" w:rsidRPr="0059667B" w:rsidRDefault="00C602C5" w:rsidP="00C602C5">
      <w:pPr>
        <w:tabs>
          <w:tab w:val="left" w:pos="567"/>
        </w:tabs>
        <w:jc w:val="both"/>
        <w:rPr>
          <w:rFonts w:asciiTheme="majorBidi" w:hAnsiTheme="majorBidi" w:cstheme="majorBidi"/>
        </w:rPr>
      </w:pPr>
      <w:r>
        <w:rPr>
          <w:rFonts w:asciiTheme="majorBidi" w:hAnsiTheme="majorBidi" w:cstheme="majorBidi"/>
          <w:sz w:val="18"/>
          <w:lang w:val="ru"/>
        </w:rPr>
        <w:tab/>
      </w:r>
      <w:r w:rsidRPr="0059667B">
        <w:rPr>
          <w:rFonts w:asciiTheme="majorBidi" w:hAnsiTheme="majorBidi" w:cstheme="majorBidi"/>
          <w:lang w:val="ru"/>
        </w:rPr>
        <w:t xml:space="preserve">В ходе  </w:t>
      </w:r>
      <w:r w:rsidRPr="0059667B">
        <w:rPr>
          <w:rFonts w:asciiTheme="majorBidi" w:hAnsiTheme="majorBidi" w:cstheme="majorBidi"/>
          <w:iCs/>
          <w:lang w:val="ru"/>
        </w:rPr>
        <w:t>13-недельного исследование токсичности пероральных доз на крысах</w:t>
      </w:r>
      <w:r w:rsidRPr="0059667B">
        <w:rPr>
          <w:rFonts w:asciiTheme="majorBidi" w:hAnsiTheme="majorBidi" w:cstheme="majorBidi"/>
          <w:lang w:val="ru"/>
        </w:rPr>
        <w:t xml:space="preserve"> не зафиксировано эффектов, связанных с ACP-196, влияющих  на массу тела, потребление корма, параметры офтальмоскопического осмотра, клинико-лабораторной патологии (общий анализ крови, коагулограмма, биохимический анализ крови, анализ мочи) и массу внутренних органов. Летальные исходы, связанные с применением ACP-196, не зафиксированы. Один самец, получавший дозу 10 мг/кг/сут, был найден мертвым на 103-й день исследования. Причиной смерти была признана лимфоидная опухоль (табл. 3-25 и 3-26).</w:t>
      </w:r>
    </w:p>
    <w:p w14:paraId="081B9ADD" w14:textId="1973741A" w:rsidR="00B50A8D" w:rsidRDefault="00B50A8D" w:rsidP="00B50A8D">
      <w:pPr>
        <w:pStyle w:val="af5"/>
        <w:keepNext/>
        <w:spacing w:before="240"/>
      </w:pPr>
      <w:bookmarkStart w:id="319" w:name="_Toc159973367"/>
      <w:r>
        <w:t xml:space="preserve">Таблица </w:t>
      </w:r>
      <w:fldSimple w:instr=" STYLEREF 1 \s ">
        <w:r w:rsidR="008260B3">
          <w:rPr>
            <w:noProof/>
          </w:rPr>
          <w:t>3</w:t>
        </w:r>
      </w:fldSimple>
      <w:r w:rsidR="008260B3">
        <w:noBreakHyphen/>
      </w:r>
      <w:fldSimple w:instr=" SEQ Таблица \* ARABIC \s 1 ">
        <w:r w:rsidR="008260B3">
          <w:rPr>
            <w:noProof/>
          </w:rPr>
          <w:t>25</w:t>
        </w:r>
      </w:fldSimple>
      <w:r>
        <w:t>.</w:t>
      </w:r>
      <w:r w:rsidRPr="00B50A8D">
        <w:rPr>
          <w:rFonts w:asciiTheme="majorBidi" w:hAnsiTheme="majorBidi" w:cstheme="majorBidi"/>
          <w:iCs/>
          <w:lang w:val="ru"/>
        </w:rPr>
        <w:t xml:space="preserve"> </w:t>
      </w:r>
      <w:r w:rsidRPr="00B50A8D">
        <w:rPr>
          <w:rFonts w:asciiTheme="majorBidi" w:hAnsiTheme="majorBidi" w:cstheme="majorBidi"/>
          <w:b w:val="0"/>
          <w:iCs/>
          <w:lang w:val="ru"/>
        </w:rPr>
        <w:t>13-недельное исследование токсичности пероральных доз на крысах.</w:t>
      </w:r>
      <w:bookmarkEnd w:id="319"/>
    </w:p>
    <w:tbl>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67"/>
        <w:gridCol w:w="2093"/>
        <w:gridCol w:w="1804"/>
        <w:gridCol w:w="1968"/>
        <w:gridCol w:w="1914"/>
      </w:tblGrid>
      <w:tr w:rsidR="00C602C5" w:rsidRPr="00F27C36" w14:paraId="50D4A002" w14:textId="77777777" w:rsidTr="00B50A8D">
        <w:trPr>
          <w:cantSplit/>
          <w:trHeight w:val="915"/>
        </w:trPr>
        <w:tc>
          <w:tcPr>
            <w:tcW w:w="838" w:type="pct"/>
            <w:shd w:val="clear" w:color="auto" w:fill="D9D9D9" w:themeFill="background1" w:themeFillShade="D9"/>
            <w:vAlign w:val="center"/>
          </w:tcPr>
          <w:p w14:paraId="3E4391E2"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b/>
                <w:bCs/>
                <w:sz w:val="20"/>
                <w:szCs w:val="20"/>
                <w:lang w:val="ru"/>
              </w:rPr>
              <w:t>Идентификатор исследования</w:t>
            </w:r>
          </w:p>
        </w:tc>
        <w:tc>
          <w:tcPr>
            <w:tcW w:w="1120" w:type="pct"/>
            <w:shd w:val="clear" w:color="auto" w:fill="D9D9D9" w:themeFill="background1" w:themeFillShade="D9"/>
            <w:vAlign w:val="center"/>
          </w:tcPr>
          <w:p w14:paraId="41406AEF"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b/>
                <w:bCs/>
                <w:sz w:val="20"/>
                <w:szCs w:val="20"/>
                <w:lang w:val="ru"/>
              </w:rPr>
              <w:t>Вид/пол/</w:t>
            </w:r>
          </w:p>
          <w:p w14:paraId="5F5338E0"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b/>
                <w:bCs/>
                <w:sz w:val="20"/>
                <w:szCs w:val="20"/>
                <w:lang w:val="ru"/>
              </w:rPr>
              <w:t>Число/группа</w:t>
            </w:r>
          </w:p>
        </w:tc>
        <w:tc>
          <w:tcPr>
            <w:tcW w:w="965" w:type="pct"/>
            <w:shd w:val="clear" w:color="auto" w:fill="D9D9D9" w:themeFill="background1" w:themeFillShade="D9"/>
            <w:vAlign w:val="center"/>
          </w:tcPr>
          <w:p w14:paraId="16B9D25A"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b/>
                <w:bCs/>
                <w:sz w:val="20"/>
                <w:szCs w:val="20"/>
                <w:lang w:val="ru"/>
              </w:rPr>
              <w:t>Доза/способ введения</w:t>
            </w:r>
          </w:p>
        </w:tc>
        <w:tc>
          <w:tcPr>
            <w:tcW w:w="1053" w:type="pct"/>
            <w:shd w:val="clear" w:color="auto" w:fill="D9D9D9" w:themeFill="background1" w:themeFillShade="D9"/>
            <w:vAlign w:val="center"/>
          </w:tcPr>
          <w:p w14:paraId="71C78C87"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b/>
                <w:bCs/>
                <w:sz w:val="20"/>
                <w:szCs w:val="20"/>
                <w:lang w:val="ru"/>
              </w:rPr>
              <w:t>Продолжительность</w:t>
            </w:r>
          </w:p>
        </w:tc>
        <w:tc>
          <w:tcPr>
            <w:tcW w:w="1024" w:type="pct"/>
            <w:shd w:val="clear" w:color="auto" w:fill="D9D9D9" w:themeFill="background1" w:themeFillShade="D9"/>
            <w:vAlign w:val="center"/>
          </w:tcPr>
          <w:p w14:paraId="0F66FBFA"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b/>
                <w:bCs/>
                <w:sz w:val="20"/>
                <w:szCs w:val="20"/>
                <w:lang w:val="ru"/>
              </w:rPr>
              <w:t>NOAEL</w:t>
            </w:r>
          </w:p>
          <w:p w14:paraId="7CDD4CB4"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b/>
                <w:bCs/>
                <w:sz w:val="20"/>
                <w:szCs w:val="20"/>
                <w:lang w:val="ru"/>
              </w:rPr>
              <w:t>(мг/кг/сутки)</w:t>
            </w:r>
          </w:p>
        </w:tc>
      </w:tr>
      <w:tr w:rsidR="00C602C5" w:rsidRPr="00F27C36" w14:paraId="7136BFA4" w14:textId="77777777" w:rsidTr="00B50A8D">
        <w:trPr>
          <w:cantSplit/>
          <w:trHeight w:val="23"/>
        </w:trPr>
        <w:tc>
          <w:tcPr>
            <w:tcW w:w="838" w:type="pct"/>
            <w:shd w:val="clear" w:color="auto" w:fill="FFFFFF"/>
          </w:tcPr>
          <w:p w14:paraId="080B4811"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2219-029</w:t>
            </w:r>
          </w:p>
        </w:tc>
        <w:tc>
          <w:tcPr>
            <w:tcW w:w="1120" w:type="pct"/>
            <w:shd w:val="clear" w:color="auto" w:fill="FFFFFF"/>
          </w:tcPr>
          <w:p w14:paraId="33D877C3"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Крыса (Спрег-Доули)</w:t>
            </w:r>
          </w:p>
        </w:tc>
        <w:tc>
          <w:tcPr>
            <w:tcW w:w="965" w:type="pct"/>
            <w:shd w:val="clear" w:color="auto" w:fill="FFFFFF"/>
          </w:tcPr>
          <w:p w14:paraId="1277478A"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ACP-196</w:t>
            </w:r>
          </w:p>
          <w:p w14:paraId="0500287E" w14:textId="77777777" w:rsidR="00C602C5" w:rsidRPr="00F27C36" w:rsidRDefault="00C602C5" w:rsidP="008670F3">
            <w:pPr>
              <w:tabs>
                <w:tab w:val="left" w:pos="567"/>
              </w:tabs>
              <w:rPr>
                <w:rFonts w:asciiTheme="majorBidi" w:hAnsiTheme="majorBidi" w:cstheme="majorBidi"/>
                <w:sz w:val="20"/>
                <w:szCs w:val="20"/>
              </w:rPr>
            </w:pPr>
          </w:p>
        </w:tc>
        <w:tc>
          <w:tcPr>
            <w:tcW w:w="1053" w:type="pct"/>
            <w:shd w:val="clear" w:color="auto" w:fill="FFFFFF"/>
          </w:tcPr>
          <w:p w14:paraId="721E1574"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13 недель</w:t>
            </w:r>
          </w:p>
        </w:tc>
        <w:tc>
          <w:tcPr>
            <w:tcW w:w="1024" w:type="pct"/>
            <w:shd w:val="clear" w:color="auto" w:fill="FFFFFF"/>
          </w:tcPr>
          <w:p w14:paraId="0729FF60"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100 мг/кг/сут</w:t>
            </w:r>
          </w:p>
        </w:tc>
      </w:tr>
      <w:tr w:rsidR="00C602C5" w:rsidRPr="00F27C36" w14:paraId="18CB0D3A" w14:textId="77777777" w:rsidTr="00B50A8D">
        <w:trPr>
          <w:cantSplit/>
          <w:trHeight w:val="23"/>
        </w:trPr>
        <w:tc>
          <w:tcPr>
            <w:tcW w:w="838" w:type="pct"/>
            <w:shd w:val="clear" w:color="auto" w:fill="FFFFFF"/>
          </w:tcPr>
          <w:p w14:paraId="5C62F881"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GLP</w:t>
            </w:r>
          </w:p>
        </w:tc>
        <w:tc>
          <w:tcPr>
            <w:tcW w:w="1120" w:type="pct"/>
            <w:shd w:val="clear" w:color="auto" w:fill="FFFFFF"/>
          </w:tcPr>
          <w:p w14:paraId="5BE44581"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По 16 Смц+Смк в группе</w:t>
            </w:r>
          </w:p>
        </w:tc>
        <w:tc>
          <w:tcPr>
            <w:tcW w:w="965" w:type="pct"/>
            <w:shd w:val="clear" w:color="auto" w:fill="FFFFFF"/>
          </w:tcPr>
          <w:p w14:paraId="5F4B3B21"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Перорально (через желудочный зонд)</w:t>
            </w:r>
          </w:p>
          <w:p w14:paraId="642855F3"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1 раз в день</w:t>
            </w:r>
          </w:p>
          <w:p w14:paraId="7A7639DE" w14:textId="77777777" w:rsidR="00C602C5" w:rsidRPr="00F27C36" w:rsidRDefault="00C602C5" w:rsidP="008670F3">
            <w:pPr>
              <w:tabs>
                <w:tab w:val="left" w:pos="567"/>
              </w:tabs>
              <w:rPr>
                <w:rFonts w:asciiTheme="majorBidi" w:hAnsiTheme="majorBidi" w:cstheme="majorBidi"/>
                <w:sz w:val="20"/>
                <w:szCs w:val="20"/>
              </w:rPr>
            </w:pPr>
          </w:p>
        </w:tc>
        <w:tc>
          <w:tcPr>
            <w:tcW w:w="1053" w:type="pct"/>
            <w:shd w:val="clear" w:color="auto" w:fill="FFFFFF"/>
          </w:tcPr>
          <w:p w14:paraId="2496FDC0"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28 дней на восстановление</w:t>
            </w:r>
          </w:p>
        </w:tc>
        <w:tc>
          <w:tcPr>
            <w:tcW w:w="1024" w:type="pct"/>
            <w:shd w:val="clear" w:color="auto" w:fill="FFFFFF"/>
          </w:tcPr>
          <w:p w14:paraId="4F916B37"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Доза NOAEL не</w:t>
            </w:r>
          </w:p>
        </w:tc>
      </w:tr>
      <w:tr w:rsidR="00C602C5" w:rsidRPr="00F27C36" w14:paraId="1B1B64BC" w14:textId="77777777" w:rsidTr="00B50A8D">
        <w:trPr>
          <w:cantSplit/>
          <w:trHeight w:val="23"/>
        </w:trPr>
        <w:tc>
          <w:tcPr>
            <w:tcW w:w="838" w:type="pct"/>
            <w:shd w:val="clear" w:color="auto" w:fill="FFFFFF"/>
          </w:tcPr>
          <w:p w14:paraId="40C7214B" w14:textId="77777777" w:rsidR="00C602C5" w:rsidRPr="00F27C36" w:rsidRDefault="00C602C5" w:rsidP="008670F3">
            <w:pPr>
              <w:tabs>
                <w:tab w:val="left" w:pos="567"/>
              </w:tabs>
              <w:rPr>
                <w:rFonts w:asciiTheme="majorBidi" w:hAnsiTheme="majorBidi" w:cstheme="majorBidi"/>
                <w:sz w:val="20"/>
                <w:szCs w:val="20"/>
              </w:rPr>
            </w:pPr>
          </w:p>
        </w:tc>
        <w:tc>
          <w:tcPr>
            <w:tcW w:w="1120" w:type="pct"/>
            <w:shd w:val="clear" w:color="auto" w:fill="FFFFFF"/>
          </w:tcPr>
          <w:p w14:paraId="32550F11"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+4-14 Смц+Смк для оценки ТК</w:t>
            </w:r>
          </w:p>
        </w:tc>
        <w:tc>
          <w:tcPr>
            <w:tcW w:w="965" w:type="pct"/>
            <w:shd w:val="clear" w:color="auto" w:fill="FFFFFF"/>
          </w:tcPr>
          <w:p w14:paraId="042FCA55"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 xml:space="preserve">Группы (мг/кг/сут) </w:t>
            </w:r>
          </w:p>
          <w:p w14:paraId="3871D979"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 xml:space="preserve">1: 0 </w:t>
            </w:r>
          </w:p>
          <w:p w14:paraId="02B0D273"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 xml:space="preserve">2: 10 </w:t>
            </w:r>
          </w:p>
          <w:p w14:paraId="548630EF"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 xml:space="preserve">3: 30 </w:t>
            </w:r>
          </w:p>
          <w:p w14:paraId="3B1032A5"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4: 100</w:t>
            </w:r>
          </w:p>
          <w:p w14:paraId="7773AB0C"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Носитель:</w:t>
            </w:r>
          </w:p>
          <w:p w14:paraId="2B75D3A9"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0,4% гипромеллозы, 0,2% Твин-80</w:t>
            </w:r>
          </w:p>
        </w:tc>
        <w:tc>
          <w:tcPr>
            <w:tcW w:w="1053" w:type="pct"/>
            <w:shd w:val="clear" w:color="auto" w:fill="FFFFFF"/>
          </w:tcPr>
          <w:p w14:paraId="6245CE3D" w14:textId="77777777" w:rsidR="00C602C5" w:rsidRPr="00F27C36" w:rsidRDefault="00C602C5" w:rsidP="008670F3">
            <w:pPr>
              <w:tabs>
                <w:tab w:val="left" w:pos="567"/>
              </w:tabs>
              <w:rPr>
                <w:rFonts w:asciiTheme="majorBidi" w:hAnsiTheme="majorBidi" w:cstheme="majorBidi"/>
                <w:sz w:val="20"/>
                <w:szCs w:val="20"/>
              </w:rPr>
            </w:pPr>
          </w:p>
        </w:tc>
        <w:tc>
          <w:tcPr>
            <w:tcW w:w="1024" w:type="pct"/>
            <w:shd w:val="clear" w:color="auto" w:fill="FFFFFF"/>
          </w:tcPr>
          <w:p w14:paraId="2B05DDD1"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установлена</w:t>
            </w:r>
          </w:p>
        </w:tc>
      </w:tr>
    </w:tbl>
    <w:p w14:paraId="04F4308E" w14:textId="77777777" w:rsidR="00C602C5" w:rsidRPr="005A6EDE" w:rsidRDefault="00C602C5" w:rsidP="00C602C5">
      <w:pPr>
        <w:tabs>
          <w:tab w:val="left" w:pos="567"/>
        </w:tabs>
        <w:rPr>
          <w:rFonts w:asciiTheme="majorBidi" w:hAnsiTheme="majorBidi" w:cstheme="majorBidi"/>
          <w:i/>
          <w:iCs/>
          <w:color w:val="445469"/>
          <w:sz w:val="18"/>
        </w:rPr>
      </w:pPr>
    </w:p>
    <w:p w14:paraId="137104B5" w14:textId="2E9E36BC" w:rsidR="002256A9" w:rsidRDefault="002256A9" w:rsidP="002256A9">
      <w:pPr>
        <w:pStyle w:val="af5"/>
        <w:keepNext/>
      </w:pPr>
      <w:bookmarkStart w:id="320" w:name="_Toc159973368"/>
      <w:r>
        <w:t xml:space="preserve">Таблица </w:t>
      </w:r>
      <w:fldSimple w:instr=" STYLEREF 1 \s ">
        <w:r w:rsidR="008260B3">
          <w:rPr>
            <w:noProof/>
          </w:rPr>
          <w:t>3</w:t>
        </w:r>
      </w:fldSimple>
      <w:r w:rsidR="008260B3">
        <w:noBreakHyphen/>
      </w:r>
      <w:fldSimple w:instr=" SEQ Таблица \* ARABIC \s 1 ">
        <w:r w:rsidR="008260B3">
          <w:rPr>
            <w:noProof/>
          </w:rPr>
          <w:t>26</w:t>
        </w:r>
      </w:fldSimple>
      <w:r>
        <w:t>.</w:t>
      </w:r>
      <w:r w:rsidRPr="002256A9">
        <w:rPr>
          <w:rFonts w:asciiTheme="majorBidi" w:hAnsiTheme="majorBidi" w:cstheme="majorBidi"/>
          <w:iCs/>
          <w:lang w:val="ru"/>
        </w:rPr>
        <w:t xml:space="preserve"> </w:t>
      </w:r>
      <w:r w:rsidRPr="002256A9">
        <w:rPr>
          <w:rFonts w:asciiTheme="majorBidi" w:hAnsiTheme="majorBidi" w:cstheme="majorBidi"/>
          <w:b w:val="0"/>
          <w:iCs/>
          <w:lang w:val="ru"/>
        </w:rPr>
        <w:t>Сводные данные по ТК на 90-й день</w:t>
      </w:r>
      <w:r>
        <w:rPr>
          <w:rFonts w:asciiTheme="majorBidi" w:hAnsiTheme="majorBidi" w:cstheme="majorBidi"/>
          <w:b w:val="0"/>
          <w:iCs/>
          <w:lang w:val="ru"/>
        </w:rPr>
        <w:t>.</w:t>
      </w:r>
      <w:bookmarkEnd w:id="320"/>
    </w:p>
    <w:tbl>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205"/>
        <w:gridCol w:w="835"/>
        <w:gridCol w:w="798"/>
        <w:gridCol w:w="961"/>
        <w:gridCol w:w="976"/>
        <w:gridCol w:w="933"/>
        <w:gridCol w:w="955"/>
        <w:gridCol w:w="961"/>
        <w:gridCol w:w="722"/>
      </w:tblGrid>
      <w:tr w:rsidR="00C602C5" w:rsidRPr="00F27C36" w14:paraId="16DEEE35" w14:textId="77777777" w:rsidTr="008670F3">
        <w:trPr>
          <w:trHeight w:val="23"/>
          <w:tblHeader/>
        </w:trPr>
        <w:tc>
          <w:tcPr>
            <w:tcW w:w="1180" w:type="pct"/>
            <w:shd w:val="clear" w:color="auto" w:fill="D9D9D9" w:themeFill="background1" w:themeFillShade="D9"/>
          </w:tcPr>
          <w:p w14:paraId="7CB09808"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Пол</w:t>
            </w:r>
          </w:p>
        </w:tc>
        <w:tc>
          <w:tcPr>
            <w:tcW w:w="1910" w:type="pct"/>
            <w:gridSpan w:val="4"/>
            <w:shd w:val="clear" w:color="auto" w:fill="D9D9D9" w:themeFill="background1" w:themeFillShade="D9"/>
          </w:tcPr>
          <w:p w14:paraId="1DC575C0"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Самцы</w:t>
            </w:r>
          </w:p>
        </w:tc>
        <w:tc>
          <w:tcPr>
            <w:tcW w:w="1910" w:type="pct"/>
            <w:gridSpan w:val="4"/>
            <w:shd w:val="clear" w:color="auto" w:fill="D9D9D9" w:themeFill="background1" w:themeFillShade="D9"/>
          </w:tcPr>
          <w:p w14:paraId="3B43108E"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Самки</w:t>
            </w:r>
          </w:p>
        </w:tc>
      </w:tr>
      <w:tr w:rsidR="00C602C5" w:rsidRPr="00F27C36" w14:paraId="5ADAD5E3" w14:textId="77777777" w:rsidTr="008670F3">
        <w:trPr>
          <w:trHeight w:val="308"/>
          <w:tblHeader/>
        </w:trPr>
        <w:tc>
          <w:tcPr>
            <w:tcW w:w="1180" w:type="pct"/>
            <w:shd w:val="clear" w:color="auto" w:fill="D9D9D9" w:themeFill="background1" w:themeFillShade="D9"/>
          </w:tcPr>
          <w:p w14:paraId="016519D6"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Уровень дозы (мг/кг)</w:t>
            </w:r>
          </w:p>
        </w:tc>
        <w:tc>
          <w:tcPr>
            <w:tcW w:w="447" w:type="pct"/>
            <w:shd w:val="clear" w:color="auto" w:fill="D9D9D9" w:themeFill="background1" w:themeFillShade="D9"/>
          </w:tcPr>
          <w:p w14:paraId="1E9CCB29"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0</w:t>
            </w:r>
          </w:p>
        </w:tc>
        <w:tc>
          <w:tcPr>
            <w:tcW w:w="427" w:type="pct"/>
            <w:shd w:val="clear" w:color="auto" w:fill="D9D9D9" w:themeFill="background1" w:themeFillShade="D9"/>
          </w:tcPr>
          <w:p w14:paraId="002AA204"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10</w:t>
            </w:r>
          </w:p>
        </w:tc>
        <w:tc>
          <w:tcPr>
            <w:tcW w:w="514" w:type="pct"/>
            <w:shd w:val="clear" w:color="auto" w:fill="D9D9D9" w:themeFill="background1" w:themeFillShade="D9"/>
          </w:tcPr>
          <w:p w14:paraId="7E962251"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30</w:t>
            </w:r>
          </w:p>
        </w:tc>
        <w:tc>
          <w:tcPr>
            <w:tcW w:w="522" w:type="pct"/>
            <w:shd w:val="clear" w:color="auto" w:fill="D9D9D9" w:themeFill="background1" w:themeFillShade="D9"/>
          </w:tcPr>
          <w:p w14:paraId="60AF8216"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100</w:t>
            </w:r>
          </w:p>
        </w:tc>
        <w:tc>
          <w:tcPr>
            <w:tcW w:w="499" w:type="pct"/>
            <w:shd w:val="clear" w:color="auto" w:fill="D9D9D9" w:themeFill="background1" w:themeFillShade="D9"/>
          </w:tcPr>
          <w:p w14:paraId="481E71F7"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0</w:t>
            </w:r>
          </w:p>
        </w:tc>
        <w:tc>
          <w:tcPr>
            <w:tcW w:w="511" w:type="pct"/>
            <w:shd w:val="clear" w:color="auto" w:fill="D9D9D9" w:themeFill="background1" w:themeFillShade="D9"/>
          </w:tcPr>
          <w:p w14:paraId="5306E0C1"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10</w:t>
            </w:r>
          </w:p>
        </w:tc>
        <w:tc>
          <w:tcPr>
            <w:tcW w:w="514" w:type="pct"/>
            <w:shd w:val="clear" w:color="auto" w:fill="D9D9D9" w:themeFill="background1" w:themeFillShade="D9"/>
          </w:tcPr>
          <w:p w14:paraId="49E925A7"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30</w:t>
            </w:r>
          </w:p>
        </w:tc>
        <w:tc>
          <w:tcPr>
            <w:tcW w:w="386" w:type="pct"/>
            <w:shd w:val="clear" w:color="auto" w:fill="D9D9D9" w:themeFill="background1" w:themeFillShade="D9"/>
          </w:tcPr>
          <w:p w14:paraId="105653D5"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100</w:t>
            </w:r>
          </w:p>
        </w:tc>
      </w:tr>
      <w:tr w:rsidR="00C602C5" w:rsidRPr="00F27C36" w14:paraId="72AE8DC1" w14:textId="77777777" w:rsidTr="008670F3">
        <w:trPr>
          <w:trHeight w:val="23"/>
          <w:tblHeader/>
        </w:trPr>
        <w:tc>
          <w:tcPr>
            <w:tcW w:w="1180" w:type="pct"/>
            <w:shd w:val="clear" w:color="auto" w:fill="FFFFFF"/>
          </w:tcPr>
          <w:p w14:paraId="184C588F"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C</w:t>
            </w:r>
            <w:r w:rsidRPr="00F27C36">
              <w:rPr>
                <w:rFonts w:asciiTheme="majorBidi" w:hAnsiTheme="majorBidi" w:cstheme="majorBidi"/>
                <w:sz w:val="20"/>
                <w:szCs w:val="20"/>
                <w:vertAlign w:val="subscript"/>
                <w:lang w:val="ru"/>
              </w:rPr>
              <w:t>max</w:t>
            </w:r>
            <w:r w:rsidRPr="00F27C36">
              <w:rPr>
                <w:rFonts w:asciiTheme="majorBidi" w:hAnsiTheme="majorBidi" w:cstheme="majorBidi"/>
                <w:sz w:val="20"/>
                <w:szCs w:val="20"/>
                <w:lang w:val="ru"/>
              </w:rPr>
              <w:t xml:space="preserve"> (нг/мл)</w:t>
            </w:r>
          </w:p>
        </w:tc>
        <w:tc>
          <w:tcPr>
            <w:tcW w:w="447" w:type="pct"/>
            <w:shd w:val="clear" w:color="auto" w:fill="FFFFFF"/>
          </w:tcPr>
          <w:p w14:paraId="43EE196D"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Н/п</w:t>
            </w:r>
          </w:p>
        </w:tc>
        <w:tc>
          <w:tcPr>
            <w:tcW w:w="427" w:type="pct"/>
            <w:shd w:val="clear" w:color="auto" w:fill="FFFFFF"/>
          </w:tcPr>
          <w:p w14:paraId="20523C46"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113</w:t>
            </w:r>
          </w:p>
        </w:tc>
        <w:tc>
          <w:tcPr>
            <w:tcW w:w="514" w:type="pct"/>
            <w:shd w:val="clear" w:color="auto" w:fill="FFFFFF"/>
          </w:tcPr>
          <w:p w14:paraId="0DDEFC76"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440</w:t>
            </w:r>
          </w:p>
        </w:tc>
        <w:tc>
          <w:tcPr>
            <w:tcW w:w="522" w:type="pct"/>
            <w:shd w:val="clear" w:color="auto" w:fill="FFFFFF"/>
          </w:tcPr>
          <w:p w14:paraId="3E87E2BB"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820</w:t>
            </w:r>
          </w:p>
        </w:tc>
        <w:tc>
          <w:tcPr>
            <w:tcW w:w="499" w:type="pct"/>
            <w:shd w:val="clear" w:color="auto" w:fill="FFFFFF"/>
          </w:tcPr>
          <w:p w14:paraId="7E11EBAF"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Н/п</w:t>
            </w:r>
          </w:p>
        </w:tc>
        <w:tc>
          <w:tcPr>
            <w:tcW w:w="511" w:type="pct"/>
            <w:shd w:val="clear" w:color="auto" w:fill="FFFFFF"/>
          </w:tcPr>
          <w:p w14:paraId="108B8AEB"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278</w:t>
            </w:r>
          </w:p>
        </w:tc>
        <w:tc>
          <w:tcPr>
            <w:tcW w:w="514" w:type="pct"/>
            <w:shd w:val="clear" w:color="auto" w:fill="FFFFFF"/>
          </w:tcPr>
          <w:p w14:paraId="545D140A"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798</w:t>
            </w:r>
          </w:p>
        </w:tc>
        <w:tc>
          <w:tcPr>
            <w:tcW w:w="386" w:type="pct"/>
            <w:shd w:val="clear" w:color="auto" w:fill="FFFFFF"/>
          </w:tcPr>
          <w:p w14:paraId="11D6A617"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1890</w:t>
            </w:r>
          </w:p>
        </w:tc>
      </w:tr>
      <w:tr w:rsidR="00C602C5" w:rsidRPr="00F27C36" w14:paraId="03024854" w14:textId="77777777" w:rsidTr="008670F3">
        <w:trPr>
          <w:trHeight w:val="23"/>
          <w:tblHeader/>
        </w:trPr>
        <w:tc>
          <w:tcPr>
            <w:tcW w:w="1180" w:type="pct"/>
            <w:shd w:val="clear" w:color="auto" w:fill="FFFFFF"/>
          </w:tcPr>
          <w:p w14:paraId="2D81174E"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AUC</w:t>
            </w:r>
            <w:r w:rsidRPr="00F27C36">
              <w:rPr>
                <w:rFonts w:asciiTheme="majorBidi" w:hAnsiTheme="majorBidi" w:cstheme="majorBidi"/>
                <w:sz w:val="20"/>
                <w:szCs w:val="20"/>
                <w:vertAlign w:val="subscript"/>
                <w:lang w:val="ru"/>
              </w:rPr>
              <w:t>0-24</w:t>
            </w:r>
            <w:r w:rsidRPr="00F27C36">
              <w:rPr>
                <w:rFonts w:asciiTheme="majorBidi" w:hAnsiTheme="majorBidi" w:cstheme="majorBidi"/>
                <w:sz w:val="20"/>
                <w:szCs w:val="20"/>
                <w:lang w:val="ru"/>
              </w:rPr>
              <w:t xml:space="preserve"> (ч×нг/мл)</w:t>
            </w:r>
          </w:p>
        </w:tc>
        <w:tc>
          <w:tcPr>
            <w:tcW w:w="447" w:type="pct"/>
            <w:shd w:val="clear" w:color="auto" w:fill="FFFFFF"/>
          </w:tcPr>
          <w:p w14:paraId="4C67DE48"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Н/п</w:t>
            </w:r>
          </w:p>
        </w:tc>
        <w:tc>
          <w:tcPr>
            <w:tcW w:w="427" w:type="pct"/>
            <w:shd w:val="clear" w:color="auto" w:fill="FFFFFF"/>
          </w:tcPr>
          <w:p w14:paraId="47C74CEB"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155</w:t>
            </w:r>
          </w:p>
        </w:tc>
        <w:tc>
          <w:tcPr>
            <w:tcW w:w="514" w:type="pct"/>
            <w:shd w:val="clear" w:color="auto" w:fill="FFFFFF"/>
          </w:tcPr>
          <w:p w14:paraId="43DEA844"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792</w:t>
            </w:r>
          </w:p>
        </w:tc>
        <w:tc>
          <w:tcPr>
            <w:tcW w:w="522" w:type="pct"/>
            <w:shd w:val="clear" w:color="auto" w:fill="FFFFFF"/>
          </w:tcPr>
          <w:p w14:paraId="4FEA0AD3"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2250</w:t>
            </w:r>
          </w:p>
        </w:tc>
        <w:tc>
          <w:tcPr>
            <w:tcW w:w="499" w:type="pct"/>
            <w:shd w:val="clear" w:color="auto" w:fill="FFFFFF"/>
          </w:tcPr>
          <w:p w14:paraId="60AE1D7D"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Н/п</w:t>
            </w:r>
          </w:p>
        </w:tc>
        <w:tc>
          <w:tcPr>
            <w:tcW w:w="511" w:type="pct"/>
            <w:shd w:val="clear" w:color="auto" w:fill="FFFFFF"/>
          </w:tcPr>
          <w:p w14:paraId="12AE2046"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275</w:t>
            </w:r>
          </w:p>
        </w:tc>
        <w:tc>
          <w:tcPr>
            <w:tcW w:w="514" w:type="pct"/>
            <w:shd w:val="clear" w:color="auto" w:fill="FFFFFF"/>
          </w:tcPr>
          <w:p w14:paraId="3D18EB6E"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1630</w:t>
            </w:r>
          </w:p>
        </w:tc>
        <w:tc>
          <w:tcPr>
            <w:tcW w:w="386" w:type="pct"/>
            <w:shd w:val="clear" w:color="auto" w:fill="FFFFFF"/>
          </w:tcPr>
          <w:p w14:paraId="000CB82D"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3700</w:t>
            </w:r>
          </w:p>
        </w:tc>
      </w:tr>
      <w:tr w:rsidR="00C602C5" w:rsidRPr="00F27C36" w14:paraId="2BE42119" w14:textId="77777777" w:rsidTr="008670F3">
        <w:trPr>
          <w:trHeight w:val="23"/>
          <w:tblHeader/>
        </w:trPr>
        <w:tc>
          <w:tcPr>
            <w:tcW w:w="1180" w:type="pct"/>
            <w:shd w:val="clear" w:color="auto" w:fill="FFFFFF"/>
          </w:tcPr>
          <w:p w14:paraId="099D77EA"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Человек, ss, 100 мг×2</w:t>
            </w:r>
          </w:p>
        </w:tc>
        <w:tc>
          <w:tcPr>
            <w:tcW w:w="3820" w:type="pct"/>
            <w:gridSpan w:val="8"/>
            <w:shd w:val="clear" w:color="auto" w:fill="FFFFFF"/>
          </w:tcPr>
          <w:p w14:paraId="790E1262"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en-US"/>
              </w:rPr>
              <w:t>AUC</w:t>
            </w:r>
            <w:r w:rsidRPr="00F27C36">
              <w:rPr>
                <w:rFonts w:asciiTheme="majorBidi" w:hAnsiTheme="majorBidi" w:cstheme="majorBidi"/>
                <w:sz w:val="20"/>
                <w:szCs w:val="20"/>
                <w:vertAlign w:val="subscript"/>
              </w:rPr>
              <w:t>24</w:t>
            </w:r>
            <w:r w:rsidRPr="00F27C36">
              <w:rPr>
                <w:rFonts w:asciiTheme="majorBidi" w:hAnsiTheme="majorBidi" w:cstheme="majorBidi"/>
                <w:sz w:val="20"/>
                <w:szCs w:val="20"/>
                <w:vertAlign w:val="subscript"/>
                <w:lang w:val="en-US"/>
              </w:rPr>
              <w:t>h</w:t>
            </w:r>
            <w:r w:rsidRPr="00F27C36">
              <w:rPr>
                <w:rFonts w:asciiTheme="majorBidi" w:hAnsiTheme="majorBidi" w:cstheme="majorBidi"/>
                <w:sz w:val="20"/>
                <w:szCs w:val="20"/>
              </w:rPr>
              <w:t xml:space="preserve"> = 1893 </w:t>
            </w:r>
            <w:r w:rsidRPr="00F27C36">
              <w:rPr>
                <w:rFonts w:asciiTheme="majorBidi" w:hAnsiTheme="majorBidi" w:cstheme="majorBidi"/>
                <w:sz w:val="20"/>
                <w:szCs w:val="20"/>
                <w:lang w:val="ru"/>
              </w:rPr>
              <w:t>ч</w:t>
            </w:r>
            <w:r w:rsidRPr="00F27C36">
              <w:rPr>
                <w:rFonts w:asciiTheme="majorBidi" w:hAnsiTheme="majorBidi" w:cstheme="majorBidi"/>
                <w:sz w:val="20"/>
                <w:szCs w:val="20"/>
              </w:rPr>
              <w:t>×</w:t>
            </w:r>
            <w:r w:rsidRPr="00F27C36">
              <w:rPr>
                <w:rFonts w:asciiTheme="majorBidi" w:hAnsiTheme="majorBidi" w:cstheme="majorBidi"/>
                <w:sz w:val="20"/>
                <w:szCs w:val="20"/>
                <w:lang w:val="ru"/>
              </w:rPr>
              <w:t>нг</w:t>
            </w:r>
            <w:r w:rsidRPr="00F27C36">
              <w:rPr>
                <w:rFonts w:asciiTheme="majorBidi" w:hAnsiTheme="majorBidi" w:cstheme="majorBidi"/>
                <w:sz w:val="20"/>
                <w:szCs w:val="20"/>
              </w:rPr>
              <w:t>/</w:t>
            </w:r>
            <w:r w:rsidRPr="00F27C36">
              <w:rPr>
                <w:rFonts w:asciiTheme="majorBidi" w:hAnsiTheme="majorBidi" w:cstheme="majorBidi"/>
                <w:sz w:val="20"/>
                <w:szCs w:val="20"/>
                <w:lang w:val="ru"/>
              </w:rPr>
              <w:t>мл</w:t>
            </w:r>
            <w:r w:rsidRPr="00F27C36">
              <w:rPr>
                <w:rFonts w:asciiTheme="majorBidi" w:hAnsiTheme="majorBidi" w:cstheme="majorBidi"/>
                <w:sz w:val="20"/>
                <w:szCs w:val="20"/>
              </w:rPr>
              <w:t xml:space="preserve"> </w:t>
            </w:r>
            <w:r w:rsidRPr="00F27C36">
              <w:rPr>
                <w:rFonts w:asciiTheme="majorBidi" w:hAnsiTheme="majorBidi" w:cstheme="majorBidi"/>
                <w:sz w:val="20"/>
                <w:szCs w:val="20"/>
                <w:lang w:val="en-US"/>
              </w:rPr>
              <w:t>C</w:t>
            </w:r>
            <w:r w:rsidRPr="005A15F0">
              <w:rPr>
                <w:rFonts w:asciiTheme="majorBidi" w:hAnsiTheme="majorBidi" w:cstheme="majorBidi"/>
                <w:sz w:val="20"/>
                <w:szCs w:val="20"/>
                <w:vertAlign w:val="subscript"/>
                <w:lang w:val="en-US"/>
              </w:rPr>
              <w:t>max</w:t>
            </w:r>
            <w:r w:rsidRPr="005A15F0">
              <w:rPr>
                <w:rFonts w:asciiTheme="majorBidi" w:hAnsiTheme="majorBidi" w:cstheme="majorBidi"/>
                <w:sz w:val="20"/>
                <w:szCs w:val="20"/>
                <w:vertAlign w:val="subscript"/>
              </w:rPr>
              <w:t xml:space="preserve"> </w:t>
            </w:r>
            <w:r w:rsidRPr="00F27C36">
              <w:rPr>
                <w:rFonts w:asciiTheme="majorBidi" w:hAnsiTheme="majorBidi" w:cstheme="majorBidi"/>
                <w:sz w:val="20"/>
                <w:szCs w:val="20"/>
              </w:rPr>
              <w:t xml:space="preserve">= 466 </w:t>
            </w:r>
            <w:r w:rsidRPr="00F27C36">
              <w:rPr>
                <w:rFonts w:asciiTheme="majorBidi" w:hAnsiTheme="majorBidi" w:cstheme="majorBidi"/>
                <w:sz w:val="20"/>
                <w:szCs w:val="20"/>
                <w:lang w:val="ru"/>
              </w:rPr>
              <w:t>нг</w:t>
            </w:r>
            <w:r w:rsidRPr="00F27C36">
              <w:rPr>
                <w:rFonts w:asciiTheme="majorBidi" w:hAnsiTheme="majorBidi" w:cstheme="majorBidi"/>
                <w:sz w:val="20"/>
                <w:szCs w:val="20"/>
              </w:rPr>
              <w:t>/</w:t>
            </w:r>
            <w:r w:rsidRPr="00F27C36">
              <w:rPr>
                <w:rFonts w:asciiTheme="majorBidi" w:hAnsiTheme="majorBidi" w:cstheme="majorBidi"/>
                <w:sz w:val="20"/>
                <w:szCs w:val="20"/>
                <w:lang w:val="ru"/>
              </w:rPr>
              <w:t>мл</w:t>
            </w:r>
          </w:p>
        </w:tc>
      </w:tr>
    </w:tbl>
    <w:p w14:paraId="69D68848" w14:textId="77777777" w:rsidR="00C602C5" w:rsidRDefault="00C602C5" w:rsidP="00C602C5">
      <w:pPr>
        <w:tabs>
          <w:tab w:val="left" w:pos="567"/>
        </w:tabs>
        <w:rPr>
          <w:rFonts w:asciiTheme="majorBidi" w:hAnsiTheme="majorBidi" w:cstheme="majorBidi"/>
          <w:i/>
          <w:iCs/>
          <w:color w:val="445469"/>
          <w:sz w:val="18"/>
          <w:lang w:val="ru"/>
        </w:rPr>
      </w:pPr>
    </w:p>
    <w:p w14:paraId="663727F1" w14:textId="77777777" w:rsidR="00C602C5" w:rsidRPr="001701B2"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1701B2">
        <w:rPr>
          <w:rFonts w:asciiTheme="majorBidi" w:hAnsiTheme="majorBidi" w:cstheme="majorBidi"/>
          <w:lang w:val="ru"/>
        </w:rPr>
        <w:t xml:space="preserve">Также проведено  </w:t>
      </w:r>
      <w:r w:rsidRPr="001701B2">
        <w:rPr>
          <w:rFonts w:asciiTheme="majorBidi" w:hAnsiTheme="majorBidi" w:cstheme="majorBidi"/>
          <w:iCs/>
          <w:lang w:val="ru"/>
        </w:rPr>
        <w:t>26-недельное исследование токсичности пероральных доз на крысах</w:t>
      </w:r>
      <w:r>
        <w:rPr>
          <w:rFonts w:asciiTheme="majorBidi" w:hAnsiTheme="majorBidi" w:cstheme="majorBidi"/>
          <w:iCs/>
          <w:lang w:val="ru"/>
        </w:rPr>
        <w:t>, данные представлены в таблицах 3-27 и 3-28</w:t>
      </w:r>
      <w:r w:rsidRPr="001701B2">
        <w:rPr>
          <w:rFonts w:asciiTheme="majorBidi" w:hAnsiTheme="majorBidi" w:cstheme="majorBidi"/>
          <w:iCs/>
          <w:lang w:val="ru"/>
        </w:rPr>
        <w:t>.</w:t>
      </w:r>
      <w:r>
        <w:rPr>
          <w:rFonts w:asciiTheme="majorBidi" w:hAnsiTheme="majorBidi" w:cstheme="majorBidi"/>
        </w:rPr>
        <w:t xml:space="preserve"> </w:t>
      </w:r>
      <w:r w:rsidRPr="001701B2">
        <w:rPr>
          <w:rFonts w:asciiTheme="majorBidi" w:hAnsiTheme="majorBidi" w:cstheme="majorBidi"/>
          <w:iCs/>
          <w:lang w:val="ru"/>
        </w:rPr>
        <w:t>Первые 14 дней (с 8-го дня):</w:t>
      </w:r>
      <w:r w:rsidRPr="001701B2">
        <w:rPr>
          <w:rFonts w:asciiTheme="majorBidi" w:hAnsiTheme="majorBidi" w:cstheme="majorBidi"/>
          <w:lang w:val="ru"/>
        </w:rPr>
        <w:t xml:space="preserve"> 6Смк (300 мг/кг) отмечались пониженная активность; учащенное дыхание; атаксия; сгорбленная поза; кожа бледная, холодная на ощупь, тонкая; издавание звуков; и (или) повышенная чувствительность к прикосновениям; незначительное снижение МТ. При гистологии выявлены уремия/острая почечная недостаточность и (или) кровоизлияние/воспаление/некроз миокарда.</w:t>
      </w:r>
    </w:p>
    <w:p w14:paraId="6D043711" w14:textId="77777777" w:rsidR="00C602C5" w:rsidRPr="001701B2" w:rsidRDefault="00C602C5" w:rsidP="00C602C5">
      <w:pPr>
        <w:tabs>
          <w:tab w:val="left" w:pos="567"/>
        </w:tabs>
        <w:jc w:val="both"/>
        <w:rPr>
          <w:rFonts w:asciiTheme="majorBidi" w:hAnsiTheme="majorBidi" w:cstheme="majorBidi"/>
        </w:rPr>
      </w:pPr>
      <w:r w:rsidRPr="001701B2">
        <w:rPr>
          <w:rFonts w:asciiTheme="majorBidi" w:hAnsiTheme="majorBidi" w:cstheme="majorBidi"/>
          <w:iCs/>
          <w:lang w:val="ru"/>
        </w:rPr>
        <w:lastRenderedPageBreak/>
        <w:t>После снижения дозы (66–132-й день):</w:t>
      </w:r>
      <w:r w:rsidRPr="001701B2">
        <w:rPr>
          <w:rFonts w:asciiTheme="majorBidi" w:hAnsiTheme="majorBidi" w:cstheme="majorBidi"/>
          <w:lang w:val="ru"/>
        </w:rPr>
        <w:t xml:space="preserve"> 6Смк и 1Смц+4Смк в подгруппе ТК (300/200 мг/кг/сут) были найдены мертвыми (10) или умерщвленными (1). Сходные результаты получены для животных, умерших в течение первых 14 дней.</w:t>
      </w:r>
    </w:p>
    <w:p w14:paraId="55C1844E" w14:textId="77777777" w:rsidR="00C602C5" w:rsidRPr="001701B2" w:rsidRDefault="00C602C5" w:rsidP="00C602C5">
      <w:pPr>
        <w:tabs>
          <w:tab w:val="left" w:pos="567"/>
        </w:tabs>
        <w:jc w:val="both"/>
        <w:rPr>
          <w:rFonts w:asciiTheme="majorBidi" w:hAnsiTheme="majorBidi" w:cstheme="majorBidi"/>
        </w:rPr>
      </w:pPr>
      <w:r>
        <w:rPr>
          <w:rFonts w:asciiTheme="majorBidi" w:hAnsiTheme="majorBidi" w:cstheme="majorBidi"/>
        </w:rPr>
        <w:tab/>
      </w:r>
      <w:r w:rsidRPr="001701B2">
        <w:rPr>
          <w:rFonts w:asciiTheme="majorBidi" w:hAnsiTheme="majorBidi" w:cstheme="majorBidi"/>
          <w:lang w:val="ru"/>
        </w:rPr>
        <w:t xml:space="preserve">В ходе клинических наблюдений отмечены слюнотечение во всех лечебных группах. </w:t>
      </w:r>
    </w:p>
    <w:p w14:paraId="48D83F42" w14:textId="50A01EC3" w:rsidR="00C602C5" w:rsidRPr="002256A9" w:rsidRDefault="00C602C5" w:rsidP="002256A9">
      <w:pPr>
        <w:tabs>
          <w:tab w:val="left" w:pos="567"/>
        </w:tabs>
        <w:spacing w:after="240"/>
        <w:jc w:val="both"/>
        <w:rPr>
          <w:rFonts w:asciiTheme="majorBidi" w:hAnsiTheme="majorBidi" w:cstheme="majorBidi"/>
          <w:lang w:val="ru"/>
        </w:rPr>
      </w:pPr>
      <w:r w:rsidRPr="001701B2">
        <w:rPr>
          <w:rFonts w:asciiTheme="majorBidi" w:hAnsiTheme="majorBidi" w:cstheme="majorBidi"/>
          <w:lang w:val="ru"/>
        </w:rPr>
        <w:t>Масса тела и потребление пищи, офтальмоскопия, анализ мочи, коагулограмма: без особенностей.</w:t>
      </w:r>
    </w:p>
    <w:p w14:paraId="2AFFA41D" w14:textId="77777777" w:rsidR="00C602C5" w:rsidRDefault="00C602C5" w:rsidP="00C602C5">
      <w:pPr>
        <w:tabs>
          <w:tab w:val="left" w:pos="567"/>
        </w:tabs>
        <w:jc w:val="both"/>
        <w:rPr>
          <w:rFonts w:asciiTheme="majorBidi" w:hAnsiTheme="majorBidi" w:cstheme="majorBidi"/>
          <w:u w:val="single"/>
        </w:rPr>
      </w:pPr>
      <w:r w:rsidRPr="001701B2">
        <w:rPr>
          <w:rFonts w:asciiTheme="majorBidi" w:hAnsiTheme="majorBidi" w:cstheme="majorBidi"/>
          <w:u w:val="single"/>
          <w:lang w:val="ru"/>
        </w:rPr>
        <w:t>Общий анализ крови</w:t>
      </w:r>
    </w:p>
    <w:p w14:paraId="2C47BDE9" w14:textId="77777777" w:rsidR="00C602C5" w:rsidRPr="001701B2" w:rsidRDefault="00C602C5" w:rsidP="00C602C5">
      <w:pPr>
        <w:tabs>
          <w:tab w:val="left" w:pos="567"/>
        </w:tabs>
        <w:jc w:val="both"/>
        <w:rPr>
          <w:rFonts w:asciiTheme="majorBidi" w:hAnsiTheme="majorBidi" w:cstheme="majorBidi"/>
          <w:u w:val="single"/>
        </w:rPr>
      </w:pPr>
      <w:r w:rsidRPr="001701B2">
        <w:rPr>
          <w:rFonts w:asciiTheme="majorBidi" w:hAnsiTheme="majorBidi" w:cstheme="majorBidi"/>
          <w:lang w:val="ru"/>
        </w:rPr>
        <w:t>300/200 мг/кг: ↑ лимфоциты, моноциты (1,1х и 1,5х на момент завершения, относительно контроля; малые, связанные с исследуемой задачей, микроскопической корреляции нет). После периода восстановления: без изменений.</w:t>
      </w:r>
    </w:p>
    <w:p w14:paraId="574D5129" w14:textId="77777777" w:rsidR="00C602C5" w:rsidRPr="001701B2" w:rsidRDefault="00C602C5" w:rsidP="00C602C5">
      <w:pPr>
        <w:tabs>
          <w:tab w:val="left" w:pos="567"/>
        </w:tabs>
        <w:spacing w:after="240"/>
        <w:jc w:val="both"/>
        <w:rPr>
          <w:rFonts w:asciiTheme="majorBidi" w:hAnsiTheme="majorBidi" w:cstheme="majorBidi"/>
        </w:rPr>
      </w:pPr>
      <w:r w:rsidRPr="001701B2">
        <w:rPr>
          <w:rFonts w:asciiTheme="majorBidi" w:hAnsiTheme="majorBidi" w:cstheme="majorBidi"/>
          <w:lang w:val="ru"/>
        </w:rPr>
        <w:t>На 5-й неделе масса клеток красной крови (Эр, гемоглобин, гематокрит) была минимально снижена как у Смк, так и у Смц в группе высокодозного лечения. Эти результаты были сочтены вероятно связанными с наблюдаемой общей то</w:t>
      </w:r>
      <w:r>
        <w:rPr>
          <w:rFonts w:asciiTheme="majorBidi" w:hAnsiTheme="majorBidi" w:cstheme="majorBidi"/>
          <w:lang w:val="ru"/>
        </w:rPr>
        <w:t>ксичностью. В более поздние вре</w:t>
      </w:r>
      <w:r w:rsidRPr="001701B2">
        <w:rPr>
          <w:rFonts w:asciiTheme="majorBidi" w:hAnsiTheme="majorBidi" w:cstheme="majorBidi"/>
          <w:lang w:val="ru"/>
        </w:rPr>
        <w:t>енные точки снижение показателей не наблюдалось.</w:t>
      </w:r>
    </w:p>
    <w:p w14:paraId="4C2F709A" w14:textId="77777777" w:rsidR="00C602C5" w:rsidRPr="001701B2" w:rsidRDefault="00C602C5" w:rsidP="00C602C5">
      <w:pPr>
        <w:tabs>
          <w:tab w:val="left" w:pos="567"/>
        </w:tabs>
        <w:jc w:val="both"/>
        <w:rPr>
          <w:rFonts w:asciiTheme="majorBidi" w:hAnsiTheme="majorBidi" w:cstheme="majorBidi"/>
          <w:u w:val="single"/>
        </w:rPr>
      </w:pPr>
      <w:r w:rsidRPr="001701B2">
        <w:rPr>
          <w:rFonts w:asciiTheme="majorBidi" w:hAnsiTheme="majorBidi" w:cstheme="majorBidi"/>
          <w:u w:val="single"/>
          <w:lang w:val="ru"/>
        </w:rPr>
        <w:t>Биохимический анализ крови</w:t>
      </w:r>
    </w:p>
    <w:p w14:paraId="52FFB490" w14:textId="77777777" w:rsidR="00C602C5" w:rsidRPr="001701B2" w:rsidRDefault="00C602C5" w:rsidP="00C602C5">
      <w:pPr>
        <w:tabs>
          <w:tab w:val="left" w:pos="567"/>
        </w:tabs>
        <w:jc w:val="both"/>
        <w:rPr>
          <w:rFonts w:asciiTheme="majorBidi" w:hAnsiTheme="majorBidi" w:cstheme="majorBidi"/>
        </w:rPr>
      </w:pPr>
      <w:r w:rsidRPr="001701B2">
        <w:rPr>
          <w:rFonts w:asciiTheme="majorBidi" w:hAnsiTheme="majorBidi" w:cstheme="majorBidi"/>
          <w:lang w:val="ru"/>
        </w:rPr>
        <w:t>≥100 мг/кг: ↑ триглицеридов (-51% на 2-й неделе, разрешилось к 5-й неделе)</w:t>
      </w:r>
    </w:p>
    <w:p w14:paraId="36BED261" w14:textId="77777777" w:rsidR="00C602C5" w:rsidRPr="0023761B" w:rsidRDefault="00C602C5" w:rsidP="00C602C5">
      <w:pPr>
        <w:tabs>
          <w:tab w:val="left" w:pos="567"/>
        </w:tabs>
        <w:jc w:val="both"/>
        <w:rPr>
          <w:rFonts w:asciiTheme="majorBidi" w:hAnsiTheme="majorBidi" w:cstheme="majorBidi"/>
        </w:rPr>
      </w:pPr>
      <w:r w:rsidRPr="001701B2">
        <w:rPr>
          <w:rFonts w:asciiTheme="majorBidi" w:hAnsiTheme="majorBidi" w:cstheme="majorBidi"/>
          <w:lang w:val="ru"/>
        </w:rPr>
        <w:t>300 мг/кг (Смк): ↑ конечные точки для гепатобилиарной системы (общий БИЛ (1,9х), ГГТ (1,7х), АСТ (1,9х), АЛТ (2,3х); наблюдалось на 2-й неделе, но отсутствовало в более поздние сроки)</w:t>
      </w:r>
    </w:p>
    <w:p w14:paraId="51999373" w14:textId="77777777" w:rsidR="00C602C5" w:rsidRPr="001701B2" w:rsidRDefault="00C602C5" w:rsidP="00C602C5">
      <w:pPr>
        <w:tabs>
          <w:tab w:val="left" w:pos="567"/>
        </w:tabs>
        <w:jc w:val="both"/>
        <w:rPr>
          <w:rFonts w:asciiTheme="majorBidi" w:hAnsiTheme="majorBidi" w:cstheme="majorBidi"/>
        </w:rPr>
      </w:pPr>
      <w:r w:rsidRPr="001701B2">
        <w:rPr>
          <w:rFonts w:asciiTheme="majorBidi" w:hAnsiTheme="majorBidi" w:cstheme="majorBidi"/>
          <w:lang w:val="ru"/>
        </w:rPr>
        <w:t>↑ АМК, КРЕАТ у 2 Смк на 2-й неделе. В более поздних временных точках не наблюдалось.</w:t>
      </w:r>
    </w:p>
    <w:p w14:paraId="0BBA962C" w14:textId="77777777" w:rsidR="00C602C5" w:rsidRPr="001701B2" w:rsidRDefault="00C602C5" w:rsidP="00C602C5">
      <w:pPr>
        <w:tabs>
          <w:tab w:val="left" w:pos="567"/>
        </w:tabs>
        <w:jc w:val="both"/>
        <w:rPr>
          <w:rFonts w:asciiTheme="majorBidi" w:hAnsiTheme="majorBidi" w:cstheme="majorBidi"/>
        </w:rPr>
      </w:pPr>
      <w:r w:rsidRPr="001701B2">
        <w:rPr>
          <w:rFonts w:asciiTheme="majorBidi" w:hAnsiTheme="majorBidi" w:cstheme="majorBidi"/>
          <w:lang w:val="ru"/>
        </w:rPr>
        <w:t>А также многочисленные статистически значимые различия в показателях K, CA, ЩФ, АСТ, АЛТ, которые не были расценены как значимые, учитывая их спорадический характер, отсутствие дозозависимого ответа, малую величину, отсутствие изменений в других коррелирующих конечных точках.</w:t>
      </w:r>
    </w:p>
    <w:p w14:paraId="101FBEF9" w14:textId="77777777" w:rsidR="00C602C5" w:rsidRPr="001701B2" w:rsidRDefault="00C602C5" w:rsidP="00C602C5">
      <w:pPr>
        <w:tabs>
          <w:tab w:val="left" w:pos="567"/>
        </w:tabs>
        <w:spacing w:before="240"/>
        <w:jc w:val="both"/>
        <w:rPr>
          <w:rFonts w:asciiTheme="majorBidi" w:hAnsiTheme="majorBidi" w:cstheme="majorBidi"/>
          <w:u w:val="single"/>
        </w:rPr>
      </w:pPr>
      <w:r w:rsidRPr="001701B2">
        <w:rPr>
          <w:rFonts w:asciiTheme="majorBidi" w:hAnsiTheme="majorBidi" w:cstheme="majorBidi"/>
          <w:u w:val="single"/>
          <w:lang w:val="ru"/>
        </w:rPr>
        <w:t>Первичный T-клеточный иммунный ответ (TDAR)</w:t>
      </w:r>
    </w:p>
    <w:p w14:paraId="2CEE17A5" w14:textId="77777777" w:rsidR="00C602C5" w:rsidRPr="001701B2" w:rsidRDefault="00C602C5" w:rsidP="00C602C5">
      <w:pPr>
        <w:tabs>
          <w:tab w:val="left" w:pos="567"/>
        </w:tabs>
        <w:jc w:val="both"/>
        <w:rPr>
          <w:rFonts w:asciiTheme="majorBidi" w:hAnsiTheme="majorBidi" w:cstheme="majorBidi"/>
        </w:rPr>
      </w:pPr>
      <w:r w:rsidRPr="001701B2">
        <w:rPr>
          <w:rFonts w:asciiTheme="majorBidi" w:hAnsiTheme="majorBidi" w:cstheme="majorBidi"/>
          <w:lang w:val="ru"/>
        </w:rPr>
        <w:t>Вторичный (вторичный иммунный ответ) TDAR: легкий или умеренный ответ на гемоцианин фисуреллы (KLH), иммуноглобулин типа M (IgM) и (или) иммуноглобулин типа G (IgG) у Смц (100 и 300/200 мг/кг) и у Смк (30 и 300/200 мг/кг).</w:t>
      </w:r>
    </w:p>
    <w:p w14:paraId="450DEFD4" w14:textId="77777777" w:rsidR="00C602C5" w:rsidRPr="001701B2" w:rsidRDefault="00C602C5" w:rsidP="00C602C5">
      <w:pPr>
        <w:tabs>
          <w:tab w:val="left" w:pos="567"/>
        </w:tabs>
        <w:spacing w:before="240"/>
        <w:jc w:val="both"/>
        <w:rPr>
          <w:rFonts w:asciiTheme="majorBidi" w:hAnsiTheme="majorBidi" w:cstheme="majorBidi"/>
          <w:u w:val="single"/>
        </w:rPr>
      </w:pPr>
      <w:r w:rsidRPr="001701B2">
        <w:rPr>
          <w:rFonts w:asciiTheme="majorBidi" w:hAnsiTheme="majorBidi" w:cstheme="majorBidi"/>
          <w:u w:val="single"/>
          <w:lang w:val="ru"/>
        </w:rPr>
        <w:t>Макроскопическое описание</w:t>
      </w:r>
    </w:p>
    <w:p w14:paraId="42B67E85" w14:textId="77777777" w:rsidR="00C602C5" w:rsidRPr="001701B2" w:rsidRDefault="00C602C5" w:rsidP="00C602C5">
      <w:pPr>
        <w:tabs>
          <w:tab w:val="left" w:pos="567"/>
        </w:tabs>
        <w:jc w:val="both"/>
        <w:rPr>
          <w:rFonts w:asciiTheme="majorBidi" w:hAnsiTheme="majorBidi" w:cstheme="majorBidi"/>
        </w:rPr>
      </w:pPr>
      <w:r w:rsidRPr="001701B2">
        <w:rPr>
          <w:rFonts w:asciiTheme="majorBidi" w:hAnsiTheme="majorBidi" w:cstheme="majorBidi"/>
          <w:lang w:val="ru"/>
        </w:rPr>
        <w:t>Почки: белые/желтовато-коричневые очаги, коррелирующие с участками тубулярной минерализации (300/200 мг/кг у Смк), незапланированная смерть, после снижения дозы.</w:t>
      </w:r>
    </w:p>
    <w:p w14:paraId="6E207A5F" w14:textId="77777777" w:rsidR="00C602C5" w:rsidRPr="0023761B" w:rsidRDefault="00C602C5" w:rsidP="00C602C5">
      <w:pPr>
        <w:tabs>
          <w:tab w:val="left" w:pos="567"/>
        </w:tabs>
        <w:jc w:val="both"/>
        <w:rPr>
          <w:rFonts w:asciiTheme="majorBidi" w:hAnsiTheme="majorBidi" w:cstheme="majorBidi"/>
        </w:rPr>
      </w:pPr>
      <w:r w:rsidRPr="001701B2">
        <w:rPr>
          <w:rFonts w:asciiTheme="majorBidi" w:hAnsiTheme="majorBidi" w:cstheme="majorBidi"/>
          <w:lang w:val="ru"/>
        </w:rPr>
        <w:t>Легкие: 300/200 мг/кг (2Смц+1Смк) белые очаги (микроскопическое исследование: лимфоидная ткань, ассоциированная с бронхами (BALT))</w:t>
      </w:r>
    </w:p>
    <w:p w14:paraId="6F038858" w14:textId="77777777" w:rsidR="00C602C5" w:rsidRPr="001701B2" w:rsidRDefault="00C602C5" w:rsidP="00C602C5">
      <w:pPr>
        <w:tabs>
          <w:tab w:val="left" w:pos="567"/>
        </w:tabs>
        <w:spacing w:before="240"/>
        <w:jc w:val="both"/>
        <w:rPr>
          <w:rFonts w:asciiTheme="majorBidi" w:hAnsiTheme="majorBidi" w:cstheme="majorBidi"/>
          <w:u w:val="single"/>
        </w:rPr>
      </w:pPr>
      <w:r w:rsidRPr="001701B2">
        <w:rPr>
          <w:rFonts w:asciiTheme="majorBidi" w:hAnsiTheme="majorBidi" w:cstheme="majorBidi"/>
          <w:u w:val="single"/>
          <w:lang w:val="ru"/>
        </w:rPr>
        <w:t>Масса внутренних органов</w:t>
      </w:r>
    </w:p>
    <w:p w14:paraId="75927F4B" w14:textId="77777777" w:rsidR="00C602C5" w:rsidRPr="001701B2" w:rsidRDefault="00C602C5" w:rsidP="00C602C5">
      <w:pPr>
        <w:tabs>
          <w:tab w:val="left" w:pos="567"/>
        </w:tabs>
        <w:jc w:val="both"/>
        <w:rPr>
          <w:rFonts w:asciiTheme="majorBidi" w:hAnsiTheme="majorBidi" w:cstheme="majorBidi"/>
        </w:rPr>
      </w:pPr>
      <w:r w:rsidRPr="001701B2">
        <w:rPr>
          <w:rFonts w:asciiTheme="majorBidi" w:hAnsiTheme="majorBidi" w:cstheme="majorBidi"/>
          <w:lang w:val="ru"/>
        </w:rPr>
        <w:t>≥100 мг/кг (Смк): ↑ почечных показателей (+14% по сравнению с контролем, коррелирует с микроскопическим исследованием). Восстановление: 300/200 (Смк): ↑</w:t>
      </w:r>
    </w:p>
    <w:p w14:paraId="102A4CAC" w14:textId="77777777" w:rsidR="00C602C5" w:rsidRPr="001701B2" w:rsidRDefault="00C602C5" w:rsidP="00C602C5">
      <w:pPr>
        <w:tabs>
          <w:tab w:val="left" w:pos="567"/>
        </w:tabs>
        <w:jc w:val="both"/>
        <w:rPr>
          <w:rFonts w:asciiTheme="majorBidi" w:hAnsiTheme="majorBidi" w:cstheme="majorBidi"/>
        </w:rPr>
      </w:pPr>
      <w:r w:rsidRPr="001701B2">
        <w:rPr>
          <w:rFonts w:asciiTheme="majorBidi" w:hAnsiTheme="majorBidi" w:cstheme="majorBidi"/>
          <w:lang w:val="ru"/>
        </w:rPr>
        <w:t>100 мг/кг (Смк): ↓ яичники</w:t>
      </w:r>
    </w:p>
    <w:p w14:paraId="41CC0FAB" w14:textId="77777777" w:rsidR="00C602C5" w:rsidRPr="001701B2" w:rsidRDefault="00C602C5" w:rsidP="00C602C5">
      <w:pPr>
        <w:tabs>
          <w:tab w:val="left" w:pos="567"/>
        </w:tabs>
        <w:jc w:val="both"/>
        <w:rPr>
          <w:rFonts w:asciiTheme="majorBidi" w:hAnsiTheme="majorBidi" w:cstheme="majorBidi"/>
        </w:rPr>
      </w:pPr>
      <w:r w:rsidRPr="001701B2">
        <w:rPr>
          <w:rFonts w:asciiTheme="majorBidi" w:hAnsiTheme="majorBidi" w:cstheme="majorBidi"/>
          <w:lang w:val="ru"/>
        </w:rPr>
        <w:t>300/200 мг/кг (Смк) заметное, но статистически не значимое увеличение массы яичников, матки и шейки матки. Восстановление: ↓ яичников и ↑ матки, и шейки матки в группах, получавших дозы 30 мг/кг и 300/200 мг/кг. Микроскопическая корреляция отсутствует.</w:t>
      </w:r>
    </w:p>
    <w:p w14:paraId="4C81DAE7" w14:textId="77777777" w:rsidR="00C602C5" w:rsidRPr="001701B2" w:rsidRDefault="00C602C5" w:rsidP="00C602C5">
      <w:pPr>
        <w:tabs>
          <w:tab w:val="left" w:pos="567"/>
        </w:tabs>
        <w:jc w:val="both"/>
        <w:rPr>
          <w:rFonts w:asciiTheme="majorBidi" w:hAnsiTheme="majorBidi" w:cstheme="majorBidi"/>
        </w:rPr>
      </w:pPr>
      <w:r w:rsidRPr="001701B2">
        <w:rPr>
          <w:rFonts w:asciiTheme="majorBidi" w:hAnsiTheme="majorBidi" w:cstheme="majorBidi"/>
          <w:lang w:val="ru"/>
        </w:rPr>
        <w:t>≥100 мг/кг (Смц): ↓селезенки (микроскопическая корреляция отсутствует).</w:t>
      </w:r>
    </w:p>
    <w:p w14:paraId="2CB7AA35" w14:textId="77777777" w:rsidR="00C602C5" w:rsidRPr="001701B2" w:rsidRDefault="00C602C5" w:rsidP="00C602C5">
      <w:pPr>
        <w:tabs>
          <w:tab w:val="left" w:pos="567"/>
        </w:tabs>
        <w:jc w:val="both"/>
        <w:rPr>
          <w:rFonts w:asciiTheme="majorBidi" w:hAnsiTheme="majorBidi" w:cstheme="majorBidi"/>
        </w:rPr>
      </w:pPr>
      <w:r w:rsidRPr="001701B2">
        <w:rPr>
          <w:rFonts w:asciiTheme="majorBidi" w:hAnsiTheme="majorBidi" w:cstheme="majorBidi"/>
          <w:lang w:val="ru"/>
        </w:rPr>
        <w:t>300/200 мг/кг (Смц): ↓надпочечники (микроскопическая корреляция отсутствует).</w:t>
      </w:r>
    </w:p>
    <w:p w14:paraId="1D098860" w14:textId="77777777" w:rsidR="00C602C5" w:rsidRPr="001701B2" w:rsidRDefault="00C602C5" w:rsidP="00C602C5">
      <w:pPr>
        <w:tabs>
          <w:tab w:val="left" w:pos="567"/>
        </w:tabs>
        <w:spacing w:before="240"/>
        <w:jc w:val="both"/>
        <w:rPr>
          <w:rFonts w:asciiTheme="majorBidi" w:hAnsiTheme="majorBidi" w:cstheme="majorBidi"/>
          <w:u w:val="single"/>
        </w:rPr>
      </w:pPr>
      <w:r w:rsidRPr="001701B2">
        <w:rPr>
          <w:rFonts w:asciiTheme="majorBidi" w:hAnsiTheme="majorBidi" w:cstheme="majorBidi"/>
          <w:u w:val="single"/>
          <w:lang w:val="ru"/>
        </w:rPr>
        <w:t>Микроскопическое описание</w:t>
      </w:r>
    </w:p>
    <w:p w14:paraId="11C18B8B" w14:textId="77777777" w:rsidR="00C602C5" w:rsidRPr="001701B2" w:rsidRDefault="00C602C5" w:rsidP="00C602C5">
      <w:pPr>
        <w:tabs>
          <w:tab w:val="left" w:pos="567"/>
        </w:tabs>
        <w:jc w:val="both"/>
        <w:rPr>
          <w:rFonts w:asciiTheme="majorBidi" w:hAnsiTheme="majorBidi" w:cstheme="majorBidi"/>
        </w:rPr>
      </w:pPr>
      <w:r w:rsidRPr="001701B2">
        <w:rPr>
          <w:rFonts w:asciiTheme="majorBidi" w:hAnsiTheme="majorBidi" w:cstheme="majorBidi"/>
          <w:lang w:val="ru"/>
        </w:rPr>
        <w:lastRenderedPageBreak/>
        <w:t>Поджелудочная железа: ≥30 мг/кг (Смц): кровоизлияния/пигментация/воспаление/фиброз; различное количество и интенсивность инфильтрации лимфоцитами и плазматическими клетками островков Лангерганса. Сморщенные экзокринные отделы поджелудочной железы с уменьшением числа секреторных и апоптотических телец (атрофия ацинарных клеток).</w:t>
      </w:r>
    </w:p>
    <w:p w14:paraId="4912FD9B" w14:textId="77777777" w:rsidR="00C602C5" w:rsidRPr="001701B2" w:rsidRDefault="00C602C5" w:rsidP="00C602C5">
      <w:pPr>
        <w:tabs>
          <w:tab w:val="left" w:pos="567"/>
        </w:tabs>
        <w:jc w:val="both"/>
        <w:rPr>
          <w:rFonts w:asciiTheme="majorBidi" w:hAnsiTheme="majorBidi" w:cstheme="majorBidi"/>
        </w:rPr>
      </w:pPr>
      <w:r w:rsidRPr="001701B2">
        <w:rPr>
          <w:rFonts w:asciiTheme="majorBidi" w:hAnsiTheme="majorBidi" w:cstheme="majorBidi"/>
          <w:lang w:val="ru"/>
        </w:rPr>
        <w:t>Почки: ≥100 мг/кг (Смк), дегенерация/некроз канальцевого аппарата. Наиболее выраженные изменения в почках наблюдались у животных, умерших преждевременно.</w:t>
      </w:r>
    </w:p>
    <w:p w14:paraId="7898004B" w14:textId="77777777" w:rsidR="00C602C5" w:rsidRPr="001701B2" w:rsidRDefault="00C602C5" w:rsidP="00C602C5">
      <w:pPr>
        <w:tabs>
          <w:tab w:val="left" w:pos="567"/>
        </w:tabs>
        <w:jc w:val="both"/>
        <w:rPr>
          <w:rFonts w:asciiTheme="majorBidi" w:hAnsiTheme="majorBidi" w:cstheme="majorBidi"/>
        </w:rPr>
      </w:pPr>
      <w:r w:rsidRPr="001701B2">
        <w:rPr>
          <w:rFonts w:asciiTheme="majorBidi" w:hAnsiTheme="majorBidi" w:cstheme="majorBidi"/>
          <w:lang w:val="ru"/>
        </w:rPr>
        <w:t>Печень: DOS (Смк): дегенерация/некроз отдельных гепатоцитов. Увеличение числа митозов наблюдалось у 4 из 6 DOS самок. Сходные результаты отмечены у самок, получавших дозу 100 мг/кг, и у обоих полов при дозе 300/200 мг/кг.</w:t>
      </w:r>
    </w:p>
    <w:p w14:paraId="7A50270B" w14:textId="77777777" w:rsidR="00C602C5" w:rsidRPr="001701B2" w:rsidRDefault="00C602C5" w:rsidP="00C602C5">
      <w:pPr>
        <w:tabs>
          <w:tab w:val="left" w:pos="567"/>
        </w:tabs>
        <w:jc w:val="both"/>
        <w:rPr>
          <w:rFonts w:asciiTheme="majorBidi" w:hAnsiTheme="majorBidi" w:cstheme="majorBidi"/>
        </w:rPr>
      </w:pPr>
      <w:r w:rsidRPr="001701B2">
        <w:rPr>
          <w:rFonts w:asciiTheme="majorBidi" w:hAnsiTheme="majorBidi" w:cstheme="majorBidi"/>
          <w:lang w:val="ru"/>
        </w:rPr>
        <w:t>Сердце: В сердце 10 из 11 DOS самок наблюдались множественные участки утраты ткани миокарда различной степени тяжести, замещенные смешанной популяцией воспалительных клеток и экстравазированными эритроцитами.</w:t>
      </w:r>
    </w:p>
    <w:p w14:paraId="6FF6BD1D" w14:textId="1632ECC3" w:rsidR="00C602C5" w:rsidRPr="001701B2" w:rsidRDefault="00C602C5" w:rsidP="00C602C5">
      <w:pPr>
        <w:tabs>
          <w:tab w:val="left" w:pos="567"/>
        </w:tabs>
        <w:jc w:val="both"/>
        <w:rPr>
          <w:rFonts w:asciiTheme="majorBidi" w:hAnsiTheme="majorBidi" w:cstheme="majorBidi"/>
        </w:rPr>
      </w:pPr>
      <w:r w:rsidRPr="001701B2">
        <w:rPr>
          <w:rFonts w:asciiTheme="majorBidi" w:hAnsiTheme="majorBidi" w:cstheme="majorBidi"/>
          <w:lang w:val="ru"/>
        </w:rPr>
        <w:t xml:space="preserve">Брыжеечный лимфатический узел: эритроцитоз/эритрофагоцитоз. Частота возрастала по мере увеличения дозы у самцов. Сходная частота и степень тяжести отмечены у </w:t>
      </w:r>
      <w:r w:rsidR="00C949AD">
        <w:rPr>
          <w:rFonts w:asciiTheme="majorBidi" w:hAnsiTheme="majorBidi" w:cstheme="majorBidi"/>
          <w:lang w:val="ru"/>
        </w:rPr>
        <w:t>самок</w:t>
      </w:r>
      <w:r w:rsidRPr="001701B2">
        <w:rPr>
          <w:rFonts w:asciiTheme="majorBidi" w:hAnsiTheme="majorBidi" w:cstheme="majorBidi"/>
          <w:lang w:val="ru"/>
        </w:rPr>
        <w:t>.</w:t>
      </w:r>
    </w:p>
    <w:p w14:paraId="67C205EE" w14:textId="77777777" w:rsidR="00C602C5" w:rsidRPr="001701B2" w:rsidRDefault="00C602C5" w:rsidP="00C602C5">
      <w:pPr>
        <w:tabs>
          <w:tab w:val="left" w:pos="567"/>
        </w:tabs>
        <w:jc w:val="both"/>
        <w:rPr>
          <w:rFonts w:asciiTheme="majorBidi" w:hAnsiTheme="majorBidi" w:cstheme="majorBidi"/>
        </w:rPr>
      </w:pPr>
      <w:r w:rsidRPr="001701B2">
        <w:rPr>
          <w:rFonts w:asciiTheme="majorBidi" w:hAnsiTheme="majorBidi" w:cstheme="majorBidi"/>
          <w:lang w:val="ru"/>
        </w:rPr>
        <w:t>Лимфоидные органы: 300/200 мг/кг (Смк), генерализованное истощение лимфоидной ткани в тимусе и (или) селезенке. Это явление расценено, как связанное со стрессом и другими связанными соматическими заболеваниями.</w:t>
      </w:r>
    </w:p>
    <w:p w14:paraId="196A7A2B" w14:textId="77777777" w:rsidR="00C602C5" w:rsidRPr="001701B2" w:rsidRDefault="00C602C5" w:rsidP="00C602C5">
      <w:pPr>
        <w:tabs>
          <w:tab w:val="left" w:pos="567"/>
        </w:tabs>
        <w:spacing w:before="240"/>
        <w:jc w:val="both"/>
        <w:rPr>
          <w:rFonts w:asciiTheme="majorBidi" w:hAnsiTheme="majorBidi" w:cstheme="majorBidi"/>
          <w:u w:val="single"/>
          <w:lang w:val="ru"/>
        </w:rPr>
      </w:pPr>
      <w:r w:rsidRPr="001701B2">
        <w:rPr>
          <w:rFonts w:asciiTheme="majorBidi" w:hAnsiTheme="majorBidi" w:cstheme="majorBidi"/>
          <w:iCs/>
          <w:u w:val="single"/>
          <w:lang w:val="ru"/>
        </w:rPr>
        <w:t>Восстановление</w:t>
      </w:r>
      <w:r w:rsidRPr="001701B2">
        <w:rPr>
          <w:rFonts w:asciiTheme="majorBidi" w:hAnsiTheme="majorBidi" w:cstheme="majorBidi"/>
          <w:u w:val="single"/>
          <w:lang w:val="ru"/>
        </w:rPr>
        <w:t xml:space="preserve"> </w:t>
      </w:r>
    </w:p>
    <w:p w14:paraId="24DD7D05" w14:textId="5218BB5F" w:rsidR="00C602C5" w:rsidRPr="001701B2"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1701B2">
        <w:rPr>
          <w:rFonts w:asciiTheme="majorBidi" w:hAnsiTheme="majorBidi" w:cstheme="majorBidi"/>
          <w:lang w:val="ru"/>
        </w:rPr>
        <w:t xml:space="preserve">Те же наблюдения отмечались в поджелудочной железе у </w:t>
      </w:r>
      <w:r w:rsidR="00C949AD">
        <w:rPr>
          <w:rFonts w:asciiTheme="majorBidi" w:hAnsiTheme="majorBidi" w:cstheme="majorBidi"/>
          <w:lang w:val="ru"/>
        </w:rPr>
        <w:t>самцов</w:t>
      </w:r>
      <w:r w:rsidRPr="001701B2">
        <w:rPr>
          <w:rFonts w:asciiTheme="majorBidi" w:hAnsiTheme="majorBidi" w:cstheme="majorBidi"/>
          <w:lang w:val="ru"/>
        </w:rPr>
        <w:t xml:space="preserve"> и почках у </w:t>
      </w:r>
      <w:r w:rsidR="00C949AD">
        <w:rPr>
          <w:rFonts w:asciiTheme="majorBidi" w:hAnsiTheme="majorBidi" w:cstheme="majorBidi"/>
          <w:lang w:val="ru"/>
        </w:rPr>
        <w:t>самок</w:t>
      </w:r>
      <w:r w:rsidRPr="001701B2">
        <w:rPr>
          <w:rFonts w:asciiTheme="majorBidi" w:hAnsiTheme="majorBidi" w:cstheme="majorBidi"/>
          <w:lang w:val="ru"/>
        </w:rPr>
        <w:t>, но с меньшей частотой и меньшей выраженностью, чем у терминальных животных.</w:t>
      </w:r>
    </w:p>
    <w:p w14:paraId="6011E189" w14:textId="77777777" w:rsidR="00C602C5" w:rsidRPr="001701B2" w:rsidRDefault="00C602C5" w:rsidP="00C602C5">
      <w:pPr>
        <w:tabs>
          <w:tab w:val="left" w:pos="567"/>
        </w:tabs>
        <w:jc w:val="both"/>
        <w:rPr>
          <w:rFonts w:asciiTheme="majorBidi" w:hAnsiTheme="majorBidi" w:cstheme="majorBidi"/>
          <w:iCs/>
          <w:color w:val="445469"/>
          <w:lang w:val="ru"/>
        </w:rPr>
      </w:pPr>
      <w:r>
        <w:rPr>
          <w:rFonts w:asciiTheme="majorBidi" w:hAnsiTheme="majorBidi" w:cstheme="majorBidi"/>
          <w:lang w:val="ru"/>
        </w:rPr>
        <w:tab/>
      </w:r>
      <w:r w:rsidRPr="001701B2">
        <w:rPr>
          <w:rFonts w:asciiTheme="majorBidi" w:hAnsiTheme="majorBidi" w:cstheme="majorBidi"/>
          <w:lang w:val="ru"/>
        </w:rPr>
        <w:t>Микроскопические очаги в печени (дегенерация/некроз отдельных гепатоцитов) у самок, получавших 100 мг/кг/сут, и у обоих полов при дозе 300/200 мг/кг/сут и почках (дегенерация/некроз канальцев) при дозе 100 и 300/200 мг/кг/сут (только у самок) были признаны нежелательными эффектами. Таким образом, доза NOAEL составляет 100 мг/кг/сут ACP-196 для самцов и 30 мг/кг/сут для самок.</w:t>
      </w:r>
    </w:p>
    <w:p w14:paraId="290631DE" w14:textId="77777777" w:rsidR="00C602C5" w:rsidRDefault="00C602C5" w:rsidP="00C602C5">
      <w:pPr>
        <w:tabs>
          <w:tab w:val="left" w:pos="567"/>
        </w:tabs>
        <w:rPr>
          <w:rFonts w:asciiTheme="majorBidi" w:hAnsiTheme="majorBidi" w:cstheme="majorBidi"/>
          <w:i/>
          <w:iCs/>
          <w:color w:val="445469"/>
          <w:sz w:val="18"/>
          <w:lang w:val="ru"/>
        </w:rPr>
      </w:pPr>
    </w:p>
    <w:p w14:paraId="5FC14E32" w14:textId="3AED3253" w:rsidR="002256A9" w:rsidRDefault="002256A9" w:rsidP="002256A9">
      <w:pPr>
        <w:pStyle w:val="af5"/>
        <w:keepNext/>
      </w:pPr>
      <w:bookmarkStart w:id="321" w:name="_Toc159973369"/>
      <w:r>
        <w:t xml:space="preserve">Таблица </w:t>
      </w:r>
      <w:fldSimple w:instr=" STYLEREF 1 \s ">
        <w:r w:rsidR="008260B3">
          <w:rPr>
            <w:noProof/>
          </w:rPr>
          <w:t>3</w:t>
        </w:r>
      </w:fldSimple>
      <w:r w:rsidR="008260B3">
        <w:noBreakHyphen/>
      </w:r>
      <w:fldSimple w:instr=" SEQ Таблица \* ARABIC \s 1 ">
        <w:r w:rsidR="008260B3">
          <w:rPr>
            <w:noProof/>
          </w:rPr>
          <w:t>27</w:t>
        </w:r>
      </w:fldSimple>
      <w:r>
        <w:t>.</w:t>
      </w:r>
      <w:r w:rsidRPr="002256A9">
        <w:rPr>
          <w:rFonts w:asciiTheme="majorBidi" w:hAnsiTheme="majorBidi" w:cstheme="majorBidi"/>
          <w:iCs/>
          <w:lang w:val="ru"/>
        </w:rPr>
        <w:t xml:space="preserve"> </w:t>
      </w:r>
      <w:r w:rsidRPr="002256A9">
        <w:rPr>
          <w:rFonts w:asciiTheme="majorBidi" w:hAnsiTheme="majorBidi" w:cstheme="majorBidi"/>
          <w:b w:val="0"/>
          <w:iCs/>
          <w:lang w:val="ru"/>
        </w:rPr>
        <w:t>26-недельное исследование пероральной токсичности на крысах.</w:t>
      </w:r>
      <w:bookmarkEnd w:id="321"/>
    </w:p>
    <w:tbl>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60"/>
        <w:gridCol w:w="1824"/>
        <w:gridCol w:w="1645"/>
        <w:gridCol w:w="2338"/>
        <w:gridCol w:w="1679"/>
      </w:tblGrid>
      <w:tr w:rsidR="00C602C5" w:rsidRPr="00F27C36" w14:paraId="5319FD8A" w14:textId="77777777" w:rsidTr="002256A9">
        <w:trPr>
          <w:cantSplit/>
          <w:trHeight w:val="964"/>
          <w:tblHeader/>
        </w:trPr>
        <w:tc>
          <w:tcPr>
            <w:tcW w:w="995" w:type="pct"/>
            <w:shd w:val="clear" w:color="auto" w:fill="D9D9D9" w:themeFill="background1" w:themeFillShade="D9"/>
            <w:vAlign w:val="center"/>
          </w:tcPr>
          <w:p w14:paraId="27500F43"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b/>
                <w:bCs/>
                <w:sz w:val="20"/>
                <w:szCs w:val="20"/>
                <w:lang w:val="ru"/>
              </w:rPr>
              <w:t>Идентификатор исследования</w:t>
            </w:r>
          </w:p>
        </w:tc>
        <w:tc>
          <w:tcPr>
            <w:tcW w:w="976" w:type="pct"/>
            <w:shd w:val="clear" w:color="auto" w:fill="D9D9D9" w:themeFill="background1" w:themeFillShade="D9"/>
            <w:vAlign w:val="center"/>
          </w:tcPr>
          <w:p w14:paraId="456638E8"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b/>
                <w:bCs/>
                <w:sz w:val="20"/>
                <w:szCs w:val="20"/>
                <w:lang w:val="ru"/>
              </w:rPr>
              <w:t>Вид/пол/</w:t>
            </w:r>
          </w:p>
          <w:p w14:paraId="7DA205A1"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b/>
                <w:bCs/>
                <w:sz w:val="20"/>
                <w:szCs w:val="20"/>
                <w:lang w:val="ru"/>
              </w:rPr>
              <w:t>Число/группа</w:t>
            </w:r>
          </w:p>
        </w:tc>
        <w:tc>
          <w:tcPr>
            <w:tcW w:w="880" w:type="pct"/>
            <w:shd w:val="clear" w:color="auto" w:fill="D9D9D9" w:themeFill="background1" w:themeFillShade="D9"/>
            <w:vAlign w:val="center"/>
          </w:tcPr>
          <w:p w14:paraId="4BBEDA2A"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b/>
                <w:bCs/>
                <w:sz w:val="20"/>
                <w:szCs w:val="20"/>
                <w:lang w:val="ru"/>
              </w:rPr>
              <w:t>Доза/способ введения</w:t>
            </w:r>
          </w:p>
        </w:tc>
        <w:tc>
          <w:tcPr>
            <w:tcW w:w="1251" w:type="pct"/>
            <w:shd w:val="clear" w:color="auto" w:fill="D9D9D9" w:themeFill="background1" w:themeFillShade="D9"/>
            <w:vAlign w:val="center"/>
          </w:tcPr>
          <w:p w14:paraId="73C44DA7"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b/>
                <w:bCs/>
                <w:sz w:val="20"/>
                <w:szCs w:val="20"/>
                <w:lang w:val="ru"/>
              </w:rPr>
              <w:t>Продолжительность</w:t>
            </w:r>
          </w:p>
        </w:tc>
        <w:tc>
          <w:tcPr>
            <w:tcW w:w="899" w:type="pct"/>
            <w:shd w:val="clear" w:color="auto" w:fill="D9D9D9" w:themeFill="background1" w:themeFillShade="D9"/>
            <w:vAlign w:val="center"/>
          </w:tcPr>
          <w:p w14:paraId="4CE3FC0C"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b/>
                <w:bCs/>
                <w:sz w:val="20"/>
                <w:szCs w:val="20"/>
                <w:lang w:val="ru"/>
              </w:rPr>
              <w:t>NOAEL</w:t>
            </w:r>
          </w:p>
          <w:p w14:paraId="61494647"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b/>
                <w:bCs/>
                <w:sz w:val="20"/>
                <w:szCs w:val="20"/>
                <w:lang w:val="ru"/>
              </w:rPr>
              <w:t>(мг/кг/сутки)</w:t>
            </w:r>
          </w:p>
        </w:tc>
      </w:tr>
      <w:tr w:rsidR="00C602C5" w:rsidRPr="00F27C36" w14:paraId="0169F052" w14:textId="77777777" w:rsidTr="002256A9">
        <w:trPr>
          <w:cantSplit/>
          <w:trHeight w:val="23"/>
        </w:trPr>
        <w:tc>
          <w:tcPr>
            <w:tcW w:w="995" w:type="pct"/>
            <w:shd w:val="clear" w:color="auto" w:fill="FFFFFF"/>
          </w:tcPr>
          <w:p w14:paraId="2720789E"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2219-084</w:t>
            </w:r>
          </w:p>
        </w:tc>
        <w:tc>
          <w:tcPr>
            <w:tcW w:w="976" w:type="pct"/>
            <w:shd w:val="clear" w:color="auto" w:fill="FFFFFF"/>
          </w:tcPr>
          <w:p w14:paraId="23C004F1"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Крыса (Wistar Han)</w:t>
            </w:r>
          </w:p>
          <w:p w14:paraId="188A463A" w14:textId="77777777" w:rsidR="00C602C5" w:rsidRPr="00F27C36" w:rsidRDefault="00C602C5" w:rsidP="008670F3">
            <w:pPr>
              <w:tabs>
                <w:tab w:val="left" w:pos="567"/>
              </w:tabs>
              <w:rPr>
                <w:rFonts w:asciiTheme="majorBidi" w:hAnsiTheme="majorBidi" w:cstheme="majorBidi"/>
                <w:sz w:val="20"/>
                <w:szCs w:val="20"/>
              </w:rPr>
            </w:pPr>
          </w:p>
        </w:tc>
        <w:tc>
          <w:tcPr>
            <w:tcW w:w="880" w:type="pct"/>
            <w:shd w:val="clear" w:color="auto" w:fill="FFFFFF"/>
          </w:tcPr>
          <w:p w14:paraId="0BB4ED26"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ACP-196</w:t>
            </w:r>
          </w:p>
        </w:tc>
        <w:tc>
          <w:tcPr>
            <w:tcW w:w="1251" w:type="pct"/>
            <w:shd w:val="clear" w:color="auto" w:fill="FFFFFF"/>
          </w:tcPr>
          <w:p w14:paraId="36FA889F"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6 месяцев</w:t>
            </w:r>
          </w:p>
        </w:tc>
        <w:tc>
          <w:tcPr>
            <w:tcW w:w="899" w:type="pct"/>
            <w:shd w:val="clear" w:color="auto" w:fill="FFFFFF"/>
          </w:tcPr>
          <w:p w14:paraId="44580FFB"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trike/>
                <w:sz w:val="20"/>
                <w:szCs w:val="20"/>
                <w:lang w:val="ru"/>
              </w:rPr>
              <w:t>100 мг/кг/сутки</w:t>
            </w:r>
            <w:r w:rsidRPr="00F27C36">
              <w:rPr>
                <w:rFonts w:asciiTheme="majorBidi" w:hAnsiTheme="majorBidi" w:cstheme="majorBidi"/>
                <w:sz w:val="20"/>
                <w:szCs w:val="20"/>
                <w:lang w:val="ru"/>
              </w:rPr>
              <w:t>у самцов</w:t>
            </w:r>
          </w:p>
        </w:tc>
      </w:tr>
      <w:tr w:rsidR="00C602C5" w:rsidRPr="00F27C36" w14:paraId="15D8BED5" w14:textId="77777777" w:rsidTr="002256A9">
        <w:trPr>
          <w:cantSplit/>
          <w:trHeight w:val="23"/>
        </w:trPr>
        <w:tc>
          <w:tcPr>
            <w:tcW w:w="995" w:type="pct"/>
            <w:shd w:val="clear" w:color="auto" w:fill="FFFFFF"/>
          </w:tcPr>
          <w:p w14:paraId="58352EFD"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GLP</w:t>
            </w:r>
          </w:p>
        </w:tc>
        <w:tc>
          <w:tcPr>
            <w:tcW w:w="976" w:type="pct"/>
            <w:shd w:val="clear" w:color="auto" w:fill="FFFFFF"/>
          </w:tcPr>
          <w:p w14:paraId="0B587868"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22 Смц+Смк на группу</w:t>
            </w:r>
          </w:p>
        </w:tc>
        <w:tc>
          <w:tcPr>
            <w:tcW w:w="880" w:type="pct"/>
            <w:shd w:val="clear" w:color="auto" w:fill="FFFFFF"/>
          </w:tcPr>
          <w:p w14:paraId="5C0FDA36"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Перорально (через желудочный зонд)</w:t>
            </w:r>
          </w:p>
        </w:tc>
        <w:tc>
          <w:tcPr>
            <w:tcW w:w="1251" w:type="pct"/>
            <w:shd w:val="clear" w:color="auto" w:fill="FFFFFF"/>
          </w:tcPr>
          <w:p w14:paraId="67333ECE"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28 дней</w:t>
            </w:r>
          </w:p>
        </w:tc>
        <w:tc>
          <w:tcPr>
            <w:tcW w:w="899" w:type="pct"/>
            <w:vMerge w:val="restart"/>
            <w:shd w:val="clear" w:color="auto" w:fill="FFFFFF"/>
          </w:tcPr>
          <w:p w14:paraId="33FD41F9"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Не установлено у самцов</w:t>
            </w:r>
          </w:p>
        </w:tc>
      </w:tr>
      <w:tr w:rsidR="00C602C5" w:rsidRPr="00F27C36" w14:paraId="36452D08" w14:textId="77777777" w:rsidTr="002256A9">
        <w:trPr>
          <w:cantSplit/>
          <w:trHeight w:val="23"/>
        </w:trPr>
        <w:tc>
          <w:tcPr>
            <w:tcW w:w="995" w:type="pct"/>
            <w:shd w:val="clear" w:color="auto" w:fill="FFFFFF"/>
          </w:tcPr>
          <w:p w14:paraId="371DAEE5" w14:textId="77777777" w:rsidR="00C602C5" w:rsidRPr="00F27C36" w:rsidRDefault="00C602C5" w:rsidP="008670F3">
            <w:pPr>
              <w:tabs>
                <w:tab w:val="left" w:pos="567"/>
              </w:tabs>
              <w:rPr>
                <w:rFonts w:asciiTheme="majorBidi" w:hAnsiTheme="majorBidi" w:cstheme="majorBidi"/>
                <w:sz w:val="20"/>
                <w:szCs w:val="20"/>
              </w:rPr>
            </w:pPr>
          </w:p>
        </w:tc>
        <w:tc>
          <w:tcPr>
            <w:tcW w:w="976" w:type="pct"/>
            <w:shd w:val="clear" w:color="auto" w:fill="FFFFFF"/>
          </w:tcPr>
          <w:p w14:paraId="08CB65E8"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+6 Смц+Смк для оценки восстановления</w:t>
            </w:r>
          </w:p>
        </w:tc>
        <w:tc>
          <w:tcPr>
            <w:tcW w:w="880" w:type="pct"/>
            <w:shd w:val="clear" w:color="auto" w:fill="FFFFFF"/>
          </w:tcPr>
          <w:p w14:paraId="7E11192B"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1 раз в день</w:t>
            </w:r>
          </w:p>
        </w:tc>
        <w:tc>
          <w:tcPr>
            <w:tcW w:w="1251" w:type="pct"/>
            <w:shd w:val="clear" w:color="auto" w:fill="FFFFFF"/>
          </w:tcPr>
          <w:p w14:paraId="70FF870C"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на восстановление</w:t>
            </w:r>
          </w:p>
        </w:tc>
        <w:tc>
          <w:tcPr>
            <w:tcW w:w="899" w:type="pct"/>
            <w:vMerge/>
            <w:shd w:val="clear" w:color="auto" w:fill="FFFFFF"/>
          </w:tcPr>
          <w:p w14:paraId="15ECBE17" w14:textId="77777777" w:rsidR="00C602C5" w:rsidRPr="00F27C36" w:rsidRDefault="00C602C5" w:rsidP="008670F3">
            <w:pPr>
              <w:tabs>
                <w:tab w:val="left" w:pos="567"/>
              </w:tabs>
              <w:rPr>
                <w:rFonts w:asciiTheme="majorBidi" w:hAnsiTheme="majorBidi" w:cstheme="majorBidi"/>
                <w:sz w:val="20"/>
                <w:szCs w:val="20"/>
              </w:rPr>
            </w:pPr>
          </w:p>
        </w:tc>
      </w:tr>
      <w:tr w:rsidR="00C602C5" w:rsidRPr="00F27C36" w14:paraId="044B0474" w14:textId="77777777" w:rsidTr="002256A9">
        <w:trPr>
          <w:cantSplit/>
          <w:trHeight w:val="23"/>
        </w:trPr>
        <w:tc>
          <w:tcPr>
            <w:tcW w:w="995" w:type="pct"/>
            <w:shd w:val="clear" w:color="auto" w:fill="FFFFFF"/>
          </w:tcPr>
          <w:p w14:paraId="16DD59FC" w14:textId="77777777" w:rsidR="00C602C5" w:rsidRPr="00F27C36" w:rsidRDefault="00C602C5" w:rsidP="008670F3">
            <w:pPr>
              <w:tabs>
                <w:tab w:val="left" w:pos="567"/>
              </w:tabs>
              <w:rPr>
                <w:rFonts w:asciiTheme="majorBidi" w:hAnsiTheme="majorBidi" w:cstheme="majorBidi"/>
                <w:sz w:val="20"/>
                <w:szCs w:val="20"/>
              </w:rPr>
            </w:pPr>
          </w:p>
        </w:tc>
        <w:tc>
          <w:tcPr>
            <w:tcW w:w="976" w:type="pct"/>
            <w:shd w:val="clear" w:color="auto" w:fill="FFFFFF"/>
          </w:tcPr>
          <w:p w14:paraId="44D1D65D"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+6-14 Смц+Смк для оценки TK</w:t>
            </w:r>
          </w:p>
        </w:tc>
        <w:tc>
          <w:tcPr>
            <w:tcW w:w="880" w:type="pct"/>
            <w:shd w:val="clear" w:color="auto" w:fill="FFFFFF"/>
          </w:tcPr>
          <w:p w14:paraId="41198201"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 xml:space="preserve">Группы (мг/кг/сут) </w:t>
            </w:r>
          </w:p>
          <w:p w14:paraId="0A9D4080"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 xml:space="preserve">1: 0 </w:t>
            </w:r>
          </w:p>
          <w:p w14:paraId="4DC023B3"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 xml:space="preserve">2: 30 </w:t>
            </w:r>
          </w:p>
          <w:p w14:paraId="5F266284"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 xml:space="preserve">3: 100 </w:t>
            </w:r>
          </w:p>
          <w:p w14:paraId="5E9E4FA6"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4: 300/200</w:t>
            </w:r>
          </w:p>
        </w:tc>
        <w:tc>
          <w:tcPr>
            <w:tcW w:w="1251" w:type="pct"/>
            <w:shd w:val="clear" w:color="auto" w:fill="FFFFFF"/>
          </w:tcPr>
          <w:p w14:paraId="7A626A25" w14:textId="77777777" w:rsidR="00C602C5" w:rsidRPr="00F27C36" w:rsidRDefault="00C602C5" w:rsidP="008670F3">
            <w:pPr>
              <w:tabs>
                <w:tab w:val="left" w:pos="567"/>
              </w:tabs>
              <w:rPr>
                <w:rFonts w:asciiTheme="majorBidi" w:hAnsiTheme="majorBidi" w:cstheme="majorBidi"/>
                <w:sz w:val="20"/>
                <w:szCs w:val="20"/>
              </w:rPr>
            </w:pPr>
          </w:p>
        </w:tc>
        <w:tc>
          <w:tcPr>
            <w:tcW w:w="899" w:type="pct"/>
            <w:shd w:val="clear" w:color="auto" w:fill="FFFFFF"/>
          </w:tcPr>
          <w:p w14:paraId="2C8EFB4A"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30 мг/кг/сут у самок</w:t>
            </w:r>
          </w:p>
        </w:tc>
      </w:tr>
      <w:tr w:rsidR="00C602C5" w:rsidRPr="00F27C36" w14:paraId="4E48115D" w14:textId="77777777" w:rsidTr="002256A9">
        <w:trPr>
          <w:cantSplit/>
          <w:trHeight w:val="23"/>
        </w:trPr>
        <w:tc>
          <w:tcPr>
            <w:tcW w:w="995" w:type="pct"/>
            <w:shd w:val="clear" w:color="auto" w:fill="FFFFFF"/>
          </w:tcPr>
          <w:p w14:paraId="4CF67CF4" w14:textId="77777777" w:rsidR="00C602C5" w:rsidRPr="00F27C36" w:rsidRDefault="00C602C5" w:rsidP="008670F3">
            <w:pPr>
              <w:tabs>
                <w:tab w:val="left" w:pos="567"/>
              </w:tabs>
              <w:rPr>
                <w:rFonts w:asciiTheme="majorBidi" w:hAnsiTheme="majorBidi" w:cstheme="majorBidi"/>
                <w:sz w:val="20"/>
                <w:szCs w:val="20"/>
              </w:rPr>
            </w:pPr>
          </w:p>
        </w:tc>
        <w:tc>
          <w:tcPr>
            <w:tcW w:w="976" w:type="pct"/>
            <w:shd w:val="clear" w:color="auto" w:fill="FFFFFF"/>
          </w:tcPr>
          <w:p w14:paraId="272479EE" w14:textId="77777777" w:rsidR="00C602C5" w:rsidRPr="00F27C36" w:rsidRDefault="00C602C5" w:rsidP="008670F3">
            <w:pPr>
              <w:tabs>
                <w:tab w:val="left" w:pos="567"/>
              </w:tabs>
              <w:rPr>
                <w:rFonts w:asciiTheme="majorBidi" w:hAnsiTheme="majorBidi" w:cstheme="majorBidi"/>
                <w:sz w:val="20"/>
                <w:szCs w:val="20"/>
              </w:rPr>
            </w:pPr>
          </w:p>
        </w:tc>
        <w:tc>
          <w:tcPr>
            <w:tcW w:w="880" w:type="pct"/>
            <w:shd w:val="clear" w:color="auto" w:fill="FFFFFF"/>
          </w:tcPr>
          <w:p w14:paraId="3D665868"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Носитель:</w:t>
            </w:r>
          </w:p>
          <w:p w14:paraId="1A5A696C"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0,4% гипромеллозы,</w:t>
            </w:r>
          </w:p>
          <w:p w14:paraId="198B0D55"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 xml:space="preserve"> 0,2% полисорбата</w:t>
            </w:r>
          </w:p>
        </w:tc>
        <w:tc>
          <w:tcPr>
            <w:tcW w:w="1251" w:type="pct"/>
            <w:shd w:val="clear" w:color="auto" w:fill="FFFFFF"/>
          </w:tcPr>
          <w:p w14:paraId="068B3918" w14:textId="77777777" w:rsidR="00C602C5" w:rsidRPr="00F27C36" w:rsidRDefault="00C602C5" w:rsidP="008670F3">
            <w:pPr>
              <w:tabs>
                <w:tab w:val="left" w:pos="567"/>
              </w:tabs>
              <w:rPr>
                <w:rFonts w:asciiTheme="majorBidi" w:hAnsiTheme="majorBidi" w:cstheme="majorBidi"/>
                <w:sz w:val="20"/>
                <w:szCs w:val="20"/>
              </w:rPr>
            </w:pPr>
          </w:p>
        </w:tc>
        <w:tc>
          <w:tcPr>
            <w:tcW w:w="899" w:type="pct"/>
            <w:shd w:val="clear" w:color="auto" w:fill="FFFFFF"/>
          </w:tcPr>
          <w:p w14:paraId="2619FE93" w14:textId="77777777" w:rsidR="00C602C5" w:rsidRPr="00F27C36" w:rsidRDefault="00C602C5" w:rsidP="008670F3">
            <w:pPr>
              <w:tabs>
                <w:tab w:val="left" w:pos="567"/>
              </w:tabs>
              <w:rPr>
                <w:rFonts w:asciiTheme="majorBidi" w:hAnsiTheme="majorBidi" w:cstheme="majorBidi"/>
                <w:sz w:val="20"/>
                <w:szCs w:val="20"/>
              </w:rPr>
            </w:pPr>
          </w:p>
        </w:tc>
      </w:tr>
    </w:tbl>
    <w:p w14:paraId="3DCEECF5" w14:textId="77777777" w:rsidR="00C602C5" w:rsidRPr="005A6EDE" w:rsidRDefault="00C602C5" w:rsidP="00C602C5">
      <w:pPr>
        <w:tabs>
          <w:tab w:val="left" w:pos="567"/>
        </w:tabs>
        <w:rPr>
          <w:rFonts w:asciiTheme="majorBidi" w:hAnsiTheme="majorBidi" w:cstheme="majorBidi"/>
          <w:sz w:val="18"/>
        </w:rPr>
      </w:pPr>
    </w:p>
    <w:p w14:paraId="7BBD95AB" w14:textId="04DCE978" w:rsidR="002256A9" w:rsidRDefault="002256A9" w:rsidP="002256A9">
      <w:pPr>
        <w:pStyle w:val="af5"/>
        <w:keepNext/>
      </w:pPr>
      <w:bookmarkStart w:id="322" w:name="_Toc159973370"/>
      <w:r>
        <w:t xml:space="preserve">Таблица </w:t>
      </w:r>
      <w:fldSimple w:instr=" STYLEREF 1 \s ">
        <w:r w:rsidR="008260B3">
          <w:rPr>
            <w:noProof/>
          </w:rPr>
          <w:t>3</w:t>
        </w:r>
      </w:fldSimple>
      <w:r w:rsidR="008260B3">
        <w:noBreakHyphen/>
      </w:r>
      <w:fldSimple w:instr=" SEQ Таблица \* ARABIC \s 1 ">
        <w:r w:rsidR="008260B3">
          <w:rPr>
            <w:noProof/>
          </w:rPr>
          <w:t>28</w:t>
        </w:r>
      </w:fldSimple>
      <w:r>
        <w:t>.</w:t>
      </w:r>
      <w:r w:rsidRPr="002256A9">
        <w:rPr>
          <w:rFonts w:asciiTheme="majorBidi" w:hAnsiTheme="majorBidi" w:cstheme="majorBidi"/>
          <w:iCs/>
          <w:lang w:val="ru"/>
        </w:rPr>
        <w:t xml:space="preserve"> </w:t>
      </w:r>
      <w:r w:rsidRPr="002256A9">
        <w:rPr>
          <w:rFonts w:asciiTheme="majorBidi" w:hAnsiTheme="majorBidi" w:cstheme="majorBidi"/>
          <w:b w:val="0"/>
          <w:iCs/>
          <w:lang w:val="ru"/>
        </w:rPr>
        <w:t>Сводные данные по ТК (182-й день)</w:t>
      </w:r>
      <w:r w:rsidRPr="002256A9">
        <w:rPr>
          <w:rFonts w:asciiTheme="majorBidi" w:hAnsiTheme="majorBidi" w:cstheme="majorBidi"/>
          <w:b w:val="0"/>
          <w:iCs/>
        </w:rPr>
        <w:t>.</w:t>
      </w:r>
      <w:bookmarkEnd w:id="322"/>
    </w:p>
    <w:tbl>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2648"/>
        <w:gridCol w:w="682"/>
        <w:gridCol w:w="682"/>
        <w:gridCol w:w="679"/>
        <w:gridCol w:w="1066"/>
        <w:gridCol w:w="816"/>
        <w:gridCol w:w="816"/>
        <w:gridCol w:w="820"/>
        <w:gridCol w:w="1137"/>
      </w:tblGrid>
      <w:tr w:rsidR="00C602C5" w:rsidRPr="00F27C36" w14:paraId="584C1033" w14:textId="77777777" w:rsidTr="002256A9">
        <w:trPr>
          <w:cantSplit/>
          <w:trHeight w:val="23"/>
        </w:trPr>
        <w:tc>
          <w:tcPr>
            <w:tcW w:w="2648" w:type="dxa"/>
            <w:shd w:val="clear" w:color="auto" w:fill="D9D9D9" w:themeFill="background1" w:themeFillShade="D9"/>
          </w:tcPr>
          <w:p w14:paraId="394CF49B"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Пол</w:t>
            </w:r>
          </w:p>
        </w:tc>
        <w:tc>
          <w:tcPr>
            <w:tcW w:w="3109" w:type="dxa"/>
            <w:gridSpan w:val="4"/>
            <w:shd w:val="clear" w:color="auto" w:fill="D9D9D9" w:themeFill="background1" w:themeFillShade="D9"/>
            <w:vAlign w:val="center"/>
          </w:tcPr>
          <w:p w14:paraId="5850A291"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Самцы</w:t>
            </w:r>
          </w:p>
        </w:tc>
        <w:tc>
          <w:tcPr>
            <w:tcW w:w="3589" w:type="dxa"/>
            <w:gridSpan w:val="4"/>
            <w:shd w:val="clear" w:color="auto" w:fill="D9D9D9" w:themeFill="background1" w:themeFillShade="D9"/>
            <w:vAlign w:val="center"/>
          </w:tcPr>
          <w:p w14:paraId="287980B9"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Самки</w:t>
            </w:r>
          </w:p>
        </w:tc>
      </w:tr>
      <w:tr w:rsidR="00C602C5" w:rsidRPr="00F27C36" w14:paraId="267BF573" w14:textId="77777777" w:rsidTr="002256A9">
        <w:trPr>
          <w:cantSplit/>
          <w:trHeight w:val="23"/>
        </w:trPr>
        <w:tc>
          <w:tcPr>
            <w:tcW w:w="2648" w:type="dxa"/>
            <w:shd w:val="clear" w:color="auto" w:fill="D9D9D9" w:themeFill="background1" w:themeFillShade="D9"/>
          </w:tcPr>
          <w:p w14:paraId="791649F1"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Уровень дозы (мг/кг)</w:t>
            </w:r>
          </w:p>
        </w:tc>
        <w:tc>
          <w:tcPr>
            <w:tcW w:w="682" w:type="dxa"/>
            <w:shd w:val="clear" w:color="auto" w:fill="D9D9D9" w:themeFill="background1" w:themeFillShade="D9"/>
          </w:tcPr>
          <w:p w14:paraId="671FA573"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0</w:t>
            </w:r>
          </w:p>
        </w:tc>
        <w:tc>
          <w:tcPr>
            <w:tcW w:w="682" w:type="dxa"/>
            <w:shd w:val="clear" w:color="auto" w:fill="D9D9D9" w:themeFill="background1" w:themeFillShade="D9"/>
            <w:vAlign w:val="center"/>
          </w:tcPr>
          <w:p w14:paraId="441B1334"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30</w:t>
            </w:r>
          </w:p>
        </w:tc>
        <w:tc>
          <w:tcPr>
            <w:tcW w:w="679" w:type="dxa"/>
            <w:shd w:val="clear" w:color="auto" w:fill="D9D9D9" w:themeFill="background1" w:themeFillShade="D9"/>
            <w:vAlign w:val="center"/>
          </w:tcPr>
          <w:p w14:paraId="5DBC9758"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100</w:t>
            </w:r>
          </w:p>
        </w:tc>
        <w:tc>
          <w:tcPr>
            <w:tcW w:w="1066" w:type="dxa"/>
            <w:shd w:val="clear" w:color="auto" w:fill="D9D9D9" w:themeFill="background1" w:themeFillShade="D9"/>
            <w:vAlign w:val="center"/>
          </w:tcPr>
          <w:p w14:paraId="2706E290"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300/200</w:t>
            </w:r>
          </w:p>
        </w:tc>
        <w:tc>
          <w:tcPr>
            <w:tcW w:w="816" w:type="dxa"/>
            <w:shd w:val="clear" w:color="auto" w:fill="D9D9D9" w:themeFill="background1" w:themeFillShade="D9"/>
            <w:vAlign w:val="center"/>
          </w:tcPr>
          <w:p w14:paraId="4E2E6EC0"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0</w:t>
            </w:r>
          </w:p>
        </w:tc>
        <w:tc>
          <w:tcPr>
            <w:tcW w:w="816" w:type="dxa"/>
            <w:shd w:val="clear" w:color="auto" w:fill="D9D9D9" w:themeFill="background1" w:themeFillShade="D9"/>
            <w:vAlign w:val="center"/>
          </w:tcPr>
          <w:p w14:paraId="665B9DAE"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30</w:t>
            </w:r>
          </w:p>
        </w:tc>
        <w:tc>
          <w:tcPr>
            <w:tcW w:w="820" w:type="dxa"/>
            <w:shd w:val="clear" w:color="auto" w:fill="D9D9D9" w:themeFill="background1" w:themeFillShade="D9"/>
            <w:vAlign w:val="center"/>
          </w:tcPr>
          <w:p w14:paraId="63BD058F"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100</w:t>
            </w:r>
          </w:p>
        </w:tc>
        <w:tc>
          <w:tcPr>
            <w:tcW w:w="1137" w:type="dxa"/>
            <w:shd w:val="clear" w:color="auto" w:fill="D9D9D9" w:themeFill="background1" w:themeFillShade="D9"/>
            <w:vAlign w:val="center"/>
          </w:tcPr>
          <w:p w14:paraId="658B279F" w14:textId="77777777" w:rsidR="00C602C5" w:rsidRPr="00F27C36" w:rsidRDefault="00C602C5" w:rsidP="008670F3">
            <w:pPr>
              <w:tabs>
                <w:tab w:val="left" w:pos="567"/>
              </w:tabs>
              <w:jc w:val="center"/>
              <w:rPr>
                <w:rFonts w:asciiTheme="majorBidi" w:hAnsiTheme="majorBidi" w:cstheme="majorBidi"/>
                <w:b/>
                <w:sz w:val="20"/>
                <w:szCs w:val="20"/>
              </w:rPr>
            </w:pPr>
            <w:r w:rsidRPr="00F27C36">
              <w:rPr>
                <w:rFonts w:asciiTheme="majorBidi" w:hAnsiTheme="majorBidi" w:cstheme="majorBidi"/>
                <w:b/>
                <w:sz w:val="20"/>
                <w:szCs w:val="20"/>
                <w:lang w:val="ru"/>
              </w:rPr>
              <w:t>300/200</w:t>
            </w:r>
          </w:p>
        </w:tc>
      </w:tr>
      <w:tr w:rsidR="00C602C5" w:rsidRPr="00F27C36" w14:paraId="295741CD" w14:textId="77777777" w:rsidTr="002256A9">
        <w:trPr>
          <w:cantSplit/>
          <w:trHeight w:val="23"/>
        </w:trPr>
        <w:tc>
          <w:tcPr>
            <w:tcW w:w="2648" w:type="dxa"/>
            <w:shd w:val="clear" w:color="auto" w:fill="FFFFFF"/>
          </w:tcPr>
          <w:p w14:paraId="7C840BD3"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C</w:t>
            </w:r>
            <w:r w:rsidRPr="00C949AD">
              <w:rPr>
                <w:rFonts w:asciiTheme="majorBidi" w:hAnsiTheme="majorBidi" w:cstheme="majorBidi"/>
                <w:sz w:val="20"/>
                <w:szCs w:val="20"/>
                <w:vertAlign w:val="subscript"/>
                <w:lang w:val="ru"/>
              </w:rPr>
              <w:t>max</w:t>
            </w:r>
            <w:r w:rsidRPr="00F27C36">
              <w:rPr>
                <w:rFonts w:asciiTheme="majorBidi" w:hAnsiTheme="majorBidi" w:cstheme="majorBidi"/>
                <w:sz w:val="20"/>
                <w:szCs w:val="20"/>
                <w:lang w:val="ru"/>
              </w:rPr>
              <w:t xml:space="preserve"> (нг/мл)</w:t>
            </w:r>
          </w:p>
        </w:tc>
        <w:tc>
          <w:tcPr>
            <w:tcW w:w="682" w:type="dxa"/>
            <w:shd w:val="clear" w:color="auto" w:fill="FFFFFF"/>
          </w:tcPr>
          <w:p w14:paraId="70C68FB1"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Н/п</w:t>
            </w:r>
          </w:p>
        </w:tc>
        <w:tc>
          <w:tcPr>
            <w:tcW w:w="682" w:type="dxa"/>
            <w:shd w:val="clear" w:color="auto" w:fill="FFFFFF"/>
            <w:vAlign w:val="center"/>
          </w:tcPr>
          <w:p w14:paraId="0C8364D4"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763</w:t>
            </w:r>
          </w:p>
        </w:tc>
        <w:tc>
          <w:tcPr>
            <w:tcW w:w="679" w:type="dxa"/>
            <w:shd w:val="clear" w:color="auto" w:fill="FFFFFF"/>
            <w:vAlign w:val="center"/>
          </w:tcPr>
          <w:p w14:paraId="27BFBF4E"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2510</w:t>
            </w:r>
          </w:p>
        </w:tc>
        <w:tc>
          <w:tcPr>
            <w:tcW w:w="1066" w:type="dxa"/>
            <w:shd w:val="clear" w:color="auto" w:fill="FFFFFF"/>
            <w:vAlign w:val="center"/>
          </w:tcPr>
          <w:p w14:paraId="021AE636"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3110</w:t>
            </w:r>
          </w:p>
        </w:tc>
        <w:tc>
          <w:tcPr>
            <w:tcW w:w="816" w:type="dxa"/>
            <w:shd w:val="clear" w:color="auto" w:fill="FFFFFF"/>
            <w:vAlign w:val="center"/>
          </w:tcPr>
          <w:p w14:paraId="5CFE550C"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Н/п</w:t>
            </w:r>
          </w:p>
        </w:tc>
        <w:tc>
          <w:tcPr>
            <w:tcW w:w="816" w:type="dxa"/>
            <w:shd w:val="clear" w:color="auto" w:fill="FFFFFF"/>
            <w:vAlign w:val="center"/>
          </w:tcPr>
          <w:p w14:paraId="24118661"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1640</w:t>
            </w:r>
          </w:p>
        </w:tc>
        <w:tc>
          <w:tcPr>
            <w:tcW w:w="820" w:type="dxa"/>
            <w:shd w:val="clear" w:color="auto" w:fill="FFFFFF"/>
            <w:vAlign w:val="center"/>
          </w:tcPr>
          <w:p w14:paraId="4F5CF9A0"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3820</w:t>
            </w:r>
          </w:p>
        </w:tc>
        <w:tc>
          <w:tcPr>
            <w:tcW w:w="1137" w:type="dxa"/>
            <w:shd w:val="clear" w:color="auto" w:fill="FFFFFF"/>
            <w:vAlign w:val="center"/>
          </w:tcPr>
          <w:p w14:paraId="3CE1466B"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6920</w:t>
            </w:r>
          </w:p>
        </w:tc>
      </w:tr>
      <w:tr w:rsidR="00C602C5" w:rsidRPr="00F27C36" w14:paraId="2E7C6128" w14:textId="77777777" w:rsidTr="002256A9">
        <w:trPr>
          <w:cantSplit/>
          <w:trHeight w:val="23"/>
        </w:trPr>
        <w:tc>
          <w:tcPr>
            <w:tcW w:w="2648" w:type="dxa"/>
            <w:shd w:val="clear" w:color="auto" w:fill="FFFFFF"/>
          </w:tcPr>
          <w:p w14:paraId="13842187"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AUC</w:t>
            </w:r>
            <w:r w:rsidRPr="00F27C36">
              <w:rPr>
                <w:rFonts w:asciiTheme="majorBidi" w:hAnsiTheme="majorBidi" w:cstheme="majorBidi"/>
                <w:sz w:val="20"/>
                <w:szCs w:val="20"/>
                <w:vertAlign w:val="subscript"/>
                <w:lang w:val="ru"/>
              </w:rPr>
              <w:t xml:space="preserve">0-24 </w:t>
            </w:r>
            <w:r w:rsidRPr="00F27C36">
              <w:rPr>
                <w:rFonts w:asciiTheme="majorBidi" w:hAnsiTheme="majorBidi" w:cstheme="majorBidi"/>
                <w:sz w:val="20"/>
                <w:szCs w:val="20"/>
                <w:lang w:val="ru"/>
              </w:rPr>
              <w:t>(ч×нг/мл)</w:t>
            </w:r>
          </w:p>
        </w:tc>
        <w:tc>
          <w:tcPr>
            <w:tcW w:w="682" w:type="dxa"/>
            <w:shd w:val="clear" w:color="auto" w:fill="FFFFFF"/>
          </w:tcPr>
          <w:p w14:paraId="4F06F988"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Н/п</w:t>
            </w:r>
          </w:p>
        </w:tc>
        <w:tc>
          <w:tcPr>
            <w:tcW w:w="682" w:type="dxa"/>
            <w:shd w:val="clear" w:color="auto" w:fill="FFFFFF"/>
            <w:vAlign w:val="center"/>
          </w:tcPr>
          <w:p w14:paraId="599FA6CE"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1150</w:t>
            </w:r>
          </w:p>
        </w:tc>
        <w:tc>
          <w:tcPr>
            <w:tcW w:w="679" w:type="dxa"/>
            <w:shd w:val="clear" w:color="auto" w:fill="FFFFFF"/>
            <w:vAlign w:val="center"/>
          </w:tcPr>
          <w:p w14:paraId="5CCF02DA"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4760</w:t>
            </w:r>
          </w:p>
        </w:tc>
        <w:tc>
          <w:tcPr>
            <w:tcW w:w="1066" w:type="dxa"/>
            <w:shd w:val="clear" w:color="auto" w:fill="FFFFFF"/>
            <w:vAlign w:val="center"/>
          </w:tcPr>
          <w:p w14:paraId="0CAD531E"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7930</w:t>
            </w:r>
          </w:p>
        </w:tc>
        <w:tc>
          <w:tcPr>
            <w:tcW w:w="816" w:type="dxa"/>
            <w:shd w:val="clear" w:color="auto" w:fill="FFFFFF"/>
            <w:vAlign w:val="center"/>
          </w:tcPr>
          <w:p w14:paraId="705A6B48"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Н/п</w:t>
            </w:r>
          </w:p>
        </w:tc>
        <w:tc>
          <w:tcPr>
            <w:tcW w:w="816" w:type="dxa"/>
            <w:shd w:val="clear" w:color="auto" w:fill="FFFFFF"/>
            <w:vAlign w:val="center"/>
          </w:tcPr>
          <w:p w14:paraId="57D28AA3"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2010</w:t>
            </w:r>
          </w:p>
        </w:tc>
        <w:tc>
          <w:tcPr>
            <w:tcW w:w="820" w:type="dxa"/>
            <w:shd w:val="clear" w:color="auto" w:fill="FFFFFF"/>
            <w:vAlign w:val="center"/>
          </w:tcPr>
          <w:p w14:paraId="431D7531"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8130</w:t>
            </w:r>
          </w:p>
        </w:tc>
        <w:tc>
          <w:tcPr>
            <w:tcW w:w="1137" w:type="dxa"/>
            <w:shd w:val="clear" w:color="auto" w:fill="FFFFFF"/>
            <w:vAlign w:val="center"/>
          </w:tcPr>
          <w:p w14:paraId="5C25BACE"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ru"/>
              </w:rPr>
              <w:t>13100</w:t>
            </w:r>
          </w:p>
        </w:tc>
      </w:tr>
      <w:tr w:rsidR="00C602C5" w:rsidRPr="00F27C36" w14:paraId="5EF6D5E2" w14:textId="77777777" w:rsidTr="002256A9">
        <w:trPr>
          <w:cantSplit/>
          <w:trHeight w:val="23"/>
        </w:trPr>
        <w:tc>
          <w:tcPr>
            <w:tcW w:w="2648" w:type="dxa"/>
            <w:shd w:val="clear" w:color="auto" w:fill="FFFFFF"/>
          </w:tcPr>
          <w:p w14:paraId="74A7F9B8" w14:textId="77777777" w:rsidR="00C602C5" w:rsidRPr="00F27C36" w:rsidRDefault="00C602C5" w:rsidP="008670F3">
            <w:pPr>
              <w:tabs>
                <w:tab w:val="left" w:pos="567"/>
              </w:tabs>
              <w:rPr>
                <w:rFonts w:asciiTheme="majorBidi" w:hAnsiTheme="majorBidi" w:cstheme="majorBidi"/>
                <w:sz w:val="20"/>
                <w:szCs w:val="20"/>
              </w:rPr>
            </w:pPr>
            <w:r w:rsidRPr="00F27C36">
              <w:rPr>
                <w:rFonts w:asciiTheme="majorBidi" w:hAnsiTheme="majorBidi" w:cstheme="majorBidi"/>
                <w:sz w:val="20"/>
                <w:szCs w:val="20"/>
                <w:lang w:val="ru"/>
              </w:rPr>
              <w:t>Человек, ss</w:t>
            </w:r>
          </w:p>
        </w:tc>
        <w:tc>
          <w:tcPr>
            <w:tcW w:w="6698" w:type="dxa"/>
            <w:gridSpan w:val="8"/>
            <w:shd w:val="clear" w:color="auto" w:fill="FFFFFF"/>
          </w:tcPr>
          <w:p w14:paraId="6B23FEE7" w14:textId="77777777" w:rsidR="00C602C5" w:rsidRPr="00F27C36" w:rsidRDefault="00C602C5" w:rsidP="008670F3">
            <w:pPr>
              <w:tabs>
                <w:tab w:val="left" w:pos="567"/>
              </w:tabs>
              <w:jc w:val="center"/>
              <w:rPr>
                <w:rFonts w:asciiTheme="majorBidi" w:hAnsiTheme="majorBidi" w:cstheme="majorBidi"/>
                <w:sz w:val="20"/>
                <w:szCs w:val="20"/>
              </w:rPr>
            </w:pPr>
            <w:r w:rsidRPr="00F27C36">
              <w:rPr>
                <w:rFonts w:asciiTheme="majorBidi" w:hAnsiTheme="majorBidi" w:cstheme="majorBidi"/>
                <w:sz w:val="20"/>
                <w:szCs w:val="20"/>
                <w:lang w:val="en-US"/>
              </w:rPr>
              <w:t>AUC</w:t>
            </w:r>
            <w:r w:rsidRPr="00F27C36">
              <w:rPr>
                <w:rFonts w:asciiTheme="majorBidi" w:hAnsiTheme="majorBidi" w:cstheme="majorBidi"/>
                <w:sz w:val="20"/>
                <w:szCs w:val="20"/>
                <w:vertAlign w:val="subscript"/>
              </w:rPr>
              <w:t>24</w:t>
            </w:r>
            <w:r w:rsidRPr="00F27C36">
              <w:rPr>
                <w:rFonts w:asciiTheme="majorBidi" w:hAnsiTheme="majorBidi" w:cstheme="majorBidi"/>
                <w:sz w:val="20"/>
                <w:szCs w:val="20"/>
                <w:vertAlign w:val="subscript"/>
                <w:lang w:val="en-US"/>
              </w:rPr>
              <w:t>h</w:t>
            </w:r>
            <w:r w:rsidRPr="00F27C36">
              <w:rPr>
                <w:rFonts w:asciiTheme="majorBidi" w:hAnsiTheme="majorBidi" w:cstheme="majorBidi"/>
                <w:sz w:val="20"/>
                <w:szCs w:val="20"/>
              </w:rPr>
              <w:t xml:space="preserve"> = 1893 </w:t>
            </w:r>
            <w:r w:rsidRPr="00F27C36">
              <w:rPr>
                <w:rFonts w:asciiTheme="majorBidi" w:hAnsiTheme="majorBidi" w:cstheme="majorBidi"/>
                <w:sz w:val="20"/>
                <w:szCs w:val="20"/>
                <w:lang w:val="ru"/>
              </w:rPr>
              <w:t>ч</w:t>
            </w:r>
            <w:r w:rsidRPr="00F27C36">
              <w:rPr>
                <w:rFonts w:asciiTheme="majorBidi" w:hAnsiTheme="majorBidi" w:cstheme="majorBidi"/>
                <w:sz w:val="20"/>
                <w:szCs w:val="20"/>
              </w:rPr>
              <w:t>×</w:t>
            </w:r>
            <w:r w:rsidRPr="00F27C36">
              <w:rPr>
                <w:rFonts w:asciiTheme="majorBidi" w:hAnsiTheme="majorBidi" w:cstheme="majorBidi"/>
                <w:sz w:val="20"/>
                <w:szCs w:val="20"/>
                <w:lang w:val="ru"/>
              </w:rPr>
              <w:t>нг</w:t>
            </w:r>
            <w:r w:rsidRPr="00F27C36">
              <w:rPr>
                <w:rFonts w:asciiTheme="majorBidi" w:hAnsiTheme="majorBidi" w:cstheme="majorBidi"/>
                <w:sz w:val="20"/>
                <w:szCs w:val="20"/>
              </w:rPr>
              <w:t>/</w:t>
            </w:r>
            <w:r w:rsidRPr="00F27C36">
              <w:rPr>
                <w:rFonts w:asciiTheme="majorBidi" w:hAnsiTheme="majorBidi" w:cstheme="majorBidi"/>
                <w:sz w:val="20"/>
                <w:szCs w:val="20"/>
                <w:lang w:val="ru"/>
              </w:rPr>
              <w:t>мл</w:t>
            </w:r>
            <w:r w:rsidRPr="00F27C36">
              <w:rPr>
                <w:rFonts w:asciiTheme="majorBidi" w:hAnsiTheme="majorBidi" w:cstheme="majorBidi"/>
                <w:sz w:val="20"/>
                <w:szCs w:val="20"/>
              </w:rPr>
              <w:t xml:space="preserve">, </w:t>
            </w:r>
            <w:r w:rsidRPr="00F27C36">
              <w:rPr>
                <w:rFonts w:asciiTheme="majorBidi" w:hAnsiTheme="majorBidi" w:cstheme="majorBidi"/>
                <w:sz w:val="20"/>
                <w:szCs w:val="20"/>
                <w:lang w:val="en-US"/>
              </w:rPr>
              <w:t>C</w:t>
            </w:r>
            <w:r w:rsidRPr="005A15F0">
              <w:rPr>
                <w:rFonts w:asciiTheme="majorBidi" w:hAnsiTheme="majorBidi" w:cstheme="majorBidi"/>
                <w:sz w:val="20"/>
                <w:szCs w:val="20"/>
                <w:vertAlign w:val="subscript"/>
                <w:lang w:val="en-US"/>
              </w:rPr>
              <w:t>max</w:t>
            </w:r>
            <w:r w:rsidRPr="00F27C36">
              <w:rPr>
                <w:rFonts w:asciiTheme="majorBidi" w:hAnsiTheme="majorBidi" w:cstheme="majorBidi"/>
                <w:sz w:val="20"/>
                <w:szCs w:val="20"/>
              </w:rPr>
              <w:t xml:space="preserve">= 466 </w:t>
            </w:r>
            <w:r w:rsidRPr="00F27C36">
              <w:rPr>
                <w:rFonts w:asciiTheme="majorBidi" w:hAnsiTheme="majorBidi" w:cstheme="majorBidi"/>
                <w:sz w:val="20"/>
                <w:szCs w:val="20"/>
                <w:lang w:val="ru"/>
              </w:rPr>
              <w:t>нг</w:t>
            </w:r>
            <w:r w:rsidRPr="00F27C36">
              <w:rPr>
                <w:rFonts w:asciiTheme="majorBidi" w:hAnsiTheme="majorBidi" w:cstheme="majorBidi"/>
                <w:sz w:val="20"/>
                <w:szCs w:val="20"/>
              </w:rPr>
              <w:t>/</w:t>
            </w:r>
            <w:r w:rsidRPr="00F27C36">
              <w:rPr>
                <w:rFonts w:asciiTheme="majorBidi" w:hAnsiTheme="majorBidi" w:cstheme="majorBidi"/>
                <w:sz w:val="20"/>
                <w:szCs w:val="20"/>
                <w:lang w:val="ru"/>
              </w:rPr>
              <w:t>мл</w:t>
            </w:r>
          </w:p>
        </w:tc>
      </w:tr>
    </w:tbl>
    <w:p w14:paraId="3E782395" w14:textId="77777777" w:rsidR="00C602C5" w:rsidRPr="001701B2" w:rsidRDefault="00C602C5" w:rsidP="00C602C5">
      <w:pPr>
        <w:spacing w:before="240" w:after="240"/>
        <w:ind w:firstLine="708"/>
        <w:jc w:val="both"/>
        <w:rPr>
          <w:rFonts w:asciiTheme="majorBidi" w:hAnsiTheme="majorBidi" w:cstheme="majorBidi"/>
          <w:lang w:val="ru"/>
        </w:rPr>
      </w:pPr>
      <w:r w:rsidRPr="001701B2">
        <w:rPr>
          <w:rFonts w:asciiTheme="majorBidi" w:hAnsiTheme="majorBidi" w:cstheme="majorBidi"/>
          <w:lang w:val="ru"/>
        </w:rPr>
        <w:t>В исследовании токсичности многократного применения препарата на собаках у животных, получавших акалабрутиниб, отмечались отклонения в общем анализе крови, повышение АЛТ и ЩФ, снижение массы селезенки</w:t>
      </w:r>
      <w:r>
        <w:rPr>
          <w:rFonts w:asciiTheme="majorBidi" w:hAnsiTheme="majorBidi" w:cstheme="majorBidi"/>
          <w:lang w:val="ru"/>
        </w:rPr>
        <w:t xml:space="preserve"> </w:t>
      </w:r>
      <w:r>
        <w:fldChar w:fldCharType="begin"/>
      </w:r>
      <w:r w:rsidRPr="00453497">
        <w:instrText xml:space="preserve"> </w:instrText>
      </w:r>
      <w:r>
        <w:instrText>ADDIN</w:instrText>
      </w:r>
      <w:r w:rsidRPr="00453497">
        <w:instrText xml:space="preserve"> </w:instrText>
      </w:r>
      <w:r>
        <w:instrText>ZOTERO</w:instrText>
      </w:r>
      <w:r w:rsidRPr="00453497">
        <w:instrText>_</w:instrText>
      </w:r>
      <w:r>
        <w:instrText>ITEM</w:instrText>
      </w:r>
      <w:r w:rsidRPr="00453497">
        <w:instrText xml:space="preserve"> </w:instrText>
      </w:r>
      <w:r>
        <w:instrText>CSL</w:instrText>
      </w:r>
      <w:r w:rsidRPr="00453497">
        <w:instrText>_</w:instrText>
      </w:r>
      <w:r>
        <w:instrText>CITATION</w:instrText>
      </w:r>
      <w:r w:rsidRPr="00453497">
        <w:instrText xml:space="preserve"> {"</w:instrText>
      </w:r>
      <w:r>
        <w:instrText>citationID</w:instrText>
      </w:r>
      <w:r w:rsidRPr="00453497">
        <w:instrText>":"</w:instrText>
      </w:r>
      <w:r>
        <w:instrText>Y</w:instrText>
      </w:r>
      <w:r w:rsidRPr="00453497">
        <w:instrText>2</w:instrText>
      </w:r>
      <w:r>
        <w:instrText>Vj</w:instrText>
      </w:r>
      <w:r w:rsidRPr="00453497">
        <w:instrText>7</w:instrText>
      </w:r>
      <w:r>
        <w:instrText>xK</w:instrText>
      </w:r>
      <w:r w:rsidRPr="00453497">
        <w:instrText>6","</w:instrText>
      </w:r>
      <w:r>
        <w:instrText>properties</w:instrText>
      </w:r>
      <w:r w:rsidRPr="00453497">
        <w:instrText>":{"</w:instrText>
      </w:r>
      <w:r>
        <w:instrText>formattedCitation</w:instrText>
      </w:r>
      <w:r w:rsidRPr="00453497">
        <w:instrText>":"[4,5]","</w:instrText>
      </w:r>
      <w:r>
        <w:instrText>plainCitation</w:instrText>
      </w:r>
      <w:r w:rsidRPr="00453497">
        <w:instrText>":"[4,5]","</w:instrText>
      </w:r>
      <w:r>
        <w:instrText>noteIndex</w:instrText>
      </w:r>
      <w:r w:rsidRPr="00453497">
        <w:instrText>":0},"</w:instrText>
      </w:r>
      <w:r>
        <w:instrText>citationItems</w:instrText>
      </w:r>
      <w:r w:rsidRPr="00453497">
        <w:instrText>":[{"</w:instrText>
      </w:r>
      <w:r>
        <w:instrText>id</w:instrText>
      </w:r>
      <w:r w:rsidRPr="00453497">
        <w:instrText>":2946,"</w:instrText>
      </w:r>
      <w:r>
        <w:instrText>uris</w:instrText>
      </w:r>
      <w:r w:rsidRPr="00453497">
        <w:instrText>":["</w:instrText>
      </w:r>
      <w:r>
        <w:instrText>http</w:instrText>
      </w:r>
      <w:r w:rsidRPr="00453497">
        <w:instrText>://</w:instrText>
      </w:r>
      <w:r>
        <w:instrText>zotero</w:instrText>
      </w:r>
      <w:r w:rsidRPr="00453497">
        <w:instrText>.</w:instrText>
      </w:r>
      <w:r>
        <w:instrText>org</w:instrText>
      </w:r>
      <w:r w:rsidRPr="00453497">
        <w:instrText>/</w:instrText>
      </w:r>
      <w:r>
        <w:instrText>users</w:instrText>
      </w:r>
      <w:r w:rsidRPr="00453497">
        <w:instrText>/5483459/</w:instrText>
      </w:r>
      <w:r>
        <w:instrText>items</w:instrText>
      </w:r>
      <w:r w:rsidRPr="00453497">
        <w:instrText>/</w:instrText>
      </w:r>
      <w:r>
        <w:instrText>SNKK</w:instrText>
      </w:r>
      <w:r w:rsidRPr="00453497">
        <w:instrText>4</w:instrText>
      </w:r>
      <w:r>
        <w:instrText>SQ</w:instrText>
      </w:r>
      <w:r w:rsidRPr="00453497">
        <w:instrText>8"],"</w:instrText>
      </w:r>
      <w:r>
        <w:instrText>itemData</w:instrText>
      </w:r>
      <w:r w:rsidRPr="00453497">
        <w:instrText>":{"</w:instrText>
      </w:r>
      <w:r>
        <w:instrText>id</w:instrText>
      </w:r>
      <w:r w:rsidRPr="00453497">
        <w:instrText>":2946,"</w:instrText>
      </w:r>
      <w:r>
        <w:instrText>type</w:instrText>
      </w:r>
      <w:r w:rsidRPr="00453497">
        <w:instrText>":"</w:instrText>
      </w:r>
      <w:r>
        <w:instrText>article</w:instrText>
      </w:r>
      <w:r w:rsidRPr="00453497">
        <w:instrText>-</w:instrText>
      </w:r>
      <w:r>
        <w:instrText>journal</w:instrText>
      </w:r>
      <w:r w:rsidRPr="00453497">
        <w:instrText>","</w:instrText>
      </w:r>
      <w:r>
        <w:instrText>abstract</w:instrText>
      </w:r>
      <w:r w:rsidRPr="00453497">
        <w:instrText>":"</w:instrText>
      </w:r>
      <w:r>
        <w:instrText>International</w:instrText>
      </w:r>
      <w:r w:rsidRPr="00453497">
        <w:instrText xml:space="preserve"> </w:instrText>
      </w:r>
      <w:r>
        <w:instrText>trends</w:instrText>
      </w:r>
      <w:r w:rsidRPr="00453497">
        <w:instrText xml:space="preserve"> </w:instrText>
      </w:r>
      <w:r>
        <w:instrText>in</w:instrText>
      </w:r>
      <w:r w:rsidRPr="00453497">
        <w:instrText xml:space="preserve"> </w:instrText>
      </w:r>
      <w:r>
        <w:instrText>traditional</w:instrText>
      </w:r>
      <w:r w:rsidRPr="00453497">
        <w:instrText xml:space="preserve"> </w:instrText>
      </w:r>
      <w:r>
        <w:instrText>diabetes</w:instrText>
      </w:r>
      <w:r w:rsidRPr="00453497">
        <w:instrText xml:space="preserve"> </w:instrText>
      </w:r>
      <w:r>
        <w:instrText>complications</w:instrText>
      </w:r>
      <w:r w:rsidRPr="00453497">
        <w:instrText xml:space="preserve"> (</w:instrText>
      </w:r>
      <w:r>
        <w:instrText>cardiovascular</w:instrText>
      </w:r>
      <w:r w:rsidRPr="00453497">
        <w:instrText xml:space="preserve">, </w:instrText>
      </w:r>
      <w:r>
        <w:instrText>renal</w:instrText>
      </w:r>
      <w:r w:rsidRPr="00453497">
        <w:instrText xml:space="preserve">, </w:instrText>
      </w:r>
      <w:r>
        <w:instrText>peripheral</w:instrText>
      </w:r>
      <w:r w:rsidRPr="00453497">
        <w:instrText xml:space="preserve"> </w:instrText>
      </w:r>
      <w:r>
        <w:instrText>vascular</w:instrText>
      </w:r>
      <w:r w:rsidRPr="00453497">
        <w:instrText xml:space="preserve">, </w:instrText>
      </w:r>
      <w:r>
        <w:instrText>ophthalmic</w:instrText>
      </w:r>
      <w:r w:rsidRPr="00453497">
        <w:instrText xml:space="preserve">, </w:instrText>
      </w:r>
      <w:r>
        <w:instrText>hepatic</w:instrText>
      </w:r>
      <w:r w:rsidRPr="00453497">
        <w:instrText xml:space="preserve"> </w:instrText>
      </w:r>
      <w:r>
        <w:instrText>or</w:instrText>
      </w:r>
      <w:r w:rsidRPr="00453497">
        <w:instrText xml:space="preserve"> </w:instrText>
      </w:r>
      <w:r>
        <w:instrText>neurological</w:instrText>
      </w:r>
      <w:r w:rsidRPr="00453497">
        <w:instrText xml:space="preserve"> </w:instrText>
      </w:r>
      <w:r>
        <w:instrText>diseases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rates</w:instrText>
      </w:r>
      <w:r w:rsidRPr="00453497">
        <w:instrText xml:space="preserve"> </w:instrText>
      </w:r>
      <w:r>
        <w:instrText>are</w:instrText>
      </w:r>
      <w:r w:rsidRPr="00453497">
        <w:instrText xml:space="preserve"> </w:instrText>
      </w:r>
      <w:r>
        <w:instrText>poorly</w:instrText>
      </w:r>
      <w:r w:rsidRPr="00453497">
        <w:instrText xml:space="preserve"> </w:instrText>
      </w:r>
      <w:r>
        <w:instrText>characterised</w:instrText>
      </w:r>
      <w:r w:rsidRPr="00453497">
        <w:instrText xml:space="preserve">. </w:instrText>
      </w:r>
      <w:r>
        <w:instrText>An</w:instrText>
      </w:r>
      <w:r w:rsidRPr="00453497">
        <w:instrText xml:space="preserve"> </w:instrText>
      </w:r>
      <w:r>
        <w:instrText>earlier</w:instrText>
      </w:r>
      <w:r w:rsidRPr="00453497">
        <w:instrText xml:space="preserve"> </w:instrText>
      </w:r>
      <w:r>
        <w:instrText>review</w:instrText>
      </w:r>
      <w:r w:rsidRPr="00453497">
        <w:instrText xml:space="preserve"> </w:instrText>
      </w:r>
      <w:r>
        <w:instrText>of</w:instrText>
      </w:r>
      <w:r w:rsidRPr="00453497">
        <w:instrText xml:space="preserve"> </w:instrText>
      </w:r>
      <w:r>
        <w:instrText>studies</w:instrText>
      </w:r>
      <w:r w:rsidRPr="00453497">
        <w:instrText xml:space="preserve"> </w:instrText>
      </w:r>
      <w:r>
        <w:instrText>published</w:instrText>
      </w:r>
      <w:r w:rsidRPr="00453497">
        <w:instrText xml:space="preserve"> </w:instrText>
      </w:r>
      <w:r>
        <w:instrText>up</w:instrText>
      </w:r>
      <w:r w:rsidRPr="00453497">
        <w:instrText xml:space="preserve"> </w:instrText>
      </w:r>
      <w:r>
        <w:instrText>to</w:instrText>
      </w:r>
      <w:r w:rsidRPr="00453497">
        <w:instrText xml:space="preserve"> 2015 </w:instrText>
      </w:r>
      <w:r>
        <w:instrText>demonstrated</w:instrText>
      </w:r>
      <w:r w:rsidRPr="00453497">
        <w:instrText xml:space="preserve"> </w:instrText>
      </w:r>
      <w:r>
        <w:instrText>that</w:instrText>
      </w:r>
      <w:r w:rsidRPr="00453497">
        <w:instrText xml:space="preserve"> </w:instrText>
      </w:r>
      <w:r>
        <w:instrText>most</w:instrText>
      </w:r>
      <w:r w:rsidRPr="00453497">
        <w:instrText xml:space="preserve"> </w:instrText>
      </w:r>
      <w:r>
        <w:instrText>data</w:instrText>
      </w:r>
      <w:r w:rsidRPr="00453497">
        <w:instrText xml:space="preserve"> </w:instrText>
      </w:r>
      <w:r>
        <w:instrText>come</w:instrText>
      </w:r>
      <w:r w:rsidRPr="00453497">
        <w:instrText xml:space="preserve"> </w:instrText>
      </w:r>
      <w:r>
        <w:instrText>from</w:instrText>
      </w:r>
      <w:r w:rsidRPr="00453497">
        <w:instrText xml:space="preserve"> </w:instrText>
      </w:r>
      <w:r>
        <w:instrText>a</w:instrText>
      </w:r>
      <w:r w:rsidRPr="00453497">
        <w:instrText xml:space="preserve"> </w:instrText>
      </w:r>
      <w:r>
        <w:instrText>dozen</w:instrText>
      </w:r>
      <w:r w:rsidRPr="00453497">
        <w:instrText xml:space="preserve"> </w:instrText>
      </w:r>
      <w:r>
        <w:instrText>high</w:instrText>
      </w:r>
      <w:r w:rsidRPr="00453497">
        <w:instrText>-</w:instrText>
      </w:r>
      <w:r>
        <w:instrText>income</w:instrText>
      </w:r>
      <w:r w:rsidRPr="00453497">
        <w:instrText xml:space="preserve"> </w:instrText>
      </w:r>
      <w:r>
        <w:instrText>countries</w:instrText>
      </w:r>
      <w:r w:rsidRPr="00453497">
        <w:instrText xml:space="preserve"> (</w:instrText>
      </w:r>
      <w:r>
        <w:instrText>HICs</w:instrText>
      </w:r>
      <w:r w:rsidRPr="00453497">
        <w:instrText xml:space="preserve">) </w:instrText>
      </w:r>
      <w:r>
        <w:instrText>in</w:instrText>
      </w:r>
      <w:r w:rsidRPr="00453497">
        <w:instrText xml:space="preserve"> </w:instrText>
      </w:r>
      <w:r>
        <w:instrText>North</w:instrText>
      </w:r>
      <w:r w:rsidRPr="00453497">
        <w:instrText xml:space="preserve"> </w:instrText>
      </w:r>
      <w:r>
        <w:instrText>America</w:instrText>
      </w:r>
      <w:r w:rsidRPr="00453497">
        <w:instrText xml:space="preserve">, </w:instrText>
      </w:r>
      <w:r>
        <w:instrText>Europe</w:instrText>
      </w:r>
      <w:r w:rsidRPr="00453497">
        <w:instrText xml:space="preserve"> </w:instrText>
      </w:r>
      <w:r>
        <w:instrText>or</w:instrText>
      </w:r>
      <w:r w:rsidRPr="00453497">
        <w:instrText xml:space="preserve"> </w:instrText>
      </w:r>
      <w:r>
        <w:instrText>the</w:instrText>
      </w:r>
      <w:r w:rsidRPr="00453497">
        <w:instrText xml:space="preserve"> </w:instrText>
      </w:r>
      <w:r>
        <w:instrText>Asia</w:instrText>
      </w:r>
      <w:r w:rsidRPr="00453497">
        <w:instrText>–</w:instrText>
      </w:r>
      <w:r>
        <w:instrText>Pacific</w:instrText>
      </w:r>
      <w:r w:rsidRPr="00453497">
        <w:instrText xml:space="preserve"> </w:instrText>
      </w:r>
      <w:r>
        <w:instrText>region</w:instrText>
      </w:r>
      <w:r w:rsidRPr="00453497">
        <w:instrText xml:space="preserve"> </w:instrText>
      </w:r>
      <w:r>
        <w:instrText>and</w:instrText>
      </w:r>
      <w:r w:rsidRPr="00453497">
        <w:instrText xml:space="preserve"> </w:instrText>
      </w:r>
      <w:r>
        <w:instrText>that</w:instrText>
      </w:r>
      <w:r w:rsidRPr="00453497">
        <w:instrText xml:space="preserve">, </w:instrText>
      </w:r>
      <w:r>
        <w:instrText>in</w:instrText>
      </w:r>
      <w:r w:rsidRPr="00453497">
        <w:instrText xml:space="preserve"> </w:instrText>
      </w:r>
      <w:r>
        <w:instrText>these</w:instrText>
      </w:r>
      <w:r w:rsidRPr="00453497">
        <w:instrText xml:space="preserve"> </w:instrText>
      </w:r>
      <w:r>
        <w:instrText>countries</w:instrText>
      </w:r>
      <w:r w:rsidRPr="00453497">
        <w:instrText xml:space="preserve"> </w:instrText>
      </w:r>
      <w:r>
        <w:instrText>at</w:instrText>
      </w:r>
      <w:r w:rsidRPr="00453497">
        <w:instrText xml:space="preserve"> </w:instrText>
      </w:r>
      <w:r>
        <w:instrText>least</w:instrText>
      </w:r>
      <w:r w:rsidRPr="00453497">
        <w:instrText xml:space="preserve">, </w:instrText>
      </w:r>
      <w:r>
        <w:instrText>rates</w:instrText>
      </w:r>
      <w:r w:rsidRPr="00453497">
        <w:instrText xml:space="preserve"> </w:instrText>
      </w:r>
      <w:r>
        <w:instrText>of</w:instrText>
      </w:r>
      <w:r w:rsidRPr="00453497">
        <w:instrText xml:space="preserve"> </w:instrText>
      </w:r>
      <w:r>
        <w:instrText>acute</w:instrText>
      </w:r>
      <w:r w:rsidRPr="00453497">
        <w:instrText xml:space="preserve"> </w:instrText>
      </w:r>
      <w:r>
        <w:instrText>glycaemic</w:instrText>
      </w:r>
      <w:r w:rsidRPr="00453497">
        <w:instrText xml:space="preserve"> </w:instrText>
      </w:r>
      <w:r>
        <w:instrText>fluctuations</w:instrText>
      </w:r>
      <w:r w:rsidRPr="00453497">
        <w:instrText xml:space="preserve"> </w:instrText>
      </w:r>
      <w:r>
        <w:instrText>needing</w:instrText>
      </w:r>
      <w:r w:rsidRPr="00453497">
        <w:instrText xml:space="preserve"> </w:instrText>
      </w:r>
      <w:r>
        <w:instrText>medical</w:instrText>
      </w:r>
      <w:r w:rsidRPr="00453497">
        <w:instrText xml:space="preserve"> </w:instrText>
      </w:r>
      <w:r>
        <w:instrText>attention</w:instrText>
      </w:r>
      <w:r w:rsidRPr="00453497">
        <w:instrText xml:space="preserve"> </w:instrText>
      </w:r>
      <w:r>
        <w:instrText>and</w:instrText>
      </w:r>
      <w:r w:rsidRPr="00453497">
        <w:instrText xml:space="preserve"> </w:instrText>
      </w:r>
      <w:r>
        <w:instrText>amputations</w:instrText>
      </w:r>
      <w:r w:rsidRPr="00453497">
        <w:instrText xml:space="preserve">, </w:instrText>
      </w:r>
      <w:r>
        <w:instrText>myocardial</w:instrText>
      </w:r>
      <w:r w:rsidRPr="00453497">
        <w:instrText xml:space="preserve"> </w:instrText>
      </w:r>
      <w:r>
        <w:instrText>infarction</w:instrText>
      </w:r>
      <w:r w:rsidRPr="00453497">
        <w:instrText xml:space="preserve"> </w:instrText>
      </w:r>
      <w:r>
        <w:instrText>and</w:instrText>
      </w:r>
      <w:r w:rsidRPr="00453497">
        <w:instrText xml:space="preserve"> </w:instrText>
      </w:r>
      <w:r>
        <w:instrText>mortality</w:instrText>
      </w:r>
      <w:r w:rsidRPr="00453497">
        <w:instrText xml:space="preserve"> </w:instrText>
      </w:r>
      <w:r>
        <w:instrText>were</w:instrText>
      </w:r>
      <w:r w:rsidRPr="00453497">
        <w:instrText xml:space="preserve"> </w:instrText>
      </w:r>
      <w:r>
        <w:instrText>all</w:instrText>
      </w:r>
      <w:r w:rsidRPr="00453497">
        <w:instrText xml:space="preserve"> </w:instrText>
      </w:r>
      <w:r>
        <w:instrText>declining</w:instrText>
      </w:r>
      <w:r w:rsidRPr="00453497">
        <w:instrText xml:space="preserve"> </w:instrText>
      </w:r>
      <w:r>
        <w:instrText>over</w:instrText>
      </w:r>
      <w:r w:rsidRPr="00453497">
        <w:instrText xml:space="preserve"> </w:instrText>
      </w:r>
      <w:r>
        <w:instrText>the</w:instrText>
      </w:r>
      <w:r w:rsidRPr="00453497">
        <w:instrText xml:space="preserve"> </w:instrText>
      </w:r>
      <w:r>
        <w:instrText>period</w:instrText>
      </w:r>
      <w:r w:rsidRPr="00453497">
        <w:instrText xml:space="preserve">. </w:instrText>
      </w:r>
      <w:r>
        <w:instrText>Here</w:instrText>
      </w:r>
      <w:r w:rsidRPr="00453497">
        <w:instrText xml:space="preserve">, </w:instrText>
      </w:r>
      <w:r>
        <w:instrText>we</w:instrText>
      </w:r>
      <w:r w:rsidRPr="00453497">
        <w:instrText xml:space="preserve"> </w:instrText>
      </w:r>
      <w:r>
        <w:instrText>provide</w:instrText>
      </w:r>
      <w:r w:rsidRPr="00453497">
        <w:instrText xml:space="preserve"> </w:instrText>
      </w:r>
      <w:r>
        <w:instrText>an</w:instrText>
      </w:r>
      <w:r w:rsidRPr="00453497">
        <w:instrText xml:space="preserve"> </w:instrText>
      </w:r>
      <w:r>
        <w:instrText>updated</w:instrText>
      </w:r>
      <w:r w:rsidRPr="00453497">
        <w:instrText xml:space="preserve"> </w:instrText>
      </w:r>
      <w:r>
        <w:instrText>review</w:instrText>
      </w:r>
      <w:r w:rsidRPr="00453497">
        <w:instrText xml:space="preserve"> </w:instrText>
      </w:r>
      <w:r>
        <w:instrText>of</w:instrText>
      </w:r>
      <w:r w:rsidRPr="00453497">
        <w:instrText xml:space="preserve"> </w:instrText>
      </w:r>
      <w:r>
        <w:instrText>published</w:instrText>
      </w:r>
      <w:r w:rsidRPr="00453497">
        <w:instrText xml:space="preserve"> </w:instrText>
      </w:r>
      <w:r>
        <w:instrText>literature</w:instrText>
      </w:r>
      <w:r w:rsidRPr="00453497">
        <w:instrText xml:space="preserve"> </w:instrText>
      </w:r>
      <w:r>
        <w:instrText>on</w:instrText>
      </w:r>
      <w:r w:rsidRPr="00453497">
        <w:instrText xml:space="preserve"> </w:instrText>
      </w:r>
      <w:r>
        <w:instrText>trends</w:instrText>
      </w:r>
      <w:r w:rsidRPr="00453497">
        <w:instrText xml:space="preserve"> </w:instrText>
      </w:r>
      <w:r>
        <w:instrText>in</w:instrText>
      </w:r>
      <w:r w:rsidRPr="00453497">
        <w:instrText xml:space="preserve"> </w:instrText>
      </w:r>
      <w:r>
        <w:instrText>type</w:instrText>
      </w:r>
      <w:r w:rsidRPr="00453497">
        <w:instrText xml:space="preserve"> 2 </w:instrText>
      </w:r>
      <w:r>
        <w:instrText>diabetes</w:instrText>
      </w:r>
      <w:r w:rsidRPr="00453497">
        <w:instrText xml:space="preserve"> </w:instrText>
      </w:r>
      <w:r>
        <w:instrText>complications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in</w:instrText>
      </w:r>
      <w:r w:rsidRPr="00453497">
        <w:instrText xml:space="preserve"> </w:instrText>
      </w:r>
      <w:r>
        <w:instrText>adults</w:instrText>
      </w:r>
      <w:r w:rsidRPr="00453497">
        <w:instrText xml:space="preserve"> </w:instrText>
      </w:r>
      <w:r>
        <w:instrText>since</w:instrText>
      </w:r>
      <w:r w:rsidRPr="00453497">
        <w:instrText xml:space="preserve"> 2015. </w:instrText>
      </w:r>
      <w:r>
        <w:instrText>We</w:instrText>
      </w:r>
      <w:r w:rsidRPr="00453497">
        <w:instrText xml:space="preserve"> </w:instrText>
      </w:r>
      <w:r>
        <w:instrText>also</w:instrText>
      </w:r>
      <w:r w:rsidRPr="00453497">
        <w:instrText xml:space="preserve"> </w:instrText>
      </w:r>
      <w:r>
        <w:instrText>discuss</w:instrText>
      </w:r>
      <w:r w:rsidRPr="00453497">
        <w:instrText xml:space="preserve"> </w:instrText>
      </w:r>
      <w:r>
        <w:instrText>issues</w:instrText>
      </w:r>
      <w:r w:rsidRPr="00453497">
        <w:instrText xml:space="preserve"> </w:instrText>
      </w:r>
      <w:r>
        <w:instrText>related</w:instrText>
      </w:r>
      <w:r w:rsidRPr="00453497">
        <w:instrText xml:space="preserve"> </w:instrText>
      </w:r>
      <w:r>
        <w:instrText>to</w:instrText>
      </w:r>
      <w:r w:rsidRPr="00453497">
        <w:instrText xml:space="preserve"> </w:instrText>
      </w:r>
      <w:r>
        <w:instrText>data</w:instrText>
      </w:r>
      <w:r w:rsidRPr="00453497">
        <w:instrText xml:space="preserve"> </w:instrText>
      </w:r>
      <w:r>
        <w:instrText>collection</w:instrText>
      </w:r>
      <w:r w:rsidRPr="00453497">
        <w:instrText xml:space="preserve">, </w:instrText>
      </w:r>
      <w:r>
        <w:instrText>analysis</w:instrText>
      </w:r>
      <w:r w:rsidRPr="00453497">
        <w:instrText xml:space="preserve"> </w:instrText>
      </w:r>
      <w:r>
        <w:instrText>and</w:instrText>
      </w:r>
      <w:r w:rsidRPr="00453497">
        <w:instrText xml:space="preserve"> </w:instrText>
      </w:r>
      <w:r>
        <w:instrText>reporting</w:instrText>
      </w:r>
      <w:r w:rsidRPr="00453497">
        <w:instrText xml:space="preserve"> </w:instrText>
      </w:r>
      <w:r>
        <w:instrText>that</w:instrText>
      </w:r>
      <w:r w:rsidRPr="00453497">
        <w:instrText xml:space="preserve"> </w:instrText>
      </w:r>
      <w:r>
        <w:instrText>have</w:instrText>
      </w:r>
      <w:r w:rsidRPr="00453497">
        <w:instrText xml:space="preserve"> </w:instrText>
      </w:r>
      <w:r>
        <w:instrText>influenced</w:instrText>
      </w:r>
      <w:r w:rsidRPr="00453497">
        <w:instrText xml:space="preserve"> </w:instrText>
      </w:r>
      <w:r>
        <w:instrText>global</w:instrText>
      </w:r>
      <w:r w:rsidRPr="00453497">
        <w:instrText xml:space="preserve"> </w:instrText>
      </w:r>
      <w:r>
        <w:instrText>trends</w:instrText>
      </w:r>
      <w:r w:rsidRPr="00453497">
        <w:instrText xml:space="preserve"> </w:instrText>
      </w:r>
      <w:r>
        <w:instrText>in</w:instrText>
      </w:r>
      <w:r w:rsidRPr="00453497">
        <w:instrText xml:space="preserve"> </w:instrText>
      </w:r>
      <w:r>
        <w:instrText>type</w:instrText>
      </w:r>
      <w:r w:rsidRPr="00453497">
        <w:instrText xml:space="preserve"> 2 </w:instrText>
      </w:r>
      <w:r>
        <w:instrText>diabetes</w:instrText>
      </w:r>
      <w:r w:rsidRPr="00453497">
        <w:instrText xml:space="preserve"> </w:instrText>
      </w:r>
      <w:r>
        <w:instrText>and</w:instrText>
      </w:r>
      <w:r w:rsidRPr="00453497">
        <w:instrText xml:space="preserve"> </w:instrText>
      </w:r>
      <w:r>
        <w:instrText>its</w:instrText>
      </w:r>
      <w:r w:rsidRPr="00453497">
        <w:instrText xml:space="preserve"> </w:instrText>
      </w:r>
      <w:r>
        <w:instrText>complications</w:instrText>
      </w:r>
      <w:r w:rsidRPr="00453497">
        <w:instrText xml:space="preserve">. </w:instrText>
      </w:r>
      <w:r>
        <w:instrText>We</w:instrText>
      </w:r>
      <w:r w:rsidRPr="00453497">
        <w:instrText xml:space="preserve"> </w:instrText>
      </w:r>
      <w:r>
        <w:instrText>found</w:instrText>
      </w:r>
      <w:r w:rsidRPr="00453497">
        <w:instrText xml:space="preserve"> </w:instrText>
      </w:r>
      <w:r>
        <w:instrText>that</w:instrText>
      </w:r>
      <w:r w:rsidRPr="00453497">
        <w:instrText xml:space="preserve"> </w:instrText>
      </w:r>
      <w:r>
        <w:instrText>most</w:instrText>
      </w:r>
      <w:r w:rsidRPr="00453497">
        <w:instrText xml:space="preserve"> </w:instrText>
      </w:r>
      <w:r>
        <w:instrText>data</w:instrText>
      </w:r>
      <w:r w:rsidRPr="00453497">
        <w:instrText xml:space="preserve"> </w:instrText>
      </w:r>
      <w:r>
        <w:instrText>on</w:instrText>
      </w:r>
      <w:r w:rsidRPr="00453497">
        <w:instrText xml:space="preserve"> </w:instrText>
      </w:r>
      <w:r>
        <w:instrText>trends</w:instrText>
      </w:r>
      <w:r w:rsidRPr="00453497">
        <w:instrText xml:space="preserve"> </w:instrText>
      </w:r>
      <w:r>
        <w:instrText>in</w:instrText>
      </w:r>
      <w:r w:rsidRPr="00453497">
        <w:instrText xml:space="preserve"> </w:instrText>
      </w:r>
      <w:r>
        <w:instrText>type</w:instrText>
      </w:r>
      <w:r w:rsidRPr="00453497">
        <w:instrText xml:space="preserve"> 2 </w:instrText>
      </w:r>
      <w:r>
        <w:instrText>diabetes</w:instrText>
      </w:r>
      <w:r w:rsidRPr="00453497">
        <w:instrText xml:space="preserve">, </w:instrText>
      </w:r>
      <w:r>
        <w:instrText>its</w:instrText>
      </w:r>
      <w:r w:rsidRPr="00453497">
        <w:instrText xml:space="preserve"> </w:instrText>
      </w:r>
      <w:r>
        <w:instrText>complications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come</w:instrText>
      </w:r>
      <w:r w:rsidRPr="00453497">
        <w:instrText xml:space="preserve"> </w:instrText>
      </w:r>
      <w:r>
        <w:instrText>from</w:instrText>
      </w:r>
      <w:r w:rsidRPr="00453497">
        <w:instrText xml:space="preserve"> </w:instrText>
      </w:r>
      <w:r>
        <w:instrText>a</w:instrText>
      </w:r>
      <w:r w:rsidRPr="00453497">
        <w:instrText xml:space="preserve"> </w:instrText>
      </w:r>
      <w:r>
        <w:instrText>small</w:instrText>
      </w:r>
      <w:r w:rsidRPr="00453497">
        <w:instrText xml:space="preserve"> </w:instrText>
      </w:r>
      <w:r>
        <w:instrText>number</w:instrText>
      </w:r>
      <w:r w:rsidRPr="00453497">
        <w:instrText xml:space="preserve"> </w:instrText>
      </w:r>
      <w:r>
        <w:instrText>of</w:instrText>
      </w:r>
      <w:r w:rsidRPr="00453497">
        <w:instrText xml:space="preserve"> </w:instrText>
      </w:r>
      <w:r>
        <w:instrText>HICs</w:instrText>
      </w:r>
      <w:r w:rsidRPr="00453497">
        <w:instrText xml:space="preserve"> </w:instrText>
      </w:r>
      <w:r>
        <w:instrText>with</w:instrText>
      </w:r>
      <w:r w:rsidRPr="00453497">
        <w:instrText xml:space="preserve"> </w:instrText>
      </w:r>
      <w:r>
        <w:instrText>comprehensive</w:instrText>
      </w:r>
      <w:r w:rsidRPr="00453497">
        <w:instrText xml:space="preserve"> </w:instrText>
      </w:r>
      <w:r>
        <w:instrText>surveillance</w:instrText>
      </w:r>
      <w:r w:rsidRPr="00453497">
        <w:instrText xml:space="preserve"> </w:instrText>
      </w:r>
      <w:r>
        <w:instrText>systems</w:instrText>
      </w:r>
      <w:r w:rsidRPr="00453497">
        <w:instrText xml:space="preserve">, </w:instrText>
      </w:r>
      <w:r>
        <w:instrText>though</w:instrText>
      </w:r>
      <w:r w:rsidRPr="00453497">
        <w:instrText xml:space="preserve"> </w:instrText>
      </w:r>
      <w:r>
        <w:instrText>at</w:instrText>
      </w:r>
      <w:r w:rsidRPr="00453497">
        <w:instrText xml:space="preserve"> </w:instrText>
      </w:r>
      <w:r>
        <w:instrText>least</w:instrText>
      </w:r>
      <w:r w:rsidRPr="00453497">
        <w:instrText xml:space="preserve"> </w:instrText>
      </w:r>
      <w:r>
        <w:instrText>some</w:instrText>
      </w:r>
      <w:r w:rsidRPr="00453497">
        <w:instrText xml:space="preserve"> </w:instrText>
      </w:r>
      <w:r>
        <w:instrText>low</w:instrText>
      </w:r>
      <w:r w:rsidRPr="00453497">
        <w:instrText xml:space="preserve">- </w:instrText>
      </w:r>
      <w:r>
        <w:instrText>and</w:instrText>
      </w:r>
      <w:r w:rsidRPr="00453497">
        <w:instrText xml:space="preserve"> </w:instrText>
      </w:r>
      <w:r>
        <w:instrText>middle</w:instrText>
      </w:r>
      <w:r w:rsidRPr="00453497">
        <w:instrText>-</w:instrText>
      </w:r>
      <w:r>
        <w:instrText>income</w:instrText>
      </w:r>
      <w:r w:rsidRPr="00453497">
        <w:instrText xml:space="preserve"> </w:instrText>
      </w:r>
      <w:r>
        <w:instrText>countries</w:instrText>
      </w:r>
      <w:r w:rsidRPr="00453497">
        <w:instrText xml:space="preserve"> (</w:instrText>
      </w:r>
      <w:r>
        <w:instrText>LMICs</w:instrText>
      </w:r>
      <w:r w:rsidRPr="00453497">
        <w:instrText xml:space="preserve">) </w:instrText>
      </w:r>
      <w:r>
        <w:instrText>from</w:instrText>
      </w:r>
      <w:r w:rsidRPr="00453497">
        <w:instrText xml:space="preserve"> </w:instrText>
      </w:r>
      <w:r>
        <w:instrText>Africa</w:instrText>
      </w:r>
      <w:r w:rsidRPr="00453497">
        <w:instrText xml:space="preserve"> </w:instrText>
      </w:r>
      <w:r>
        <w:instrText>and</w:instrText>
      </w:r>
      <w:r w:rsidRPr="00453497">
        <w:instrText xml:space="preserve"> </w:instrText>
      </w:r>
      <w:r>
        <w:instrText>Latin</w:instrText>
      </w:r>
      <w:r w:rsidRPr="00453497">
        <w:instrText xml:space="preserve"> </w:instrText>
      </w:r>
      <w:r>
        <w:instrText>America</w:instrText>
      </w:r>
      <w:r w:rsidRPr="00453497">
        <w:instrText xml:space="preserve"> </w:instrText>
      </w:r>
      <w:r>
        <w:instrText>are</w:instrText>
      </w:r>
      <w:r w:rsidRPr="00453497">
        <w:instrText xml:space="preserve"> </w:instrText>
      </w:r>
      <w:r>
        <w:instrText>represented</w:instrText>
      </w:r>
      <w:r w:rsidRPr="00453497">
        <w:instrText xml:space="preserve"> </w:instrText>
      </w:r>
      <w:r>
        <w:instrText>in</w:instrText>
      </w:r>
      <w:r w:rsidRPr="00453497">
        <w:instrText xml:space="preserve"> </w:instrText>
      </w:r>
      <w:r>
        <w:instrText>this</w:instrText>
      </w:r>
      <w:r w:rsidRPr="00453497">
        <w:instrText xml:space="preserve"> </w:instrText>
      </w:r>
      <w:r>
        <w:instrText>review</w:instrText>
      </w:r>
      <w:r w:rsidRPr="00453497">
        <w:instrText xml:space="preserve">. </w:instrText>
      </w:r>
      <w:r>
        <w:instrText>The</w:instrText>
      </w:r>
      <w:r w:rsidRPr="00453497">
        <w:instrText xml:space="preserve"> </w:instrText>
      </w:r>
      <w:r>
        <w:instrText>published</w:instrText>
      </w:r>
      <w:r w:rsidRPr="00453497">
        <w:instrText xml:space="preserve"> </w:instrText>
      </w:r>
      <w:r>
        <w:instrText>data</w:instrText>
      </w:r>
      <w:r w:rsidRPr="00453497">
        <w:instrText xml:space="preserve"> </w:instrText>
      </w:r>
      <w:r>
        <w:instrText>suggest</w:instrText>
      </w:r>
      <w:r w:rsidRPr="00453497">
        <w:instrText xml:space="preserve"> </w:instrText>
      </w:r>
      <w:r>
        <w:instrText>that</w:instrText>
      </w:r>
      <w:r w:rsidRPr="00453497">
        <w:instrText xml:space="preserve"> </w:instrText>
      </w:r>
      <w:r>
        <w:instrText>HICs</w:instrText>
      </w:r>
      <w:r w:rsidRPr="00453497">
        <w:instrText xml:space="preserve"> </w:instrText>
      </w:r>
      <w:r>
        <w:instrText>have</w:instrText>
      </w:r>
      <w:r w:rsidRPr="00453497">
        <w:instrText xml:space="preserve"> </w:instrText>
      </w:r>
      <w:r>
        <w:instrText>experienced</w:instrText>
      </w:r>
      <w:r w:rsidRPr="00453497">
        <w:instrText xml:space="preserve"> </w:instrText>
      </w:r>
      <w:r>
        <w:instrText>declines</w:instrText>
      </w:r>
      <w:r w:rsidRPr="00453497">
        <w:instrText xml:space="preserve"> </w:instrText>
      </w:r>
      <w:r>
        <w:instrText>in</w:instrText>
      </w:r>
      <w:r w:rsidRPr="00453497">
        <w:instrText xml:space="preserve"> </w:instrText>
      </w:r>
      <w:r>
        <w:instrText>cardiovascular</w:instrText>
      </w:r>
      <w:r w:rsidRPr="00453497">
        <w:instrText xml:space="preserve"> </w:instrText>
      </w:r>
      <w:r>
        <w:instrText>complication</w:instrText>
      </w:r>
      <w:r w:rsidRPr="00453497">
        <w:instrText xml:space="preserve"> </w:instrText>
      </w:r>
      <w:r>
        <w:instrText>rates</w:instrText>
      </w:r>
      <w:r w:rsidRPr="00453497">
        <w:instrText xml:space="preserve"> </w:instrText>
      </w:r>
      <w:r>
        <w:instrText>and</w:instrText>
      </w:r>
      <w:r w:rsidRPr="00453497">
        <w:instrText xml:space="preserve"> </w:instrText>
      </w:r>
      <w:r>
        <w:instrText>all</w:instrText>
      </w:r>
      <w:r w:rsidRPr="00453497">
        <w:instrText>-</w:instrText>
      </w:r>
      <w:r>
        <w:instrText>cause</w:instrText>
      </w:r>
      <w:r w:rsidRPr="00453497">
        <w:instrText xml:space="preserve"> </w:instrText>
      </w:r>
      <w:r>
        <w:instrText>mortality</w:instrText>
      </w:r>
      <w:r w:rsidRPr="00453497">
        <w:instrText xml:space="preserve"> </w:instrText>
      </w:r>
      <w:r>
        <w:instrText>in</w:instrText>
      </w:r>
      <w:r w:rsidRPr="00453497">
        <w:instrText xml:space="preserve"> </w:instrText>
      </w:r>
      <w:r>
        <w:instrText>people</w:instrText>
      </w:r>
      <w:r w:rsidRPr="00453497">
        <w:instrText xml:space="preserve"> </w:instrText>
      </w:r>
      <w:r>
        <w:instrText>with</w:instrText>
      </w:r>
      <w:r w:rsidRPr="00453497">
        <w:instrText xml:space="preserve"> </w:instrText>
      </w:r>
      <w:r>
        <w:instrText>diabetes</w:instrText>
      </w:r>
      <w:r w:rsidRPr="00453497">
        <w:instrText xml:space="preserve">. </w:instrText>
      </w:r>
      <w:r>
        <w:instrText>In</w:instrText>
      </w:r>
      <w:r w:rsidRPr="00453497">
        <w:instrText xml:space="preserve"> </w:instrText>
      </w:r>
      <w:r>
        <w:instrText>parallel</w:instrText>
      </w:r>
      <w:r w:rsidRPr="00453497">
        <w:instrText xml:space="preserve">, </w:instrText>
      </w:r>
      <w:r>
        <w:instrText>cardiovascular</w:instrText>
      </w:r>
      <w:r w:rsidRPr="00453497">
        <w:instrText xml:space="preserve"> </w:instrText>
      </w:r>
      <w:r>
        <w:instrText>complications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rates</w:instrText>
      </w:r>
      <w:r w:rsidRPr="00453497">
        <w:instrText xml:space="preserve"> </w:instrText>
      </w:r>
      <w:r>
        <w:instrText>in</w:instrText>
      </w:r>
      <w:r w:rsidRPr="00453497">
        <w:instrText xml:space="preserve"> </w:instrText>
      </w:r>
      <w:r>
        <w:instrText>people</w:instrText>
      </w:r>
      <w:r w:rsidRPr="00453497">
        <w:instrText xml:space="preserve"> </w:instrText>
      </w:r>
      <w:r>
        <w:instrText>with</w:instrText>
      </w:r>
      <w:r w:rsidRPr="00453497">
        <w:instrText xml:space="preserve"> </w:instrText>
      </w:r>
      <w:r>
        <w:instrText>diabetes</w:instrText>
      </w:r>
      <w:r w:rsidRPr="00453497">
        <w:instrText xml:space="preserve"> </w:instrText>
      </w:r>
      <w:r>
        <w:instrText>have</w:instrText>
      </w:r>
      <w:r w:rsidRPr="00453497">
        <w:instrText xml:space="preserve"> </w:instrText>
      </w:r>
      <w:r>
        <w:instrText>increased</w:instrText>
      </w:r>
      <w:r w:rsidRPr="00453497">
        <w:instrText xml:space="preserve"> </w:instrText>
      </w:r>
      <w:r>
        <w:instrText>over</w:instrText>
      </w:r>
      <w:r w:rsidRPr="00453497">
        <w:instrText xml:space="preserve"> </w:instrText>
      </w:r>
      <w:r>
        <w:instrText>time</w:instrText>
      </w:r>
      <w:r w:rsidRPr="00453497">
        <w:instrText xml:space="preserve"> </w:instrText>
      </w:r>
      <w:r>
        <w:instrText>in</w:instrText>
      </w:r>
      <w:r w:rsidRPr="00453497">
        <w:instrText xml:space="preserve"> </w:instrText>
      </w:r>
      <w:r>
        <w:instrText>LMICs</w:instrText>
      </w:r>
      <w:r w:rsidRPr="00453497">
        <w:instrText xml:space="preserve">. </w:instrText>
      </w:r>
      <w:r>
        <w:instrText>However</w:instrText>
      </w:r>
      <w:r w:rsidRPr="00453497">
        <w:instrText xml:space="preserve">, </w:instrText>
      </w:r>
      <w:r>
        <w:instrText>caution</w:instrText>
      </w:r>
      <w:r w:rsidRPr="00453497">
        <w:instrText xml:space="preserve"> </w:instrText>
      </w:r>
      <w:r>
        <w:instrText>is</w:instrText>
      </w:r>
      <w:r w:rsidRPr="00453497">
        <w:instrText xml:space="preserve"> </w:instrText>
      </w:r>
      <w:r>
        <w:instrText>warranted</w:instrText>
      </w:r>
      <w:r w:rsidRPr="00453497">
        <w:instrText xml:space="preserve"> </w:instrText>
      </w:r>
      <w:r>
        <w:instrText>in</w:instrText>
      </w:r>
      <w:r w:rsidRPr="00453497">
        <w:instrText xml:space="preserve"> </w:instrText>
      </w:r>
      <w:r>
        <w:instrText>interpreting</w:instrText>
      </w:r>
      <w:r w:rsidRPr="00453497">
        <w:instrText xml:space="preserve"> </w:instrText>
      </w:r>
      <w:r>
        <w:instrText>trends</w:instrText>
      </w:r>
      <w:r w:rsidRPr="00453497">
        <w:instrText xml:space="preserve"> </w:instrText>
      </w:r>
      <w:r>
        <w:instrText>from</w:instrText>
      </w:r>
      <w:r w:rsidRPr="00453497">
        <w:instrText xml:space="preserve"> </w:instrText>
      </w:r>
      <w:r>
        <w:instrText>LMICs</w:instrText>
      </w:r>
      <w:r w:rsidRPr="00453497">
        <w:instrText xml:space="preserve"> </w:instrText>
      </w:r>
      <w:r>
        <w:instrText>due</w:instrText>
      </w:r>
      <w:r w:rsidRPr="00453497">
        <w:instrText xml:space="preserve"> </w:instrText>
      </w:r>
      <w:r>
        <w:instrText>to</w:instrText>
      </w:r>
      <w:r w:rsidRPr="00453497">
        <w:instrText xml:space="preserve"> </w:instrText>
      </w:r>
      <w:r>
        <w:instrText>extremely</w:instrText>
      </w:r>
      <w:r w:rsidRPr="00453497">
        <w:instrText xml:space="preserve"> </w:instrText>
      </w:r>
      <w:r>
        <w:instrText>sparse</w:instrText>
      </w:r>
      <w:r w:rsidRPr="00453497">
        <w:instrText xml:space="preserve"> </w:instrText>
      </w:r>
      <w:r>
        <w:instrText>data</w:instrText>
      </w:r>
      <w:r w:rsidRPr="00453497">
        <w:instrText xml:space="preserve"> </w:instrText>
      </w:r>
      <w:r>
        <w:instrText>or</w:instrText>
      </w:r>
      <w:r w:rsidRPr="00453497">
        <w:instrText xml:space="preserve"> </w:instrText>
      </w:r>
      <w:r>
        <w:instrText>data</w:instrText>
      </w:r>
      <w:r w:rsidRPr="00453497">
        <w:instrText xml:space="preserve"> </w:instrText>
      </w:r>
      <w:r>
        <w:instrText>that</w:instrText>
      </w:r>
      <w:r w:rsidRPr="00453497">
        <w:instrText xml:space="preserve"> </w:instrText>
      </w:r>
      <w:r>
        <w:instrText>are</w:instrText>
      </w:r>
      <w:r w:rsidRPr="00453497">
        <w:instrText xml:space="preserve"> </w:instrText>
      </w:r>
      <w:r>
        <w:instrText>not</w:instrText>
      </w:r>
      <w:r w:rsidRPr="00453497">
        <w:instrText xml:space="preserve"> </w:instrText>
      </w:r>
      <w:r>
        <w:instrText>comparable</w:instrText>
      </w:r>
      <w:r w:rsidRPr="00453497">
        <w:instrText xml:space="preserve"> </w:instrText>
      </w:r>
      <w:r>
        <w:instrText>across</w:instrText>
      </w:r>
      <w:r w:rsidRPr="00453497">
        <w:instrText xml:space="preserve"> </w:instrText>
      </w:r>
      <w:r>
        <w:instrText>countries</w:instrText>
      </w:r>
      <w:r w:rsidRPr="00453497">
        <w:instrText xml:space="preserve">. </w:instrText>
      </w:r>
      <w:r>
        <w:instrText>We</w:instrText>
      </w:r>
      <w:r w:rsidRPr="00453497">
        <w:instrText xml:space="preserve"> </w:instrText>
      </w:r>
      <w:r>
        <w:instrText>noted</w:instrText>
      </w:r>
      <w:r w:rsidRPr="00453497">
        <w:instrText xml:space="preserve"> </w:instrText>
      </w:r>
      <w:r>
        <w:instrText>that</w:instrText>
      </w:r>
      <w:r w:rsidRPr="00453497">
        <w:instrText xml:space="preserve"> </w:instrText>
      </w:r>
      <w:r>
        <w:instrText>approaches</w:instrText>
      </w:r>
      <w:r w:rsidRPr="00453497">
        <w:instrText xml:space="preserve"> </w:instrText>
      </w:r>
      <w:r>
        <w:instrText>to</w:instrText>
      </w:r>
      <w:r w:rsidRPr="00453497">
        <w:instrText xml:space="preserve"> </w:instrText>
      </w:r>
      <w:r>
        <w:instrText>case</w:instrText>
      </w:r>
      <w:r w:rsidRPr="00453497">
        <w:instrText xml:space="preserve"> </w:instrText>
      </w:r>
      <w:r>
        <w:instrText>ascertainment</w:instrText>
      </w:r>
      <w:r w:rsidRPr="00453497">
        <w:instrText xml:space="preserve"> </w:instrText>
      </w:r>
      <w:r>
        <w:instrText>and</w:instrText>
      </w:r>
      <w:r w:rsidRPr="00453497">
        <w:instrText xml:space="preserve"> </w:instrText>
      </w:r>
      <w:r>
        <w:instrText>definitions</w:instrText>
      </w:r>
      <w:r w:rsidRPr="00453497">
        <w:instrText xml:space="preserve"> </w:instrText>
      </w:r>
      <w:r>
        <w:instrText>of</w:instrText>
      </w:r>
      <w:r w:rsidRPr="00453497">
        <w:instrText xml:space="preserve"> </w:instrText>
      </w:r>
      <w:r>
        <w:instrText>complications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numerators</w:instrText>
      </w:r>
      <w:r w:rsidRPr="00453497">
        <w:instrText xml:space="preserve">) </w:instrText>
      </w:r>
      <w:r>
        <w:instrText>and</w:instrText>
      </w:r>
      <w:r w:rsidRPr="00453497">
        <w:instrText xml:space="preserve"> </w:instrText>
      </w:r>
      <w:r>
        <w:instrText>type</w:instrText>
      </w:r>
      <w:r w:rsidRPr="00453497">
        <w:instrText xml:space="preserve"> 2 </w:instrText>
      </w:r>
      <w:r>
        <w:instrText>diabetes</w:instrText>
      </w:r>
      <w:r w:rsidRPr="00453497">
        <w:instrText xml:space="preserve"> (</w:instrText>
      </w:r>
      <w:r>
        <w:instrText>the</w:instrText>
      </w:r>
      <w:r w:rsidRPr="00453497">
        <w:instrText xml:space="preserve"> </w:instrText>
      </w:r>
      <w:r>
        <w:instrText>denominator</w:instrText>
      </w:r>
      <w:r w:rsidRPr="00453497">
        <w:instrText xml:space="preserve">) </w:instrText>
      </w:r>
      <w:r>
        <w:instrText>vary</w:instrText>
      </w:r>
      <w:r w:rsidRPr="00453497">
        <w:instrText xml:space="preserve"> </w:instrText>
      </w:r>
      <w:r>
        <w:instrText>widely</w:instrText>
      </w:r>
      <w:r w:rsidRPr="00453497">
        <w:instrText xml:space="preserve"> </w:instrText>
      </w:r>
      <w:r>
        <w:instrText>and</w:instrText>
      </w:r>
      <w:r w:rsidRPr="00453497">
        <w:instrText xml:space="preserve"> </w:instrText>
      </w:r>
      <w:r>
        <w:instrText>influence</w:instrText>
      </w:r>
      <w:r w:rsidRPr="00453497">
        <w:instrText xml:space="preserve"> </w:instrText>
      </w:r>
      <w:r>
        <w:instrText>the</w:instrText>
      </w:r>
      <w:r w:rsidRPr="00453497">
        <w:instrText xml:space="preserve"> </w:instrText>
      </w:r>
      <w:r>
        <w:instrText>interpretation</w:instrText>
      </w:r>
      <w:r w:rsidRPr="00453497">
        <w:instrText xml:space="preserve"> </w:instrText>
      </w:r>
      <w:r>
        <w:instrText>of</w:instrText>
      </w:r>
      <w:r w:rsidRPr="00453497">
        <w:instrText xml:space="preserve"> </w:instrText>
      </w:r>
      <w:r>
        <w:instrText>international</w:instrText>
      </w:r>
      <w:r w:rsidRPr="00453497">
        <w:instrText xml:space="preserve"> </w:instrText>
      </w:r>
      <w:r>
        <w:instrText>data</w:instrText>
      </w:r>
      <w:r w:rsidRPr="00453497">
        <w:instrText xml:space="preserve">. </w:instrText>
      </w:r>
      <w:r>
        <w:instrText>We</w:instrText>
      </w:r>
      <w:r w:rsidRPr="00453497">
        <w:instrText xml:space="preserve"> </w:instrText>
      </w:r>
      <w:r>
        <w:instrText>offer</w:instrText>
      </w:r>
      <w:r w:rsidRPr="00453497">
        <w:instrText xml:space="preserve"> </w:instrText>
      </w:r>
      <w:r>
        <w:instrText>four</w:instrText>
      </w:r>
      <w:r w:rsidRPr="00453497">
        <w:instrText xml:space="preserve"> </w:instrText>
      </w:r>
      <w:r>
        <w:instrText>key</w:instrText>
      </w:r>
      <w:r w:rsidRPr="00453497">
        <w:instrText xml:space="preserve"> </w:instrText>
      </w:r>
      <w:r>
        <w:instrText>recommendations</w:instrText>
      </w:r>
      <w:r w:rsidRPr="00453497">
        <w:instrText xml:space="preserve"> </w:instrText>
      </w:r>
      <w:r>
        <w:instrText>to</w:instrText>
      </w:r>
      <w:r w:rsidRPr="00453497">
        <w:instrText xml:space="preserve"> </w:instrText>
      </w:r>
      <w:r>
        <w:instrText>more</w:instrText>
      </w:r>
      <w:r w:rsidRPr="00453497">
        <w:instrText xml:space="preserve"> </w:instrText>
      </w:r>
      <w:r>
        <w:instrText>rigorously</w:instrText>
      </w:r>
      <w:r w:rsidRPr="00453497">
        <w:instrText xml:space="preserve"> </w:instrText>
      </w:r>
      <w:r>
        <w:instrText>document</w:instrText>
      </w:r>
      <w:r w:rsidRPr="00453497">
        <w:instrText xml:space="preserve"> </w:instrText>
      </w:r>
      <w:r>
        <w:instrText>trends</w:instrText>
      </w:r>
      <w:r w:rsidRPr="00453497">
        <w:instrText xml:space="preserve"> </w:instrText>
      </w:r>
      <w:r>
        <w:instrText>in</w:instrText>
      </w:r>
      <w:r w:rsidRPr="00453497">
        <w:instrText xml:space="preserve"> </w:instrText>
      </w:r>
      <w:r>
        <w:instrText>rates</w:instrText>
      </w:r>
      <w:r w:rsidRPr="00453497">
        <w:instrText xml:space="preserve"> </w:instrText>
      </w:r>
      <w:r>
        <w:instrText>of</w:instrText>
      </w:r>
      <w:r w:rsidRPr="00453497">
        <w:instrText xml:space="preserve"> </w:instrText>
      </w:r>
      <w:r>
        <w:instrText>type</w:instrText>
      </w:r>
      <w:r w:rsidRPr="00453497">
        <w:instrText xml:space="preserve"> 2 </w:instrText>
      </w:r>
      <w:r>
        <w:instrText>diabetes</w:instrText>
      </w:r>
      <w:r w:rsidRPr="00453497">
        <w:instrText xml:space="preserve"> </w:instrText>
      </w:r>
      <w:r>
        <w:instrText>complications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over</w:instrText>
      </w:r>
      <w:r w:rsidRPr="00453497">
        <w:instrText xml:space="preserve"> </w:instrText>
      </w:r>
      <w:r>
        <w:instrText>time</w:instrText>
      </w:r>
      <w:r w:rsidRPr="00453497">
        <w:instrText xml:space="preserve"> </w:instrText>
      </w:r>
      <w:r>
        <w:instrText>and</w:instrText>
      </w:r>
      <w:r w:rsidRPr="00453497">
        <w:instrText xml:space="preserve"> </w:instrText>
      </w:r>
      <w:r>
        <w:instrText>worldwide</w:instrText>
      </w:r>
      <w:r w:rsidRPr="00453497">
        <w:instrText xml:space="preserve">: (1) </w:instrText>
      </w:r>
      <w:r>
        <w:instrText>increasing</w:instrText>
      </w:r>
      <w:r w:rsidRPr="00453497">
        <w:instrText xml:space="preserve"> </w:instrText>
      </w:r>
      <w:r>
        <w:instrText>investments</w:instrText>
      </w:r>
      <w:r w:rsidRPr="00453497">
        <w:instrText xml:space="preserve"> </w:instrText>
      </w:r>
      <w:r>
        <w:instrText>in</w:instrText>
      </w:r>
      <w:r w:rsidRPr="00453497">
        <w:instrText xml:space="preserve"> </w:instrText>
      </w:r>
      <w:r>
        <w:instrText>data</w:instrText>
      </w:r>
      <w:r w:rsidRPr="00453497">
        <w:instrText xml:space="preserve"> </w:instrText>
      </w:r>
      <w:r>
        <w:instrText>collection</w:instrText>
      </w:r>
      <w:r w:rsidRPr="00453497">
        <w:instrText xml:space="preserve"> </w:instrText>
      </w:r>
      <w:r>
        <w:instrText>systems</w:instrText>
      </w:r>
      <w:r w:rsidRPr="00453497">
        <w:instrText xml:space="preserve">; (2) </w:instrText>
      </w:r>
      <w:r>
        <w:instrText>standardising</w:instrText>
      </w:r>
      <w:r w:rsidRPr="00453497">
        <w:instrText xml:space="preserve"> </w:instrText>
      </w:r>
      <w:r>
        <w:instrText>case</w:instrText>
      </w:r>
      <w:r w:rsidRPr="00453497">
        <w:instrText xml:space="preserve"> </w:instrText>
      </w:r>
      <w:r>
        <w:instrText>definitions</w:instrText>
      </w:r>
      <w:r w:rsidRPr="00453497">
        <w:instrText xml:space="preserve"> </w:instrText>
      </w:r>
      <w:r>
        <w:instrText>and</w:instrText>
      </w:r>
      <w:r w:rsidRPr="00453497">
        <w:instrText xml:space="preserve"> </w:instrText>
      </w:r>
      <w:r>
        <w:instrText>approaches</w:instrText>
      </w:r>
      <w:r w:rsidRPr="00453497">
        <w:instrText xml:space="preserve"> </w:instrText>
      </w:r>
      <w:r>
        <w:instrText>to</w:instrText>
      </w:r>
      <w:r w:rsidRPr="00453497">
        <w:instrText xml:space="preserve"> </w:instrText>
      </w:r>
      <w:r>
        <w:instrText>ascertainment</w:instrText>
      </w:r>
      <w:r w:rsidRPr="00453497">
        <w:instrText xml:space="preserve">; (3) </w:instrText>
      </w:r>
      <w:r>
        <w:instrText>strengthening</w:instrText>
      </w:r>
      <w:r w:rsidRPr="00453497">
        <w:instrText xml:space="preserve"> </w:instrText>
      </w:r>
      <w:r>
        <w:instrText>analytical</w:instrText>
      </w:r>
      <w:r w:rsidRPr="00453497">
        <w:instrText xml:space="preserve"> </w:instrText>
      </w:r>
      <w:r>
        <w:instrText>capacity</w:instrText>
      </w:r>
      <w:r w:rsidRPr="00453497">
        <w:instrText xml:space="preserve">; </w:instrText>
      </w:r>
      <w:r>
        <w:instrText>and</w:instrText>
      </w:r>
      <w:r w:rsidRPr="00453497">
        <w:instrText xml:space="preserve"> (4) </w:instrText>
      </w:r>
      <w:r>
        <w:instrText>developing</w:instrText>
      </w:r>
      <w:r w:rsidRPr="00453497">
        <w:instrText xml:space="preserve"> </w:instrText>
      </w:r>
      <w:r>
        <w:instrText>and</w:instrText>
      </w:r>
      <w:r w:rsidRPr="00453497">
        <w:instrText xml:space="preserve"> </w:instrText>
      </w:r>
      <w:r>
        <w:instrText>implementing</w:instrText>
      </w:r>
      <w:r w:rsidRPr="00453497">
        <w:instrText xml:space="preserve"> </w:instrText>
      </w:r>
      <w:r>
        <w:instrText>structured</w:instrText>
      </w:r>
      <w:r w:rsidRPr="00453497">
        <w:instrText xml:space="preserve"> </w:instrText>
      </w:r>
      <w:r>
        <w:instrText>guidelines</w:instrText>
      </w:r>
      <w:r w:rsidRPr="00453497">
        <w:instrText xml:space="preserve"> </w:instrText>
      </w:r>
      <w:r>
        <w:instrText>for</w:instrText>
      </w:r>
      <w:r w:rsidRPr="00453497">
        <w:instrText xml:space="preserve"> </w:instrText>
      </w:r>
      <w:r>
        <w:instrText>reporting</w:instrText>
      </w:r>
      <w:r w:rsidRPr="00453497">
        <w:instrText xml:space="preserve"> </w:instrText>
      </w:r>
      <w:r>
        <w:instrText>of</w:instrText>
      </w:r>
      <w:r w:rsidRPr="00453497">
        <w:instrText xml:space="preserve"> </w:instrText>
      </w:r>
      <w:r>
        <w:instrText>data</w:instrText>
      </w:r>
      <w:r w:rsidRPr="00453497">
        <w:instrText>.","</w:instrText>
      </w:r>
      <w:r>
        <w:instrText>container</w:instrText>
      </w:r>
      <w:r w:rsidRPr="00453497">
        <w:instrText>-</w:instrText>
      </w:r>
      <w:r>
        <w:instrText>title</w:instrText>
      </w:r>
      <w:r w:rsidRPr="00453497">
        <w:instrText>":"</w:instrText>
      </w:r>
      <w:r>
        <w:instrText>Diabetologia</w:instrText>
      </w:r>
      <w:r w:rsidRPr="00453497">
        <w:instrText>","</w:instrText>
      </w:r>
      <w:r>
        <w:instrText>DOI</w:instrText>
      </w:r>
      <w:r w:rsidRPr="00453497">
        <w:instrText>":"10.1007/</w:instrText>
      </w:r>
      <w:r>
        <w:instrText>s</w:instrText>
      </w:r>
      <w:r w:rsidRPr="00453497">
        <w:instrText>00125-021-05585-2","</w:instrText>
      </w:r>
      <w:r>
        <w:instrText>ISSN</w:instrText>
      </w:r>
      <w:r w:rsidRPr="00453497">
        <w:instrText>":"0012-186</w:instrText>
      </w:r>
      <w:r>
        <w:instrText>X</w:instrText>
      </w:r>
      <w:r w:rsidRPr="00453497">
        <w:instrText>","</w:instrText>
      </w:r>
      <w:r>
        <w:instrText>issue</w:instrText>
      </w:r>
      <w:r w:rsidRPr="00453497">
        <w:instrText>":"1","</w:instrText>
      </w:r>
      <w:r>
        <w:instrText>journalAbbreviation":"Diabetologia","note":"PMID: 34837505\nPMCID: PMC8660730","page":"3-13","source":"PubMed Central","title":"Interpreting global trends in type 2 diabetes complications and mortality","volume":"65","author":[{"family":"Ali","given":"Mohammed K."},{"family":"Pearson-Stuttard","given":"Jonathan"},{"family":"Selvin","given":"Elizabeth"},{"family":"Gregg","given":"Edward W."}],"issued":{"date-parts":[["2022"]]}},"label":"page"},{"id":2949,"uris":["http://zotero.org/users/5483459/items/CQK8RGJ2"],"itemData":{"id":2949,"type":"article-journal","abstract":"AIMS: To estimate the number of deaths attributable to diabetes in 20-79-year-old adults in 2019.\nMETHODS: The following were used to estimate the number of deaths attributable to diabetes: all-cause mortality estimates from the World Health Organization life table, country level age- and sex-specific estimates of diabetes prevalence in 2019 and relative risks of death in people with diabetes compared to people without diabetes.\nRESULTS: An estimated 4.2 million deaths among 20-79-year-old adults are attributable to diabetes. Diabetes is estimated to contribute to 11.3% of deaths globally, ranging from 6.8% (lowest) in the Africa Region to 16.2% (highest) in the Middle East and North Africa. About half (46.2%) of the deaths attributable to diabetes occur in people under the age of 60 years. The Africa Region has the highest</w:instrText>
      </w:r>
      <w:r w:rsidRPr="004471D7">
        <w:instrText xml:space="preserve"> (73.1%) </w:instrText>
      </w:r>
      <w:r>
        <w:instrText>proportion</w:instrText>
      </w:r>
      <w:r w:rsidRPr="004471D7">
        <w:instrText xml:space="preserve"> </w:instrText>
      </w:r>
      <w:r>
        <w:instrText>of</w:instrText>
      </w:r>
      <w:r w:rsidRPr="004471D7">
        <w:instrText xml:space="preserve"> </w:instrText>
      </w:r>
      <w:r>
        <w:instrText>deaths</w:instrText>
      </w:r>
      <w:r w:rsidRPr="004471D7">
        <w:instrText xml:space="preserve"> </w:instrText>
      </w:r>
      <w:r>
        <w:instrText>attributable</w:instrText>
      </w:r>
      <w:r w:rsidRPr="004471D7">
        <w:instrText xml:space="preserve"> </w:instrText>
      </w:r>
      <w:r>
        <w:instrText>to</w:instrText>
      </w:r>
      <w:r w:rsidRPr="004471D7">
        <w:instrText xml:space="preserve"> </w:instrText>
      </w:r>
      <w:r>
        <w:instrText>diabetes</w:instrText>
      </w:r>
      <w:r w:rsidRPr="004471D7">
        <w:instrText xml:space="preserve"> </w:instrText>
      </w:r>
      <w:r>
        <w:instrText>in</w:instrText>
      </w:r>
      <w:r w:rsidRPr="004471D7">
        <w:instrText xml:space="preserve"> </w:instrText>
      </w:r>
      <w:r>
        <w:instrText>people</w:instrText>
      </w:r>
      <w:r w:rsidRPr="004471D7">
        <w:instrText xml:space="preserve"> </w:instrText>
      </w:r>
      <w:r>
        <w:instrText>under</w:instrText>
      </w:r>
      <w:r w:rsidRPr="004471D7">
        <w:instrText xml:space="preserve"> </w:instrText>
      </w:r>
      <w:r>
        <w:instrText>the</w:instrText>
      </w:r>
      <w:r w:rsidRPr="004471D7">
        <w:instrText xml:space="preserve"> </w:instrText>
      </w:r>
      <w:r>
        <w:instrText>age</w:instrText>
      </w:r>
      <w:r w:rsidRPr="004471D7">
        <w:instrText xml:space="preserve"> </w:instrText>
      </w:r>
      <w:r>
        <w:instrText>of</w:instrText>
      </w:r>
      <w:r w:rsidRPr="004471D7">
        <w:instrText xml:space="preserve"> 60</w:instrText>
      </w:r>
      <w:r>
        <w:instrText> years</w:instrText>
      </w:r>
      <w:r w:rsidRPr="004471D7">
        <w:instrText xml:space="preserve">, </w:instrText>
      </w:r>
      <w:r>
        <w:instrText>while</w:instrText>
      </w:r>
      <w:r w:rsidRPr="004471D7">
        <w:instrText xml:space="preserve"> </w:instrText>
      </w:r>
      <w:r>
        <w:instrText>the</w:instrText>
      </w:r>
      <w:r w:rsidRPr="004471D7">
        <w:instrText xml:space="preserve"> </w:instrText>
      </w:r>
      <w:r>
        <w:instrText>Europe</w:instrText>
      </w:r>
      <w:r w:rsidRPr="004471D7">
        <w:instrText xml:space="preserve"> </w:instrText>
      </w:r>
      <w:r>
        <w:instrText>Region</w:instrText>
      </w:r>
      <w:r w:rsidRPr="004471D7">
        <w:instrText xml:space="preserve"> </w:instrText>
      </w:r>
      <w:r>
        <w:instrText>has</w:instrText>
      </w:r>
      <w:r w:rsidRPr="004471D7">
        <w:instrText xml:space="preserve"> </w:instrText>
      </w:r>
      <w:r>
        <w:instrText>the</w:instrText>
      </w:r>
      <w:r w:rsidRPr="004471D7">
        <w:instrText xml:space="preserve"> </w:instrText>
      </w:r>
      <w:r>
        <w:instrText>lowest</w:instrText>
      </w:r>
      <w:r w:rsidRPr="004471D7">
        <w:instrText xml:space="preserve"> (31.4%).\</w:instrText>
      </w:r>
      <w:r>
        <w:instrText>nCONCLUSIONS</w:instrText>
      </w:r>
      <w:r w:rsidRPr="004471D7">
        <w:instrText xml:space="preserve">: </w:instrText>
      </w:r>
      <w:r>
        <w:instrText>Diabetes</w:instrText>
      </w:r>
      <w:r w:rsidRPr="004471D7">
        <w:instrText xml:space="preserve"> </w:instrText>
      </w:r>
      <w:r>
        <w:instrText>is</w:instrText>
      </w:r>
      <w:r w:rsidRPr="004471D7">
        <w:instrText xml:space="preserve"> </w:instrText>
      </w:r>
      <w:r>
        <w:instrText>estimated</w:instrText>
      </w:r>
      <w:r w:rsidRPr="004471D7">
        <w:instrText xml:space="preserve"> </w:instrText>
      </w:r>
      <w:r>
        <w:instrText>to</w:instrText>
      </w:r>
      <w:r w:rsidRPr="004471D7">
        <w:instrText xml:space="preserve"> </w:instrText>
      </w:r>
      <w:r>
        <w:instrText>contribute</w:instrText>
      </w:r>
      <w:r w:rsidRPr="004471D7">
        <w:instrText xml:space="preserve"> </w:instrText>
      </w:r>
      <w:r>
        <w:instrText>to</w:instrText>
      </w:r>
      <w:r w:rsidRPr="004471D7">
        <w:instrText xml:space="preserve"> </w:instrText>
      </w:r>
      <w:r>
        <w:instrText>one</w:instrText>
      </w:r>
      <w:r w:rsidRPr="004471D7">
        <w:instrText xml:space="preserve"> </w:instrText>
      </w:r>
      <w:r>
        <w:instrText>in</w:instrText>
      </w:r>
      <w:r w:rsidRPr="004471D7">
        <w:instrText xml:space="preserve"> </w:instrText>
      </w:r>
      <w:r>
        <w:instrText>nine</w:instrText>
      </w:r>
      <w:r w:rsidRPr="004471D7">
        <w:instrText xml:space="preserve"> </w:instrText>
      </w:r>
      <w:r>
        <w:instrText>deaths</w:instrText>
      </w:r>
      <w:r w:rsidRPr="004471D7">
        <w:instrText xml:space="preserve"> </w:instrText>
      </w:r>
      <w:r>
        <w:instrText>among</w:instrText>
      </w:r>
      <w:r w:rsidRPr="004471D7">
        <w:instrText xml:space="preserve"> </w:instrText>
      </w:r>
      <w:r>
        <w:instrText>adults</w:instrText>
      </w:r>
      <w:r w:rsidRPr="004471D7">
        <w:instrText xml:space="preserve"> </w:instrText>
      </w:r>
      <w:r>
        <w:instrText>aged</w:instrText>
      </w:r>
      <w:r w:rsidRPr="004471D7">
        <w:instrText xml:space="preserve"> 20-79</w:instrText>
      </w:r>
      <w:r>
        <w:instrText> years</w:instrText>
      </w:r>
      <w:r w:rsidRPr="004471D7">
        <w:instrText xml:space="preserve">. </w:instrText>
      </w:r>
      <w:r>
        <w:instrText>Prevention</w:instrText>
      </w:r>
      <w:r w:rsidRPr="004471D7">
        <w:instrText xml:space="preserve"> </w:instrText>
      </w:r>
      <w:r>
        <w:instrText>of</w:instrText>
      </w:r>
      <w:r w:rsidRPr="004471D7">
        <w:instrText xml:space="preserve"> </w:instrText>
      </w:r>
      <w:r>
        <w:instrText>diabetes</w:instrText>
      </w:r>
      <w:r w:rsidRPr="004471D7">
        <w:instrText xml:space="preserve"> </w:instrText>
      </w:r>
      <w:r>
        <w:instrText>and</w:instrText>
      </w:r>
      <w:r w:rsidRPr="004471D7">
        <w:instrText xml:space="preserve"> </w:instrText>
      </w:r>
      <w:r>
        <w:instrText>its</w:instrText>
      </w:r>
      <w:r w:rsidRPr="004471D7">
        <w:instrText xml:space="preserve"> </w:instrText>
      </w:r>
      <w:r>
        <w:instrText>complications</w:instrText>
      </w:r>
      <w:r w:rsidRPr="004471D7">
        <w:instrText xml:space="preserve"> </w:instrText>
      </w:r>
      <w:r>
        <w:instrText>is</w:instrText>
      </w:r>
      <w:r w:rsidRPr="004471D7">
        <w:instrText xml:space="preserve"> </w:instrText>
      </w:r>
      <w:r>
        <w:instrText>essential</w:instrText>
      </w:r>
      <w:r w:rsidRPr="004471D7">
        <w:instrText xml:space="preserve">, </w:instrText>
      </w:r>
      <w:r>
        <w:instrText>particularly</w:instrText>
      </w:r>
      <w:r w:rsidRPr="004471D7">
        <w:instrText xml:space="preserve"> </w:instrText>
      </w:r>
      <w:r>
        <w:instrText>in</w:instrText>
      </w:r>
      <w:r w:rsidRPr="004471D7">
        <w:instrText xml:space="preserve"> </w:instrText>
      </w:r>
      <w:r>
        <w:instrText>middle</w:instrText>
      </w:r>
      <w:r w:rsidRPr="004471D7">
        <w:instrText>-</w:instrText>
      </w:r>
      <w:r>
        <w:instrText>income</w:instrText>
      </w:r>
      <w:r w:rsidRPr="004471D7">
        <w:instrText xml:space="preserve"> </w:instrText>
      </w:r>
      <w:r>
        <w:instrText>countries</w:instrText>
      </w:r>
      <w:r w:rsidRPr="004471D7">
        <w:instrText xml:space="preserve">, </w:instrText>
      </w:r>
      <w:r>
        <w:instrText>where</w:instrText>
      </w:r>
      <w:r w:rsidRPr="004471D7">
        <w:instrText xml:space="preserve"> </w:instrText>
      </w:r>
      <w:r>
        <w:instrText>the</w:instrText>
      </w:r>
      <w:r w:rsidRPr="004471D7">
        <w:instrText xml:space="preserve"> </w:instrText>
      </w:r>
      <w:r>
        <w:instrText>current</w:instrText>
      </w:r>
      <w:r w:rsidRPr="004471D7">
        <w:instrText xml:space="preserve"> </w:instrText>
      </w:r>
      <w:r>
        <w:instrText>impact</w:instrText>
      </w:r>
      <w:r w:rsidRPr="004471D7">
        <w:instrText xml:space="preserve"> </w:instrText>
      </w:r>
      <w:r>
        <w:instrText>is</w:instrText>
      </w:r>
      <w:r w:rsidRPr="004471D7">
        <w:instrText xml:space="preserve"> </w:instrText>
      </w:r>
      <w:r>
        <w:instrText>estimated</w:instrText>
      </w:r>
      <w:r w:rsidRPr="004471D7">
        <w:instrText xml:space="preserve"> </w:instrText>
      </w:r>
      <w:r>
        <w:instrText>to</w:instrText>
      </w:r>
      <w:r w:rsidRPr="004471D7">
        <w:instrText xml:space="preserve"> </w:instrText>
      </w:r>
      <w:r>
        <w:instrText>be</w:instrText>
      </w:r>
      <w:r w:rsidRPr="004471D7">
        <w:instrText xml:space="preserve"> </w:instrText>
      </w:r>
      <w:r>
        <w:instrText>the</w:instrText>
      </w:r>
      <w:r w:rsidRPr="004471D7">
        <w:instrText xml:space="preserve"> </w:instrText>
      </w:r>
      <w:r>
        <w:instrText>largest</w:instrText>
      </w:r>
      <w:r w:rsidRPr="004471D7">
        <w:instrText xml:space="preserve">. </w:instrText>
      </w:r>
      <w:r>
        <w:instrText>Contemporary</w:instrText>
      </w:r>
      <w:r w:rsidRPr="004471D7">
        <w:instrText xml:space="preserve"> </w:instrText>
      </w:r>
      <w:r>
        <w:instrText>data</w:instrText>
      </w:r>
      <w:r w:rsidRPr="004471D7">
        <w:instrText xml:space="preserve"> </w:instrText>
      </w:r>
      <w:r>
        <w:instrText>from</w:instrText>
      </w:r>
      <w:r w:rsidRPr="004471D7">
        <w:instrText xml:space="preserve"> </w:instrText>
      </w:r>
      <w:r>
        <w:instrText>diverse</w:instrText>
      </w:r>
      <w:r w:rsidRPr="004471D7">
        <w:instrText xml:space="preserve"> </w:instrText>
      </w:r>
      <w:r>
        <w:instrText>populations</w:instrText>
      </w:r>
      <w:r w:rsidRPr="004471D7">
        <w:instrText xml:space="preserve"> </w:instrText>
      </w:r>
      <w:r>
        <w:instrText>are</w:instrText>
      </w:r>
      <w:r w:rsidRPr="004471D7">
        <w:instrText xml:space="preserve"> </w:instrText>
      </w:r>
      <w:r>
        <w:instrText>needed</w:instrText>
      </w:r>
      <w:r w:rsidRPr="004471D7">
        <w:instrText xml:space="preserve"> </w:instrText>
      </w:r>
      <w:r>
        <w:instrText>to</w:instrText>
      </w:r>
      <w:r w:rsidRPr="004471D7">
        <w:instrText xml:space="preserve"> </w:instrText>
      </w:r>
      <w:r>
        <w:instrText>validate</w:instrText>
      </w:r>
      <w:r w:rsidRPr="004471D7">
        <w:instrText xml:space="preserve"> </w:instrText>
      </w:r>
      <w:r>
        <w:instrText>these</w:instrText>
      </w:r>
      <w:r w:rsidRPr="004471D7">
        <w:instrText xml:space="preserve"> </w:instrText>
      </w:r>
      <w:r>
        <w:instrText>estimates</w:instrText>
      </w:r>
      <w:r w:rsidRPr="004471D7">
        <w:instrText>.","</w:instrText>
      </w:r>
      <w:r>
        <w:instrText>container</w:instrText>
      </w:r>
      <w:r w:rsidRPr="004471D7">
        <w:instrText>-</w:instrText>
      </w:r>
      <w:r>
        <w:instrText>title</w:instrText>
      </w:r>
      <w:r w:rsidRPr="004471D7">
        <w:instrText>":"</w:instrText>
      </w:r>
      <w:r>
        <w:instrText>Diabetes</w:instrText>
      </w:r>
      <w:r w:rsidRPr="004471D7">
        <w:instrText xml:space="preserve"> </w:instrText>
      </w:r>
      <w:r>
        <w:instrText>Research</w:instrText>
      </w:r>
      <w:r w:rsidRPr="004471D7">
        <w:instrText xml:space="preserve"> </w:instrText>
      </w:r>
      <w:r>
        <w:instrText>and</w:instrText>
      </w:r>
      <w:r w:rsidRPr="004471D7">
        <w:instrText xml:space="preserve"> </w:instrText>
      </w:r>
      <w:r>
        <w:instrText>Clinical</w:instrText>
      </w:r>
      <w:r w:rsidRPr="004471D7">
        <w:instrText xml:space="preserve"> </w:instrText>
      </w:r>
      <w:r>
        <w:instrText>Practice</w:instrText>
      </w:r>
      <w:r w:rsidRPr="004471D7">
        <w:instrText>","</w:instrText>
      </w:r>
      <w:r>
        <w:instrText>DOI</w:instrText>
      </w:r>
      <w:r w:rsidRPr="004471D7">
        <w:instrText>":"10.1016/</w:instrText>
      </w:r>
      <w:r>
        <w:instrText>j</w:instrText>
      </w:r>
      <w:r w:rsidRPr="004471D7">
        <w:instrText>.</w:instrText>
      </w:r>
      <w:r>
        <w:instrText>diabres</w:instrText>
      </w:r>
      <w:r w:rsidRPr="004471D7">
        <w:instrText>.2020.108086","</w:instrText>
      </w:r>
      <w:r>
        <w:instrText>ISSN</w:instrText>
      </w:r>
      <w:r w:rsidRPr="004471D7">
        <w:instrText>":"1872-8227","</w:instrText>
      </w:r>
      <w:r>
        <w:instrText>journalAbbreviation</w:instrText>
      </w:r>
      <w:r w:rsidRPr="004471D7">
        <w:instrText>":"</w:instrText>
      </w:r>
      <w:r>
        <w:instrText>Diabetes</w:instrText>
      </w:r>
      <w:r w:rsidRPr="004471D7">
        <w:instrText xml:space="preserve"> </w:instrText>
      </w:r>
      <w:r>
        <w:instrText>Res</w:instrText>
      </w:r>
      <w:r w:rsidRPr="004471D7">
        <w:instrText xml:space="preserve"> </w:instrText>
      </w:r>
      <w:r>
        <w:instrText>Clin</w:instrText>
      </w:r>
      <w:r w:rsidRPr="004471D7">
        <w:instrText xml:space="preserve"> </w:instrText>
      </w:r>
      <w:r>
        <w:instrText>Pract</w:instrText>
      </w:r>
      <w:r w:rsidRPr="004471D7">
        <w:instrText>","</w:instrText>
      </w:r>
      <w:r>
        <w:instrText>language</w:instrText>
      </w:r>
      <w:r w:rsidRPr="004471D7">
        <w:instrText>":"</w:instrText>
      </w:r>
      <w:r>
        <w:instrText>eng</w:instrText>
      </w:r>
      <w:r w:rsidRPr="004471D7">
        <w:instrText>","</w:instrText>
      </w:r>
      <w:r>
        <w:instrText>note</w:instrText>
      </w:r>
      <w:r w:rsidRPr="004471D7">
        <w:instrText>":"</w:instrText>
      </w:r>
      <w:r>
        <w:instrText>PMID</w:instrText>
      </w:r>
      <w:r w:rsidRPr="004471D7">
        <w:instrText>: 32068099","</w:instrText>
      </w:r>
      <w:r>
        <w:instrText>page</w:instrText>
      </w:r>
      <w:r w:rsidRPr="004471D7">
        <w:instrText>":"108086","</w:instrText>
      </w:r>
      <w:r>
        <w:instrText>source</w:instrText>
      </w:r>
      <w:r w:rsidRPr="004471D7">
        <w:instrText>":"</w:instrText>
      </w:r>
      <w:r>
        <w:instrText>PubMed</w:instrText>
      </w:r>
      <w:r w:rsidRPr="004471D7">
        <w:instrText>","</w:instrText>
      </w:r>
      <w:r>
        <w:instrText>title</w:instrText>
      </w:r>
      <w:r w:rsidRPr="004471D7">
        <w:instrText>":"</w:instrText>
      </w:r>
      <w:r>
        <w:instrText>Mortality</w:instrText>
      </w:r>
      <w:r w:rsidRPr="004471D7">
        <w:instrText xml:space="preserve"> </w:instrText>
      </w:r>
      <w:r>
        <w:instrText>attributable</w:instrText>
      </w:r>
      <w:r w:rsidRPr="004471D7">
        <w:instrText xml:space="preserve"> </w:instrText>
      </w:r>
      <w:r>
        <w:instrText>to</w:instrText>
      </w:r>
      <w:r w:rsidRPr="004471D7">
        <w:instrText xml:space="preserve"> </w:instrText>
      </w:r>
      <w:r>
        <w:instrText>diabetes</w:instrText>
      </w:r>
      <w:r w:rsidRPr="004471D7">
        <w:instrText xml:space="preserve"> </w:instrText>
      </w:r>
      <w:r>
        <w:instrText>in</w:instrText>
      </w:r>
      <w:r w:rsidRPr="004471D7">
        <w:instrText xml:space="preserve"> 20-79</w:instrText>
      </w:r>
      <w:r>
        <w:instrText> years</w:instrText>
      </w:r>
      <w:r w:rsidRPr="004471D7">
        <w:instrText xml:space="preserve"> </w:instrText>
      </w:r>
      <w:r>
        <w:instrText>old</w:instrText>
      </w:r>
      <w:r w:rsidRPr="004471D7">
        <w:instrText xml:space="preserve"> </w:instrText>
      </w:r>
      <w:r>
        <w:instrText>adults</w:instrText>
      </w:r>
      <w:r w:rsidRPr="004471D7">
        <w:instrText xml:space="preserve">, 2019 </w:instrText>
      </w:r>
      <w:r>
        <w:instrText>estimates</w:instrText>
      </w:r>
      <w:r w:rsidRPr="004471D7">
        <w:instrText xml:space="preserve">: </w:instrText>
      </w:r>
      <w:r>
        <w:instrText>Results</w:instrText>
      </w:r>
      <w:r w:rsidRPr="004471D7">
        <w:instrText xml:space="preserve"> </w:instrText>
      </w:r>
      <w:r>
        <w:instrText>from</w:instrText>
      </w:r>
      <w:r w:rsidRPr="004471D7">
        <w:instrText xml:space="preserve"> </w:instrText>
      </w:r>
      <w:r>
        <w:instrText>the</w:instrText>
      </w:r>
      <w:r w:rsidRPr="004471D7">
        <w:instrText xml:space="preserve"> </w:instrText>
      </w:r>
      <w:r>
        <w:instrText>International</w:instrText>
      </w:r>
      <w:r w:rsidRPr="004471D7">
        <w:instrText xml:space="preserve"> </w:instrText>
      </w:r>
      <w:r>
        <w:instrText>Diabetes</w:instrText>
      </w:r>
      <w:r w:rsidRPr="004471D7">
        <w:instrText xml:space="preserve"> </w:instrText>
      </w:r>
      <w:r>
        <w:instrText>Federation</w:instrText>
      </w:r>
      <w:r w:rsidRPr="004471D7">
        <w:instrText xml:space="preserve"> </w:instrText>
      </w:r>
      <w:r>
        <w:instrText>Diabetes</w:instrText>
      </w:r>
      <w:r w:rsidRPr="004471D7">
        <w:instrText xml:space="preserve"> </w:instrText>
      </w:r>
      <w:r>
        <w:instrText>Atlas</w:instrText>
      </w:r>
      <w:r w:rsidRPr="004471D7">
        <w:instrText>, 9</w:instrText>
      </w:r>
      <w:r>
        <w:instrText>th</w:instrText>
      </w:r>
      <w:r w:rsidRPr="004471D7">
        <w:instrText xml:space="preserve"> </w:instrText>
      </w:r>
      <w:r>
        <w:instrText>edition</w:instrText>
      </w:r>
      <w:r w:rsidRPr="004471D7">
        <w:instrText>","</w:instrText>
      </w:r>
      <w:r>
        <w:instrText>title</w:instrText>
      </w:r>
      <w:r w:rsidRPr="004471D7">
        <w:instrText>-</w:instrText>
      </w:r>
      <w:r>
        <w:instrText>short</w:instrText>
      </w:r>
      <w:r w:rsidRPr="004471D7">
        <w:instrText>":"</w:instrText>
      </w:r>
      <w:r>
        <w:instrText>Mortality</w:instrText>
      </w:r>
      <w:r w:rsidRPr="004471D7">
        <w:instrText xml:space="preserve"> </w:instrText>
      </w:r>
      <w:r>
        <w:instrText>attributable</w:instrText>
      </w:r>
      <w:r w:rsidRPr="004471D7">
        <w:instrText xml:space="preserve"> </w:instrText>
      </w:r>
      <w:r>
        <w:instrText>to</w:instrText>
      </w:r>
      <w:r w:rsidRPr="004471D7">
        <w:instrText xml:space="preserve"> </w:instrText>
      </w:r>
      <w:r>
        <w:instrText>diabetes</w:instrText>
      </w:r>
      <w:r w:rsidRPr="004471D7">
        <w:instrText xml:space="preserve"> </w:instrText>
      </w:r>
      <w:r>
        <w:instrText>in</w:instrText>
      </w:r>
      <w:r w:rsidRPr="004471D7">
        <w:instrText xml:space="preserve"> 20-79</w:instrText>
      </w:r>
      <w:r>
        <w:instrText> years</w:instrText>
      </w:r>
      <w:r w:rsidRPr="004471D7">
        <w:instrText xml:space="preserve"> </w:instrText>
      </w:r>
      <w:r>
        <w:instrText>old</w:instrText>
      </w:r>
      <w:r w:rsidRPr="004471D7">
        <w:instrText xml:space="preserve"> </w:instrText>
      </w:r>
      <w:r>
        <w:instrText>adults</w:instrText>
      </w:r>
      <w:r w:rsidRPr="004471D7">
        <w:instrText xml:space="preserve">, 2019 </w:instrText>
      </w:r>
      <w:r>
        <w:instrText>estimates</w:instrText>
      </w:r>
      <w:r w:rsidRPr="004471D7">
        <w:instrText>","</w:instrText>
      </w:r>
      <w:r>
        <w:instrText>volume</w:instrText>
      </w:r>
      <w:r w:rsidRPr="004471D7">
        <w:instrText>":"162","</w:instrText>
      </w:r>
      <w:r>
        <w:instrText>author</w:instrText>
      </w:r>
      <w:r w:rsidRPr="004471D7">
        <w:instrText>":[{"</w:instrText>
      </w:r>
      <w:r>
        <w:instrText>family</w:instrText>
      </w:r>
      <w:r w:rsidRPr="004471D7">
        <w:instrText>":"</w:instrText>
      </w:r>
      <w:r>
        <w:instrText>Saeedi</w:instrText>
      </w:r>
      <w:r w:rsidRPr="004471D7">
        <w:instrText>","</w:instrText>
      </w:r>
      <w:r>
        <w:instrText>given</w:instrText>
      </w:r>
      <w:r w:rsidRPr="004471D7">
        <w:instrText>":"</w:instrText>
      </w:r>
      <w:r>
        <w:instrText>Pouya</w:instrText>
      </w:r>
      <w:r w:rsidRPr="004471D7">
        <w:instrText>"},{"</w:instrText>
      </w:r>
      <w:r>
        <w:instrText>family</w:instrText>
      </w:r>
      <w:r w:rsidRPr="004471D7">
        <w:instrText>":"</w:instrText>
      </w:r>
      <w:r>
        <w:instrText>Salpea</w:instrText>
      </w:r>
      <w:r w:rsidRPr="004471D7">
        <w:instrText>","</w:instrText>
      </w:r>
      <w:r>
        <w:instrText>given</w:instrText>
      </w:r>
      <w:r w:rsidRPr="004471D7">
        <w:instrText>":"</w:instrText>
      </w:r>
      <w:r>
        <w:instrText>Paraskevi</w:instrText>
      </w:r>
      <w:r w:rsidRPr="004471D7">
        <w:instrText>"},{"</w:instrText>
      </w:r>
      <w:r>
        <w:instrText>family</w:instrText>
      </w:r>
      <w:r w:rsidRPr="004471D7">
        <w:instrText>":"</w:instrText>
      </w:r>
      <w:r>
        <w:instrText>Karuranga</w:instrText>
      </w:r>
      <w:r w:rsidRPr="004471D7">
        <w:instrText>","</w:instrText>
      </w:r>
      <w:r>
        <w:instrText>given</w:instrText>
      </w:r>
      <w:r w:rsidRPr="004471D7">
        <w:instrText>":"</w:instrText>
      </w:r>
      <w:r>
        <w:instrText>Suvi</w:instrText>
      </w:r>
      <w:r w:rsidRPr="004471D7">
        <w:instrText>"},{"</w:instrText>
      </w:r>
      <w:r>
        <w:instrText>family</w:instrText>
      </w:r>
      <w:r w:rsidRPr="004471D7">
        <w:instrText>":"</w:instrText>
      </w:r>
      <w:r>
        <w:instrText>Petersohn</w:instrText>
      </w:r>
      <w:r w:rsidRPr="004471D7">
        <w:instrText>","</w:instrText>
      </w:r>
      <w:r>
        <w:instrText>given</w:instrText>
      </w:r>
      <w:r w:rsidRPr="004471D7">
        <w:instrText>":"</w:instrText>
      </w:r>
      <w:r>
        <w:instrText>Inga</w:instrText>
      </w:r>
      <w:r w:rsidRPr="004471D7">
        <w:instrText>"},{"</w:instrText>
      </w:r>
      <w:r>
        <w:instrText>family</w:instrText>
      </w:r>
      <w:r w:rsidRPr="004471D7">
        <w:instrText>":"</w:instrText>
      </w:r>
      <w:r>
        <w:instrText>Malanda</w:instrText>
      </w:r>
      <w:r w:rsidRPr="004471D7">
        <w:instrText>","</w:instrText>
      </w:r>
      <w:r>
        <w:instrText>given</w:instrText>
      </w:r>
      <w:r w:rsidRPr="004471D7">
        <w:instrText>":"</w:instrText>
      </w:r>
      <w:r>
        <w:instrText>Belma</w:instrText>
      </w:r>
      <w:r w:rsidRPr="004471D7">
        <w:instrText>"},{"</w:instrText>
      </w:r>
      <w:r>
        <w:instrText>family</w:instrText>
      </w:r>
      <w:r w:rsidRPr="004471D7">
        <w:instrText>":"</w:instrText>
      </w:r>
      <w:r>
        <w:instrText>Gregg</w:instrText>
      </w:r>
      <w:r w:rsidRPr="004471D7">
        <w:instrText>","</w:instrText>
      </w:r>
      <w:r>
        <w:instrText>given</w:instrText>
      </w:r>
      <w:r w:rsidRPr="004471D7">
        <w:instrText>":"</w:instrText>
      </w:r>
      <w:r>
        <w:instrText>Edward</w:instrText>
      </w:r>
      <w:r w:rsidRPr="004471D7">
        <w:instrText xml:space="preserve"> </w:instrText>
      </w:r>
      <w:r>
        <w:instrText>W</w:instrText>
      </w:r>
      <w:r w:rsidRPr="004471D7">
        <w:instrText>."},{"</w:instrText>
      </w:r>
      <w:r>
        <w:instrText>family</w:instrText>
      </w:r>
      <w:r w:rsidRPr="004471D7">
        <w:instrText>":"</w:instrText>
      </w:r>
      <w:r>
        <w:instrText>Unwin</w:instrText>
      </w:r>
      <w:r w:rsidRPr="004471D7">
        <w:instrText>","</w:instrText>
      </w:r>
      <w:r>
        <w:instrText>given</w:instrText>
      </w:r>
      <w:r w:rsidRPr="004471D7">
        <w:instrText>":"</w:instrText>
      </w:r>
      <w:r>
        <w:instrText>Nigel</w:instrText>
      </w:r>
      <w:r w:rsidRPr="004471D7">
        <w:instrText>"},{"</w:instrText>
      </w:r>
      <w:r>
        <w:instrText>family</w:instrText>
      </w:r>
      <w:r w:rsidRPr="004471D7">
        <w:instrText>":"</w:instrText>
      </w:r>
      <w:r>
        <w:instrText>Wild</w:instrText>
      </w:r>
      <w:r w:rsidRPr="004471D7">
        <w:instrText>","</w:instrText>
      </w:r>
      <w:r>
        <w:instrText>given</w:instrText>
      </w:r>
      <w:r w:rsidRPr="004471D7">
        <w:instrText>":"</w:instrText>
      </w:r>
      <w:r>
        <w:instrText>Sarah</w:instrText>
      </w:r>
      <w:r w:rsidRPr="004471D7">
        <w:instrText xml:space="preserve"> </w:instrText>
      </w:r>
      <w:r>
        <w:instrText>H</w:instrText>
      </w:r>
      <w:r w:rsidRPr="004471D7">
        <w:instrText>."},{"</w:instrText>
      </w:r>
      <w:r>
        <w:instrText>family</w:instrText>
      </w:r>
      <w:r w:rsidRPr="004471D7">
        <w:instrText>":"</w:instrText>
      </w:r>
      <w:r>
        <w:instrText>Williams</w:instrText>
      </w:r>
      <w:r w:rsidRPr="004471D7">
        <w:instrText>","</w:instrText>
      </w:r>
      <w:r>
        <w:instrText>given</w:instrText>
      </w:r>
      <w:r w:rsidRPr="004471D7">
        <w:instrText>":"</w:instrText>
      </w:r>
      <w:r>
        <w:instrText>Rhys</w:instrText>
      </w:r>
      <w:r w:rsidRPr="004471D7">
        <w:instrText>"}],"</w:instrText>
      </w:r>
      <w:r>
        <w:instrText>issued</w:instrText>
      </w:r>
      <w:r w:rsidRPr="004471D7">
        <w:instrText>":{"</w:instrText>
      </w:r>
      <w:r>
        <w:instrText>date</w:instrText>
      </w:r>
      <w:r w:rsidRPr="004471D7">
        <w:instrText>-</w:instrText>
      </w:r>
      <w:r>
        <w:instrText>parts</w:instrText>
      </w:r>
      <w:r w:rsidRPr="004471D7">
        <w:instrText>":[["2020",4]]}},"</w:instrText>
      </w:r>
      <w:r>
        <w:instrText>label</w:instrText>
      </w:r>
      <w:r w:rsidRPr="004471D7">
        <w:instrText>":"</w:instrText>
      </w:r>
      <w:r>
        <w:instrText>page</w:instrText>
      </w:r>
      <w:r w:rsidRPr="004471D7">
        <w:instrText>"}],"</w:instrText>
      </w:r>
      <w:r>
        <w:instrText>schema</w:instrText>
      </w:r>
      <w:r w:rsidRPr="004471D7">
        <w:instrText>":"</w:instrText>
      </w:r>
      <w:r>
        <w:instrText>https</w:instrText>
      </w:r>
      <w:r w:rsidRPr="004471D7">
        <w:instrText>://</w:instrText>
      </w:r>
      <w:r>
        <w:instrText>github</w:instrText>
      </w:r>
      <w:r w:rsidRPr="004471D7">
        <w:instrText>.</w:instrText>
      </w:r>
      <w:r>
        <w:instrText>com</w:instrText>
      </w:r>
      <w:r w:rsidRPr="004471D7">
        <w:instrText>/</w:instrText>
      </w:r>
      <w:r>
        <w:instrText>citation</w:instrText>
      </w:r>
      <w:r w:rsidRPr="004471D7">
        <w:instrText>-</w:instrText>
      </w:r>
      <w:r>
        <w:instrText>style</w:instrText>
      </w:r>
      <w:r w:rsidRPr="004471D7">
        <w:instrText>-</w:instrText>
      </w:r>
      <w:r>
        <w:instrText>language</w:instrText>
      </w:r>
      <w:r w:rsidRPr="004471D7">
        <w:instrText>/</w:instrText>
      </w:r>
      <w:r>
        <w:instrText>schema</w:instrText>
      </w:r>
      <w:r w:rsidRPr="004471D7">
        <w:instrText>/</w:instrText>
      </w:r>
      <w:r>
        <w:instrText>raw</w:instrText>
      </w:r>
      <w:r w:rsidRPr="004471D7">
        <w:instrText>/</w:instrText>
      </w:r>
      <w:r>
        <w:instrText>master</w:instrText>
      </w:r>
      <w:r w:rsidRPr="004471D7">
        <w:instrText>/</w:instrText>
      </w:r>
      <w:r>
        <w:instrText>csl</w:instrText>
      </w:r>
      <w:r w:rsidRPr="004471D7">
        <w:instrText>-</w:instrText>
      </w:r>
      <w:r>
        <w:instrText>citation</w:instrText>
      </w:r>
      <w:r w:rsidRPr="004471D7">
        <w:instrText>.</w:instrText>
      </w:r>
      <w:r>
        <w:instrText>json</w:instrText>
      </w:r>
      <w:r w:rsidRPr="004471D7">
        <w:instrText xml:space="preserve">"} </w:instrText>
      </w:r>
      <w:r>
        <w:fldChar w:fldCharType="separate"/>
      </w:r>
      <w:r w:rsidRPr="004471D7">
        <w:t>[</w:t>
      </w:r>
      <w:r>
        <w:t>1</w:t>
      </w:r>
      <w:r w:rsidRPr="004471D7">
        <w:t>]</w:t>
      </w:r>
      <w:r>
        <w:fldChar w:fldCharType="end"/>
      </w:r>
      <w:r w:rsidRPr="004471D7">
        <w:t>.</w:t>
      </w:r>
      <w:r w:rsidRPr="006D3221">
        <w:t xml:space="preserve">  </w:t>
      </w:r>
    </w:p>
    <w:p w14:paraId="21F9D4DC" w14:textId="3EF0DC15" w:rsidR="00C602C5" w:rsidRPr="00707D60" w:rsidRDefault="00C602C5" w:rsidP="00C602C5">
      <w:pPr>
        <w:pStyle w:val="3"/>
        <w:spacing w:after="240"/>
        <w:rPr>
          <w:rStyle w:val="apple-converted-space"/>
          <w:bCs w:val="0"/>
          <w:color w:val="000000" w:themeColor="text1"/>
          <w:shd w:val="clear" w:color="auto" w:fill="FFFFFF"/>
        </w:rPr>
      </w:pPr>
      <w:bookmarkStart w:id="323" w:name="_Toc115217951"/>
      <w:bookmarkStart w:id="324" w:name="_Toc477355751"/>
      <w:bookmarkStart w:id="325" w:name="_Toc159973312"/>
      <w:r w:rsidRPr="00707D60">
        <w:rPr>
          <w:rStyle w:val="apple-converted-space"/>
          <w:bCs w:val="0"/>
          <w:color w:val="000000" w:themeColor="text1"/>
          <w:shd w:val="clear" w:color="auto" w:fill="FFFFFF"/>
        </w:rPr>
        <w:t>Генотоксичность</w:t>
      </w:r>
      <w:bookmarkEnd w:id="323"/>
      <w:bookmarkEnd w:id="324"/>
      <w:bookmarkEnd w:id="325"/>
    </w:p>
    <w:p w14:paraId="10F97D1A" w14:textId="5C78F152" w:rsidR="00C602C5" w:rsidRPr="002256A9" w:rsidRDefault="00C602C5" w:rsidP="002256A9">
      <w:pPr>
        <w:tabs>
          <w:tab w:val="left" w:pos="567"/>
        </w:tabs>
        <w:spacing w:after="240"/>
        <w:jc w:val="both"/>
        <w:rPr>
          <w:rFonts w:asciiTheme="majorBidi" w:hAnsiTheme="majorBidi" w:cstheme="majorBidi"/>
        </w:rPr>
      </w:pPr>
      <w:r>
        <w:rPr>
          <w:rFonts w:asciiTheme="majorBidi" w:hAnsiTheme="majorBidi" w:cstheme="majorBidi"/>
          <w:lang w:val="ru"/>
        </w:rPr>
        <w:tab/>
      </w:r>
      <w:r w:rsidRPr="00F27C36">
        <w:rPr>
          <w:rFonts w:asciiTheme="majorBidi" w:hAnsiTheme="majorBidi" w:cstheme="majorBidi"/>
          <w:lang w:val="ru"/>
        </w:rPr>
        <w:t>По акалабрутинибу была проведена стандартная программа исследований генотоксичности</w:t>
      </w:r>
      <w:r>
        <w:rPr>
          <w:rFonts w:asciiTheme="majorBidi" w:hAnsiTheme="majorBidi" w:cstheme="majorBidi"/>
          <w:lang w:val="ru"/>
        </w:rPr>
        <w:t xml:space="preserve"> </w:t>
      </w:r>
      <w:r>
        <w:fldChar w:fldCharType="begin"/>
      </w:r>
      <w:r w:rsidRPr="00453497">
        <w:instrText xml:space="preserve"> </w:instrText>
      </w:r>
      <w:r>
        <w:instrText>ADDIN</w:instrText>
      </w:r>
      <w:r w:rsidRPr="00453497">
        <w:instrText xml:space="preserve"> </w:instrText>
      </w:r>
      <w:r>
        <w:instrText>ZOTERO</w:instrText>
      </w:r>
      <w:r w:rsidRPr="00453497">
        <w:instrText>_</w:instrText>
      </w:r>
      <w:r>
        <w:instrText>ITEM</w:instrText>
      </w:r>
      <w:r w:rsidRPr="00453497">
        <w:instrText xml:space="preserve"> </w:instrText>
      </w:r>
      <w:r>
        <w:instrText>CSL</w:instrText>
      </w:r>
      <w:r w:rsidRPr="00453497">
        <w:instrText>_</w:instrText>
      </w:r>
      <w:r>
        <w:instrText>CITATION</w:instrText>
      </w:r>
      <w:r w:rsidRPr="00453497">
        <w:instrText xml:space="preserve"> {"</w:instrText>
      </w:r>
      <w:r>
        <w:instrText>citationID</w:instrText>
      </w:r>
      <w:r w:rsidRPr="00453497">
        <w:instrText>":"</w:instrText>
      </w:r>
      <w:r>
        <w:instrText>Y</w:instrText>
      </w:r>
      <w:r w:rsidRPr="00453497">
        <w:instrText>2</w:instrText>
      </w:r>
      <w:r>
        <w:instrText>Vj</w:instrText>
      </w:r>
      <w:r w:rsidRPr="00453497">
        <w:instrText>7</w:instrText>
      </w:r>
      <w:r>
        <w:instrText>xK</w:instrText>
      </w:r>
      <w:r w:rsidRPr="00453497">
        <w:instrText>6","</w:instrText>
      </w:r>
      <w:r>
        <w:instrText>properties</w:instrText>
      </w:r>
      <w:r w:rsidRPr="00453497">
        <w:instrText>":{"</w:instrText>
      </w:r>
      <w:r>
        <w:instrText>formattedCitation</w:instrText>
      </w:r>
      <w:r w:rsidRPr="00453497">
        <w:instrText>":"[4,5]","</w:instrText>
      </w:r>
      <w:r>
        <w:instrText>plainCitation</w:instrText>
      </w:r>
      <w:r w:rsidRPr="00453497">
        <w:instrText>":"[4,5]","</w:instrText>
      </w:r>
      <w:r>
        <w:instrText>noteIndex</w:instrText>
      </w:r>
      <w:r w:rsidRPr="00453497">
        <w:instrText>":0},"</w:instrText>
      </w:r>
      <w:r>
        <w:instrText>citationItems</w:instrText>
      </w:r>
      <w:r w:rsidRPr="00453497">
        <w:instrText>":[{"</w:instrText>
      </w:r>
      <w:r>
        <w:instrText>id</w:instrText>
      </w:r>
      <w:r w:rsidRPr="00453497">
        <w:instrText>":2946,"</w:instrText>
      </w:r>
      <w:r>
        <w:instrText>uris</w:instrText>
      </w:r>
      <w:r w:rsidRPr="00453497">
        <w:instrText>":["</w:instrText>
      </w:r>
      <w:r>
        <w:instrText>http</w:instrText>
      </w:r>
      <w:r w:rsidRPr="00453497">
        <w:instrText>://</w:instrText>
      </w:r>
      <w:r>
        <w:instrText>zotero</w:instrText>
      </w:r>
      <w:r w:rsidRPr="00453497">
        <w:instrText>.</w:instrText>
      </w:r>
      <w:r>
        <w:instrText>org</w:instrText>
      </w:r>
      <w:r w:rsidRPr="00453497">
        <w:instrText>/</w:instrText>
      </w:r>
      <w:r>
        <w:instrText>users</w:instrText>
      </w:r>
      <w:r w:rsidRPr="00453497">
        <w:instrText>/5483459/</w:instrText>
      </w:r>
      <w:r>
        <w:instrText>items</w:instrText>
      </w:r>
      <w:r w:rsidRPr="00453497">
        <w:instrText>/</w:instrText>
      </w:r>
      <w:r>
        <w:instrText>SNKK</w:instrText>
      </w:r>
      <w:r w:rsidRPr="00453497">
        <w:instrText>4</w:instrText>
      </w:r>
      <w:r>
        <w:instrText>SQ</w:instrText>
      </w:r>
      <w:r w:rsidRPr="00453497">
        <w:instrText>8"],"</w:instrText>
      </w:r>
      <w:r>
        <w:instrText>itemData</w:instrText>
      </w:r>
      <w:r w:rsidRPr="00453497">
        <w:instrText>":{"</w:instrText>
      </w:r>
      <w:r>
        <w:instrText>id</w:instrText>
      </w:r>
      <w:r w:rsidRPr="00453497">
        <w:instrText>":2946,"</w:instrText>
      </w:r>
      <w:r>
        <w:instrText>type</w:instrText>
      </w:r>
      <w:r w:rsidRPr="00453497">
        <w:instrText>":"</w:instrText>
      </w:r>
      <w:r>
        <w:instrText>article</w:instrText>
      </w:r>
      <w:r w:rsidRPr="00453497">
        <w:instrText>-</w:instrText>
      </w:r>
      <w:r>
        <w:instrText>journal</w:instrText>
      </w:r>
      <w:r w:rsidRPr="00453497">
        <w:instrText>","</w:instrText>
      </w:r>
      <w:r>
        <w:instrText>abstract</w:instrText>
      </w:r>
      <w:r w:rsidRPr="00453497">
        <w:instrText>":"</w:instrText>
      </w:r>
      <w:r>
        <w:instrText>International</w:instrText>
      </w:r>
      <w:r w:rsidRPr="00453497">
        <w:instrText xml:space="preserve"> </w:instrText>
      </w:r>
      <w:r>
        <w:instrText>trends</w:instrText>
      </w:r>
      <w:r w:rsidRPr="00453497">
        <w:instrText xml:space="preserve"> </w:instrText>
      </w:r>
      <w:r>
        <w:instrText>in</w:instrText>
      </w:r>
      <w:r w:rsidRPr="00453497">
        <w:instrText xml:space="preserve"> </w:instrText>
      </w:r>
      <w:r>
        <w:instrText>traditional</w:instrText>
      </w:r>
      <w:r w:rsidRPr="00453497">
        <w:instrText xml:space="preserve"> </w:instrText>
      </w:r>
      <w:r>
        <w:instrText>diabetes</w:instrText>
      </w:r>
      <w:r w:rsidRPr="00453497">
        <w:instrText xml:space="preserve"> </w:instrText>
      </w:r>
      <w:r>
        <w:instrText>complications</w:instrText>
      </w:r>
      <w:r w:rsidRPr="00453497">
        <w:instrText xml:space="preserve"> (</w:instrText>
      </w:r>
      <w:r>
        <w:instrText>cardiovascular</w:instrText>
      </w:r>
      <w:r w:rsidRPr="00453497">
        <w:instrText xml:space="preserve">, </w:instrText>
      </w:r>
      <w:r>
        <w:instrText>renal</w:instrText>
      </w:r>
      <w:r w:rsidRPr="00453497">
        <w:instrText xml:space="preserve">, </w:instrText>
      </w:r>
      <w:r>
        <w:instrText>peripheral</w:instrText>
      </w:r>
      <w:r w:rsidRPr="00453497">
        <w:instrText xml:space="preserve"> </w:instrText>
      </w:r>
      <w:r>
        <w:instrText>vascular</w:instrText>
      </w:r>
      <w:r w:rsidRPr="00453497">
        <w:instrText xml:space="preserve">, </w:instrText>
      </w:r>
      <w:r>
        <w:instrText>ophthalmic</w:instrText>
      </w:r>
      <w:r w:rsidRPr="00453497">
        <w:instrText xml:space="preserve">, </w:instrText>
      </w:r>
      <w:r>
        <w:instrText>hepatic</w:instrText>
      </w:r>
      <w:r w:rsidRPr="00453497">
        <w:instrText xml:space="preserve"> </w:instrText>
      </w:r>
      <w:r>
        <w:instrText>or</w:instrText>
      </w:r>
      <w:r w:rsidRPr="00453497">
        <w:instrText xml:space="preserve"> </w:instrText>
      </w:r>
      <w:r>
        <w:instrText>neurological</w:instrText>
      </w:r>
      <w:r w:rsidRPr="00453497">
        <w:instrText xml:space="preserve"> </w:instrText>
      </w:r>
      <w:r>
        <w:instrText>diseases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rates</w:instrText>
      </w:r>
      <w:r w:rsidRPr="00453497">
        <w:instrText xml:space="preserve"> </w:instrText>
      </w:r>
      <w:r>
        <w:instrText>are</w:instrText>
      </w:r>
      <w:r w:rsidRPr="00453497">
        <w:instrText xml:space="preserve"> </w:instrText>
      </w:r>
      <w:r>
        <w:instrText>poorly</w:instrText>
      </w:r>
      <w:r w:rsidRPr="00453497">
        <w:instrText xml:space="preserve"> </w:instrText>
      </w:r>
      <w:r>
        <w:instrText>characterised</w:instrText>
      </w:r>
      <w:r w:rsidRPr="00453497">
        <w:instrText xml:space="preserve">. </w:instrText>
      </w:r>
      <w:r>
        <w:instrText>An</w:instrText>
      </w:r>
      <w:r w:rsidRPr="00453497">
        <w:instrText xml:space="preserve"> </w:instrText>
      </w:r>
      <w:r>
        <w:instrText>earlier</w:instrText>
      </w:r>
      <w:r w:rsidRPr="00453497">
        <w:instrText xml:space="preserve"> </w:instrText>
      </w:r>
      <w:r>
        <w:instrText>review</w:instrText>
      </w:r>
      <w:r w:rsidRPr="00453497">
        <w:instrText xml:space="preserve"> </w:instrText>
      </w:r>
      <w:r>
        <w:instrText>of</w:instrText>
      </w:r>
      <w:r w:rsidRPr="00453497">
        <w:instrText xml:space="preserve"> </w:instrText>
      </w:r>
      <w:r>
        <w:instrText>studies</w:instrText>
      </w:r>
      <w:r w:rsidRPr="00453497">
        <w:instrText xml:space="preserve"> </w:instrText>
      </w:r>
      <w:r>
        <w:instrText>published</w:instrText>
      </w:r>
      <w:r w:rsidRPr="00453497">
        <w:instrText xml:space="preserve"> </w:instrText>
      </w:r>
      <w:r>
        <w:instrText>up</w:instrText>
      </w:r>
      <w:r w:rsidRPr="00453497">
        <w:instrText xml:space="preserve"> </w:instrText>
      </w:r>
      <w:r>
        <w:instrText>to</w:instrText>
      </w:r>
      <w:r w:rsidRPr="00453497">
        <w:instrText xml:space="preserve"> 2015 </w:instrText>
      </w:r>
      <w:r>
        <w:instrText>demonstrated</w:instrText>
      </w:r>
      <w:r w:rsidRPr="00453497">
        <w:instrText xml:space="preserve"> </w:instrText>
      </w:r>
      <w:r>
        <w:instrText>that</w:instrText>
      </w:r>
      <w:r w:rsidRPr="00453497">
        <w:instrText xml:space="preserve"> </w:instrText>
      </w:r>
      <w:r>
        <w:instrText>most</w:instrText>
      </w:r>
      <w:r w:rsidRPr="00453497">
        <w:instrText xml:space="preserve"> </w:instrText>
      </w:r>
      <w:r>
        <w:instrText>data</w:instrText>
      </w:r>
      <w:r w:rsidRPr="00453497">
        <w:instrText xml:space="preserve"> </w:instrText>
      </w:r>
      <w:r>
        <w:instrText>come</w:instrText>
      </w:r>
      <w:r w:rsidRPr="00453497">
        <w:instrText xml:space="preserve"> </w:instrText>
      </w:r>
      <w:r>
        <w:instrText>from</w:instrText>
      </w:r>
      <w:r w:rsidRPr="00453497">
        <w:instrText xml:space="preserve"> </w:instrText>
      </w:r>
      <w:r>
        <w:instrText>a</w:instrText>
      </w:r>
      <w:r w:rsidRPr="00453497">
        <w:instrText xml:space="preserve"> </w:instrText>
      </w:r>
      <w:r>
        <w:instrText>dozen</w:instrText>
      </w:r>
      <w:r w:rsidRPr="00453497">
        <w:instrText xml:space="preserve"> </w:instrText>
      </w:r>
      <w:r>
        <w:instrText>high</w:instrText>
      </w:r>
      <w:r w:rsidRPr="00453497">
        <w:instrText>-</w:instrText>
      </w:r>
      <w:r>
        <w:instrText>income</w:instrText>
      </w:r>
      <w:r w:rsidRPr="00453497">
        <w:instrText xml:space="preserve"> </w:instrText>
      </w:r>
      <w:r>
        <w:instrText>countries</w:instrText>
      </w:r>
      <w:r w:rsidRPr="00453497">
        <w:instrText xml:space="preserve"> (</w:instrText>
      </w:r>
      <w:r>
        <w:instrText>HICs</w:instrText>
      </w:r>
      <w:r w:rsidRPr="00453497">
        <w:instrText xml:space="preserve">) </w:instrText>
      </w:r>
      <w:r>
        <w:instrText>in</w:instrText>
      </w:r>
      <w:r w:rsidRPr="00453497">
        <w:instrText xml:space="preserve"> </w:instrText>
      </w:r>
      <w:r>
        <w:instrText>North</w:instrText>
      </w:r>
      <w:r w:rsidRPr="00453497">
        <w:instrText xml:space="preserve"> </w:instrText>
      </w:r>
      <w:r>
        <w:instrText>America</w:instrText>
      </w:r>
      <w:r w:rsidRPr="00453497">
        <w:instrText xml:space="preserve">, </w:instrText>
      </w:r>
      <w:r>
        <w:instrText>Europe</w:instrText>
      </w:r>
      <w:r w:rsidRPr="00453497">
        <w:instrText xml:space="preserve"> </w:instrText>
      </w:r>
      <w:r>
        <w:instrText>or</w:instrText>
      </w:r>
      <w:r w:rsidRPr="00453497">
        <w:instrText xml:space="preserve"> </w:instrText>
      </w:r>
      <w:r>
        <w:instrText>the</w:instrText>
      </w:r>
      <w:r w:rsidRPr="00453497">
        <w:instrText xml:space="preserve"> </w:instrText>
      </w:r>
      <w:r>
        <w:instrText>Asia</w:instrText>
      </w:r>
      <w:r w:rsidRPr="00453497">
        <w:instrText>–</w:instrText>
      </w:r>
      <w:r>
        <w:instrText>Pacific</w:instrText>
      </w:r>
      <w:r w:rsidRPr="00453497">
        <w:instrText xml:space="preserve"> </w:instrText>
      </w:r>
      <w:r>
        <w:instrText>region</w:instrText>
      </w:r>
      <w:r w:rsidRPr="00453497">
        <w:instrText xml:space="preserve"> </w:instrText>
      </w:r>
      <w:r>
        <w:instrText>and</w:instrText>
      </w:r>
      <w:r w:rsidRPr="00453497">
        <w:instrText xml:space="preserve"> </w:instrText>
      </w:r>
      <w:r>
        <w:instrText>that</w:instrText>
      </w:r>
      <w:r w:rsidRPr="00453497">
        <w:instrText xml:space="preserve">, </w:instrText>
      </w:r>
      <w:r>
        <w:instrText>in</w:instrText>
      </w:r>
      <w:r w:rsidRPr="00453497">
        <w:instrText xml:space="preserve"> </w:instrText>
      </w:r>
      <w:r>
        <w:instrText>these</w:instrText>
      </w:r>
      <w:r w:rsidRPr="00453497">
        <w:instrText xml:space="preserve"> </w:instrText>
      </w:r>
      <w:r>
        <w:instrText>countries</w:instrText>
      </w:r>
      <w:r w:rsidRPr="00453497">
        <w:instrText xml:space="preserve"> </w:instrText>
      </w:r>
      <w:r>
        <w:instrText>at</w:instrText>
      </w:r>
      <w:r w:rsidRPr="00453497">
        <w:instrText xml:space="preserve"> </w:instrText>
      </w:r>
      <w:r>
        <w:instrText>least</w:instrText>
      </w:r>
      <w:r w:rsidRPr="00453497">
        <w:instrText xml:space="preserve">, </w:instrText>
      </w:r>
      <w:r>
        <w:instrText>rates</w:instrText>
      </w:r>
      <w:r w:rsidRPr="00453497">
        <w:instrText xml:space="preserve"> </w:instrText>
      </w:r>
      <w:r>
        <w:instrText>of</w:instrText>
      </w:r>
      <w:r w:rsidRPr="00453497">
        <w:instrText xml:space="preserve"> </w:instrText>
      </w:r>
      <w:r>
        <w:instrText>acute</w:instrText>
      </w:r>
      <w:r w:rsidRPr="00453497">
        <w:instrText xml:space="preserve"> </w:instrText>
      </w:r>
      <w:r>
        <w:instrText>glycaemic</w:instrText>
      </w:r>
      <w:r w:rsidRPr="00453497">
        <w:instrText xml:space="preserve"> </w:instrText>
      </w:r>
      <w:r>
        <w:instrText>fluctuations</w:instrText>
      </w:r>
      <w:r w:rsidRPr="00453497">
        <w:instrText xml:space="preserve"> </w:instrText>
      </w:r>
      <w:r>
        <w:instrText>needing</w:instrText>
      </w:r>
      <w:r w:rsidRPr="00453497">
        <w:instrText xml:space="preserve"> </w:instrText>
      </w:r>
      <w:r>
        <w:instrText>medical</w:instrText>
      </w:r>
      <w:r w:rsidRPr="00453497">
        <w:instrText xml:space="preserve"> </w:instrText>
      </w:r>
      <w:r>
        <w:instrText>attention</w:instrText>
      </w:r>
      <w:r w:rsidRPr="00453497">
        <w:instrText xml:space="preserve"> </w:instrText>
      </w:r>
      <w:r>
        <w:instrText>and</w:instrText>
      </w:r>
      <w:r w:rsidRPr="00453497">
        <w:instrText xml:space="preserve"> </w:instrText>
      </w:r>
      <w:r>
        <w:instrText>amputations</w:instrText>
      </w:r>
      <w:r w:rsidRPr="00453497">
        <w:instrText xml:space="preserve">, </w:instrText>
      </w:r>
      <w:r>
        <w:instrText>myocardial</w:instrText>
      </w:r>
      <w:r w:rsidRPr="00453497">
        <w:instrText xml:space="preserve"> </w:instrText>
      </w:r>
      <w:r>
        <w:instrText>infarction</w:instrText>
      </w:r>
      <w:r w:rsidRPr="00453497">
        <w:instrText xml:space="preserve"> </w:instrText>
      </w:r>
      <w:r>
        <w:instrText>and</w:instrText>
      </w:r>
      <w:r w:rsidRPr="00453497">
        <w:instrText xml:space="preserve"> </w:instrText>
      </w:r>
      <w:r>
        <w:instrText>mortality</w:instrText>
      </w:r>
      <w:r w:rsidRPr="00453497">
        <w:instrText xml:space="preserve"> </w:instrText>
      </w:r>
      <w:r>
        <w:instrText>were</w:instrText>
      </w:r>
      <w:r w:rsidRPr="00453497">
        <w:instrText xml:space="preserve"> </w:instrText>
      </w:r>
      <w:r>
        <w:instrText>all</w:instrText>
      </w:r>
      <w:r w:rsidRPr="00453497">
        <w:instrText xml:space="preserve"> </w:instrText>
      </w:r>
      <w:r>
        <w:instrText>declining</w:instrText>
      </w:r>
      <w:r w:rsidRPr="00453497">
        <w:instrText xml:space="preserve"> </w:instrText>
      </w:r>
      <w:r>
        <w:instrText>over</w:instrText>
      </w:r>
      <w:r w:rsidRPr="00453497">
        <w:instrText xml:space="preserve"> </w:instrText>
      </w:r>
      <w:r>
        <w:instrText>the</w:instrText>
      </w:r>
      <w:r w:rsidRPr="00453497">
        <w:instrText xml:space="preserve"> </w:instrText>
      </w:r>
      <w:r>
        <w:instrText>period</w:instrText>
      </w:r>
      <w:r w:rsidRPr="00453497">
        <w:instrText xml:space="preserve">. </w:instrText>
      </w:r>
      <w:r>
        <w:instrText>Here</w:instrText>
      </w:r>
      <w:r w:rsidRPr="00453497">
        <w:instrText xml:space="preserve">, </w:instrText>
      </w:r>
      <w:r>
        <w:instrText>we</w:instrText>
      </w:r>
      <w:r w:rsidRPr="00453497">
        <w:instrText xml:space="preserve"> </w:instrText>
      </w:r>
      <w:r>
        <w:instrText>provide</w:instrText>
      </w:r>
      <w:r w:rsidRPr="00453497">
        <w:instrText xml:space="preserve"> </w:instrText>
      </w:r>
      <w:r>
        <w:instrText>an</w:instrText>
      </w:r>
      <w:r w:rsidRPr="00453497">
        <w:instrText xml:space="preserve"> </w:instrText>
      </w:r>
      <w:r>
        <w:instrText>updated</w:instrText>
      </w:r>
      <w:r w:rsidRPr="00453497">
        <w:instrText xml:space="preserve"> </w:instrText>
      </w:r>
      <w:r>
        <w:instrText>review</w:instrText>
      </w:r>
      <w:r w:rsidRPr="00453497">
        <w:instrText xml:space="preserve"> </w:instrText>
      </w:r>
      <w:r>
        <w:instrText>of</w:instrText>
      </w:r>
      <w:r w:rsidRPr="00453497">
        <w:instrText xml:space="preserve"> </w:instrText>
      </w:r>
      <w:r>
        <w:instrText>published</w:instrText>
      </w:r>
      <w:r w:rsidRPr="00453497">
        <w:instrText xml:space="preserve"> </w:instrText>
      </w:r>
      <w:r>
        <w:instrText>literature</w:instrText>
      </w:r>
      <w:r w:rsidRPr="00453497">
        <w:instrText xml:space="preserve"> </w:instrText>
      </w:r>
      <w:r>
        <w:instrText>on</w:instrText>
      </w:r>
      <w:r w:rsidRPr="00453497">
        <w:instrText xml:space="preserve"> </w:instrText>
      </w:r>
      <w:r>
        <w:instrText>trends</w:instrText>
      </w:r>
      <w:r w:rsidRPr="00453497">
        <w:instrText xml:space="preserve"> </w:instrText>
      </w:r>
      <w:r>
        <w:instrText>in</w:instrText>
      </w:r>
      <w:r w:rsidRPr="00453497">
        <w:instrText xml:space="preserve"> </w:instrText>
      </w:r>
      <w:r>
        <w:instrText>type</w:instrText>
      </w:r>
      <w:r w:rsidRPr="00453497">
        <w:instrText xml:space="preserve"> 2 </w:instrText>
      </w:r>
      <w:r>
        <w:instrText>diabetes</w:instrText>
      </w:r>
      <w:r w:rsidRPr="00453497">
        <w:instrText xml:space="preserve"> </w:instrText>
      </w:r>
      <w:r>
        <w:instrText>complications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in</w:instrText>
      </w:r>
      <w:r w:rsidRPr="00453497">
        <w:instrText xml:space="preserve"> </w:instrText>
      </w:r>
      <w:r>
        <w:instrText>adults</w:instrText>
      </w:r>
      <w:r w:rsidRPr="00453497">
        <w:instrText xml:space="preserve"> </w:instrText>
      </w:r>
      <w:r>
        <w:instrText>since</w:instrText>
      </w:r>
      <w:r w:rsidRPr="00453497">
        <w:instrText xml:space="preserve"> 2015. </w:instrText>
      </w:r>
      <w:r>
        <w:instrText>We</w:instrText>
      </w:r>
      <w:r w:rsidRPr="00453497">
        <w:instrText xml:space="preserve"> </w:instrText>
      </w:r>
      <w:r>
        <w:instrText>also</w:instrText>
      </w:r>
      <w:r w:rsidRPr="00453497">
        <w:instrText xml:space="preserve"> </w:instrText>
      </w:r>
      <w:r>
        <w:instrText>discuss</w:instrText>
      </w:r>
      <w:r w:rsidRPr="00453497">
        <w:instrText xml:space="preserve"> </w:instrText>
      </w:r>
      <w:r>
        <w:instrText>issues</w:instrText>
      </w:r>
      <w:r w:rsidRPr="00453497">
        <w:instrText xml:space="preserve"> </w:instrText>
      </w:r>
      <w:r>
        <w:instrText>related</w:instrText>
      </w:r>
      <w:r w:rsidRPr="00453497">
        <w:instrText xml:space="preserve"> </w:instrText>
      </w:r>
      <w:r>
        <w:instrText>to</w:instrText>
      </w:r>
      <w:r w:rsidRPr="00453497">
        <w:instrText xml:space="preserve"> </w:instrText>
      </w:r>
      <w:r>
        <w:instrText>data</w:instrText>
      </w:r>
      <w:r w:rsidRPr="00453497">
        <w:instrText xml:space="preserve"> </w:instrText>
      </w:r>
      <w:r>
        <w:instrText>collection</w:instrText>
      </w:r>
      <w:r w:rsidRPr="00453497">
        <w:instrText xml:space="preserve">, </w:instrText>
      </w:r>
      <w:r>
        <w:instrText>analysis</w:instrText>
      </w:r>
      <w:r w:rsidRPr="00453497">
        <w:instrText xml:space="preserve"> </w:instrText>
      </w:r>
      <w:r>
        <w:instrText>and</w:instrText>
      </w:r>
      <w:r w:rsidRPr="00453497">
        <w:instrText xml:space="preserve"> </w:instrText>
      </w:r>
      <w:r>
        <w:instrText>reporting</w:instrText>
      </w:r>
      <w:r w:rsidRPr="00453497">
        <w:instrText xml:space="preserve"> </w:instrText>
      </w:r>
      <w:r>
        <w:instrText>that</w:instrText>
      </w:r>
      <w:r w:rsidRPr="00453497">
        <w:instrText xml:space="preserve"> </w:instrText>
      </w:r>
      <w:r>
        <w:instrText>have</w:instrText>
      </w:r>
      <w:r w:rsidRPr="00453497">
        <w:instrText xml:space="preserve"> </w:instrText>
      </w:r>
      <w:r>
        <w:instrText>influenced</w:instrText>
      </w:r>
      <w:r w:rsidRPr="00453497">
        <w:instrText xml:space="preserve"> </w:instrText>
      </w:r>
      <w:r>
        <w:instrText>global</w:instrText>
      </w:r>
      <w:r w:rsidRPr="00453497">
        <w:instrText xml:space="preserve"> </w:instrText>
      </w:r>
      <w:r>
        <w:instrText>trends</w:instrText>
      </w:r>
      <w:r w:rsidRPr="00453497">
        <w:instrText xml:space="preserve"> </w:instrText>
      </w:r>
      <w:r>
        <w:instrText>in</w:instrText>
      </w:r>
      <w:r w:rsidRPr="00453497">
        <w:instrText xml:space="preserve"> </w:instrText>
      </w:r>
      <w:r>
        <w:instrText>type</w:instrText>
      </w:r>
      <w:r w:rsidRPr="00453497">
        <w:instrText xml:space="preserve"> 2 </w:instrText>
      </w:r>
      <w:r>
        <w:instrText>diabetes</w:instrText>
      </w:r>
      <w:r w:rsidRPr="00453497">
        <w:instrText xml:space="preserve"> </w:instrText>
      </w:r>
      <w:r>
        <w:instrText>and</w:instrText>
      </w:r>
      <w:r w:rsidRPr="00453497">
        <w:instrText xml:space="preserve"> </w:instrText>
      </w:r>
      <w:r>
        <w:instrText>its</w:instrText>
      </w:r>
      <w:r w:rsidRPr="00453497">
        <w:instrText xml:space="preserve"> </w:instrText>
      </w:r>
      <w:r>
        <w:instrText>complications</w:instrText>
      </w:r>
      <w:r w:rsidRPr="00453497">
        <w:instrText xml:space="preserve">. </w:instrText>
      </w:r>
      <w:r>
        <w:instrText>We</w:instrText>
      </w:r>
      <w:r w:rsidRPr="00453497">
        <w:instrText xml:space="preserve"> </w:instrText>
      </w:r>
      <w:r>
        <w:instrText>found</w:instrText>
      </w:r>
      <w:r w:rsidRPr="00453497">
        <w:instrText xml:space="preserve"> </w:instrText>
      </w:r>
      <w:r>
        <w:instrText>that</w:instrText>
      </w:r>
      <w:r w:rsidRPr="00453497">
        <w:instrText xml:space="preserve"> </w:instrText>
      </w:r>
      <w:r>
        <w:instrText>most</w:instrText>
      </w:r>
      <w:r w:rsidRPr="00453497">
        <w:instrText xml:space="preserve"> </w:instrText>
      </w:r>
      <w:r>
        <w:instrText>data</w:instrText>
      </w:r>
      <w:r w:rsidRPr="00453497">
        <w:instrText xml:space="preserve"> </w:instrText>
      </w:r>
      <w:r>
        <w:instrText>on</w:instrText>
      </w:r>
      <w:r w:rsidRPr="00453497">
        <w:instrText xml:space="preserve"> </w:instrText>
      </w:r>
      <w:r>
        <w:instrText>trends</w:instrText>
      </w:r>
      <w:r w:rsidRPr="00453497">
        <w:instrText xml:space="preserve"> </w:instrText>
      </w:r>
      <w:r>
        <w:instrText>in</w:instrText>
      </w:r>
      <w:r w:rsidRPr="00453497">
        <w:instrText xml:space="preserve"> </w:instrText>
      </w:r>
      <w:r>
        <w:instrText>type</w:instrText>
      </w:r>
      <w:r w:rsidRPr="00453497">
        <w:instrText xml:space="preserve"> 2 </w:instrText>
      </w:r>
      <w:r>
        <w:instrText>diabetes</w:instrText>
      </w:r>
      <w:r w:rsidRPr="00453497">
        <w:instrText xml:space="preserve">, </w:instrText>
      </w:r>
      <w:r>
        <w:instrText>its</w:instrText>
      </w:r>
      <w:r w:rsidRPr="00453497">
        <w:instrText xml:space="preserve"> </w:instrText>
      </w:r>
      <w:r>
        <w:instrText>complications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come</w:instrText>
      </w:r>
      <w:r w:rsidRPr="00453497">
        <w:instrText xml:space="preserve"> </w:instrText>
      </w:r>
      <w:r>
        <w:instrText>from</w:instrText>
      </w:r>
      <w:r w:rsidRPr="00453497">
        <w:instrText xml:space="preserve"> </w:instrText>
      </w:r>
      <w:r>
        <w:instrText>a</w:instrText>
      </w:r>
      <w:r w:rsidRPr="00453497">
        <w:instrText xml:space="preserve"> </w:instrText>
      </w:r>
      <w:r>
        <w:instrText>small</w:instrText>
      </w:r>
      <w:r w:rsidRPr="00453497">
        <w:instrText xml:space="preserve"> </w:instrText>
      </w:r>
      <w:r>
        <w:instrText>number</w:instrText>
      </w:r>
      <w:r w:rsidRPr="00453497">
        <w:instrText xml:space="preserve"> </w:instrText>
      </w:r>
      <w:r>
        <w:instrText>of</w:instrText>
      </w:r>
      <w:r w:rsidRPr="00453497">
        <w:instrText xml:space="preserve"> </w:instrText>
      </w:r>
      <w:r>
        <w:instrText>HICs</w:instrText>
      </w:r>
      <w:r w:rsidRPr="00453497">
        <w:instrText xml:space="preserve"> </w:instrText>
      </w:r>
      <w:r>
        <w:instrText>with</w:instrText>
      </w:r>
      <w:r w:rsidRPr="00453497">
        <w:instrText xml:space="preserve"> </w:instrText>
      </w:r>
      <w:r>
        <w:instrText>comprehensive</w:instrText>
      </w:r>
      <w:r w:rsidRPr="00453497">
        <w:instrText xml:space="preserve"> </w:instrText>
      </w:r>
      <w:r>
        <w:instrText>surveillance</w:instrText>
      </w:r>
      <w:r w:rsidRPr="00453497">
        <w:instrText xml:space="preserve"> </w:instrText>
      </w:r>
      <w:r>
        <w:instrText>systems</w:instrText>
      </w:r>
      <w:r w:rsidRPr="00453497">
        <w:instrText xml:space="preserve">, </w:instrText>
      </w:r>
      <w:r>
        <w:instrText>though</w:instrText>
      </w:r>
      <w:r w:rsidRPr="00453497">
        <w:instrText xml:space="preserve"> </w:instrText>
      </w:r>
      <w:r>
        <w:instrText>at</w:instrText>
      </w:r>
      <w:r w:rsidRPr="00453497">
        <w:instrText xml:space="preserve"> </w:instrText>
      </w:r>
      <w:r>
        <w:instrText>least</w:instrText>
      </w:r>
      <w:r w:rsidRPr="00453497">
        <w:instrText xml:space="preserve"> </w:instrText>
      </w:r>
      <w:r>
        <w:instrText>some</w:instrText>
      </w:r>
      <w:r w:rsidRPr="00453497">
        <w:instrText xml:space="preserve"> </w:instrText>
      </w:r>
      <w:r>
        <w:instrText>low</w:instrText>
      </w:r>
      <w:r w:rsidRPr="00453497">
        <w:instrText xml:space="preserve">- </w:instrText>
      </w:r>
      <w:r>
        <w:instrText>and</w:instrText>
      </w:r>
      <w:r w:rsidRPr="00453497">
        <w:instrText xml:space="preserve"> </w:instrText>
      </w:r>
      <w:r>
        <w:instrText>middle</w:instrText>
      </w:r>
      <w:r w:rsidRPr="00453497">
        <w:instrText>-</w:instrText>
      </w:r>
      <w:r>
        <w:instrText>income</w:instrText>
      </w:r>
      <w:r w:rsidRPr="00453497">
        <w:instrText xml:space="preserve"> </w:instrText>
      </w:r>
      <w:r>
        <w:instrText>countries</w:instrText>
      </w:r>
      <w:r w:rsidRPr="00453497">
        <w:instrText xml:space="preserve"> (</w:instrText>
      </w:r>
      <w:r>
        <w:instrText>LMICs</w:instrText>
      </w:r>
      <w:r w:rsidRPr="00453497">
        <w:instrText xml:space="preserve">) </w:instrText>
      </w:r>
      <w:r>
        <w:instrText>from</w:instrText>
      </w:r>
      <w:r w:rsidRPr="00453497">
        <w:instrText xml:space="preserve"> </w:instrText>
      </w:r>
      <w:r>
        <w:instrText>Africa</w:instrText>
      </w:r>
      <w:r w:rsidRPr="00453497">
        <w:instrText xml:space="preserve"> </w:instrText>
      </w:r>
      <w:r>
        <w:instrText>and</w:instrText>
      </w:r>
      <w:r w:rsidRPr="00453497">
        <w:instrText xml:space="preserve"> </w:instrText>
      </w:r>
      <w:r>
        <w:instrText>Latin</w:instrText>
      </w:r>
      <w:r w:rsidRPr="00453497">
        <w:instrText xml:space="preserve"> </w:instrText>
      </w:r>
      <w:r>
        <w:instrText>America</w:instrText>
      </w:r>
      <w:r w:rsidRPr="00453497">
        <w:instrText xml:space="preserve"> </w:instrText>
      </w:r>
      <w:r>
        <w:instrText>are</w:instrText>
      </w:r>
      <w:r w:rsidRPr="00453497">
        <w:instrText xml:space="preserve"> </w:instrText>
      </w:r>
      <w:r>
        <w:instrText>represented</w:instrText>
      </w:r>
      <w:r w:rsidRPr="00453497">
        <w:instrText xml:space="preserve"> </w:instrText>
      </w:r>
      <w:r>
        <w:instrText>in</w:instrText>
      </w:r>
      <w:r w:rsidRPr="00453497">
        <w:instrText xml:space="preserve"> </w:instrText>
      </w:r>
      <w:r>
        <w:instrText>this</w:instrText>
      </w:r>
      <w:r w:rsidRPr="00453497">
        <w:instrText xml:space="preserve"> </w:instrText>
      </w:r>
      <w:r>
        <w:instrText>review</w:instrText>
      </w:r>
      <w:r w:rsidRPr="00453497">
        <w:instrText xml:space="preserve">. </w:instrText>
      </w:r>
      <w:r>
        <w:instrText>The</w:instrText>
      </w:r>
      <w:r w:rsidRPr="00453497">
        <w:instrText xml:space="preserve"> </w:instrText>
      </w:r>
      <w:r>
        <w:instrText>published</w:instrText>
      </w:r>
      <w:r w:rsidRPr="00453497">
        <w:instrText xml:space="preserve"> </w:instrText>
      </w:r>
      <w:r>
        <w:instrText>data</w:instrText>
      </w:r>
      <w:r w:rsidRPr="00453497">
        <w:instrText xml:space="preserve"> </w:instrText>
      </w:r>
      <w:r>
        <w:instrText>suggest</w:instrText>
      </w:r>
      <w:r w:rsidRPr="00453497">
        <w:instrText xml:space="preserve"> </w:instrText>
      </w:r>
      <w:r>
        <w:instrText>that</w:instrText>
      </w:r>
      <w:r w:rsidRPr="00453497">
        <w:instrText xml:space="preserve"> </w:instrText>
      </w:r>
      <w:r>
        <w:instrText>HICs</w:instrText>
      </w:r>
      <w:r w:rsidRPr="00453497">
        <w:instrText xml:space="preserve"> </w:instrText>
      </w:r>
      <w:r>
        <w:instrText>have</w:instrText>
      </w:r>
      <w:r w:rsidRPr="00453497">
        <w:instrText xml:space="preserve"> </w:instrText>
      </w:r>
      <w:r>
        <w:instrText>experienced</w:instrText>
      </w:r>
      <w:r w:rsidRPr="00453497">
        <w:instrText xml:space="preserve"> </w:instrText>
      </w:r>
      <w:r>
        <w:instrText>declines</w:instrText>
      </w:r>
      <w:r w:rsidRPr="00453497">
        <w:instrText xml:space="preserve"> </w:instrText>
      </w:r>
      <w:r>
        <w:instrText>in</w:instrText>
      </w:r>
      <w:r w:rsidRPr="00453497">
        <w:instrText xml:space="preserve"> </w:instrText>
      </w:r>
      <w:r>
        <w:instrText>cardiovascular</w:instrText>
      </w:r>
      <w:r w:rsidRPr="00453497">
        <w:instrText xml:space="preserve"> </w:instrText>
      </w:r>
      <w:r>
        <w:instrText>complication</w:instrText>
      </w:r>
      <w:r w:rsidRPr="00453497">
        <w:instrText xml:space="preserve"> </w:instrText>
      </w:r>
      <w:r>
        <w:instrText>rates</w:instrText>
      </w:r>
      <w:r w:rsidRPr="00453497">
        <w:instrText xml:space="preserve"> </w:instrText>
      </w:r>
      <w:r>
        <w:instrText>and</w:instrText>
      </w:r>
      <w:r w:rsidRPr="00453497">
        <w:instrText xml:space="preserve"> </w:instrText>
      </w:r>
      <w:r>
        <w:instrText>all</w:instrText>
      </w:r>
      <w:r w:rsidRPr="00453497">
        <w:instrText>-</w:instrText>
      </w:r>
      <w:r>
        <w:instrText>cause</w:instrText>
      </w:r>
      <w:r w:rsidRPr="00453497">
        <w:instrText xml:space="preserve"> </w:instrText>
      </w:r>
      <w:r>
        <w:instrText>mortality</w:instrText>
      </w:r>
      <w:r w:rsidRPr="00453497">
        <w:instrText xml:space="preserve"> </w:instrText>
      </w:r>
      <w:r>
        <w:instrText>in</w:instrText>
      </w:r>
      <w:r w:rsidRPr="00453497">
        <w:instrText xml:space="preserve"> </w:instrText>
      </w:r>
      <w:r>
        <w:instrText>people</w:instrText>
      </w:r>
      <w:r w:rsidRPr="00453497">
        <w:instrText xml:space="preserve"> </w:instrText>
      </w:r>
      <w:r>
        <w:instrText>with</w:instrText>
      </w:r>
      <w:r w:rsidRPr="00453497">
        <w:instrText xml:space="preserve"> </w:instrText>
      </w:r>
      <w:r>
        <w:instrText>diabetes</w:instrText>
      </w:r>
      <w:r w:rsidRPr="00453497">
        <w:instrText xml:space="preserve">. </w:instrText>
      </w:r>
      <w:r>
        <w:instrText>In</w:instrText>
      </w:r>
      <w:r w:rsidRPr="00453497">
        <w:instrText xml:space="preserve"> </w:instrText>
      </w:r>
      <w:r>
        <w:instrText>parallel</w:instrText>
      </w:r>
      <w:r w:rsidRPr="00453497">
        <w:instrText xml:space="preserve">, </w:instrText>
      </w:r>
      <w:r>
        <w:instrText>cardiovascular</w:instrText>
      </w:r>
      <w:r w:rsidRPr="00453497">
        <w:instrText xml:space="preserve"> </w:instrText>
      </w:r>
      <w:r>
        <w:instrText>complications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rates</w:instrText>
      </w:r>
      <w:r w:rsidRPr="00453497">
        <w:instrText xml:space="preserve"> </w:instrText>
      </w:r>
      <w:r>
        <w:instrText>in</w:instrText>
      </w:r>
      <w:r w:rsidRPr="00453497">
        <w:instrText xml:space="preserve"> </w:instrText>
      </w:r>
      <w:r>
        <w:instrText>people</w:instrText>
      </w:r>
      <w:r w:rsidRPr="00453497">
        <w:instrText xml:space="preserve"> </w:instrText>
      </w:r>
      <w:r>
        <w:instrText>with</w:instrText>
      </w:r>
      <w:r w:rsidRPr="00453497">
        <w:instrText xml:space="preserve"> </w:instrText>
      </w:r>
      <w:r>
        <w:instrText>diabetes</w:instrText>
      </w:r>
      <w:r w:rsidRPr="00453497">
        <w:instrText xml:space="preserve"> </w:instrText>
      </w:r>
      <w:r>
        <w:instrText>have</w:instrText>
      </w:r>
      <w:r w:rsidRPr="00453497">
        <w:instrText xml:space="preserve"> </w:instrText>
      </w:r>
      <w:r>
        <w:instrText>increased</w:instrText>
      </w:r>
      <w:r w:rsidRPr="00453497">
        <w:instrText xml:space="preserve"> </w:instrText>
      </w:r>
      <w:r>
        <w:instrText>over</w:instrText>
      </w:r>
      <w:r w:rsidRPr="00453497">
        <w:instrText xml:space="preserve"> </w:instrText>
      </w:r>
      <w:r>
        <w:instrText>time</w:instrText>
      </w:r>
      <w:r w:rsidRPr="00453497">
        <w:instrText xml:space="preserve"> </w:instrText>
      </w:r>
      <w:r>
        <w:instrText>in</w:instrText>
      </w:r>
      <w:r w:rsidRPr="00453497">
        <w:instrText xml:space="preserve"> </w:instrText>
      </w:r>
      <w:r>
        <w:instrText>LMICs</w:instrText>
      </w:r>
      <w:r w:rsidRPr="00453497">
        <w:instrText xml:space="preserve">. </w:instrText>
      </w:r>
      <w:r>
        <w:instrText>However</w:instrText>
      </w:r>
      <w:r w:rsidRPr="00453497">
        <w:instrText xml:space="preserve">, </w:instrText>
      </w:r>
      <w:r>
        <w:instrText>caution</w:instrText>
      </w:r>
      <w:r w:rsidRPr="00453497">
        <w:instrText xml:space="preserve"> </w:instrText>
      </w:r>
      <w:r>
        <w:instrText>is</w:instrText>
      </w:r>
      <w:r w:rsidRPr="00453497">
        <w:instrText xml:space="preserve"> </w:instrText>
      </w:r>
      <w:r>
        <w:instrText>warranted</w:instrText>
      </w:r>
      <w:r w:rsidRPr="00453497">
        <w:instrText xml:space="preserve"> </w:instrText>
      </w:r>
      <w:r>
        <w:instrText>in</w:instrText>
      </w:r>
      <w:r w:rsidRPr="00453497">
        <w:instrText xml:space="preserve"> </w:instrText>
      </w:r>
      <w:r>
        <w:instrText>interpreting</w:instrText>
      </w:r>
      <w:r w:rsidRPr="00453497">
        <w:instrText xml:space="preserve"> </w:instrText>
      </w:r>
      <w:r>
        <w:instrText>trends</w:instrText>
      </w:r>
      <w:r w:rsidRPr="00453497">
        <w:instrText xml:space="preserve"> </w:instrText>
      </w:r>
      <w:r>
        <w:instrText>from</w:instrText>
      </w:r>
      <w:r w:rsidRPr="00453497">
        <w:instrText xml:space="preserve"> </w:instrText>
      </w:r>
      <w:r>
        <w:instrText>LMICs</w:instrText>
      </w:r>
      <w:r w:rsidRPr="00453497">
        <w:instrText xml:space="preserve"> </w:instrText>
      </w:r>
      <w:r>
        <w:instrText>due</w:instrText>
      </w:r>
      <w:r w:rsidRPr="00453497">
        <w:instrText xml:space="preserve"> </w:instrText>
      </w:r>
      <w:r>
        <w:instrText>to</w:instrText>
      </w:r>
      <w:r w:rsidRPr="00453497">
        <w:instrText xml:space="preserve"> </w:instrText>
      </w:r>
      <w:r>
        <w:instrText>extremely</w:instrText>
      </w:r>
      <w:r w:rsidRPr="00453497">
        <w:instrText xml:space="preserve"> </w:instrText>
      </w:r>
      <w:r>
        <w:instrText>sparse</w:instrText>
      </w:r>
      <w:r w:rsidRPr="00453497">
        <w:instrText xml:space="preserve"> </w:instrText>
      </w:r>
      <w:r>
        <w:instrText>data</w:instrText>
      </w:r>
      <w:r w:rsidRPr="00453497">
        <w:instrText xml:space="preserve"> </w:instrText>
      </w:r>
      <w:r>
        <w:instrText>or</w:instrText>
      </w:r>
      <w:r w:rsidRPr="00453497">
        <w:instrText xml:space="preserve"> </w:instrText>
      </w:r>
      <w:r>
        <w:instrText>data</w:instrText>
      </w:r>
      <w:r w:rsidRPr="00453497">
        <w:instrText xml:space="preserve"> </w:instrText>
      </w:r>
      <w:r>
        <w:instrText>that</w:instrText>
      </w:r>
      <w:r w:rsidRPr="00453497">
        <w:instrText xml:space="preserve"> </w:instrText>
      </w:r>
      <w:r>
        <w:instrText>are</w:instrText>
      </w:r>
      <w:r w:rsidRPr="00453497">
        <w:instrText xml:space="preserve"> </w:instrText>
      </w:r>
      <w:r>
        <w:instrText>not</w:instrText>
      </w:r>
      <w:r w:rsidRPr="00453497">
        <w:instrText xml:space="preserve"> </w:instrText>
      </w:r>
      <w:r>
        <w:instrText>comparable</w:instrText>
      </w:r>
      <w:r w:rsidRPr="00453497">
        <w:instrText xml:space="preserve"> </w:instrText>
      </w:r>
      <w:r>
        <w:instrText>across</w:instrText>
      </w:r>
      <w:r w:rsidRPr="00453497">
        <w:instrText xml:space="preserve"> </w:instrText>
      </w:r>
      <w:r>
        <w:instrText>countries</w:instrText>
      </w:r>
      <w:r w:rsidRPr="00453497">
        <w:instrText xml:space="preserve">. </w:instrText>
      </w:r>
      <w:r>
        <w:instrText>We</w:instrText>
      </w:r>
      <w:r w:rsidRPr="00453497">
        <w:instrText xml:space="preserve"> </w:instrText>
      </w:r>
      <w:r>
        <w:instrText>noted</w:instrText>
      </w:r>
      <w:r w:rsidRPr="00453497">
        <w:instrText xml:space="preserve"> </w:instrText>
      </w:r>
      <w:r>
        <w:instrText>that</w:instrText>
      </w:r>
      <w:r w:rsidRPr="00453497">
        <w:instrText xml:space="preserve"> </w:instrText>
      </w:r>
      <w:r>
        <w:instrText>approaches</w:instrText>
      </w:r>
      <w:r w:rsidRPr="00453497">
        <w:instrText xml:space="preserve"> </w:instrText>
      </w:r>
      <w:r>
        <w:instrText>to</w:instrText>
      </w:r>
      <w:r w:rsidRPr="00453497">
        <w:instrText xml:space="preserve"> </w:instrText>
      </w:r>
      <w:r>
        <w:instrText>case</w:instrText>
      </w:r>
      <w:r w:rsidRPr="00453497">
        <w:instrText xml:space="preserve"> </w:instrText>
      </w:r>
      <w:r>
        <w:instrText>ascertainment</w:instrText>
      </w:r>
      <w:r w:rsidRPr="00453497">
        <w:instrText xml:space="preserve"> </w:instrText>
      </w:r>
      <w:r>
        <w:instrText>and</w:instrText>
      </w:r>
      <w:r w:rsidRPr="00453497">
        <w:instrText xml:space="preserve"> </w:instrText>
      </w:r>
      <w:r>
        <w:instrText>definitions</w:instrText>
      </w:r>
      <w:r w:rsidRPr="00453497">
        <w:instrText xml:space="preserve"> </w:instrText>
      </w:r>
      <w:r>
        <w:instrText>of</w:instrText>
      </w:r>
      <w:r w:rsidRPr="00453497">
        <w:instrText xml:space="preserve"> </w:instrText>
      </w:r>
      <w:r>
        <w:instrText>complications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numerators</w:instrText>
      </w:r>
      <w:r w:rsidRPr="00453497">
        <w:instrText xml:space="preserve">) </w:instrText>
      </w:r>
      <w:r>
        <w:instrText>and</w:instrText>
      </w:r>
      <w:r w:rsidRPr="00453497">
        <w:instrText xml:space="preserve"> </w:instrText>
      </w:r>
      <w:r>
        <w:instrText>type</w:instrText>
      </w:r>
      <w:r w:rsidRPr="00453497">
        <w:instrText xml:space="preserve"> 2 </w:instrText>
      </w:r>
      <w:r>
        <w:instrText>diabetes</w:instrText>
      </w:r>
      <w:r w:rsidRPr="00453497">
        <w:instrText xml:space="preserve"> (</w:instrText>
      </w:r>
      <w:r>
        <w:instrText>the</w:instrText>
      </w:r>
      <w:r w:rsidRPr="00453497">
        <w:instrText xml:space="preserve"> </w:instrText>
      </w:r>
      <w:r>
        <w:instrText>denominator</w:instrText>
      </w:r>
      <w:r w:rsidRPr="00453497">
        <w:instrText xml:space="preserve">) </w:instrText>
      </w:r>
      <w:r>
        <w:instrText>vary</w:instrText>
      </w:r>
      <w:r w:rsidRPr="00453497">
        <w:instrText xml:space="preserve"> </w:instrText>
      </w:r>
      <w:r>
        <w:instrText>widely</w:instrText>
      </w:r>
      <w:r w:rsidRPr="00453497">
        <w:instrText xml:space="preserve"> </w:instrText>
      </w:r>
      <w:r>
        <w:instrText>and</w:instrText>
      </w:r>
      <w:r w:rsidRPr="00453497">
        <w:instrText xml:space="preserve"> </w:instrText>
      </w:r>
      <w:r>
        <w:instrText>influence</w:instrText>
      </w:r>
      <w:r w:rsidRPr="00453497">
        <w:instrText xml:space="preserve"> </w:instrText>
      </w:r>
      <w:r>
        <w:instrText>the</w:instrText>
      </w:r>
      <w:r w:rsidRPr="00453497">
        <w:instrText xml:space="preserve"> </w:instrText>
      </w:r>
      <w:r>
        <w:instrText>interpretation</w:instrText>
      </w:r>
      <w:r w:rsidRPr="00453497">
        <w:instrText xml:space="preserve"> </w:instrText>
      </w:r>
      <w:r>
        <w:instrText>of</w:instrText>
      </w:r>
      <w:r w:rsidRPr="00453497">
        <w:instrText xml:space="preserve"> </w:instrText>
      </w:r>
      <w:r>
        <w:instrText>international</w:instrText>
      </w:r>
      <w:r w:rsidRPr="00453497">
        <w:instrText xml:space="preserve"> </w:instrText>
      </w:r>
      <w:r>
        <w:instrText>data</w:instrText>
      </w:r>
      <w:r w:rsidRPr="00453497">
        <w:instrText xml:space="preserve">. </w:instrText>
      </w:r>
      <w:r>
        <w:instrText>We</w:instrText>
      </w:r>
      <w:r w:rsidRPr="00453497">
        <w:instrText xml:space="preserve"> </w:instrText>
      </w:r>
      <w:r>
        <w:instrText>offer</w:instrText>
      </w:r>
      <w:r w:rsidRPr="00453497">
        <w:instrText xml:space="preserve"> </w:instrText>
      </w:r>
      <w:r>
        <w:instrText>four</w:instrText>
      </w:r>
      <w:r w:rsidRPr="00453497">
        <w:instrText xml:space="preserve"> </w:instrText>
      </w:r>
      <w:r>
        <w:instrText>key</w:instrText>
      </w:r>
      <w:r w:rsidRPr="00453497">
        <w:instrText xml:space="preserve"> </w:instrText>
      </w:r>
      <w:r>
        <w:instrText>recommendations</w:instrText>
      </w:r>
      <w:r w:rsidRPr="00453497">
        <w:instrText xml:space="preserve"> </w:instrText>
      </w:r>
      <w:r>
        <w:instrText>to</w:instrText>
      </w:r>
      <w:r w:rsidRPr="00453497">
        <w:instrText xml:space="preserve"> </w:instrText>
      </w:r>
      <w:r>
        <w:instrText>more</w:instrText>
      </w:r>
      <w:r w:rsidRPr="00453497">
        <w:instrText xml:space="preserve"> </w:instrText>
      </w:r>
      <w:r>
        <w:instrText>rigorously</w:instrText>
      </w:r>
      <w:r w:rsidRPr="00453497">
        <w:instrText xml:space="preserve"> </w:instrText>
      </w:r>
      <w:r>
        <w:instrText>document</w:instrText>
      </w:r>
      <w:r w:rsidRPr="00453497">
        <w:instrText xml:space="preserve"> </w:instrText>
      </w:r>
      <w:r>
        <w:instrText>trends</w:instrText>
      </w:r>
      <w:r w:rsidRPr="00453497">
        <w:instrText xml:space="preserve"> </w:instrText>
      </w:r>
      <w:r>
        <w:instrText>in</w:instrText>
      </w:r>
      <w:r w:rsidRPr="00453497">
        <w:instrText xml:space="preserve"> </w:instrText>
      </w:r>
      <w:r>
        <w:instrText>rates</w:instrText>
      </w:r>
      <w:r w:rsidRPr="00453497">
        <w:instrText xml:space="preserve"> </w:instrText>
      </w:r>
      <w:r>
        <w:instrText>of</w:instrText>
      </w:r>
      <w:r w:rsidRPr="00453497">
        <w:instrText xml:space="preserve"> </w:instrText>
      </w:r>
      <w:r>
        <w:instrText>type</w:instrText>
      </w:r>
      <w:r w:rsidRPr="00453497">
        <w:instrText xml:space="preserve"> 2 </w:instrText>
      </w:r>
      <w:r>
        <w:instrText>diabetes</w:instrText>
      </w:r>
      <w:r w:rsidRPr="00453497">
        <w:instrText xml:space="preserve"> </w:instrText>
      </w:r>
      <w:r>
        <w:instrText>complications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over</w:instrText>
      </w:r>
      <w:r w:rsidRPr="00453497">
        <w:instrText xml:space="preserve"> </w:instrText>
      </w:r>
      <w:r>
        <w:instrText>time</w:instrText>
      </w:r>
      <w:r w:rsidRPr="00453497">
        <w:instrText xml:space="preserve"> </w:instrText>
      </w:r>
      <w:r>
        <w:instrText>and</w:instrText>
      </w:r>
      <w:r w:rsidRPr="00453497">
        <w:instrText xml:space="preserve"> </w:instrText>
      </w:r>
      <w:r>
        <w:instrText>worldwide</w:instrText>
      </w:r>
      <w:r w:rsidRPr="00453497">
        <w:instrText xml:space="preserve">: (1) </w:instrText>
      </w:r>
      <w:r>
        <w:instrText>increasing</w:instrText>
      </w:r>
      <w:r w:rsidRPr="00453497">
        <w:instrText xml:space="preserve"> </w:instrText>
      </w:r>
      <w:r>
        <w:instrText>investments</w:instrText>
      </w:r>
      <w:r w:rsidRPr="00453497">
        <w:instrText xml:space="preserve"> </w:instrText>
      </w:r>
      <w:r>
        <w:instrText>in</w:instrText>
      </w:r>
      <w:r w:rsidRPr="00453497">
        <w:instrText xml:space="preserve"> </w:instrText>
      </w:r>
      <w:r>
        <w:instrText>data</w:instrText>
      </w:r>
      <w:r w:rsidRPr="00453497">
        <w:instrText xml:space="preserve"> </w:instrText>
      </w:r>
      <w:r>
        <w:instrText>collection</w:instrText>
      </w:r>
      <w:r w:rsidRPr="00453497">
        <w:instrText xml:space="preserve"> </w:instrText>
      </w:r>
      <w:r>
        <w:instrText>systems</w:instrText>
      </w:r>
      <w:r w:rsidRPr="00453497">
        <w:instrText xml:space="preserve">; (2) </w:instrText>
      </w:r>
      <w:r>
        <w:instrText>standardising</w:instrText>
      </w:r>
      <w:r w:rsidRPr="00453497">
        <w:instrText xml:space="preserve"> </w:instrText>
      </w:r>
      <w:r>
        <w:instrText>case</w:instrText>
      </w:r>
      <w:r w:rsidRPr="00453497">
        <w:instrText xml:space="preserve"> </w:instrText>
      </w:r>
      <w:r>
        <w:instrText>definitions</w:instrText>
      </w:r>
      <w:r w:rsidRPr="00453497">
        <w:instrText xml:space="preserve"> </w:instrText>
      </w:r>
      <w:r>
        <w:instrText>and</w:instrText>
      </w:r>
      <w:r w:rsidRPr="00453497">
        <w:instrText xml:space="preserve"> </w:instrText>
      </w:r>
      <w:r>
        <w:instrText>approaches</w:instrText>
      </w:r>
      <w:r w:rsidRPr="00453497">
        <w:instrText xml:space="preserve"> </w:instrText>
      </w:r>
      <w:r>
        <w:instrText>to</w:instrText>
      </w:r>
      <w:r w:rsidRPr="00453497">
        <w:instrText xml:space="preserve"> </w:instrText>
      </w:r>
      <w:r>
        <w:instrText>ascertainment</w:instrText>
      </w:r>
      <w:r w:rsidRPr="00453497">
        <w:instrText xml:space="preserve">; (3) </w:instrText>
      </w:r>
      <w:r>
        <w:instrText>strengthening</w:instrText>
      </w:r>
      <w:r w:rsidRPr="00453497">
        <w:instrText xml:space="preserve"> </w:instrText>
      </w:r>
      <w:r>
        <w:instrText>analytical</w:instrText>
      </w:r>
      <w:r w:rsidRPr="00453497">
        <w:instrText xml:space="preserve"> </w:instrText>
      </w:r>
      <w:r>
        <w:instrText>capacity</w:instrText>
      </w:r>
      <w:r w:rsidRPr="00453497">
        <w:instrText xml:space="preserve">; </w:instrText>
      </w:r>
      <w:r>
        <w:instrText>and</w:instrText>
      </w:r>
      <w:r w:rsidRPr="00453497">
        <w:instrText xml:space="preserve"> (4) </w:instrText>
      </w:r>
      <w:r>
        <w:instrText>developing</w:instrText>
      </w:r>
      <w:r w:rsidRPr="00453497">
        <w:instrText xml:space="preserve"> </w:instrText>
      </w:r>
      <w:r>
        <w:instrText>and</w:instrText>
      </w:r>
      <w:r w:rsidRPr="00453497">
        <w:instrText xml:space="preserve"> </w:instrText>
      </w:r>
      <w:r>
        <w:instrText>implementing</w:instrText>
      </w:r>
      <w:r w:rsidRPr="00453497">
        <w:instrText xml:space="preserve"> </w:instrText>
      </w:r>
      <w:r>
        <w:instrText>structured</w:instrText>
      </w:r>
      <w:r w:rsidRPr="00453497">
        <w:instrText xml:space="preserve"> </w:instrText>
      </w:r>
      <w:r>
        <w:instrText>guidelines</w:instrText>
      </w:r>
      <w:r w:rsidRPr="00453497">
        <w:instrText xml:space="preserve"> </w:instrText>
      </w:r>
      <w:r>
        <w:instrText>for</w:instrText>
      </w:r>
      <w:r w:rsidRPr="00453497">
        <w:instrText xml:space="preserve"> </w:instrText>
      </w:r>
      <w:r>
        <w:instrText>reporting</w:instrText>
      </w:r>
      <w:r w:rsidRPr="00453497">
        <w:instrText xml:space="preserve"> </w:instrText>
      </w:r>
      <w:r>
        <w:instrText>of</w:instrText>
      </w:r>
      <w:r w:rsidRPr="00453497">
        <w:instrText xml:space="preserve"> </w:instrText>
      </w:r>
      <w:r>
        <w:instrText>data</w:instrText>
      </w:r>
      <w:r w:rsidRPr="00453497">
        <w:instrText>.","</w:instrText>
      </w:r>
      <w:r>
        <w:instrText>container</w:instrText>
      </w:r>
      <w:r w:rsidRPr="00453497">
        <w:instrText>-</w:instrText>
      </w:r>
      <w:r>
        <w:instrText>title</w:instrText>
      </w:r>
      <w:r w:rsidRPr="00453497">
        <w:instrText>":"</w:instrText>
      </w:r>
      <w:r>
        <w:instrText>Diabetologia</w:instrText>
      </w:r>
      <w:r w:rsidRPr="00453497">
        <w:instrText>","</w:instrText>
      </w:r>
      <w:r>
        <w:instrText>DOI</w:instrText>
      </w:r>
      <w:r w:rsidRPr="00453497">
        <w:instrText>":"10.1007/</w:instrText>
      </w:r>
      <w:r>
        <w:instrText>s</w:instrText>
      </w:r>
      <w:r w:rsidRPr="00453497">
        <w:instrText>00125-021-05585-2","</w:instrText>
      </w:r>
      <w:r>
        <w:instrText>ISSN</w:instrText>
      </w:r>
      <w:r w:rsidRPr="00453497">
        <w:instrText>":"0012-186</w:instrText>
      </w:r>
      <w:r>
        <w:instrText>X</w:instrText>
      </w:r>
      <w:r w:rsidRPr="00453497">
        <w:instrText>","</w:instrText>
      </w:r>
      <w:r>
        <w:instrText>issue</w:instrText>
      </w:r>
      <w:r w:rsidRPr="00453497">
        <w:instrText>":"1","</w:instrText>
      </w:r>
      <w:r>
        <w:instrText>journalAbbreviation":"Diabetologia","note":"PMID: 34837505\nPMCID: PMC8660730","page":"3-13","source":"PubMed Central","title":"Interpreting global trends in type 2 diabetes complications and mortality","volume":"65","author":[{"family":"Ali","given":"Mohammed K."},{"family":"Pearson-Stuttard","given":"Jonathan"},{"family":"Selvin","given":"Elizabeth"},{"family":"Gregg","given":"Edward W."}],"issued":{"date-parts":[["2022"]]}},"label":"page"},{"id":2949,"uris":["http://zotero.org/users/5483459/items/CQK8RGJ2"],"itemData":{"id":2949,"type":"article-journal","abstract":"AIMS: To estimate the number of deaths attributable to diabetes in 20-79-year-old adults in 2019.\nMETHODS: The following were used to estimate the number of deaths attributable to diabetes: all-cause mortality estimates from the World Health Organization life table, country level age- and sex-specific estimates of diabetes prevalence in 2019 and relative risks of death in people with diabetes compared to people without diabetes.\nRESULTS: An estimated 4.2 million deaths among 20-79-year-old adults are attributable to diabetes. Diabetes is estimated to contribute to 11.3% of deaths globally, ranging from 6.8% (lowest) in the Africa Region to 16.2% (highest) in the Middle East and North Africa. About half (46.2%) of the deaths attributable to diabetes occur in people under the age of 60 years. The Africa Region has the highest</w:instrText>
      </w:r>
      <w:r w:rsidRPr="004471D7">
        <w:instrText xml:space="preserve"> (73.1%) </w:instrText>
      </w:r>
      <w:r>
        <w:instrText>proportion</w:instrText>
      </w:r>
      <w:r w:rsidRPr="004471D7">
        <w:instrText xml:space="preserve"> </w:instrText>
      </w:r>
      <w:r>
        <w:instrText>of</w:instrText>
      </w:r>
      <w:r w:rsidRPr="004471D7">
        <w:instrText xml:space="preserve"> </w:instrText>
      </w:r>
      <w:r>
        <w:instrText>deaths</w:instrText>
      </w:r>
      <w:r w:rsidRPr="004471D7">
        <w:instrText xml:space="preserve"> </w:instrText>
      </w:r>
      <w:r>
        <w:instrText>attributable</w:instrText>
      </w:r>
      <w:r w:rsidRPr="004471D7">
        <w:instrText xml:space="preserve"> </w:instrText>
      </w:r>
      <w:r>
        <w:instrText>to</w:instrText>
      </w:r>
      <w:r w:rsidRPr="004471D7">
        <w:instrText xml:space="preserve"> </w:instrText>
      </w:r>
      <w:r>
        <w:instrText>diabetes</w:instrText>
      </w:r>
      <w:r w:rsidRPr="004471D7">
        <w:instrText xml:space="preserve"> </w:instrText>
      </w:r>
      <w:r>
        <w:instrText>in</w:instrText>
      </w:r>
      <w:r w:rsidRPr="004471D7">
        <w:instrText xml:space="preserve"> </w:instrText>
      </w:r>
      <w:r>
        <w:instrText>people</w:instrText>
      </w:r>
      <w:r w:rsidRPr="004471D7">
        <w:instrText xml:space="preserve"> </w:instrText>
      </w:r>
      <w:r>
        <w:instrText>under</w:instrText>
      </w:r>
      <w:r w:rsidRPr="004471D7">
        <w:instrText xml:space="preserve"> </w:instrText>
      </w:r>
      <w:r>
        <w:instrText>the</w:instrText>
      </w:r>
      <w:r w:rsidRPr="004471D7">
        <w:instrText xml:space="preserve"> </w:instrText>
      </w:r>
      <w:r>
        <w:instrText>age</w:instrText>
      </w:r>
      <w:r w:rsidRPr="004471D7">
        <w:instrText xml:space="preserve"> </w:instrText>
      </w:r>
      <w:r>
        <w:instrText>of</w:instrText>
      </w:r>
      <w:r w:rsidRPr="004471D7">
        <w:instrText xml:space="preserve"> 60</w:instrText>
      </w:r>
      <w:r>
        <w:instrText> years</w:instrText>
      </w:r>
      <w:r w:rsidRPr="004471D7">
        <w:instrText xml:space="preserve">, </w:instrText>
      </w:r>
      <w:r>
        <w:instrText>while</w:instrText>
      </w:r>
      <w:r w:rsidRPr="004471D7">
        <w:instrText xml:space="preserve"> </w:instrText>
      </w:r>
      <w:r>
        <w:instrText>the</w:instrText>
      </w:r>
      <w:r w:rsidRPr="004471D7">
        <w:instrText xml:space="preserve"> </w:instrText>
      </w:r>
      <w:r>
        <w:instrText>Europe</w:instrText>
      </w:r>
      <w:r w:rsidRPr="004471D7">
        <w:instrText xml:space="preserve"> </w:instrText>
      </w:r>
      <w:r>
        <w:instrText>Region</w:instrText>
      </w:r>
      <w:r w:rsidRPr="004471D7">
        <w:instrText xml:space="preserve"> </w:instrText>
      </w:r>
      <w:r>
        <w:instrText>has</w:instrText>
      </w:r>
      <w:r w:rsidRPr="004471D7">
        <w:instrText xml:space="preserve"> </w:instrText>
      </w:r>
      <w:r>
        <w:instrText>the</w:instrText>
      </w:r>
      <w:r w:rsidRPr="004471D7">
        <w:instrText xml:space="preserve"> </w:instrText>
      </w:r>
      <w:r>
        <w:instrText>lowest</w:instrText>
      </w:r>
      <w:r w:rsidRPr="004471D7">
        <w:instrText xml:space="preserve"> (31.4%).\</w:instrText>
      </w:r>
      <w:r>
        <w:instrText>nCONCLUSIONS</w:instrText>
      </w:r>
      <w:r w:rsidRPr="004471D7">
        <w:instrText xml:space="preserve">: </w:instrText>
      </w:r>
      <w:r>
        <w:instrText>Diabetes</w:instrText>
      </w:r>
      <w:r w:rsidRPr="004471D7">
        <w:instrText xml:space="preserve"> </w:instrText>
      </w:r>
      <w:r>
        <w:instrText>is</w:instrText>
      </w:r>
      <w:r w:rsidRPr="004471D7">
        <w:instrText xml:space="preserve"> </w:instrText>
      </w:r>
      <w:r>
        <w:instrText>estimated</w:instrText>
      </w:r>
      <w:r w:rsidRPr="004471D7">
        <w:instrText xml:space="preserve"> </w:instrText>
      </w:r>
      <w:r>
        <w:instrText>to</w:instrText>
      </w:r>
      <w:r w:rsidRPr="004471D7">
        <w:instrText xml:space="preserve"> </w:instrText>
      </w:r>
      <w:r>
        <w:instrText>contribute</w:instrText>
      </w:r>
      <w:r w:rsidRPr="004471D7">
        <w:instrText xml:space="preserve"> </w:instrText>
      </w:r>
      <w:r>
        <w:instrText>to</w:instrText>
      </w:r>
      <w:r w:rsidRPr="004471D7">
        <w:instrText xml:space="preserve"> </w:instrText>
      </w:r>
      <w:r>
        <w:instrText>one</w:instrText>
      </w:r>
      <w:r w:rsidRPr="004471D7">
        <w:instrText xml:space="preserve"> </w:instrText>
      </w:r>
      <w:r>
        <w:instrText>in</w:instrText>
      </w:r>
      <w:r w:rsidRPr="004471D7">
        <w:instrText xml:space="preserve"> </w:instrText>
      </w:r>
      <w:r>
        <w:instrText>nine</w:instrText>
      </w:r>
      <w:r w:rsidRPr="004471D7">
        <w:instrText xml:space="preserve"> </w:instrText>
      </w:r>
      <w:r>
        <w:instrText>deaths</w:instrText>
      </w:r>
      <w:r w:rsidRPr="004471D7">
        <w:instrText xml:space="preserve"> </w:instrText>
      </w:r>
      <w:r>
        <w:instrText>among</w:instrText>
      </w:r>
      <w:r w:rsidRPr="004471D7">
        <w:instrText xml:space="preserve"> </w:instrText>
      </w:r>
      <w:r>
        <w:instrText>adults</w:instrText>
      </w:r>
      <w:r w:rsidRPr="004471D7">
        <w:instrText xml:space="preserve"> </w:instrText>
      </w:r>
      <w:r>
        <w:instrText>aged</w:instrText>
      </w:r>
      <w:r w:rsidRPr="004471D7">
        <w:instrText xml:space="preserve"> 20-79</w:instrText>
      </w:r>
      <w:r>
        <w:instrText> years</w:instrText>
      </w:r>
      <w:r w:rsidRPr="004471D7">
        <w:instrText xml:space="preserve">. </w:instrText>
      </w:r>
      <w:r>
        <w:instrText>Prevention</w:instrText>
      </w:r>
      <w:r w:rsidRPr="004471D7">
        <w:instrText xml:space="preserve"> </w:instrText>
      </w:r>
      <w:r>
        <w:instrText>of</w:instrText>
      </w:r>
      <w:r w:rsidRPr="004471D7">
        <w:instrText xml:space="preserve"> </w:instrText>
      </w:r>
      <w:r>
        <w:instrText>diabetes</w:instrText>
      </w:r>
      <w:r w:rsidRPr="004471D7">
        <w:instrText xml:space="preserve"> </w:instrText>
      </w:r>
      <w:r>
        <w:instrText>and</w:instrText>
      </w:r>
      <w:r w:rsidRPr="004471D7">
        <w:instrText xml:space="preserve"> </w:instrText>
      </w:r>
      <w:r>
        <w:instrText>its</w:instrText>
      </w:r>
      <w:r w:rsidRPr="004471D7">
        <w:instrText xml:space="preserve"> </w:instrText>
      </w:r>
      <w:r>
        <w:instrText>complications</w:instrText>
      </w:r>
      <w:r w:rsidRPr="004471D7">
        <w:instrText xml:space="preserve"> </w:instrText>
      </w:r>
      <w:r>
        <w:instrText>is</w:instrText>
      </w:r>
      <w:r w:rsidRPr="004471D7">
        <w:instrText xml:space="preserve"> </w:instrText>
      </w:r>
      <w:r>
        <w:instrText>essential</w:instrText>
      </w:r>
      <w:r w:rsidRPr="004471D7">
        <w:instrText xml:space="preserve">, </w:instrText>
      </w:r>
      <w:r>
        <w:instrText>particularly</w:instrText>
      </w:r>
      <w:r w:rsidRPr="004471D7">
        <w:instrText xml:space="preserve"> </w:instrText>
      </w:r>
      <w:r>
        <w:instrText>in</w:instrText>
      </w:r>
      <w:r w:rsidRPr="004471D7">
        <w:instrText xml:space="preserve"> </w:instrText>
      </w:r>
      <w:r>
        <w:instrText>middle</w:instrText>
      </w:r>
      <w:r w:rsidRPr="004471D7">
        <w:instrText>-</w:instrText>
      </w:r>
      <w:r>
        <w:instrText>income</w:instrText>
      </w:r>
      <w:r w:rsidRPr="004471D7">
        <w:instrText xml:space="preserve"> </w:instrText>
      </w:r>
      <w:r>
        <w:instrText>countries</w:instrText>
      </w:r>
      <w:r w:rsidRPr="004471D7">
        <w:instrText xml:space="preserve">, </w:instrText>
      </w:r>
      <w:r>
        <w:instrText>where</w:instrText>
      </w:r>
      <w:r w:rsidRPr="004471D7">
        <w:instrText xml:space="preserve"> </w:instrText>
      </w:r>
      <w:r>
        <w:instrText>the</w:instrText>
      </w:r>
      <w:r w:rsidRPr="004471D7">
        <w:instrText xml:space="preserve"> </w:instrText>
      </w:r>
      <w:r>
        <w:instrText>current</w:instrText>
      </w:r>
      <w:r w:rsidRPr="004471D7">
        <w:instrText xml:space="preserve"> </w:instrText>
      </w:r>
      <w:r>
        <w:instrText>impact</w:instrText>
      </w:r>
      <w:r w:rsidRPr="004471D7">
        <w:instrText xml:space="preserve"> </w:instrText>
      </w:r>
      <w:r>
        <w:instrText>is</w:instrText>
      </w:r>
      <w:r w:rsidRPr="004471D7">
        <w:instrText xml:space="preserve"> </w:instrText>
      </w:r>
      <w:r>
        <w:instrText>estimated</w:instrText>
      </w:r>
      <w:r w:rsidRPr="004471D7">
        <w:instrText xml:space="preserve"> </w:instrText>
      </w:r>
      <w:r>
        <w:instrText>to</w:instrText>
      </w:r>
      <w:r w:rsidRPr="004471D7">
        <w:instrText xml:space="preserve"> </w:instrText>
      </w:r>
      <w:r>
        <w:instrText>be</w:instrText>
      </w:r>
      <w:r w:rsidRPr="004471D7">
        <w:instrText xml:space="preserve"> </w:instrText>
      </w:r>
      <w:r>
        <w:instrText>the</w:instrText>
      </w:r>
      <w:r w:rsidRPr="004471D7">
        <w:instrText xml:space="preserve"> </w:instrText>
      </w:r>
      <w:r>
        <w:instrText>largest</w:instrText>
      </w:r>
      <w:r w:rsidRPr="004471D7">
        <w:instrText xml:space="preserve">. </w:instrText>
      </w:r>
      <w:r>
        <w:instrText>Contemporary</w:instrText>
      </w:r>
      <w:r w:rsidRPr="004471D7">
        <w:instrText xml:space="preserve"> </w:instrText>
      </w:r>
      <w:r>
        <w:instrText>data</w:instrText>
      </w:r>
      <w:r w:rsidRPr="004471D7">
        <w:instrText xml:space="preserve"> </w:instrText>
      </w:r>
      <w:r>
        <w:instrText>from</w:instrText>
      </w:r>
      <w:r w:rsidRPr="004471D7">
        <w:instrText xml:space="preserve"> </w:instrText>
      </w:r>
      <w:r>
        <w:instrText>diverse</w:instrText>
      </w:r>
      <w:r w:rsidRPr="004471D7">
        <w:instrText xml:space="preserve"> </w:instrText>
      </w:r>
      <w:r>
        <w:instrText>populations</w:instrText>
      </w:r>
      <w:r w:rsidRPr="004471D7">
        <w:instrText xml:space="preserve"> </w:instrText>
      </w:r>
      <w:r>
        <w:instrText>are</w:instrText>
      </w:r>
      <w:r w:rsidRPr="004471D7">
        <w:instrText xml:space="preserve"> </w:instrText>
      </w:r>
      <w:r>
        <w:instrText>needed</w:instrText>
      </w:r>
      <w:r w:rsidRPr="004471D7">
        <w:instrText xml:space="preserve"> </w:instrText>
      </w:r>
      <w:r>
        <w:instrText>to</w:instrText>
      </w:r>
      <w:r w:rsidRPr="004471D7">
        <w:instrText xml:space="preserve"> </w:instrText>
      </w:r>
      <w:r>
        <w:instrText>validate</w:instrText>
      </w:r>
      <w:r w:rsidRPr="004471D7">
        <w:instrText xml:space="preserve"> </w:instrText>
      </w:r>
      <w:r>
        <w:instrText>these</w:instrText>
      </w:r>
      <w:r w:rsidRPr="004471D7">
        <w:instrText xml:space="preserve"> </w:instrText>
      </w:r>
      <w:r>
        <w:instrText>estimates</w:instrText>
      </w:r>
      <w:r w:rsidRPr="004471D7">
        <w:instrText>.","</w:instrText>
      </w:r>
      <w:r>
        <w:instrText>container</w:instrText>
      </w:r>
      <w:r w:rsidRPr="004471D7">
        <w:instrText>-</w:instrText>
      </w:r>
      <w:r>
        <w:instrText>title</w:instrText>
      </w:r>
      <w:r w:rsidRPr="004471D7">
        <w:instrText>":"</w:instrText>
      </w:r>
      <w:r>
        <w:instrText>Diabetes</w:instrText>
      </w:r>
      <w:r w:rsidRPr="004471D7">
        <w:instrText xml:space="preserve"> </w:instrText>
      </w:r>
      <w:r>
        <w:instrText>Research</w:instrText>
      </w:r>
      <w:r w:rsidRPr="004471D7">
        <w:instrText xml:space="preserve"> </w:instrText>
      </w:r>
      <w:r>
        <w:instrText>and</w:instrText>
      </w:r>
      <w:r w:rsidRPr="004471D7">
        <w:instrText xml:space="preserve"> </w:instrText>
      </w:r>
      <w:r>
        <w:instrText>Clinical</w:instrText>
      </w:r>
      <w:r w:rsidRPr="004471D7">
        <w:instrText xml:space="preserve"> </w:instrText>
      </w:r>
      <w:r>
        <w:instrText>Practice</w:instrText>
      </w:r>
      <w:r w:rsidRPr="004471D7">
        <w:instrText>","</w:instrText>
      </w:r>
      <w:r>
        <w:instrText>DOI</w:instrText>
      </w:r>
      <w:r w:rsidRPr="004471D7">
        <w:instrText>":"10.1016/</w:instrText>
      </w:r>
      <w:r>
        <w:instrText>j</w:instrText>
      </w:r>
      <w:r w:rsidRPr="004471D7">
        <w:instrText>.</w:instrText>
      </w:r>
      <w:r>
        <w:instrText>diabres</w:instrText>
      </w:r>
      <w:r w:rsidRPr="004471D7">
        <w:instrText>.2020.108086","</w:instrText>
      </w:r>
      <w:r>
        <w:instrText>ISSN</w:instrText>
      </w:r>
      <w:r w:rsidRPr="004471D7">
        <w:instrText>":"1872-8227","</w:instrText>
      </w:r>
      <w:r>
        <w:instrText>journalAbbreviation</w:instrText>
      </w:r>
      <w:r w:rsidRPr="004471D7">
        <w:instrText>":"</w:instrText>
      </w:r>
      <w:r>
        <w:instrText>Diabetes</w:instrText>
      </w:r>
      <w:r w:rsidRPr="004471D7">
        <w:instrText xml:space="preserve"> </w:instrText>
      </w:r>
      <w:r>
        <w:instrText>Res</w:instrText>
      </w:r>
      <w:r w:rsidRPr="004471D7">
        <w:instrText xml:space="preserve"> </w:instrText>
      </w:r>
      <w:r>
        <w:instrText>Clin</w:instrText>
      </w:r>
      <w:r w:rsidRPr="004471D7">
        <w:instrText xml:space="preserve"> </w:instrText>
      </w:r>
      <w:r>
        <w:instrText>Pract</w:instrText>
      </w:r>
      <w:r w:rsidRPr="004471D7">
        <w:instrText>","</w:instrText>
      </w:r>
      <w:r>
        <w:instrText>language</w:instrText>
      </w:r>
      <w:r w:rsidRPr="004471D7">
        <w:instrText>":"</w:instrText>
      </w:r>
      <w:r>
        <w:instrText>eng</w:instrText>
      </w:r>
      <w:r w:rsidRPr="004471D7">
        <w:instrText>","</w:instrText>
      </w:r>
      <w:r>
        <w:instrText>note</w:instrText>
      </w:r>
      <w:r w:rsidRPr="004471D7">
        <w:instrText>":"</w:instrText>
      </w:r>
      <w:r>
        <w:instrText>PMID</w:instrText>
      </w:r>
      <w:r w:rsidRPr="004471D7">
        <w:instrText>: 32068099","</w:instrText>
      </w:r>
      <w:r>
        <w:instrText>page</w:instrText>
      </w:r>
      <w:r w:rsidRPr="004471D7">
        <w:instrText>":"108086","</w:instrText>
      </w:r>
      <w:r>
        <w:instrText>source</w:instrText>
      </w:r>
      <w:r w:rsidRPr="004471D7">
        <w:instrText>":"</w:instrText>
      </w:r>
      <w:r>
        <w:instrText>PubMed</w:instrText>
      </w:r>
      <w:r w:rsidRPr="004471D7">
        <w:instrText>","</w:instrText>
      </w:r>
      <w:r>
        <w:instrText>title</w:instrText>
      </w:r>
      <w:r w:rsidRPr="004471D7">
        <w:instrText>":"</w:instrText>
      </w:r>
      <w:r>
        <w:instrText>Mortality</w:instrText>
      </w:r>
      <w:r w:rsidRPr="004471D7">
        <w:instrText xml:space="preserve"> </w:instrText>
      </w:r>
      <w:r>
        <w:instrText>attributable</w:instrText>
      </w:r>
      <w:r w:rsidRPr="004471D7">
        <w:instrText xml:space="preserve"> </w:instrText>
      </w:r>
      <w:r>
        <w:instrText>to</w:instrText>
      </w:r>
      <w:r w:rsidRPr="004471D7">
        <w:instrText xml:space="preserve"> </w:instrText>
      </w:r>
      <w:r>
        <w:instrText>diabetes</w:instrText>
      </w:r>
      <w:r w:rsidRPr="004471D7">
        <w:instrText xml:space="preserve"> </w:instrText>
      </w:r>
      <w:r>
        <w:instrText>in</w:instrText>
      </w:r>
      <w:r w:rsidRPr="004471D7">
        <w:instrText xml:space="preserve"> 20-79</w:instrText>
      </w:r>
      <w:r>
        <w:instrText> years</w:instrText>
      </w:r>
      <w:r w:rsidRPr="004471D7">
        <w:instrText xml:space="preserve"> </w:instrText>
      </w:r>
      <w:r>
        <w:instrText>old</w:instrText>
      </w:r>
      <w:r w:rsidRPr="004471D7">
        <w:instrText xml:space="preserve"> </w:instrText>
      </w:r>
      <w:r>
        <w:instrText>adults</w:instrText>
      </w:r>
      <w:r w:rsidRPr="004471D7">
        <w:instrText xml:space="preserve">, 2019 </w:instrText>
      </w:r>
      <w:r>
        <w:instrText>estimates</w:instrText>
      </w:r>
      <w:r w:rsidRPr="004471D7">
        <w:instrText xml:space="preserve">: </w:instrText>
      </w:r>
      <w:r>
        <w:instrText>Results</w:instrText>
      </w:r>
      <w:r w:rsidRPr="004471D7">
        <w:instrText xml:space="preserve"> </w:instrText>
      </w:r>
      <w:r>
        <w:instrText>from</w:instrText>
      </w:r>
      <w:r w:rsidRPr="004471D7">
        <w:instrText xml:space="preserve"> </w:instrText>
      </w:r>
      <w:r>
        <w:instrText>the</w:instrText>
      </w:r>
      <w:r w:rsidRPr="004471D7">
        <w:instrText xml:space="preserve"> </w:instrText>
      </w:r>
      <w:r>
        <w:instrText>International</w:instrText>
      </w:r>
      <w:r w:rsidRPr="004471D7">
        <w:instrText xml:space="preserve"> </w:instrText>
      </w:r>
      <w:r>
        <w:instrText>Diabetes</w:instrText>
      </w:r>
      <w:r w:rsidRPr="004471D7">
        <w:instrText xml:space="preserve"> </w:instrText>
      </w:r>
      <w:r>
        <w:instrText>Federation</w:instrText>
      </w:r>
      <w:r w:rsidRPr="004471D7">
        <w:instrText xml:space="preserve"> </w:instrText>
      </w:r>
      <w:r>
        <w:instrText>Diabetes</w:instrText>
      </w:r>
      <w:r w:rsidRPr="004471D7">
        <w:instrText xml:space="preserve"> </w:instrText>
      </w:r>
      <w:r>
        <w:instrText>Atlas</w:instrText>
      </w:r>
      <w:r w:rsidRPr="004471D7">
        <w:instrText>, 9</w:instrText>
      </w:r>
      <w:r>
        <w:instrText>th</w:instrText>
      </w:r>
      <w:r w:rsidRPr="004471D7">
        <w:instrText xml:space="preserve"> </w:instrText>
      </w:r>
      <w:r>
        <w:instrText>edition</w:instrText>
      </w:r>
      <w:r w:rsidRPr="004471D7">
        <w:instrText>","</w:instrText>
      </w:r>
      <w:r>
        <w:instrText>title</w:instrText>
      </w:r>
      <w:r w:rsidRPr="004471D7">
        <w:instrText>-</w:instrText>
      </w:r>
      <w:r>
        <w:instrText>short</w:instrText>
      </w:r>
      <w:r w:rsidRPr="004471D7">
        <w:instrText>":"</w:instrText>
      </w:r>
      <w:r>
        <w:instrText>Mortality</w:instrText>
      </w:r>
      <w:r w:rsidRPr="004471D7">
        <w:instrText xml:space="preserve"> </w:instrText>
      </w:r>
      <w:r>
        <w:instrText>attributable</w:instrText>
      </w:r>
      <w:r w:rsidRPr="004471D7">
        <w:instrText xml:space="preserve"> </w:instrText>
      </w:r>
      <w:r>
        <w:instrText>to</w:instrText>
      </w:r>
      <w:r w:rsidRPr="004471D7">
        <w:instrText xml:space="preserve"> </w:instrText>
      </w:r>
      <w:r>
        <w:instrText>diabetes</w:instrText>
      </w:r>
      <w:r w:rsidRPr="004471D7">
        <w:instrText xml:space="preserve"> </w:instrText>
      </w:r>
      <w:r>
        <w:instrText>in</w:instrText>
      </w:r>
      <w:r w:rsidRPr="004471D7">
        <w:instrText xml:space="preserve"> 20-79</w:instrText>
      </w:r>
      <w:r>
        <w:instrText> years</w:instrText>
      </w:r>
      <w:r w:rsidRPr="004471D7">
        <w:instrText xml:space="preserve"> </w:instrText>
      </w:r>
      <w:r>
        <w:instrText>old</w:instrText>
      </w:r>
      <w:r w:rsidRPr="004471D7">
        <w:instrText xml:space="preserve"> </w:instrText>
      </w:r>
      <w:r>
        <w:instrText>adults</w:instrText>
      </w:r>
      <w:r w:rsidRPr="004471D7">
        <w:instrText xml:space="preserve">, 2019 </w:instrText>
      </w:r>
      <w:r>
        <w:instrText>estimates</w:instrText>
      </w:r>
      <w:r w:rsidRPr="004471D7">
        <w:instrText>","</w:instrText>
      </w:r>
      <w:r>
        <w:instrText>volume</w:instrText>
      </w:r>
      <w:r w:rsidRPr="004471D7">
        <w:instrText>":"162","</w:instrText>
      </w:r>
      <w:r>
        <w:instrText>author</w:instrText>
      </w:r>
      <w:r w:rsidRPr="004471D7">
        <w:instrText>":[{"</w:instrText>
      </w:r>
      <w:r>
        <w:instrText>family</w:instrText>
      </w:r>
      <w:r w:rsidRPr="004471D7">
        <w:instrText>":"</w:instrText>
      </w:r>
      <w:r>
        <w:instrText>Saeedi</w:instrText>
      </w:r>
      <w:r w:rsidRPr="004471D7">
        <w:instrText>","</w:instrText>
      </w:r>
      <w:r>
        <w:instrText>given</w:instrText>
      </w:r>
      <w:r w:rsidRPr="004471D7">
        <w:instrText>":"</w:instrText>
      </w:r>
      <w:r>
        <w:instrText>Pouya</w:instrText>
      </w:r>
      <w:r w:rsidRPr="004471D7">
        <w:instrText>"},{"</w:instrText>
      </w:r>
      <w:r>
        <w:instrText>family</w:instrText>
      </w:r>
      <w:r w:rsidRPr="004471D7">
        <w:instrText>":"</w:instrText>
      </w:r>
      <w:r>
        <w:instrText>Salpea</w:instrText>
      </w:r>
      <w:r w:rsidRPr="004471D7">
        <w:instrText>","</w:instrText>
      </w:r>
      <w:r>
        <w:instrText>given</w:instrText>
      </w:r>
      <w:r w:rsidRPr="004471D7">
        <w:instrText>":"</w:instrText>
      </w:r>
      <w:r>
        <w:instrText>Paraskevi</w:instrText>
      </w:r>
      <w:r w:rsidRPr="004471D7">
        <w:instrText>"},{"</w:instrText>
      </w:r>
      <w:r>
        <w:instrText>family</w:instrText>
      </w:r>
      <w:r w:rsidRPr="004471D7">
        <w:instrText>":"</w:instrText>
      </w:r>
      <w:r>
        <w:instrText>Karuranga</w:instrText>
      </w:r>
      <w:r w:rsidRPr="004471D7">
        <w:instrText>","</w:instrText>
      </w:r>
      <w:r>
        <w:instrText>given</w:instrText>
      </w:r>
      <w:r w:rsidRPr="004471D7">
        <w:instrText>":"</w:instrText>
      </w:r>
      <w:r>
        <w:instrText>Suvi</w:instrText>
      </w:r>
      <w:r w:rsidRPr="004471D7">
        <w:instrText>"},{"</w:instrText>
      </w:r>
      <w:r>
        <w:instrText>family</w:instrText>
      </w:r>
      <w:r w:rsidRPr="004471D7">
        <w:instrText>":"</w:instrText>
      </w:r>
      <w:r>
        <w:instrText>Petersohn</w:instrText>
      </w:r>
      <w:r w:rsidRPr="004471D7">
        <w:instrText>","</w:instrText>
      </w:r>
      <w:r>
        <w:instrText>given</w:instrText>
      </w:r>
      <w:r w:rsidRPr="004471D7">
        <w:instrText>":"</w:instrText>
      </w:r>
      <w:r>
        <w:instrText>Inga</w:instrText>
      </w:r>
      <w:r w:rsidRPr="004471D7">
        <w:instrText>"},{"</w:instrText>
      </w:r>
      <w:r>
        <w:instrText>family</w:instrText>
      </w:r>
      <w:r w:rsidRPr="004471D7">
        <w:instrText>":"</w:instrText>
      </w:r>
      <w:r>
        <w:instrText>Malanda</w:instrText>
      </w:r>
      <w:r w:rsidRPr="004471D7">
        <w:instrText>","</w:instrText>
      </w:r>
      <w:r>
        <w:instrText>given</w:instrText>
      </w:r>
      <w:r w:rsidRPr="004471D7">
        <w:instrText>":"</w:instrText>
      </w:r>
      <w:r>
        <w:instrText>Belma</w:instrText>
      </w:r>
      <w:r w:rsidRPr="004471D7">
        <w:instrText>"},{"</w:instrText>
      </w:r>
      <w:r>
        <w:instrText>family</w:instrText>
      </w:r>
      <w:r w:rsidRPr="004471D7">
        <w:instrText>":"</w:instrText>
      </w:r>
      <w:r>
        <w:instrText>Gregg</w:instrText>
      </w:r>
      <w:r w:rsidRPr="004471D7">
        <w:instrText>","</w:instrText>
      </w:r>
      <w:r>
        <w:instrText>given</w:instrText>
      </w:r>
      <w:r w:rsidRPr="004471D7">
        <w:instrText>":"</w:instrText>
      </w:r>
      <w:r>
        <w:instrText>Edward</w:instrText>
      </w:r>
      <w:r w:rsidRPr="004471D7">
        <w:instrText xml:space="preserve"> </w:instrText>
      </w:r>
      <w:r>
        <w:instrText>W</w:instrText>
      </w:r>
      <w:r w:rsidRPr="004471D7">
        <w:instrText>."},{"</w:instrText>
      </w:r>
      <w:r>
        <w:instrText>family</w:instrText>
      </w:r>
      <w:r w:rsidRPr="004471D7">
        <w:instrText>":"</w:instrText>
      </w:r>
      <w:r>
        <w:instrText>Unwin</w:instrText>
      </w:r>
      <w:r w:rsidRPr="004471D7">
        <w:instrText>","</w:instrText>
      </w:r>
      <w:r>
        <w:instrText>given</w:instrText>
      </w:r>
      <w:r w:rsidRPr="004471D7">
        <w:instrText>":"</w:instrText>
      </w:r>
      <w:r>
        <w:instrText>Nigel</w:instrText>
      </w:r>
      <w:r w:rsidRPr="004471D7">
        <w:instrText>"},{"</w:instrText>
      </w:r>
      <w:r>
        <w:instrText>family</w:instrText>
      </w:r>
      <w:r w:rsidRPr="004471D7">
        <w:instrText>":"</w:instrText>
      </w:r>
      <w:r>
        <w:instrText>Wild</w:instrText>
      </w:r>
      <w:r w:rsidRPr="004471D7">
        <w:instrText>","</w:instrText>
      </w:r>
      <w:r>
        <w:instrText>given</w:instrText>
      </w:r>
      <w:r w:rsidRPr="004471D7">
        <w:instrText>":"</w:instrText>
      </w:r>
      <w:r>
        <w:instrText>Sarah</w:instrText>
      </w:r>
      <w:r w:rsidRPr="004471D7">
        <w:instrText xml:space="preserve"> </w:instrText>
      </w:r>
      <w:r>
        <w:instrText>H</w:instrText>
      </w:r>
      <w:r w:rsidRPr="004471D7">
        <w:instrText>."},{"</w:instrText>
      </w:r>
      <w:r>
        <w:instrText>family</w:instrText>
      </w:r>
      <w:r w:rsidRPr="004471D7">
        <w:instrText>":"</w:instrText>
      </w:r>
      <w:r>
        <w:instrText>Williams</w:instrText>
      </w:r>
      <w:r w:rsidRPr="004471D7">
        <w:instrText>","</w:instrText>
      </w:r>
      <w:r>
        <w:instrText>given</w:instrText>
      </w:r>
      <w:r w:rsidRPr="004471D7">
        <w:instrText>":"</w:instrText>
      </w:r>
      <w:r>
        <w:instrText>Rhys</w:instrText>
      </w:r>
      <w:r w:rsidRPr="004471D7">
        <w:instrText>"}],"</w:instrText>
      </w:r>
      <w:r>
        <w:instrText>issued</w:instrText>
      </w:r>
      <w:r w:rsidRPr="004471D7">
        <w:instrText>":{"</w:instrText>
      </w:r>
      <w:r>
        <w:instrText>date</w:instrText>
      </w:r>
      <w:r w:rsidRPr="004471D7">
        <w:instrText>-</w:instrText>
      </w:r>
      <w:r>
        <w:instrText>parts</w:instrText>
      </w:r>
      <w:r w:rsidRPr="004471D7">
        <w:instrText>":[["2020",4]]}},"</w:instrText>
      </w:r>
      <w:r>
        <w:instrText>label</w:instrText>
      </w:r>
      <w:r w:rsidRPr="004471D7">
        <w:instrText>":"</w:instrText>
      </w:r>
      <w:r>
        <w:instrText>page</w:instrText>
      </w:r>
      <w:r w:rsidRPr="004471D7">
        <w:instrText>"}],"</w:instrText>
      </w:r>
      <w:r>
        <w:instrText>schema</w:instrText>
      </w:r>
      <w:r w:rsidRPr="004471D7">
        <w:instrText>":"</w:instrText>
      </w:r>
      <w:r>
        <w:instrText>https</w:instrText>
      </w:r>
      <w:r w:rsidRPr="004471D7">
        <w:instrText>://</w:instrText>
      </w:r>
      <w:r>
        <w:instrText>github</w:instrText>
      </w:r>
      <w:r w:rsidRPr="004471D7">
        <w:instrText>.</w:instrText>
      </w:r>
      <w:r>
        <w:instrText>com</w:instrText>
      </w:r>
      <w:r w:rsidRPr="004471D7">
        <w:instrText>/</w:instrText>
      </w:r>
      <w:r>
        <w:instrText>citation</w:instrText>
      </w:r>
      <w:r w:rsidRPr="004471D7">
        <w:instrText>-</w:instrText>
      </w:r>
      <w:r>
        <w:instrText>style</w:instrText>
      </w:r>
      <w:r w:rsidRPr="004471D7">
        <w:instrText>-</w:instrText>
      </w:r>
      <w:r>
        <w:instrText>language</w:instrText>
      </w:r>
      <w:r w:rsidRPr="004471D7">
        <w:instrText>/</w:instrText>
      </w:r>
      <w:r>
        <w:instrText>schema</w:instrText>
      </w:r>
      <w:r w:rsidRPr="004471D7">
        <w:instrText>/</w:instrText>
      </w:r>
      <w:r>
        <w:instrText>raw</w:instrText>
      </w:r>
      <w:r w:rsidRPr="004471D7">
        <w:instrText>/</w:instrText>
      </w:r>
      <w:r>
        <w:instrText>master</w:instrText>
      </w:r>
      <w:r w:rsidRPr="004471D7">
        <w:instrText>/</w:instrText>
      </w:r>
      <w:r>
        <w:instrText>csl</w:instrText>
      </w:r>
      <w:r w:rsidRPr="004471D7">
        <w:instrText>-</w:instrText>
      </w:r>
      <w:r>
        <w:instrText>citation</w:instrText>
      </w:r>
      <w:r w:rsidRPr="004471D7">
        <w:instrText>.</w:instrText>
      </w:r>
      <w:r>
        <w:instrText>json</w:instrText>
      </w:r>
      <w:r w:rsidRPr="004471D7">
        <w:instrText xml:space="preserve">"} </w:instrText>
      </w:r>
      <w:r>
        <w:fldChar w:fldCharType="separate"/>
      </w:r>
      <w:r w:rsidRPr="004471D7">
        <w:t>[</w:t>
      </w:r>
      <w:r>
        <w:t>1</w:t>
      </w:r>
      <w:r w:rsidRPr="004471D7">
        <w:t>]</w:t>
      </w:r>
      <w:r>
        <w:fldChar w:fldCharType="end"/>
      </w:r>
      <w:r w:rsidRPr="00F27C36">
        <w:rPr>
          <w:rFonts w:asciiTheme="majorBidi" w:hAnsiTheme="majorBidi" w:cstheme="majorBidi"/>
          <w:lang w:val="ru"/>
        </w:rPr>
        <w:t>. Результаты приведены в таблице</w:t>
      </w:r>
      <w:r>
        <w:rPr>
          <w:rFonts w:asciiTheme="majorBidi" w:hAnsiTheme="majorBidi" w:cstheme="majorBidi"/>
          <w:lang w:val="ru"/>
        </w:rPr>
        <w:t xml:space="preserve"> 3-29</w:t>
      </w:r>
      <w:r w:rsidRPr="00F27C36">
        <w:rPr>
          <w:rFonts w:asciiTheme="majorBidi" w:hAnsiTheme="majorBidi" w:cstheme="majorBidi"/>
          <w:lang w:val="ru"/>
        </w:rPr>
        <w:t xml:space="preserve"> ниже.</w:t>
      </w:r>
      <w:r w:rsidRPr="0057211B">
        <w:rPr>
          <w:rFonts w:asciiTheme="majorBidi" w:hAnsiTheme="majorBidi" w:cstheme="majorBidi"/>
          <w:iCs/>
          <w:lang w:val="ru"/>
        </w:rPr>
        <w:t xml:space="preserve"> </w:t>
      </w:r>
    </w:p>
    <w:p w14:paraId="70FC449A" w14:textId="6D461618" w:rsidR="002256A9" w:rsidRDefault="002256A9" w:rsidP="002256A9">
      <w:pPr>
        <w:pStyle w:val="af5"/>
        <w:keepNext/>
      </w:pPr>
      <w:bookmarkStart w:id="326" w:name="_Toc159973371"/>
      <w:r>
        <w:t xml:space="preserve">Таблица </w:t>
      </w:r>
      <w:fldSimple w:instr=" STYLEREF 1 \s ">
        <w:r w:rsidR="008260B3">
          <w:rPr>
            <w:noProof/>
          </w:rPr>
          <w:t>3</w:t>
        </w:r>
      </w:fldSimple>
      <w:r w:rsidR="008260B3">
        <w:noBreakHyphen/>
      </w:r>
      <w:fldSimple w:instr=" SEQ Таблица \* ARABIC \s 1 ">
        <w:r w:rsidR="008260B3">
          <w:rPr>
            <w:noProof/>
          </w:rPr>
          <w:t>29</w:t>
        </w:r>
      </w:fldSimple>
      <w:r>
        <w:t>.</w:t>
      </w:r>
      <w:r w:rsidRPr="002256A9">
        <w:rPr>
          <w:rFonts w:asciiTheme="majorBidi" w:hAnsiTheme="majorBidi" w:cstheme="majorBidi"/>
          <w:iCs/>
          <w:lang w:val="ru"/>
        </w:rPr>
        <w:t xml:space="preserve"> </w:t>
      </w:r>
      <w:r w:rsidRPr="002256A9">
        <w:rPr>
          <w:rFonts w:asciiTheme="majorBidi" w:hAnsiTheme="majorBidi" w:cstheme="majorBidi"/>
          <w:b w:val="0"/>
          <w:iCs/>
          <w:lang w:val="ru"/>
        </w:rPr>
        <w:t>Исследования генотоксичности акалабрутиниба.</w:t>
      </w:r>
      <w:bookmarkEnd w:id="326"/>
    </w:p>
    <w:tbl>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688"/>
        <w:gridCol w:w="1949"/>
        <w:gridCol w:w="2774"/>
        <w:gridCol w:w="2935"/>
      </w:tblGrid>
      <w:tr w:rsidR="00C602C5" w:rsidRPr="00AA6647" w14:paraId="4F99DC3C" w14:textId="77777777" w:rsidTr="002256A9">
        <w:trPr>
          <w:trHeight w:val="23"/>
          <w:tblHeader/>
        </w:trPr>
        <w:tc>
          <w:tcPr>
            <w:tcW w:w="903" w:type="pct"/>
            <w:shd w:val="clear" w:color="auto" w:fill="D9D9D9" w:themeFill="background1" w:themeFillShade="D9"/>
            <w:vAlign w:val="center"/>
          </w:tcPr>
          <w:p w14:paraId="4E4118D9" w14:textId="77777777" w:rsidR="00C602C5" w:rsidRDefault="00C602C5" w:rsidP="008670F3">
            <w:pPr>
              <w:tabs>
                <w:tab w:val="left" w:pos="567"/>
              </w:tabs>
              <w:jc w:val="center"/>
              <w:rPr>
                <w:rFonts w:asciiTheme="majorBidi" w:hAnsiTheme="majorBidi" w:cstheme="majorBidi"/>
                <w:b/>
                <w:bCs/>
                <w:sz w:val="20"/>
                <w:szCs w:val="20"/>
                <w:lang w:val="ru"/>
              </w:rPr>
            </w:pPr>
            <w:r w:rsidRPr="00AA6647">
              <w:rPr>
                <w:rFonts w:asciiTheme="majorBidi" w:hAnsiTheme="majorBidi" w:cstheme="majorBidi"/>
                <w:b/>
                <w:bCs/>
                <w:sz w:val="20"/>
                <w:szCs w:val="20"/>
                <w:lang w:val="ru"/>
              </w:rPr>
              <w:t>Тип анализа/</w:t>
            </w:r>
          </w:p>
          <w:p w14:paraId="326324D5" w14:textId="77777777" w:rsidR="00C602C5" w:rsidRPr="00AA6647" w:rsidRDefault="00C602C5" w:rsidP="008670F3">
            <w:pPr>
              <w:tabs>
                <w:tab w:val="left" w:pos="567"/>
              </w:tabs>
              <w:jc w:val="center"/>
              <w:rPr>
                <w:rFonts w:asciiTheme="majorBidi" w:hAnsiTheme="majorBidi" w:cstheme="majorBidi"/>
                <w:sz w:val="20"/>
                <w:szCs w:val="20"/>
              </w:rPr>
            </w:pPr>
            <w:r w:rsidRPr="00AA6647">
              <w:rPr>
                <w:rFonts w:asciiTheme="majorBidi" w:hAnsiTheme="majorBidi" w:cstheme="majorBidi"/>
                <w:b/>
                <w:bCs/>
                <w:sz w:val="20"/>
                <w:szCs w:val="20"/>
                <w:lang w:val="ru"/>
              </w:rPr>
              <w:t>исследования</w:t>
            </w:r>
          </w:p>
          <w:p w14:paraId="2088DDB7" w14:textId="77777777" w:rsidR="00C602C5" w:rsidRDefault="00C602C5" w:rsidP="008670F3">
            <w:pPr>
              <w:tabs>
                <w:tab w:val="left" w:pos="567"/>
              </w:tabs>
              <w:jc w:val="center"/>
              <w:rPr>
                <w:rFonts w:asciiTheme="majorBidi" w:hAnsiTheme="majorBidi" w:cstheme="majorBidi"/>
                <w:b/>
                <w:bCs/>
                <w:sz w:val="20"/>
                <w:szCs w:val="20"/>
                <w:lang w:val="ru"/>
              </w:rPr>
            </w:pPr>
            <w:r w:rsidRPr="00AA6647">
              <w:rPr>
                <w:rFonts w:asciiTheme="majorBidi" w:hAnsiTheme="majorBidi" w:cstheme="majorBidi"/>
                <w:b/>
                <w:bCs/>
                <w:sz w:val="20"/>
                <w:szCs w:val="20"/>
                <w:lang w:val="ru"/>
              </w:rPr>
              <w:t>Идентификатор/</w:t>
            </w:r>
          </w:p>
          <w:p w14:paraId="3DAE8342" w14:textId="77777777" w:rsidR="00C602C5" w:rsidRPr="00AA6647" w:rsidRDefault="00C602C5" w:rsidP="008670F3">
            <w:pPr>
              <w:tabs>
                <w:tab w:val="left" w:pos="567"/>
              </w:tabs>
              <w:jc w:val="center"/>
              <w:rPr>
                <w:rFonts w:asciiTheme="majorBidi" w:hAnsiTheme="majorBidi" w:cstheme="majorBidi"/>
                <w:sz w:val="20"/>
                <w:szCs w:val="20"/>
              </w:rPr>
            </w:pPr>
            <w:r w:rsidRPr="00AA6647">
              <w:rPr>
                <w:rFonts w:asciiTheme="majorBidi" w:hAnsiTheme="majorBidi" w:cstheme="majorBidi"/>
                <w:b/>
                <w:bCs/>
                <w:sz w:val="20"/>
                <w:szCs w:val="20"/>
                <w:lang w:val="ru"/>
              </w:rPr>
              <w:t>GLP</w:t>
            </w:r>
          </w:p>
        </w:tc>
        <w:tc>
          <w:tcPr>
            <w:tcW w:w="1043" w:type="pct"/>
            <w:shd w:val="clear" w:color="auto" w:fill="D9D9D9" w:themeFill="background1" w:themeFillShade="D9"/>
            <w:vAlign w:val="center"/>
          </w:tcPr>
          <w:p w14:paraId="6AEE4348" w14:textId="77777777" w:rsidR="00C602C5" w:rsidRPr="00AA6647" w:rsidRDefault="00C602C5" w:rsidP="008670F3">
            <w:pPr>
              <w:tabs>
                <w:tab w:val="left" w:pos="567"/>
              </w:tabs>
              <w:jc w:val="center"/>
              <w:rPr>
                <w:rFonts w:asciiTheme="majorBidi" w:hAnsiTheme="majorBidi" w:cstheme="majorBidi"/>
                <w:sz w:val="20"/>
                <w:szCs w:val="20"/>
              </w:rPr>
            </w:pPr>
            <w:r w:rsidRPr="00AA6647">
              <w:rPr>
                <w:rFonts w:asciiTheme="majorBidi" w:hAnsiTheme="majorBidi" w:cstheme="majorBidi"/>
                <w:b/>
                <w:bCs/>
                <w:sz w:val="20"/>
                <w:szCs w:val="20"/>
                <w:lang w:val="ru"/>
              </w:rPr>
              <w:t>Тест-система</w:t>
            </w:r>
          </w:p>
        </w:tc>
        <w:tc>
          <w:tcPr>
            <w:tcW w:w="1484" w:type="pct"/>
            <w:shd w:val="clear" w:color="auto" w:fill="D9D9D9" w:themeFill="background1" w:themeFillShade="D9"/>
            <w:vAlign w:val="center"/>
          </w:tcPr>
          <w:p w14:paraId="519805DC" w14:textId="77777777" w:rsidR="00C602C5" w:rsidRPr="00AA6647" w:rsidRDefault="00C602C5" w:rsidP="008670F3">
            <w:pPr>
              <w:tabs>
                <w:tab w:val="left" w:pos="567"/>
              </w:tabs>
              <w:jc w:val="center"/>
              <w:rPr>
                <w:rFonts w:asciiTheme="majorBidi" w:hAnsiTheme="majorBidi" w:cstheme="majorBidi"/>
                <w:sz w:val="20"/>
                <w:szCs w:val="20"/>
              </w:rPr>
            </w:pPr>
            <w:r w:rsidRPr="00AA6647">
              <w:rPr>
                <w:rFonts w:asciiTheme="majorBidi" w:hAnsiTheme="majorBidi" w:cstheme="majorBidi"/>
                <w:b/>
                <w:bCs/>
                <w:sz w:val="20"/>
                <w:szCs w:val="20"/>
                <w:lang w:val="ru"/>
              </w:rPr>
              <w:t>Концентрации</w:t>
            </w:r>
          </w:p>
        </w:tc>
        <w:tc>
          <w:tcPr>
            <w:tcW w:w="1570" w:type="pct"/>
            <w:shd w:val="clear" w:color="auto" w:fill="D9D9D9" w:themeFill="background1" w:themeFillShade="D9"/>
            <w:vAlign w:val="center"/>
          </w:tcPr>
          <w:p w14:paraId="5025A78E" w14:textId="77777777" w:rsidR="00C602C5" w:rsidRPr="00AA6647" w:rsidRDefault="00C602C5" w:rsidP="008670F3">
            <w:pPr>
              <w:tabs>
                <w:tab w:val="left" w:pos="567"/>
              </w:tabs>
              <w:jc w:val="center"/>
              <w:rPr>
                <w:rFonts w:asciiTheme="majorBidi" w:hAnsiTheme="majorBidi" w:cstheme="majorBidi"/>
                <w:sz w:val="20"/>
                <w:szCs w:val="20"/>
              </w:rPr>
            </w:pPr>
            <w:r w:rsidRPr="00AA6647">
              <w:rPr>
                <w:rFonts w:asciiTheme="majorBidi" w:hAnsiTheme="majorBidi" w:cstheme="majorBidi"/>
                <w:b/>
                <w:bCs/>
                <w:sz w:val="20"/>
                <w:szCs w:val="20"/>
                <w:lang w:val="ru"/>
              </w:rPr>
              <w:t>Результаты</w:t>
            </w:r>
          </w:p>
        </w:tc>
      </w:tr>
      <w:tr w:rsidR="00C602C5" w:rsidRPr="00AA6647" w14:paraId="18F47991" w14:textId="77777777" w:rsidTr="002256A9">
        <w:trPr>
          <w:trHeight w:val="3496"/>
        </w:trPr>
        <w:tc>
          <w:tcPr>
            <w:tcW w:w="903" w:type="pct"/>
            <w:shd w:val="clear" w:color="auto" w:fill="FFFFFF"/>
          </w:tcPr>
          <w:p w14:paraId="5CA2C7FB" w14:textId="77777777" w:rsidR="00C602C5" w:rsidRPr="00AA6647" w:rsidRDefault="00C602C5" w:rsidP="008670F3">
            <w:pPr>
              <w:tabs>
                <w:tab w:val="left" w:pos="567"/>
              </w:tabs>
              <w:rPr>
                <w:rFonts w:asciiTheme="majorBidi" w:hAnsiTheme="majorBidi" w:cstheme="majorBidi"/>
                <w:b/>
                <w:sz w:val="20"/>
                <w:szCs w:val="20"/>
              </w:rPr>
            </w:pPr>
            <w:r w:rsidRPr="00AA6647">
              <w:rPr>
                <w:rFonts w:asciiTheme="majorBidi" w:hAnsiTheme="majorBidi" w:cstheme="majorBidi"/>
                <w:b/>
                <w:bCs/>
                <w:iCs/>
                <w:sz w:val="20"/>
                <w:szCs w:val="20"/>
                <w:lang w:val="ru"/>
              </w:rPr>
              <w:t>Генные мутации у бактерий</w:t>
            </w:r>
          </w:p>
          <w:p w14:paraId="6BDECE62"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sz w:val="20"/>
                <w:szCs w:val="20"/>
                <w:lang w:val="ru"/>
              </w:rPr>
              <w:t>Оценка мутагенной активности ACP-196 в тесте на обратные мутации у бактерий с Salmonella typhimuriom и тесте с Escherichia coli</w:t>
            </w:r>
          </w:p>
          <w:p w14:paraId="5DA07C83"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sz w:val="20"/>
                <w:szCs w:val="20"/>
                <w:lang w:val="ru"/>
              </w:rPr>
              <w:t>№ 503223</w:t>
            </w:r>
          </w:p>
          <w:p w14:paraId="70D5919E"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sz w:val="20"/>
                <w:szCs w:val="20"/>
                <w:lang w:val="ru"/>
              </w:rPr>
              <w:t>GLP</w:t>
            </w:r>
          </w:p>
        </w:tc>
        <w:tc>
          <w:tcPr>
            <w:tcW w:w="1043" w:type="pct"/>
            <w:shd w:val="clear" w:color="auto" w:fill="FFFFFF"/>
          </w:tcPr>
          <w:p w14:paraId="4C40470B" w14:textId="77777777" w:rsidR="00C602C5" w:rsidRPr="00517378" w:rsidRDefault="00C602C5" w:rsidP="008670F3">
            <w:pPr>
              <w:tabs>
                <w:tab w:val="left" w:pos="567"/>
              </w:tabs>
              <w:rPr>
                <w:rFonts w:asciiTheme="majorBidi" w:hAnsiTheme="majorBidi" w:cstheme="majorBidi"/>
                <w:sz w:val="20"/>
                <w:szCs w:val="20"/>
                <w:lang w:val="en-US"/>
              </w:rPr>
            </w:pPr>
            <w:r w:rsidRPr="00517378">
              <w:rPr>
                <w:rFonts w:asciiTheme="majorBidi" w:hAnsiTheme="majorBidi" w:cstheme="majorBidi"/>
                <w:i/>
                <w:iCs/>
                <w:sz w:val="20"/>
                <w:szCs w:val="20"/>
                <w:lang w:val="en-US"/>
              </w:rPr>
              <w:t xml:space="preserve">Salmonella typhimurium </w:t>
            </w:r>
            <w:r w:rsidRPr="00517378">
              <w:rPr>
                <w:rFonts w:asciiTheme="majorBidi" w:hAnsiTheme="majorBidi" w:cstheme="majorBidi"/>
                <w:sz w:val="20"/>
                <w:szCs w:val="20"/>
                <w:lang w:val="en-US"/>
              </w:rPr>
              <w:t>TA98</w:t>
            </w:r>
            <w:r w:rsidRPr="00517378">
              <w:rPr>
                <w:rFonts w:asciiTheme="majorBidi" w:hAnsiTheme="majorBidi" w:cstheme="majorBidi"/>
                <w:i/>
                <w:iCs/>
                <w:sz w:val="20"/>
                <w:szCs w:val="20"/>
                <w:lang w:val="en-US"/>
              </w:rPr>
              <w:t>,</w:t>
            </w:r>
          </w:p>
          <w:p w14:paraId="58F25985" w14:textId="77777777" w:rsidR="00C602C5" w:rsidRPr="00517378" w:rsidRDefault="00C602C5" w:rsidP="008670F3">
            <w:pPr>
              <w:tabs>
                <w:tab w:val="left" w:pos="567"/>
              </w:tabs>
              <w:rPr>
                <w:rFonts w:asciiTheme="majorBidi" w:hAnsiTheme="majorBidi" w:cstheme="majorBidi"/>
                <w:sz w:val="20"/>
                <w:szCs w:val="20"/>
                <w:lang w:val="en-US"/>
              </w:rPr>
            </w:pPr>
            <w:r w:rsidRPr="00517378">
              <w:rPr>
                <w:rFonts w:asciiTheme="majorBidi" w:hAnsiTheme="majorBidi" w:cstheme="majorBidi"/>
                <w:sz w:val="20"/>
                <w:szCs w:val="20"/>
                <w:lang w:val="en-US"/>
              </w:rPr>
              <w:t>TA100,</w:t>
            </w:r>
          </w:p>
          <w:p w14:paraId="64612C10" w14:textId="77777777" w:rsidR="00C602C5" w:rsidRPr="00AA6647" w:rsidRDefault="00C602C5" w:rsidP="008670F3">
            <w:pPr>
              <w:tabs>
                <w:tab w:val="left" w:pos="567"/>
              </w:tabs>
              <w:rPr>
                <w:rFonts w:asciiTheme="majorBidi" w:hAnsiTheme="majorBidi" w:cstheme="majorBidi"/>
                <w:sz w:val="20"/>
                <w:szCs w:val="20"/>
                <w:lang w:val="en-US"/>
              </w:rPr>
            </w:pPr>
            <w:r w:rsidRPr="00AA6647">
              <w:rPr>
                <w:rFonts w:asciiTheme="majorBidi" w:hAnsiTheme="majorBidi" w:cstheme="majorBidi"/>
                <w:sz w:val="20"/>
                <w:szCs w:val="20"/>
                <w:lang w:val="en-US"/>
              </w:rPr>
              <w:t>TA1535,</w:t>
            </w:r>
          </w:p>
          <w:p w14:paraId="7EE45F77" w14:textId="77777777" w:rsidR="00C602C5" w:rsidRPr="00517378" w:rsidRDefault="00C602C5" w:rsidP="008670F3">
            <w:pPr>
              <w:tabs>
                <w:tab w:val="left" w:pos="567"/>
              </w:tabs>
              <w:rPr>
                <w:rFonts w:asciiTheme="majorBidi" w:hAnsiTheme="majorBidi" w:cstheme="majorBidi"/>
                <w:sz w:val="20"/>
                <w:szCs w:val="20"/>
              </w:rPr>
            </w:pPr>
            <w:r w:rsidRPr="00AA6647">
              <w:rPr>
                <w:rFonts w:asciiTheme="majorBidi" w:hAnsiTheme="majorBidi" w:cstheme="majorBidi"/>
                <w:sz w:val="20"/>
                <w:szCs w:val="20"/>
                <w:lang w:val="en-US"/>
              </w:rPr>
              <w:t>TA</w:t>
            </w:r>
            <w:r w:rsidRPr="00517378">
              <w:rPr>
                <w:rFonts w:asciiTheme="majorBidi" w:hAnsiTheme="majorBidi" w:cstheme="majorBidi"/>
                <w:sz w:val="20"/>
                <w:szCs w:val="20"/>
              </w:rPr>
              <w:t>1537</w:t>
            </w:r>
          </w:p>
          <w:p w14:paraId="1A2F4986" w14:textId="77777777" w:rsidR="00C602C5" w:rsidRPr="00517378" w:rsidRDefault="00C602C5" w:rsidP="008670F3">
            <w:pPr>
              <w:tabs>
                <w:tab w:val="left" w:pos="567"/>
              </w:tabs>
              <w:rPr>
                <w:rFonts w:asciiTheme="majorBidi" w:hAnsiTheme="majorBidi" w:cstheme="majorBidi"/>
                <w:i/>
                <w:iCs/>
                <w:sz w:val="20"/>
                <w:szCs w:val="20"/>
              </w:rPr>
            </w:pPr>
          </w:p>
          <w:p w14:paraId="232465BC" w14:textId="77777777" w:rsidR="00C602C5" w:rsidRPr="00517378" w:rsidRDefault="00C602C5" w:rsidP="008670F3">
            <w:pPr>
              <w:tabs>
                <w:tab w:val="left" w:pos="567"/>
              </w:tabs>
              <w:rPr>
                <w:rFonts w:asciiTheme="majorBidi" w:hAnsiTheme="majorBidi" w:cstheme="majorBidi"/>
                <w:i/>
                <w:iCs/>
                <w:sz w:val="20"/>
                <w:szCs w:val="20"/>
              </w:rPr>
            </w:pPr>
            <w:r w:rsidRPr="00AA6647">
              <w:rPr>
                <w:rFonts w:asciiTheme="majorBidi" w:hAnsiTheme="majorBidi" w:cstheme="majorBidi"/>
                <w:i/>
                <w:iCs/>
                <w:sz w:val="20"/>
                <w:szCs w:val="20"/>
                <w:lang w:val="en-US"/>
              </w:rPr>
              <w:t>E</w:t>
            </w:r>
            <w:r w:rsidRPr="00517378">
              <w:rPr>
                <w:rFonts w:asciiTheme="majorBidi" w:hAnsiTheme="majorBidi" w:cstheme="majorBidi"/>
                <w:i/>
                <w:iCs/>
                <w:sz w:val="20"/>
                <w:szCs w:val="20"/>
              </w:rPr>
              <w:t xml:space="preserve">. </w:t>
            </w:r>
            <w:r w:rsidRPr="00AA6647">
              <w:rPr>
                <w:rFonts w:asciiTheme="majorBidi" w:hAnsiTheme="majorBidi" w:cstheme="majorBidi"/>
                <w:i/>
                <w:iCs/>
                <w:sz w:val="20"/>
                <w:szCs w:val="20"/>
                <w:lang w:val="en-US"/>
              </w:rPr>
              <w:t>coli</w:t>
            </w:r>
            <w:r w:rsidRPr="00517378">
              <w:rPr>
                <w:rFonts w:asciiTheme="majorBidi" w:hAnsiTheme="majorBidi" w:cstheme="majorBidi"/>
                <w:i/>
                <w:iCs/>
                <w:sz w:val="20"/>
                <w:szCs w:val="20"/>
              </w:rPr>
              <w:t xml:space="preserve"> </w:t>
            </w:r>
          </w:p>
          <w:p w14:paraId="465F9EC9" w14:textId="77777777" w:rsidR="00C602C5" w:rsidRPr="00517378" w:rsidRDefault="00C602C5" w:rsidP="008670F3">
            <w:pPr>
              <w:tabs>
                <w:tab w:val="left" w:pos="567"/>
              </w:tabs>
              <w:rPr>
                <w:rFonts w:asciiTheme="majorBidi" w:hAnsiTheme="majorBidi" w:cstheme="majorBidi"/>
                <w:i/>
                <w:iCs/>
                <w:sz w:val="20"/>
                <w:szCs w:val="20"/>
              </w:rPr>
            </w:pPr>
            <w:r w:rsidRPr="00AA6647">
              <w:rPr>
                <w:rFonts w:asciiTheme="majorBidi" w:hAnsiTheme="majorBidi" w:cstheme="majorBidi"/>
                <w:sz w:val="20"/>
                <w:szCs w:val="20"/>
                <w:lang w:val="en-US"/>
              </w:rPr>
              <w:t>WP</w:t>
            </w:r>
            <w:r w:rsidRPr="00517378">
              <w:rPr>
                <w:rFonts w:asciiTheme="majorBidi" w:hAnsiTheme="majorBidi" w:cstheme="majorBidi"/>
                <w:sz w:val="20"/>
                <w:szCs w:val="20"/>
              </w:rPr>
              <w:t xml:space="preserve">2 </w:t>
            </w:r>
            <w:r w:rsidRPr="00AA6647">
              <w:rPr>
                <w:rFonts w:asciiTheme="majorBidi" w:hAnsiTheme="majorBidi" w:cstheme="majorBidi"/>
                <w:i/>
                <w:iCs/>
                <w:sz w:val="20"/>
                <w:szCs w:val="20"/>
                <w:lang w:val="en-US"/>
              </w:rPr>
              <w:t>uvrA</w:t>
            </w:r>
          </w:p>
          <w:p w14:paraId="5D5B556B"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sz w:val="20"/>
                <w:szCs w:val="20"/>
                <w:lang w:val="ru"/>
              </w:rPr>
              <w:t>+/- индуцированная смесь из клеток S9- печени крыс</w:t>
            </w:r>
          </w:p>
          <w:p w14:paraId="13E8BFE4"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sz w:val="20"/>
                <w:szCs w:val="20"/>
                <w:lang w:val="ru"/>
              </w:rPr>
              <w:t>Положительные контроли: азид натрия, ICR-191, 2-нитрофлуорен, метилметансульфонат, 4-нитрохинолон N-оксид, 2-амино-антрацен</w:t>
            </w:r>
          </w:p>
          <w:p w14:paraId="63165562"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sz w:val="20"/>
                <w:szCs w:val="20"/>
                <w:lang w:val="ru"/>
              </w:rPr>
              <w:t>Испытания в трех повторностях</w:t>
            </w:r>
          </w:p>
        </w:tc>
        <w:tc>
          <w:tcPr>
            <w:tcW w:w="1484" w:type="pct"/>
            <w:shd w:val="clear" w:color="auto" w:fill="FFFFFF"/>
          </w:tcPr>
          <w:p w14:paraId="6AD67C59"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sz w:val="20"/>
                <w:szCs w:val="20"/>
                <w:lang w:val="ru"/>
              </w:rPr>
              <w:t xml:space="preserve">3-5000 мкг/планшет </w:t>
            </w:r>
          </w:p>
          <w:p w14:paraId="416D43D0" w14:textId="77777777" w:rsidR="00C602C5" w:rsidRPr="00AA6647" w:rsidRDefault="00C602C5" w:rsidP="008670F3">
            <w:pPr>
              <w:tabs>
                <w:tab w:val="left" w:pos="567"/>
              </w:tabs>
              <w:rPr>
                <w:rFonts w:asciiTheme="majorBidi" w:hAnsiTheme="majorBidi" w:cstheme="majorBidi"/>
                <w:sz w:val="20"/>
                <w:szCs w:val="20"/>
              </w:rPr>
            </w:pPr>
          </w:p>
          <w:p w14:paraId="17CF688B"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sz w:val="20"/>
                <w:szCs w:val="20"/>
                <w:lang w:val="ru"/>
              </w:rPr>
              <w:t>Растворитель: ДМСО</w:t>
            </w:r>
          </w:p>
        </w:tc>
        <w:tc>
          <w:tcPr>
            <w:tcW w:w="1570" w:type="pct"/>
            <w:shd w:val="clear" w:color="auto" w:fill="FFFFFF"/>
          </w:tcPr>
          <w:p w14:paraId="0AEA5825"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sz w:val="20"/>
                <w:szCs w:val="20"/>
                <w:lang w:val="ru"/>
              </w:rPr>
              <w:t>При концентрации 5000 мкг на один планшет наблюдался преципитат из ACP-196. Токсичность наблюдалась для штамма TA100 при концентрации 5000 мкг, +S9.</w:t>
            </w:r>
          </w:p>
          <w:p w14:paraId="5B442708"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sz w:val="20"/>
                <w:szCs w:val="20"/>
                <w:lang w:val="ru"/>
              </w:rPr>
              <w:t>У штамма TA98 в двух независимых экспериментах наблюдалось увеличение числа колоний ревертантов +/- S9. Наблюдавшийся рост превышал данные из исторического контроля, но был менее чем в три раза выше текущего контроля (x1,8-1,9)</w:t>
            </w:r>
          </w:p>
          <w:p w14:paraId="609A4275"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i/>
                <w:iCs/>
                <w:sz w:val="20"/>
                <w:szCs w:val="20"/>
                <w:lang w:val="ru"/>
              </w:rPr>
              <w:t xml:space="preserve">Результат: </w:t>
            </w:r>
            <w:r w:rsidRPr="00AA6647">
              <w:rPr>
                <w:rFonts w:asciiTheme="majorBidi" w:hAnsiTheme="majorBidi" w:cstheme="majorBidi"/>
                <w:bCs/>
                <w:sz w:val="20"/>
                <w:szCs w:val="20"/>
                <w:lang w:val="ru"/>
              </w:rPr>
              <w:t>Отрицательный</w:t>
            </w:r>
          </w:p>
        </w:tc>
      </w:tr>
      <w:tr w:rsidR="00C602C5" w:rsidRPr="00AA6647" w14:paraId="4BDF3B95" w14:textId="77777777" w:rsidTr="002256A9">
        <w:trPr>
          <w:trHeight w:val="3128"/>
        </w:trPr>
        <w:tc>
          <w:tcPr>
            <w:tcW w:w="903" w:type="pct"/>
            <w:shd w:val="clear" w:color="auto" w:fill="FFFFFF"/>
          </w:tcPr>
          <w:p w14:paraId="75E87B33" w14:textId="77777777" w:rsidR="00C602C5" w:rsidRPr="00AA6647" w:rsidRDefault="00C602C5" w:rsidP="008670F3">
            <w:pPr>
              <w:tabs>
                <w:tab w:val="left" w:pos="567"/>
              </w:tabs>
              <w:rPr>
                <w:rFonts w:asciiTheme="majorBidi" w:hAnsiTheme="majorBidi" w:cstheme="majorBidi"/>
                <w:b/>
                <w:sz w:val="20"/>
                <w:szCs w:val="20"/>
              </w:rPr>
            </w:pPr>
            <w:r w:rsidRPr="00AA6647">
              <w:rPr>
                <w:rFonts w:asciiTheme="majorBidi" w:hAnsiTheme="majorBidi" w:cstheme="majorBidi"/>
                <w:b/>
                <w:bCs/>
                <w:iCs/>
                <w:sz w:val="20"/>
                <w:szCs w:val="20"/>
                <w:lang w:val="ru"/>
              </w:rPr>
              <w:lastRenderedPageBreak/>
              <w:t>Хромосомные аберрации</w:t>
            </w:r>
            <w:r w:rsidRPr="00AA6647">
              <w:rPr>
                <w:rFonts w:asciiTheme="majorBidi" w:hAnsiTheme="majorBidi" w:cstheme="majorBidi"/>
                <w:b/>
                <w:bCs/>
                <w:i/>
                <w:iCs/>
                <w:sz w:val="20"/>
                <w:szCs w:val="20"/>
                <w:lang w:val="ru"/>
              </w:rPr>
              <w:t xml:space="preserve"> in vitro</w:t>
            </w:r>
          </w:p>
          <w:p w14:paraId="72CB5753"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sz w:val="20"/>
                <w:szCs w:val="20"/>
                <w:lang w:val="ru"/>
              </w:rPr>
              <w:t>Оценка способности ACP-196 индуцировать хромосомные аберрации в культивируемых лимфоцитах периферической крови человека</w:t>
            </w:r>
          </w:p>
          <w:p w14:paraId="7DE1F878"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sz w:val="20"/>
                <w:szCs w:val="20"/>
                <w:lang w:val="ru"/>
              </w:rPr>
              <w:t>№ 503225</w:t>
            </w:r>
          </w:p>
          <w:p w14:paraId="61061465" w14:textId="77777777" w:rsidR="00C602C5" w:rsidRPr="00AA6647" w:rsidRDefault="00C602C5" w:rsidP="008670F3">
            <w:pPr>
              <w:tabs>
                <w:tab w:val="left" w:pos="567"/>
              </w:tabs>
              <w:rPr>
                <w:rFonts w:asciiTheme="majorBidi" w:hAnsiTheme="majorBidi" w:cstheme="majorBidi"/>
                <w:b/>
                <w:sz w:val="20"/>
                <w:szCs w:val="20"/>
              </w:rPr>
            </w:pPr>
            <w:r w:rsidRPr="00AA6647">
              <w:rPr>
                <w:rFonts w:asciiTheme="majorBidi" w:hAnsiTheme="majorBidi" w:cstheme="majorBidi"/>
                <w:sz w:val="20"/>
                <w:szCs w:val="20"/>
                <w:lang w:val="ru"/>
              </w:rPr>
              <w:t>GLP</w:t>
            </w:r>
          </w:p>
        </w:tc>
        <w:tc>
          <w:tcPr>
            <w:tcW w:w="1043" w:type="pct"/>
            <w:shd w:val="clear" w:color="auto" w:fill="FFFFFF"/>
          </w:tcPr>
          <w:p w14:paraId="414949D2"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sz w:val="20"/>
                <w:szCs w:val="20"/>
                <w:lang w:val="ru"/>
              </w:rPr>
              <w:t>Культивируемые лимфоциты периферической крови человека</w:t>
            </w:r>
          </w:p>
          <w:p w14:paraId="33A1E30B"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sz w:val="20"/>
                <w:szCs w:val="20"/>
                <w:lang w:val="ru"/>
              </w:rPr>
              <w:t>+/- печень крысы, S9</w:t>
            </w:r>
          </w:p>
          <w:p w14:paraId="648FEA18"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sz w:val="20"/>
                <w:szCs w:val="20"/>
                <w:lang w:val="ru"/>
              </w:rPr>
              <w:t>Тестировалось в двух повторностях в двух независимых экспериментах.</w:t>
            </w:r>
          </w:p>
          <w:p w14:paraId="00149767"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sz w:val="20"/>
                <w:szCs w:val="20"/>
                <w:lang w:val="ru"/>
              </w:rPr>
              <w:t>Положительные контрольные образцы:</w:t>
            </w:r>
          </w:p>
          <w:p w14:paraId="3101077C"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sz w:val="20"/>
                <w:szCs w:val="20"/>
                <w:lang w:val="ru"/>
              </w:rPr>
              <w:t>ММС и циклофосфамид</w:t>
            </w:r>
          </w:p>
          <w:p w14:paraId="0F88FB50"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sz w:val="20"/>
                <w:szCs w:val="20"/>
                <w:lang w:val="ru"/>
              </w:rPr>
              <w:t>Концентрация через 3 ч +/- S9; концентрация через 24 и 48 ч -S9</w:t>
            </w:r>
          </w:p>
        </w:tc>
        <w:tc>
          <w:tcPr>
            <w:tcW w:w="1484" w:type="pct"/>
            <w:shd w:val="clear" w:color="auto" w:fill="FFFFFF"/>
          </w:tcPr>
          <w:p w14:paraId="151DF652"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sz w:val="20"/>
                <w:szCs w:val="20"/>
                <w:lang w:val="ru"/>
              </w:rPr>
              <w:t xml:space="preserve">3-333 мкг/планшет </w:t>
            </w:r>
          </w:p>
          <w:p w14:paraId="397F5B7E" w14:textId="77777777" w:rsidR="00C602C5" w:rsidRPr="00AA6647" w:rsidRDefault="00C602C5" w:rsidP="008670F3">
            <w:pPr>
              <w:tabs>
                <w:tab w:val="left" w:pos="567"/>
              </w:tabs>
              <w:rPr>
                <w:rFonts w:asciiTheme="majorBidi" w:hAnsiTheme="majorBidi" w:cstheme="majorBidi"/>
                <w:sz w:val="20"/>
                <w:szCs w:val="20"/>
              </w:rPr>
            </w:pPr>
          </w:p>
          <w:p w14:paraId="65E5B0FC"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sz w:val="20"/>
                <w:szCs w:val="20"/>
                <w:lang w:val="ru"/>
              </w:rPr>
              <w:t>Растворитель: ДМСО</w:t>
            </w:r>
          </w:p>
        </w:tc>
        <w:tc>
          <w:tcPr>
            <w:tcW w:w="1570" w:type="pct"/>
            <w:shd w:val="clear" w:color="auto" w:fill="FFFFFF"/>
          </w:tcPr>
          <w:p w14:paraId="37C3A6F0"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sz w:val="20"/>
                <w:szCs w:val="20"/>
                <w:lang w:val="ru"/>
              </w:rPr>
              <w:t>Отсутствие статистически значимого или биологически релевантного увеличения числа клеток с хромосомными аберрациями, +/- S9</w:t>
            </w:r>
          </w:p>
          <w:p w14:paraId="67E81489"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sz w:val="20"/>
                <w:szCs w:val="20"/>
                <w:lang w:val="ru"/>
              </w:rPr>
              <w:t>Отсутствие биологически значимого влияния на количество полиплоидных клеток и клеток с эндоредуплицированными хромосомами, микс +/-S9</w:t>
            </w:r>
          </w:p>
          <w:p w14:paraId="4D68B352" w14:textId="77777777" w:rsidR="00C602C5" w:rsidRPr="00AA6647" w:rsidRDefault="00C602C5" w:rsidP="008670F3">
            <w:pPr>
              <w:tabs>
                <w:tab w:val="left" w:pos="567"/>
              </w:tabs>
              <w:rPr>
                <w:rFonts w:asciiTheme="majorBidi" w:hAnsiTheme="majorBidi" w:cstheme="majorBidi"/>
                <w:sz w:val="20"/>
                <w:szCs w:val="20"/>
              </w:rPr>
            </w:pPr>
          </w:p>
          <w:p w14:paraId="44B42BAD"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sz w:val="20"/>
                <w:szCs w:val="20"/>
                <w:lang w:val="ru"/>
              </w:rPr>
              <w:t>Положительный контроль дал ожидаемый эффект.</w:t>
            </w:r>
          </w:p>
          <w:p w14:paraId="4EFC7259" w14:textId="77777777" w:rsidR="00C602C5" w:rsidRPr="00AA6647" w:rsidRDefault="00C602C5" w:rsidP="008670F3">
            <w:pPr>
              <w:tabs>
                <w:tab w:val="left" w:pos="567"/>
              </w:tabs>
              <w:rPr>
                <w:rFonts w:asciiTheme="majorBidi" w:hAnsiTheme="majorBidi" w:cstheme="majorBidi"/>
                <w:i/>
                <w:iCs/>
                <w:sz w:val="20"/>
                <w:szCs w:val="20"/>
              </w:rPr>
            </w:pPr>
          </w:p>
          <w:p w14:paraId="45BBACC1"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i/>
                <w:iCs/>
                <w:sz w:val="20"/>
                <w:szCs w:val="20"/>
                <w:lang w:val="ru"/>
              </w:rPr>
              <w:t xml:space="preserve">Результат: </w:t>
            </w:r>
            <w:r w:rsidRPr="00AA6647">
              <w:rPr>
                <w:rFonts w:asciiTheme="majorBidi" w:hAnsiTheme="majorBidi" w:cstheme="majorBidi"/>
                <w:bCs/>
                <w:sz w:val="20"/>
                <w:szCs w:val="20"/>
                <w:lang w:val="ru"/>
              </w:rPr>
              <w:t>Отрицательный</w:t>
            </w:r>
          </w:p>
        </w:tc>
      </w:tr>
      <w:tr w:rsidR="00C602C5" w:rsidRPr="00AA6647" w14:paraId="63B1A342" w14:textId="77777777" w:rsidTr="002256A9">
        <w:trPr>
          <w:trHeight w:val="4068"/>
        </w:trPr>
        <w:tc>
          <w:tcPr>
            <w:tcW w:w="903" w:type="pct"/>
            <w:shd w:val="clear" w:color="auto" w:fill="FFFFFF"/>
          </w:tcPr>
          <w:p w14:paraId="4DFDAA4E" w14:textId="77777777" w:rsidR="00C602C5" w:rsidRPr="00AA6647" w:rsidRDefault="00C602C5" w:rsidP="008670F3">
            <w:pPr>
              <w:tabs>
                <w:tab w:val="left" w:pos="567"/>
              </w:tabs>
              <w:rPr>
                <w:rFonts w:asciiTheme="majorBidi" w:hAnsiTheme="majorBidi" w:cstheme="majorBidi"/>
                <w:b/>
                <w:sz w:val="20"/>
                <w:szCs w:val="20"/>
              </w:rPr>
            </w:pPr>
            <w:r w:rsidRPr="00AA6647">
              <w:rPr>
                <w:rFonts w:asciiTheme="majorBidi" w:hAnsiTheme="majorBidi" w:cstheme="majorBidi"/>
                <w:b/>
                <w:bCs/>
                <w:iCs/>
                <w:sz w:val="20"/>
                <w:szCs w:val="20"/>
                <w:lang w:val="ru"/>
              </w:rPr>
              <w:t>Хромосомные аберрации</w:t>
            </w:r>
            <w:r w:rsidRPr="00AA6647">
              <w:rPr>
                <w:rFonts w:asciiTheme="majorBidi" w:hAnsiTheme="majorBidi" w:cstheme="majorBidi"/>
                <w:b/>
                <w:bCs/>
                <w:i/>
                <w:iCs/>
                <w:sz w:val="20"/>
                <w:szCs w:val="20"/>
                <w:lang w:val="ru"/>
              </w:rPr>
              <w:t xml:space="preserve"> in vivo</w:t>
            </w:r>
          </w:p>
          <w:p w14:paraId="177B50C0" w14:textId="77777777" w:rsidR="00C602C5" w:rsidRPr="00AA6647" w:rsidRDefault="00C602C5" w:rsidP="008670F3">
            <w:pPr>
              <w:tabs>
                <w:tab w:val="left" w:pos="567"/>
              </w:tabs>
              <w:rPr>
                <w:rFonts w:asciiTheme="majorBidi" w:hAnsiTheme="majorBidi" w:cstheme="majorBidi"/>
                <w:sz w:val="20"/>
                <w:szCs w:val="20"/>
              </w:rPr>
            </w:pPr>
          </w:p>
          <w:p w14:paraId="70D58421"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sz w:val="20"/>
                <w:szCs w:val="20"/>
                <w:lang w:val="ru"/>
              </w:rPr>
              <w:t xml:space="preserve">Тест выявления микроядер </w:t>
            </w:r>
            <w:r w:rsidRPr="000A28D8">
              <w:rPr>
                <w:rFonts w:asciiTheme="majorBidi" w:hAnsiTheme="majorBidi" w:cstheme="majorBidi"/>
                <w:b/>
                <w:i/>
                <w:sz w:val="20"/>
                <w:szCs w:val="20"/>
                <w:lang w:val="ru"/>
              </w:rPr>
              <w:t>in vivo</w:t>
            </w:r>
            <w:r w:rsidRPr="000A28D8">
              <w:rPr>
                <w:rFonts w:asciiTheme="majorBidi" w:hAnsiTheme="majorBidi" w:cstheme="majorBidi"/>
                <w:i/>
                <w:sz w:val="20"/>
                <w:szCs w:val="20"/>
                <w:lang w:val="ru"/>
              </w:rPr>
              <w:t xml:space="preserve"> </w:t>
            </w:r>
            <w:r w:rsidRPr="00AA6647">
              <w:rPr>
                <w:rFonts w:asciiTheme="majorBidi" w:hAnsiTheme="majorBidi" w:cstheme="majorBidi"/>
                <w:sz w:val="20"/>
                <w:szCs w:val="20"/>
                <w:lang w:val="ru"/>
              </w:rPr>
              <w:t>у крыс</w:t>
            </w:r>
          </w:p>
          <w:p w14:paraId="4A3AD089" w14:textId="77777777" w:rsidR="00C602C5" w:rsidRPr="00AA6647" w:rsidRDefault="00C602C5" w:rsidP="008670F3">
            <w:pPr>
              <w:tabs>
                <w:tab w:val="left" w:pos="567"/>
              </w:tabs>
              <w:rPr>
                <w:rFonts w:asciiTheme="majorBidi" w:hAnsiTheme="majorBidi" w:cstheme="majorBidi"/>
                <w:sz w:val="20"/>
                <w:szCs w:val="20"/>
              </w:rPr>
            </w:pPr>
          </w:p>
          <w:p w14:paraId="4D5EFCFF" w14:textId="77777777" w:rsidR="00C602C5" w:rsidRPr="00517378" w:rsidRDefault="00C602C5" w:rsidP="008670F3">
            <w:pPr>
              <w:tabs>
                <w:tab w:val="left" w:pos="567"/>
              </w:tabs>
              <w:rPr>
                <w:rFonts w:asciiTheme="majorBidi" w:hAnsiTheme="majorBidi" w:cstheme="majorBidi"/>
                <w:sz w:val="20"/>
                <w:szCs w:val="20"/>
                <w:lang w:val="en-US"/>
              </w:rPr>
            </w:pPr>
            <w:r w:rsidRPr="00517378">
              <w:rPr>
                <w:rFonts w:asciiTheme="majorBidi" w:hAnsiTheme="majorBidi" w:cstheme="majorBidi"/>
                <w:sz w:val="20"/>
                <w:szCs w:val="20"/>
                <w:lang w:val="en-US"/>
              </w:rPr>
              <w:t>AD92XN.125M012I</w:t>
            </w:r>
          </w:p>
          <w:p w14:paraId="501CABAF" w14:textId="77777777" w:rsidR="00C602C5" w:rsidRPr="00517378" w:rsidRDefault="00C602C5" w:rsidP="008670F3">
            <w:pPr>
              <w:tabs>
                <w:tab w:val="left" w:pos="567"/>
              </w:tabs>
              <w:rPr>
                <w:rFonts w:asciiTheme="majorBidi" w:hAnsiTheme="majorBidi" w:cstheme="majorBidi"/>
                <w:bCs/>
                <w:sz w:val="20"/>
                <w:szCs w:val="20"/>
                <w:lang w:val="en-US"/>
              </w:rPr>
            </w:pPr>
            <w:r w:rsidRPr="00517378">
              <w:rPr>
                <w:rFonts w:asciiTheme="majorBidi" w:hAnsiTheme="majorBidi" w:cstheme="majorBidi"/>
                <w:sz w:val="20"/>
                <w:szCs w:val="20"/>
                <w:lang w:val="en-US"/>
              </w:rPr>
              <w:t>CH.BTL</w:t>
            </w:r>
            <w:r w:rsidRPr="00517378">
              <w:rPr>
                <w:rFonts w:asciiTheme="majorBidi" w:hAnsiTheme="majorBidi" w:cstheme="majorBidi"/>
                <w:bCs/>
                <w:sz w:val="20"/>
                <w:szCs w:val="20"/>
                <w:lang w:val="en-US"/>
              </w:rPr>
              <w:t xml:space="preserve"> </w:t>
            </w:r>
          </w:p>
          <w:p w14:paraId="76F34BBC" w14:textId="77777777" w:rsidR="00C602C5" w:rsidRPr="00517378" w:rsidRDefault="00C602C5" w:rsidP="008670F3">
            <w:pPr>
              <w:tabs>
                <w:tab w:val="left" w:pos="567"/>
              </w:tabs>
              <w:rPr>
                <w:rFonts w:asciiTheme="majorBidi" w:hAnsiTheme="majorBidi" w:cstheme="majorBidi"/>
                <w:sz w:val="20"/>
                <w:szCs w:val="20"/>
                <w:lang w:val="en-US"/>
              </w:rPr>
            </w:pPr>
            <w:r w:rsidRPr="00517378">
              <w:rPr>
                <w:rFonts w:asciiTheme="majorBidi" w:hAnsiTheme="majorBidi" w:cstheme="majorBidi"/>
                <w:sz w:val="20"/>
                <w:szCs w:val="20"/>
                <w:lang w:val="en-US"/>
              </w:rPr>
              <w:t>GLP</w:t>
            </w:r>
          </w:p>
        </w:tc>
        <w:tc>
          <w:tcPr>
            <w:tcW w:w="1043" w:type="pct"/>
            <w:shd w:val="clear" w:color="auto" w:fill="FFFFFF"/>
          </w:tcPr>
          <w:p w14:paraId="6EAD7277"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sz w:val="20"/>
                <w:szCs w:val="20"/>
                <w:lang w:val="ru"/>
              </w:rPr>
              <w:t>Крысы Спрег-Доули Микроядра в клетках костного мозга 5 Смц/группа</w:t>
            </w:r>
          </w:p>
          <w:p w14:paraId="0F0D3326" w14:textId="77777777" w:rsidR="00C602C5" w:rsidRPr="00AA6647" w:rsidRDefault="00C602C5" w:rsidP="008670F3">
            <w:pPr>
              <w:tabs>
                <w:tab w:val="left" w:pos="567"/>
              </w:tabs>
              <w:rPr>
                <w:rFonts w:asciiTheme="majorBidi" w:hAnsiTheme="majorBidi" w:cstheme="majorBidi"/>
                <w:sz w:val="20"/>
                <w:szCs w:val="20"/>
              </w:rPr>
            </w:pPr>
          </w:p>
          <w:p w14:paraId="086FEC49"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sz w:val="20"/>
                <w:szCs w:val="20"/>
                <w:lang w:val="ru"/>
              </w:rPr>
              <w:t>Перед опорным исследованием было проведено исследование DRF с участием 3 крыс каждого пола в каждой группе</w:t>
            </w:r>
          </w:p>
        </w:tc>
        <w:tc>
          <w:tcPr>
            <w:tcW w:w="1484" w:type="pct"/>
            <w:shd w:val="clear" w:color="auto" w:fill="FFFFFF"/>
          </w:tcPr>
          <w:p w14:paraId="48C857D4"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sz w:val="20"/>
                <w:szCs w:val="20"/>
                <w:lang w:val="ru"/>
              </w:rPr>
              <w:t>500, 1000, 2000 мг/кг</w:t>
            </w:r>
          </w:p>
          <w:p w14:paraId="48DE3968" w14:textId="77777777" w:rsidR="00C602C5" w:rsidRPr="00AA6647" w:rsidRDefault="00C602C5" w:rsidP="008670F3">
            <w:pPr>
              <w:tabs>
                <w:tab w:val="left" w:pos="567"/>
              </w:tabs>
              <w:rPr>
                <w:rFonts w:asciiTheme="majorBidi" w:hAnsiTheme="majorBidi" w:cstheme="majorBidi"/>
                <w:sz w:val="20"/>
                <w:szCs w:val="20"/>
              </w:rPr>
            </w:pPr>
          </w:p>
          <w:p w14:paraId="104D1902"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sz w:val="20"/>
                <w:szCs w:val="20"/>
                <w:lang w:val="ru"/>
              </w:rPr>
              <w:t>Перорально (через желудочный зонд), однократная доза</w:t>
            </w:r>
          </w:p>
          <w:p w14:paraId="78C52D7A" w14:textId="77777777" w:rsidR="00C602C5" w:rsidRPr="00AA6647" w:rsidRDefault="00C602C5" w:rsidP="008670F3">
            <w:pPr>
              <w:tabs>
                <w:tab w:val="left" w:pos="567"/>
              </w:tabs>
              <w:rPr>
                <w:rFonts w:asciiTheme="majorBidi" w:hAnsiTheme="majorBidi" w:cstheme="majorBidi"/>
                <w:sz w:val="20"/>
                <w:szCs w:val="20"/>
              </w:rPr>
            </w:pPr>
          </w:p>
          <w:p w14:paraId="3F6E93A9"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sz w:val="20"/>
                <w:szCs w:val="20"/>
                <w:lang w:val="ru"/>
              </w:rPr>
              <w:t>Отрицательный контроль: носитель Положительный контроль: циклофосфамид.</w:t>
            </w:r>
          </w:p>
          <w:p w14:paraId="10239B6E" w14:textId="77777777" w:rsidR="00C602C5" w:rsidRPr="00AA6647" w:rsidRDefault="00C602C5" w:rsidP="008670F3">
            <w:pPr>
              <w:tabs>
                <w:tab w:val="left" w:pos="567"/>
              </w:tabs>
              <w:rPr>
                <w:rFonts w:asciiTheme="majorBidi" w:hAnsiTheme="majorBidi" w:cstheme="majorBidi"/>
                <w:sz w:val="20"/>
                <w:szCs w:val="20"/>
                <w:lang w:val="ru"/>
              </w:rPr>
            </w:pPr>
            <w:r w:rsidRPr="00AA6647">
              <w:rPr>
                <w:rFonts w:asciiTheme="majorBidi" w:hAnsiTheme="majorBidi" w:cstheme="majorBidi"/>
                <w:sz w:val="20"/>
                <w:szCs w:val="20"/>
                <w:lang w:val="ru"/>
              </w:rPr>
              <w:t xml:space="preserve">Носитель: 0,4% гидроксипропилметилцеллюлоза с 0,2% Твином-80 </w:t>
            </w:r>
          </w:p>
          <w:p w14:paraId="410E870E"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sz w:val="20"/>
                <w:szCs w:val="20"/>
                <w:lang w:val="ru"/>
              </w:rPr>
              <w:t>Отбор проб через 24 и 48 ч после введения дозы</w:t>
            </w:r>
          </w:p>
        </w:tc>
        <w:tc>
          <w:tcPr>
            <w:tcW w:w="1570" w:type="pct"/>
            <w:shd w:val="clear" w:color="auto" w:fill="FFFFFF"/>
          </w:tcPr>
          <w:p w14:paraId="655FF17C"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i/>
                <w:iCs/>
                <w:sz w:val="20"/>
                <w:szCs w:val="20"/>
                <w:lang w:val="ru"/>
              </w:rPr>
              <w:t>Смертность:</w:t>
            </w:r>
            <w:r w:rsidRPr="00AA6647">
              <w:rPr>
                <w:rFonts w:asciiTheme="majorBidi" w:hAnsiTheme="majorBidi" w:cstheme="majorBidi"/>
                <w:sz w:val="20"/>
                <w:szCs w:val="20"/>
                <w:lang w:val="ru"/>
              </w:rPr>
              <w:t xml:space="preserve"> летальные случаи отсутствовали.</w:t>
            </w:r>
          </w:p>
          <w:p w14:paraId="2CC0143D"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i/>
                <w:iCs/>
                <w:sz w:val="20"/>
                <w:szCs w:val="20"/>
                <w:lang w:val="ru"/>
              </w:rPr>
              <w:t>Клинические признаки:</w:t>
            </w:r>
            <w:r w:rsidRPr="00AA6647">
              <w:rPr>
                <w:rFonts w:asciiTheme="majorBidi" w:hAnsiTheme="majorBidi" w:cstheme="majorBidi"/>
                <w:sz w:val="20"/>
                <w:szCs w:val="20"/>
                <w:lang w:val="ru"/>
              </w:rPr>
              <w:t xml:space="preserve"> В течение всего периода наблюдения все крысы выглядели нормально.</w:t>
            </w:r>
          </w:p>
          <w:p w14:paraId="5FD53B1B" w14:textId="77777777" w:rsidR="00C602C5" w:rsidRPr="00AA6647" w:rsidRDefault="00C602C5" w:rsidP="008670F3">
            <w:pPr>
              <w:tabs>
                <w:tab w:val="left" w:pos="567"/>
              </w:tabs>
              <w:rPr>
                <w:rFonts w:asciiTheme="majorBidi" w:hAnsiTheme="majorBidi" w:cstheme="majorBidi"/>
                <w:i/>
                <w:iCs/>
                <w:sz w:val="20"/>
                <w:szCs w:val="20"/>
                <w:lang w:val="ru"/>
              </w:rPr>
            </w:pPr>
            <w:r w:rsidRPr="00AA6647">
              <w:rPr>
                <w:rFonts w:asciiTheme="majorBidi" w:hAnsiTheme="majorBidi" w:cstheme="majorBidi"/>
                <w:i/>
                <w:iCs/>
                <w:sz w:val="20"/>
                <w:szCs w:val="20"/>
                <w:lang w:val="ru"/>
              </w:rPr>
              <w:t>Результаты</w:t>
            </w:r>
          </w:p>
          <w:p w14:paraId="12495793"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sz w:val="20"/>
                <w:szCs w:val="20"/>
                <w:lang w:val="ru"/>
              </w:rPr>
              <w:t>Акалабрутиниб не оказывал цитотоксического действия на костный мозг и не вызывал увеличения количества микроядерных ПХЭ ни при какой из исследованных доз</w:t>
            </w:r>
          </w:p>
          <w:tbl>
            <w:tblPr>
              <w:tblStyle w:val="aff2"/>
              <w:tblW w:w="0" w:type="auto"/>
              <w:tblLook w:val="04A0" w:firstRow="1" w:lastRow="0" w:firstColumn="1" w:lastColumn="0" w:noHBand="0" w:noVBand="1"/>
            </w:tblPr>
            <w:tblGrid>
              <w:gridCol w:w="1571"/>
              <w:gridCol w:w="1240"/>
            </w:tblGrid>
            <w:tr w:rsidR="00C602C5" w:rsidRPr="00AA6647" w14:paraId="092FCAC1" w14:textId="77777777" w:rsidTr="008670F3">
              <w:tc>
                <w:tcPr>
                  <w:tcW w:w="1838" w:type="dxa"/>
                </w:tcPr>
                <w:p w14:paraId="22B150EF" w14:textId="77777777" w:rsidR="00C602C5" w:rsidRPr="00AA6647" w:rsidRDefault="00C602C5" w:rsidP="008670F3">
                  <w:pPr>
                    <w:pStyle w:val="00Paragraph"/>
                    <w:spacing w:before="0" w:after="0" w:line="240" w:lineRule="auto"/>
                    <w:jc w:val="both"/>
                    <w:rPr>
                      <w:sz w:val="20"/>
                      <w:szCs w:val="20"/>
                      <w:lang w:val="ru-RU"/>
                    </w:rPr>
                  </w:pPr>
                  <w:r w:rsidRPr="00AA6647">
                    <w:rPr>
                      <w:rFonts w:asciiTheme="majorBidi" w:hAnsiTheme="majorBidi" w:cstheme="majorBidi"/>
                      <w:sz w:val="20"/>
                      <w:szCs w:val="20"/>
                      <w:lang w:val="ru"/>
                    </w:rPr>
                    <w:t>Доза (мг/кг)</w:t>
                  </w:r>
                </w:p>
              </w:tc>
              <w:tc>
                <w:tcPr>
                  <w:tcW w:w="1206" w:type="dxa"/>
                </w:tcPr>
                <w:p w14:paraId="077AB2F3" w14:textId="77777777" w:rsidR="00C602C5" w:rsidRPr="00AA6647" w:rsidRDefault="00C602C5" w:rsidP="008670F3">
                  <w:pPr>
                    <w:pStyle w:val="00Paragraph"/>
                    <w:spacing w:before="0" w:after="0" w:line="240" w:lineRule="auto"/>
                    <w:jc w:val="both"/>
                    <w:rPr>
                      <w:sz w:val="20"/>
                      <w:szCs w:val="20"/>
                      <w:lang w:val="ru-RU"/>
                    </w:rPr>
                  </w:pPr>
                  <w:r w:rsidRPr="00AA6647">
                    <w:rPr>
                      <w:rFonts w:asciiTheme="majorBidi" w:hAnsiTheme="majorBidi" w:cstheme="majorBidi"/>
                      <w:sz w:val="20"/>
                      <w:szCs w:val="20"/>
                      <w:lang w:val="ru"/>
                    </w:rPr>
                    <w:t>Количество МПХЭ на 10000 засчитанных ПХЭ</w:t>
                  </w:r>
                </w:p>
              </w:tc>
            </w:tr>
            <w:tr w:rsidR="00C602C5" w:rsidRPr="00AA6647" w14:paraId="0C2A727C" w14:textId="77777777" w:rsidTr="008670F3">
              <w:tc>
                <w:tcPr>
                  <w:tcW w:w="1838" w:type="dxa"/>
                </w:tcPr>
                <w:p w14:paraId="0982039E" w14:textId="77777777" w:rsidR="00C602C5" w:rsidRPr="00AA6647" w:rsidRDefault="00C602C5" w:rsidP="008670F3">
                  <w:pPr>
                    <w:pStyle w:val="00Paragraph"/>
                    <w:spacing w:before="0" w:after="0" w:line="240" w:lineRule="auto"/>
                    <w:jc w:val="both"/>
                    <w:rPr>
                      <w:sz w:val="20"/>
                      <w:szCs w:val="20"/>
                      <w:lang w:val="ru-RU"/>
                    </w:rPr>
                  </w:pPr>
                  <w:r w:rsidRPr="00AA6647">
                    <w:rPr>
                      <w:rFonts w:asciiTheme="majorBidi" w:hAnsiTheme="majorBidi" w:cstheme="majorBidi"/>
                      <w:sz w:val="20"/>
                      <w:szCs w:val="20"/>
                      <w:lang w:val="ru"/>
                    </w:rPr>
                    <w:t>Носитель (отрицательный) 24 ч</w:t>
                  </w:r>
                </w:p>
              </w:tc>
              <w:tc>
                <w:tcPr>
                  <w:tcW w:w="1206" w:type="dxa"/>
                </w:tcPr>
                <w:p w14:paraId="5BD16C09" w14:textId="77777777" w:rsidR="00C602C5" w:rsidRPr="00AA6647" w:rsidRDefault="00C602C5" w:rsidP="008670F3">
                  <w:pPr>
                    <w:pStyle w:val="00Paragraph"/>
                    <w:spacing w:before="0" w:after="0" w:line="240" w:lineRule="auto"/>
                    <w:jc w:val="both"/>
                    <w:rPr>
                      <w:sz w:val="20"/>
                      <w:szCs w:val="20"/>
                      <w:lang w:val="ru-RU"/>
                    </w:rPr>
                  </w:pPr>
                  <w:r w:rsidRPr="00AA6647">
                    <w:rPr>
                      <w:sz w:val="20"/>
                      <w:szCs w:val="20"/>
                      <w:lang w:val="ru-RU"/>
                    </w:rPr>
                    <w:t>2</w:t>
                  </w:r>
                </w:p>
              </w:tc>
            </w:tr>
            <w:tr w:rsidR="00C602C5" w:rsidRPr="00AA6647" w14:paraId="324D6046" w14:textId="77777777" w:rsidTr="008670F3">
              <w:tc>
                <w:tcPr>
                  <w:tcW w:w="1838" w:type="dxa"/>
                </w:tcPr>
                <w:p w14:paraId="5376B106" w14:textId="77777777" w:rsidR="00C602C5" w:rsidRPr="00AA6647" w:rsidRDefault="00C602C5" w:rsidP="008670F3">
                  <w:pPr>
                    <w:pStyle w:val="00Paragraph"/>
                    <w:spacing w:before="0" w:after="0" w:line="240" w:lineRule="auto"/>
                    <w:jc w:val="both"/>
                    <w:rPr>
                      <w:sz w:val="20"/>
                      <w:szCs w:val="20"/>
                      <w:lang w:val="ru-RU"/>
                    </w:rPr>
                  </w:pPr>
                  <w:r w:rsidRPr="00AA6647">
                    <w:rPr>
                      <w:rFonts w:asciiTheme="majorBidi" w:hAnsiTheme="majorBidi" w:cstheme="majorBidi"/>
                      <w:sz w:val="20"/>
                      <w:szCs w:val="20"/>
                      <w:lang w:val="ru"/>
                    </w:rPr>
                    <w:t>Носитель (отрицательный) 48 ч</w:t>
                  </w:r>
                </w:p>
              </w:tc>
              <w:tc>
                <w:tcPr>
                  <w:tcW w:w="1206" w:type="dxa"/>
                </w:tcPr>
                <w:p w14:paraId="0B7212F1" w14:textId="77777777" w:rsidR="00C602C5" w:rsidRPr="00AA6647" w:rsidRDefault="00C602C5" w:rsidP="008670F3">
                  <w:pPr>
                    <w:pStyle w:val="00Paragraph"/>
                    <w:spacing w:before="0" w:after="0" w:line="240" w:lineRule="auto"/>
                    <w:jc w:val="both"/>
                    <w:rPr>
                      <w:sz w:val="20"/>
                      <w:szCs w:val="20"/>
                      <w:lang w:val="ru-RU"/>
                    </w:rPr>
                  </w:pPr>
                  <w:r w:rsidRPr="00AA6647">
                    <w:rPr>
                      <w:sz w:val="20"/>
                      <w:szCs w:val="20"/>
                      <w:lang w:val="ru-RU"/>
                    </w:rPr>
                    <w:t>3</w:t>
                  </w:r>
                </w:p>
              </w:tc>
            </w:tr>
            <w:tr w:rsidR="00C602C5" w:rsidRPr="00AA6647" w14:paraId="027068EF" w14:textId="77777777" w:rsidTr="008670F3">
              <w:tc>
                <w:tcPr>
                  <w:tcW w:w="1838" w:type="dxa"/>
                </w:tcPr>
                <w:p w14:paraId="5D732429" w14:textId="77777777" w:rsidR="00C602C5" w:rsidRPr="00AA6647" w:rsidRDefault="00C602C5" w:rsidP="008670F3">
                  <w:pPr>
                    <w:pStyle w:val="00Paragraph"/>
                    <w:spacing w:before="0" w:after="0" w:line="240" w:lineRule="auto"/>
                    <w:jc w:val="both"/>
                    <w:rPr>
                      <w:sz w:val="20"/>
                      <w:szCs w:val="20"/>
                      <w:lang w:val="ru-RU"/>
                    </w:rPr>
                  </w:pPr>
                  <w:r w:rsidRPr="00AA6647">
                    <w:rPr>
                      <w:rFonts w:asciiTheme="majorBidi" w:hAnsiTheme="majorBidi" w:cstheme="majorBidi"/>
                      <w:sz w:val="20"/>
                      <w:szCs w:val="20"/>
                      <w:lang w:val="ru"/>
                    </w:rPr>
                    <w:t>500 24 ч</w:t>
                  </w:r>
                </w:p>
              </w:tc>
              <w:tc>
                <w:tcPr>
                  <w:tcW w:w="1206" w:type="dxa"/>
                </w:tcPr>
                <w:p w14:paraId="253F24B8" w14:textId="77777777" w:rsidR="00C602C5" w:rsidRPr="00AA6647" w:rsidRDefault="00C602C5" w:rsidP="008670F3">
                  <w:pPr>
                    <w:pStyle w:val="00Paragraph"/>
                    <w:spacing w:before="0" w:after="0" w:line="240" w:lineRule="auto"/>
                    <w:jc w:val="both"/>
                    <w:rPr>
                      <w:sz w:val="20"/>
                      <w:szCs w:val="20"/>
                      <w:lang w:val="ru-RU"/>
                    </w:rPr>
                  </w:pPr>
                  <w:r w:rsidRPr="00AA6647">
                    <w:rPr>
                      <w:rFonts w:asciiTheme="majorBidi" w:hAnsiTheme="majorBidi" w:cstheme="majorBidi"/>
                      <w:sz w:val="20"/>
                      <w:szCs w:val="20"/>
                      <w:lang w:val="ru"/>
                    </w:rPr>
                    <w:t>2</w:t>
                  </w:r>
                </w:p>
              </w:tc>
            </w:tr>
            <w:tr w:rsidR="00C602C5" w:rsidRPr="00AA6647" w14:paraId="75A63DBE" w14:textId="77777777" w:rsidTr="008670F3">
              <w:tc>
                <w:tcPr>
                  <w:tcW w:w="1838" w:type="dxa"/>
                </w:tcPr>
                <w:p w14:paraId="2D76543E" w14:textId="77777777" w:rsidR="00C602C5" w:rsidRPr="00AA6647" w:rsidRDefault="00C602C5" w:rsidP="008670F3">
                  <w:pPr>
                    <w:pStyle w:val="00Paragraph"/>
                    <w:spacing w:before="0" w:after="0" w:line="240" w:lineRule="auto"/>
                    <w:jc w:val="both"/>
                    <w:rPr>
                      <w:sz w:val="20"/>
                      <w:szCs w:val="20"/>
                      <w:lang w:val="ru-RU"/>
                    </w:rPr>
                  </w:pPr>
                  <w:r w:rsidRPr="00AA6647">
                    <w:rPr>
                      <w:rFonts w:asciiTheme="majorBidi" w:hAnsiTheme="majorBidi" w:cstheme="majorBidi"/>
                      <w:sz w:val="20"/>
                      <w:szCs w:val="20"/>
                      <w:lang w:val="ru"/>
                    </w:rPr>
                    <w:t>1000 24 ч</w:t>
                  </w:r>
                </w:p>
              </w:tc>
              <w:tc>
                <w:tcPr>
                  <w:tcW w:w="1206" w:type="dxa"/>
                </w:tcPr>
                <w:p w14:paraId="2F8AA9F1" w14:textId="77777777" w:rsidR="00C602C5" w:rsidRPr="00AA6647" w:rsidRDefault="00C602C5" w:rsidP="008670F3">
                  <w:pPr>
                    <w:pStyle w:val="00Paragraph"/>
                    <w:spacing w:before="0" w:after="0" w:line="240" w:lineRule="auto"/>
                    <w:jc w:val="both"/>
                    <w:rPr>
                      <w:sz w:val="20"/>
                      <w:szCs w:val="20"/>
                      <w:lang w:val="ru-RU"/>
                    </w:rPr>
                  </w:pPr>
                  <w:r w:rsidRPr="00AA6647">
                    <w:rPr>
                      <w:rFonts w:asciiTheme="majorBidi" w:hAnsiTheme="majorBidi" w:cstheme="majorBidi"/>
                      <w:sz w:val="20"/>
                      <w:szCs w:val="20"/>
                      <w:lang w:val="ru"/>
                    </w:rPr>
                    <w:t>2</w:t>
                  </w:r>
                </w:p>
              </w:tc>
            </w:tr>
            <w:tr w:rsidR="00C602C5" w:rsidRPr="00AA6647" w14:paraId="2C1DE67E" w14:textId="77777777" w:rsidTr="008670F3">
              <w:tc>
                <w:tcPr>
                  <w:tcW w:w="1838" w:type="dxa"/>
                </w:tcPr>
                <w:p w14:paraId="059B8EE6" w14:textId="77777777" w:rsidR="00C602C5" w:rsidRPr="00AA6647" w:rsidRDefault="00C602C5" w:rsidP="008670F3">
                  <w:pPr>
                    <w:pStyle w:val="00Paragraph"/>
                    <w:spacing w:before="0" w:after="0" w:line="240" w:lineRule="auto"/>
                    <w:jc w:val="both"/>
                    <w:rPr>
                      <w:sz w:val="20"/>
                      <w:szCs w:val="20"/>
                      <w:lang w:val="ru-RU"/>
                    </w:rPr>
                  </w:pPr>
                  <w:r w:rsidRPr="00AA6647">
                    <w:rPr>
                      <w:rFonts w:asciiTheme="majorBidi" w:hAnsiTheme="majorBidi" w:cstheme="majorBidi"/>
                      <w:sz w:val="20"/>
                      <w:szCs w:val="20"/>
                      <w:lang w:val="ru"/>
                    </w:rPr>
                    <w:t>2000 24 ч</w:t>
                  </w:r>
                </w:p>
              </w:tc>
              <w:tc>
                <w:tcPr>
                  <w:tcW w:w="1206" w:type="dxa"/>
                </w:tcPr>
                <w:p w14:paraId="3BC5BE2F" w14:textId="77777777" w:rsidR="00C602C5" w:rsidRPr="00AA6647" w:rsidRDefault="00C602C5" w:rsidP="008670F3">
                  <w:pPr>
                    <w:pStyle w:val="00Paragraph"/>
                    <w:spacing w:before="0" w:after="0" w:line="240" w:lineRule="auto"/>
                    <w:jc w:val="both"/>
                    <w:rPr>
                      <w:sz w:val="20"/>
                      <w:szCs w:val="20"/>
                      <w:lang w:val="ru-RU"/>
                    </w:rPr>
                  </w:pPr>
                  <w:r w:rsidRPr="00AA6647">
                    <w:rPr>
                      <w:rFonts w:asciiTheme="majorBidi" w:hAnsiTheme="majorBidi" w:cstheme="majorBidi"/>
                      <w:sz w:val="20"/>
                      <w:szCs w:val="20"/>
                      <w:lang w:val="ru"/>
                    </w:rPr>
                    <w:t>3</w:t>
                  </w:r>
                </w:p>
              </w:tc>
            </w:tr>
            <w:tr w:rsidR="00C602C5" w:rsidRPr="00AA6647" w14:paraId="66912635" w14:textId="77777777" w:rsidTr="008670F3">
              <w:tc>
                <w:tcPr>
                  <w:tcW w:w="1838" w:type="dxa"/>
                </w:tcPr>
                <w:p w14:paraId="12204C50" w14:textId="77777777" w:rsidR="00C602C5" w:rsidRPr="00AA6647" w:rsidRDefault="00C602C5" w:rsidP="008670F3">
                  <w:pPr>
                    <w:pStyle w:val="00Paragraph"/>
                    <w:spacing w:before="0" w:after="0" w:line="240" w:lineRule="auto"/>
                    <w:jc w:val="both"/>
                    <w:rPr>
                      <w:sz w:val="20"/>
                      <w:szCs w:val="20"/>
                      <w:lang w:val="ru-RU"/>
                    </w:rPr>
                  </w:pPr>
                  <w:r w:rsidRPr="00AA6647">
                    <w:rPr>
                      <w:rFonts w:asciiTheme="majorBidi" w:hAnsiTheme="majorBidi" w:cstheme="majorBidi"/>
                      <w:sz w:val="20"/>
                      <w:szCs w:val="20"/>
                      <w:lang w:val="ru"/>
                    </w:rPr>
                    <w:t>2000 48 ч</w:t>
                  </w:r>
                </w:p>
              </w:tc>
              <w:tc>
                <w:tcPr>
                  <w:tcW w:w="1206" w:type="dxa"/>
                </w:tcPr>
                <w:p w14:paraId="7C1C590C" w14:textId="77777777" w:rsidR="00C602C5" w:rsidRPr="00AA6647" w:rsidRDefault="00C602C5" w:rsidP="008670F3">
                  <w:pPr>
                    <w:pStyle w:val="00Paragraph"/>
                    <w:spacing w:before="0" w:after="0" w:line="240" w:lineRule="auto"/>
                    <w:jc w:val="both"/>
                    <w:rPr>
                      <w:sz w:val="20"/>
                      <w:szCs w:val="20"/>
                      <w:lang w:val="ru-RU"/>
                    </w:rPr>
                  </w:pPr>
                  <w:r w:rsidRPr="00AA6647">
                    <w:rPr>
                      <w:rFonts w:asciiTheme="majorBidi" w:hAnsiTheme="majorBidi" w:cstheme="majorBidi"/>
                      <w:sz w:val="20"/>
                      <w:szCs w:val="20"/>
                      <w:lang w:val="ru"/>
                    </w:rPr>
                    <w:t>4</w:t>
                  </w:r>
                </w:p>
              </w:tc>
            </w:tr>
            <w:tr w:rsidR="00C602C5" w:rsidRPr="00AA6647" w14:paraId="5DAD39E0" w14:textId="77777777" w:rsidTr="008670F3">
              <w:tc>
                <w:tcPr>
                  <w:tcW w:w="1838" w:type="dxa"/>
                </w:tcPr>
                <w:p w14:paraId="69739B0A" w14:textId="77777777" w:rsidR="00C602C5" w:rsidRPr="00AA6647" w:rsidRDefault="00C602C5" w:rsidP="008670F3">
                  <w:pPr>
                    <w:pStyle w:val="00Paragraph"/>
                    <w:spacing w:before="0" w:after="0" w:line="240" w:lineRule="auto"/>
                    <w:jc w:val="both"/>
                    <w:rPr>
                      <w:sz w:val="20"/>
                      <w:szCs w:val="20"/>
                      <w:lang w:val="ru-RU"/>
                    </w:rPr>
                  </w:pPr>
                  <w:r w:rsidRPr="00AA6647">
                    <w:rPr>
                      <w:rFonts w:asciiTheme="majorBidi" w:hAnsiTheme="majorBidi" w:cstheme="majorBidi"/>
                      <w:sz w:val="20"/>
                      <w:szCs w:val="20"/>
                      <w:lang w:val="ru"/>
                    </w:rPr>
                    <w:t>Положительный 24 ч</w:t>
                  </w:r>
                </w:p>
              </w:tc>
              <w:tc>
                <w:tcPr>
                  <w:tcW w:w="1206" w:type="dxa"/>
                </w:tcPr>
                <w:p w14:paraId="130FBC08" w14:textId="77777777" w:rsidR="00C602C5" w:rsidRPr="00AA6647" w:rsidRDefault="00C602C5" w:rsidP="008670F3">
                  <w:pPr>
                    <w:pStyle w:val="00Paragraph"/>
                    <w:spacing w:before="0" w:after="0" w:line="240" w:lineRule="auto"/>
                    <w:jc w:val="both"/>
                    <w:rPr>
                      <w:sz w:val="20"/>
                      <w:szCs w:val="20"/>
                      <w:lang w:val="ru-RU"/>
                    </w:rPr>
                  </w:pPr>
                  <w:r w:rsidRPr="00AA6647">
                    <w:rPr>
                      <w:rFonts w:asciiTheme="majorBidi" w:hAnsiTheme="majorBidi" w:cstheme="majorBidi"/>
                      <w:sz w:val="20"/>
                      <w:szCs w:val="20"/>
                      <w:lang w:val="ru"/>
                    </w:rPr>
                    <w:t>217</w:t>
                  </w:r>
                </w:p>
              </w:tc>
            </w:tr>
            <w:tr w:rsidR="00C602C5" w:rsidRPr="00AA6647" w14:paraId="62811BCA" w14:textId="77777777" w:rsidTr="008670F3">
              <w:tc>
                <w:tcPr>
                  <w:tcW w:w="3044" w:type="dxa"/>
                  <w:gridSpan w:val="2"/>
                </w:tcPr>
                <w:p w14:paraId="59921E57" w14:textId="77777777" w:rsidR="00C602C5" w:rsidRPr="00AA6647" w:rsidRDefault="00C602C5" w:rsidP="008670F3">
                  <w:pPr>
                    <w:tabs>
                      <w:tab w:val="left" w:pos="567"/>
                    </w:tabs>
                    <w:rPr>
                      <w:rFonts w:asciiTheme="majorBidi" w:hAnsiTheme="majorBidi" w:cstheme="majorBidi"/>
                      <w:b/>
                      <w:sz w:val="20"/>
                      <w:szCs w:val="20"/>
                      <w:lang w:val="ru"/>
                    </w:rPr>
                  </w:pPr>
                  <w:r w:rsidRPr="00AA6647">
                    <w:rPr>
                      <w:rFonts w:asciiTheme="majorBidi" w:hAnsiTheme="majorBidi" w:cstheme="majorBidi"/>
                      <w:b/>
                      <w:sz w:val="20"/>
                      <w:szCs w:val="20"/>
                      <w:lang w:val="ru"/>
                    </w:rPr>
                    <w:t xml:space="preserve">Примечание: </w:t>
                  </w:r>
                </w:p>
                <w:p w14:paraId="55A2D2E2"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sz w:val="20"/>
                      <w:szCs w:val="20"/>
                      <w:lang w:val="ru"/>
                    </w:rPr>
                    <w:t>ПХЭ = полихромные эритроциты; МПХЭ = микроядерные ПХЭ.</w:t>
                  </w:r>
                </w:p>
              </w:tc>
            </w:tr>
          </w:tbl>
          <w:p w14:paraId="0E13FF9C" w14:textId="77777777" w:rsidR="00C602C5" w:rsidRPr="00AA6647" w:rsidRDefault="00C602C5" w:rsidP="008670F3">
            <w:pPr>
              <w:tabs>
                <w:tab w:val="left" w:pos="567"/>
              </w:tabs>
              <w:rPr>
                <w:rFonts w:asciiTheme="majorBidi" w:hAnsiTheme="majorBidi" w:cstheme="majorBidi"/>
                <w:sz w:val="20"/>
                <w:szCs w:val="20"/>
              </w:rPr>
            </w:pPr>
            <w:r w:rsidRPr="00AA6647">
              <w:rPr>
                <w:rFonts w:asciiTheme="majorBidi" w:hAnsiTheme="majorBidi" w:cstheme="majorBidi"/>
                <w:i/>
                <w:iCs/>
                <w:sz w:val="20"/>
                <w:szCs w:val="20"/>
                <w:lang w:val="ru"/>
              </w:rPr>
              <w:t>Концентрация</w:t>
            </w:r>
          </w:p>
          <w:p w14:paraId="3041B460" w14:textId="77777777" w:rsidR="00C602C5" w:rsidRPr="00AA6647" w:rsidRDefault="00C602C5" w:rsidP="008670F3">
            <w:pPr>
              <w:tabs>
                <w:tab w:val="left" w:pos="567"/>
              </w:tabs>
              <w:rPr>
                <w:rFonts w:asciiTheme="majorBidi" w:hAnsiTheme="majorBidi" w:cstheme="majorBidi"/>
                <w:sz w:val="20"/>
                <w:szCs w:val="20"/>
                <w:lang w:val="ru"/>
              </w:rPr>
            </w:pPr>
            <w:r w:rsidRPr="00AA6647">
              <w:rPr>
                <w:rFonts w:asciiTheme="majorBidi" w:hAnsiTheme="majorBidi" w:cstheme="majorBidi"/>
                <w:sz w:val="20"/>
                <w:szCs w:val="20"/>
                <w:lang w:val="ru"/>
              </w:rPr>
              <w:lastRenderedPageBreak/>
              <w:t>В ходе исследования концентрация не измерялась.</w:t>
            </w:r>
          </w:p>
        </w:tc>
      </w:tr>
    </w:tbl>
    <w:p w14:paraId="30D119C2" w14:textId="1DA3A14D" w:rsidR="00C602C5" w:rsidRPr="00DD6203" w:rsidRDefault="00C602C5" w:rsidP="002256A9">
      <w:pPr>
        <w:pStyle w:val="3"/>
        <w:spacing w:before="240" w:after="240"/>
        <w:rPr>
          <w:rFonts w:eastAsia="MS Mincho"/>
          <w:color w:val="000000" w:themeColor="text1"/>
          <w:szCs w:val="24"/>
        </w:rPr>
      </w:pPr>
      <w:bookmarkStart w:id="327" w:name="_Toc477355752"/>
      <w:bookmarkStart w:id="328" w:name="_Toc115217952"/>
      <w:r w:rsidRPr="00707D60">
        <w:rPr>
          <w:color w:val="000000" w:themeColor="text1"/>
          <w:szCs w:val="24"/>
        </w:rPr>
        <w:lastRenderedPageBreak/>
        <w:t xml:space="preserve"> </w:t>
      </w:r>
      <w:bookmarkStart w:id="329" w:name="_Toc159973313"/>
      <w:r w:rsidRPr="00707D60">
        <w:rPr>
          <w:color w:val="000000" w:themeColor="text1"/>
          <w:szCs w:val="24"/>
        </w:rPr>
        <w:t>Канцерогенность</w:t>
      </w:r>
      <w:bookmarkEnd w:id="327"/>
      <w:bookmarkEnd w:id="328"/>
      <w:bookmarkEnd w:id="329"/>
    </w:p>
    <w:p w14:paraId="60D5E7D7" w14:textId="77777777" w:rsidR="00C602C5" w:rsidRPr="00B05283" w:rsidRDefault="00C602C5" w:rsidP="00C602C5">
      <w:pPr>
        <w:tabs>
          <w:tab w:val="left" w:pos="567"/>
        </w:tabs>
        <w:jc w:val="both"/>
        <w:rPr>
          <w:rFonts w:asciiTheme="majorBidi" w:hAnsiTheme="majorBidi" w:cstheme="majorBidi"/>
        </w:rPr>
      </w:pPr>
      <w:r>
        <w:rPr>
          <w:rFonts w:asciiTheme="majorBidi" w:hAnsiTheme="majorBidi" w:cstheme="majorBidi"/>
          <w:sz w:val="18"/>
          <w:lang w:val="ru"/>
        </w:rPr>
        <w:tab/>
      </w:r>
      <w:r w:rsidRPr="00B05283">
        <w:rPr>
          <w:rFonts w:asciiTheme="majorBidi" w:hAnsiTheme="majorBidi" w:cstheme="majorBidi"/>
          <w:lang w:val="ru"/>
        </w:rPr>
        <w:t>Исследования канцерогенности акалабрутиниба не проводились. У пациентов, принимавших акалабрутиниб, выявлялись вторичные первичные злокачественные опухоли (ВПЗО) (см. обсуждение клинической безопасности), которые могут рассматриваться как связанные с лечением. По согласованному мнению, изучение акалабрутиниба в рамках исследований канцерогенности на грызунах будет иметь ограниченную ценность и потому не требуется. Согласно имеющимся литературным данным, в этом механизме могут играть свою роль как риск, присущий самому заболеванию, так и роль В-лимфоцитов как в стимулировании, так и в торможении прогрессирования злокачественного процесса.</w:t>
      </w:r>
    </w:p>
    <w:p w14:paraId="092BFE12" w14:textId="45D21F8B" w:rsidR="00C602C5" w:rsidRPr="00456B67" w:rsidRDefault="00C602C5" w:rsidP="002256A9">
      <w:pPr>
        <w:pStyle w:val="3"/>
        <w:spacing w:before="240" w:after="240"/>
        <w:rPr>
          <w:rFonts w:eastAsia="MS Mincho"/>
          <w:color w:val="000000" w:themeColor="text1"/>
          <w:szCs w:val="24"/>
        </w:rPr>
      </w:pPr>
      <w:bookmarkStart w:id="330" w:name="_Toc159973314"/>
      <w:r w:rsidRPr="00707D60">
        <w:rPr>
          <w:color w:val="000000" w:themeColor="text1"/>
          <w:szCs w:val="24"/>
        </w:rPr>
        <w:t>Репродуктивная и онтогенетическая токсичность</w:t>
      </w:r>
      <w:bookmarkEnd w:id="330"/>
    </w:p>
    <w:p w14:paraId="77BEBFA5" w14:textId="77777777" w:rsidR="00C602C5" w:rsidRPr="004D16E7"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4D16E7">
        <w:rPr>
          <w:rFonts w:asciiTheme="majorBidi" w:hAnsiTheme="majorBidi" w:cstheme="majorBidi"/>
          <w:lang w:val="ru"/>
        </w:rPr>
        <w:t>Для оценки стандартного профиля репродуктивной и эмбриофетальной токсичности акалабрутиниба были проведены исследования: одно комбинированное исследование с сегментом I «фертильность» и сегментом II «ЭФР» (крысы Спрег-Доули); одно исследование с сегментом II «ЭФР» (новозеландские кролики-альбиносы) и одно исследование с сегментом III «пренатальная/постнатальная токсичность» (крысы Спрег-Доули).</w:t>
      </w:r>
    </w:p>
    <w:p w14:paraId="6BCB053D" w14:textId="77777777" w:rsidR="00C602C5" w:rsidRPr="002C5782" w:rsidRDefault="00C602C5" w:rsidP="00C602C5">
      <w:pPr>
        <w:tabs>
          <w:tab w:val="left" w:pos="567"/>
        </w:tabs>
        <w:spacing w:before="240" w:after="240"/>
        <w:jc w:val="both"/>
        <w:rPr>
          <w:rFonts w:asciiTheme="majorBidi" w:hAnsiTheme="majorBidi" w:cstheme="majorBidi"/>
          <w:i/>
          <w:iCs/>
        </w:rPr>
      </w:pPr>
      <w:r w:rsidRPr="004D16E7">
        <w:rPr>
          <w:rFonts w:asciiTheme="majorBidi" w:hAnsiTheme="majorBidi" w:cstheme="majorBidi"/>
          <w:i/>
          <w:iCs/>
          <w:lang w:val="ru"/>
        </w:rPr>
        <w:t>Фертильность у самцов и самок</w:t>
      </w:r>
    </w:p>
    <w:p w14:paraId="6694EF5E" w14:textId="77777777" w:rsidR="00C602C5" w:rsidRPr="004D16E7"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4D16E7">
        <w:rPr>
          <w:rFonts w:asciiTheme="majorBidi" w:hAnsiTheme="majorBidi" w:cstheme="majorBidi"/>
          <w:lang w:val="ru"/>
        </w:rPr>
        <w:t>Фертильность и раннее эмбриональное развитие у самцов и самок изучали на крысах после введения акалабрутиниба в дозах 0, 30, 100, 300 (Смц)/200 (Смк) мг/кг/сут.</w:t>
      </w:r>
      <w:r>
        <w:rPr>
          <w:rFonts w:asciiTheme="majorBidi" w:hAnsiTheme="majorBidi" w:cstheme="majorBidi"/>
        </w:rPr>
        <w:t xml:space="preserve"> </w:t>
      </w:r>
      <w:r w:rsidRPr="004D16E7">
        <w:rPr>
          <w:rFonts w:asciiTheme="majorBidi" w:hAnsiTheme="majorBidi" w:cstheme="majorBidi"/>
          <w:lang w:val="ru"/>
        </w:rPr>
        <w:t xml:space="preserve">Самцы не переносили самую высокую исследованную доза (300 мг/кг). Результаты исследований у животных, которые были найдены мертвыми, были сходны с теми, что отмечались в исследованиях токсичности повторных доз, они признаны связанными с применением акалабрутиниба и представляют собой нежелательные явления. Однако не отмечено влияния на коэффициент фертильности и параметры спермограммы у выживших животных </w:t>
      </w:r>
      <w:r w:rsidRPr="004D16E7">
        <w:rPr>
          <w:rFonts w:asciiTheme="majorBidi" w:hAnsiTheme="majorBidi" w:cstheme="majorBidi"/>
          <w:lang w:val="ru"/>
        </w:rPr>
        <w:lastRenderedPageBreak/>
        <w:t>и у животных, которым вводили меньшие дозы. Принимается предлагаемое заявителем значение NOAEL в отношении влияния на фертильность на уровне 300 мг/кг. Это соответствует пределу концентрации на уровне 19900/1893 = 10,5 раз (по показателям AUC) по сравнению с концентрацией, наблюдаемой у пациентов.</w:t>
      </w:r>
    </w:p>
    <w:p w14:paraId="7AAFCCE0" w14:textId="77777777" w:rsidR="00C602C5" w:rsidRPr="004D16E7" w:rsidRDefault="00C602C5" w:rsidP="00C602C5">
      <w:pPr>
        <w:tabs>
          <w:tab w:val="left" w:pos="567"/>
        </w:tabs>
        <w:jc w:val="both"/>
        <w:rPr>
          <w:rFonts w:asciiTheme="majorBidi" w:hAnsiTheme="majorBidi" w:cstheme="majorBidi"/>
        </w:rPr>
      </w:pPr>
      <w:r>
        <w:rPr>
          <w:rFonts w:asciiTheme="majorBidi" w:hAnsiTheme="majorBidi" w:cstheme="majorBidi"/>
        </w:rPr>
        <w:tab/>
      </w:r>
      <w:r w:rsidRPr="004D16E7">
        <w:rPr>
          <w:rFonts w:asciiTheme="majorBidi" w:hAnsiTheme="majorBidi" w:cstheme="majorBidi"/>
          <w:lang w:val="ru"/>
        </w:rPr>
        <w:t>Самкам крыс акалабрутиниб вводили в дозах до 200 мг/кг/сут, начиная за 14 дней до спаривания и до 17-го дня гестации. Не отмечено изменений, связанных с акалабрутинибом, в показателях спаривания, фертильности и плодовитости, среднем количестве мест имплантации, жизнеспособных плодов, нежизнеспособных плодов, размере помета и участках резорбции. У животных, которым вводили дозы 100 и 200 мг/кг, отмечено снижение количества курсов (2,1 курса против 2,6 в контроле) в периоде перед спариванием, а у животных, которым вводили дозу 100 мг/кг — увеличение продолжительности курса (5,0 дней против 4,1 дней в контроле). Однако, поскольку эти значения находились в пределах диапазона исторического контроля и не оказывали влияния на фертильность, полученные результаты не расценивались как связанные с испытуемым препаратом или как неблагоприятные. Доза NOAEL для оценки влияния на параметры фертильности составила 200 мг/кг. Этот уровень дозы соответствует 17500/1893 = 9,2 раз выше концентрации, наблюдаемой у человека, на основе показателей AUC.</w:t>
      </w:r>
    </w:p>
    <w:p w14:paraId="4553A483" w14:textId="77777777" w:rsidR="00C602C5" w:rsidRPr="002C5782" w:rsidRDefault="00C602C5" w:rsidP="00C602C5">
      <w:pPr>
        <w:tabs>
          <w:tab w:val="left" w:pos="567"/>
        </w:tabs>
        <w:spacing w:before="240" w:after="240"/>
        <w:jc w:val="both"/>
        <w:rPr>
          <w:rFonts w:asciiTheme="majorBidi" w:hAnsiTheme="majorBidi" w:cstheme="majorBidi"/>
          <w:i/>
          <w:iCs/>
        </w:rPr>
      </w:pPr>
      <w:r w:rsidRPr="004D16E7">
        <w:rPr>
          <w:rFonts w:asciiTheme="majorBidi" w:hAnsiTheme="majorBidi" w:cstheme="majorBidi"/>
          <w:i/>
          <w:iCs/>
          <w:lang w:val="ru"/>
        </w:rPr>
        <w:t>Внутриутробное (эмбриофетальное) развитие</w:t>
      </w:r>
    </w:p>
    <w:p w14:paraId="34DB083D" w14:textId="77777777" w:rsidR="00C602C5" w:rsidRPr="004D16E7"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4D16E7">
        <w:rPr>
          <w:rFonts w:asciiTheme="majorBidi" w:hAnsiTheme="majorBidi" w:cstheme="majorBidi"/>
          <w:lang w:val="ru"/>
        </w:rPr>
        <w:t>Внутриутробное развитие изучали на крысах и кроликах. Исследования подбора диапазона доз проводились на обоих видах. Исследование на крысах строилось как комбинированное, поскольку включало изучение параметров фертильности.</w:t>
      </w:r>
      <w:r>
        <w:rPr>
          <w:rFonts w:asciiTheme="majorBidi" w:hAnsiTheme="majorBidi" w:cstheme="majorBidi"/>
        </w:rPr>
        <w:t xml:space="preserve"> </w:t>
      </w:r>
      <w:r w:rsidRPr="004D16E7">
        <w:rPr>
          <w:rFonts w:asciiTheme="majorBidi" w:hAnsiTheme="majorBidi" w:cstheme="majorBidi"/>
          <w:lang w:val="ru"/>
        </w:rPr>
        <w:t xml:space="preserve">Самкам крыс акалабрутиниб вводили в дозах до 200 мг/кг/сут, начиная за 14 дней до спаривания и до 17-го дня гестации. Для опорного исследования фертильности и исследования токсического действия на развитие эмбриона и плода была выбрана более высокая доза (200 мг/кг/сут), чем в исследовании DRF (100 мг/кг/сут), поскольку в исследовании DRF не было отмечено никаких эффектов, связанных с испытуемым препаратом. Доза NOAEL относительно токсичности для беременной самки и эмбриофетального развития, по мнению заявителя, составляет 200 мг/кг. Одна самка в группе введения препарата в дозе 200 мг/кг была умерщвлена </w:t>
      </w:r>
      <w:r w:rsidRPr="004D16E7">
        <w:rPr>
          <w:rFonts w:asciiTheme="majorBidi" w:hAnsiTheme="majorBidi" w:cstheme="majorBidi"/>
          <w:i/>
          <w:iCs/>
          <w:lang w:val="ru"/>
        </w:rPr>
        <w:t>in extremis</w:t>
      </w:r>
      <w:r w:rsidRPr="004D16E7">
        <w:rPr>
          <w:rFonts w:asciiTheme="majorBidi" w:hAnsiTheme="majorBidi" w:cstheme="majorBidi"/>
          <w:lang w:val="ru"/>
        </w:rPr>
        <w:t xml:space="preserve"> на 19-й день гестации. Смерть была признана связанной с патологическими родами и, по мнению заявителя, не была связана с испытуемым препаратом. Однако патологические роды наблюдались и в исследовании пре- и постнатального развития (см. ниже), это явление следует считать связанным с испытуемым препаратом и оценивать как неблагоприятное событие. Таким образом, уровень NOAEL для беременной самки и NOAEL для эмбриофетального развития и выживания была снижена до 100 мг/кг. Этот уровень дозы соответствует 6830/1893 = 3,6-кратной концентрации, наблюдаемой у человека, на основе показателей AUC.</w:t>
      </w:r>
    </w:p>
    <w:p w14:paraId="51D7CD0C" w14:textId="77777777" w:rsidR="00C602C5" w:rsidRPr="004D16E7" w:rsidRDefault="00C602C5" w:rsidP="00C602C5">
      <w:pPr>
        <w:tabs>
          <w:tab w:val="left" w:pos="567"/>
        </w:tabs>
        <w:jc w:val="both"/>
        <w:rPr>
          <w:rFonts w:asciiTheme="majorBidi" w:hAnsiTheme="majorBidi" w:cstheme="majorBidi"/>
        </w:rPr>
      </w:pPr>
      <w:r>
        <w:rPr>
          <w:rFonts w:asciiTheme="majorBidi" w:hAnsiTheme="majorBidi" w:cstheme="majorBidi"/>
        </w:rPr>
        <w:tab/>
      </w:r>
      <w:r w:rsidRPr="004D16E7">
        <w:rPr>
          <w:rFonts w:asciiTheme="majorBidi" w:hAnsiTheme="majorBidi" w:cstheme="majorBidi"/>
          <w:lang w:val="ru"/>
        </w:rPr>
        <w:t>В исследовании влияния на эмбриофетальное развитие на кроликах беременным самкам акалабрутиниб вводили в дозах до 200 мг/кг/сут в период органогенеза (6-18 дни гестации). Наибольшая доза не переносилась, несколько животных были найдены мертвыми, что привело к принятию решения о досрочном прекращении работы всей группы. Токсичность для беременной самки наблюдалась также при дозе 100 мг/кг/сут, что приводило к снижению массы тела плода и позднему окостенению скелета. Уровень NOAEL для беременной самки и NOAEL для эмбриофетального развития был установлен на уровне 50 мг/кг/сут, что соответствует концентрации, наблюдаемой у человека на основании показателей AUC (2030 у животных против 1893 у человека).</w:t>
      </w:r>
    </w:p>
    <w:p w14:paraId="5EE22ABC" w14:textId="77777777" w:rsidR="00C602C5" w:rsidRPr="004D16E7" w:rsidRDefault="00C602C5" w:rsidP="00C602C5">
      <w:pPr>
        <w:tabs>
          <w:tab w:val="left" w:pos="567"/>
        </w:tabs>
        <w:spacing w:before="240"/>
        <w:jc w:val="both"/>
        <w:rPr>
          <w:rFonts w:asciiTheme="majorBidi" w:hAnsiTheme="majorBidi" w:cstheme="majorBidi"/>
          <w:i/>
          <w:iCs/>
        </w:rPr>
      </w:pPr>
      <w:r w:rsidRPr="004D16E7">
        <w:rPr>
          <w:rFonts w:asciiTheme="majorBidi" w:hAnsiTheme="majorBidi" w:cstheme="majorBidi"/>
          <w:i/>
          <w:iCs/>
          <w:lang w:val="ru"/>
        </w:rPr>
        <w:lastRenderedPageBreak/>
        <w:t>Пренатальное и постнатальное развитие</w:t>
      </w:r>
    </w:p>
    <w:p w14:paraId="258E6549" w14:textId="77777777" w:rsidR="00C602C5" w:rsidRPr="004D16E7" w:rsidRDefault="00C602C5" w:rsidP="00C602C5">
      <w:pPr>
        <w:tabs>
          <w:tab w:val="left" w:pos="567"/>
        </w:tabs>
        <w:spacing w:before="240"/>
        <w:jc w:val="both"/>
        <w:rPr>
          <w:rFonts w:asciiTheme="majorBidi" w:hAnsiTheme="majorBidi" w:cstheme="majorBidi"/>
        </w:rPr>
      </w:pPr>
      <w:r>
        <w:rPr>
          <w:rFonts w:asciiTheme="majorBidi" w:hAnsiTheme="majorBidi" w:cstheme="majorBidi"/>
          <w:lang w:val="ru"/>
        </w:rPr>
        <w:tab/>
      </w:r>
      <w:r w:rsidRPr="004D16E7">
        <w:rPr>
          <w:rFonts w:asciiTheme="majorBidi" w:hAnsiTheme="majorBidi" w:cstheme="majorBidi"/>
          <w:lang w:val="ru"/>
        </w:rPr>
        <w:t>Потенциальное влияние акалабрутиниба на развитие, рост, поведение, репродуктивные показатели и плодовитость поколения F1 оценивали на крысах после введения препарата в дозе 0, 50, 100 и 150 мг/кг/сут самкам поколения F0 с 6-го дня гестации и до 20-го дня послеродового периода. В этом исследовании акалабрутиниб вводили только самкам поколения F0. При дозах ≥100 мг/кг/сут наблюдались патологические роды (затяжные или осложненные роды) и гибель потомства. При максимальной дозе наблюдалось снижение массы печени у потомства.</w:t>
      </w:r>
    </w:p>
    <w:p w14:paraId="62D06614" w14:textId="77777777" w:rsidR="00C602C5" w:rsidRPr="004D16E7" w:rsidRDefault="00C602C5" w:rsidP="00C602C5">
      <w:pPr>
        <w:tabs>
          <w:tab w:val="left" w:pos="567"/>
        </w:tabs>
        <w:jc w:val="both"/>
        <w:rPr>
          <w:rFonts w:asciiTheme="majorBidi" w:hAnsiTheme="majorBidi" w:cstheme="majorBidi"/>
        </w:rPr>
      </w:pPr>
      <w:r>
        <w:rPr>
          <w:rFonts w:asciiTheme="majorBidi" w:hAnsiTheme="majorBidi" w:cstheme="majorBidi"/>
        </w:rPr>
        <w:tab/>
      </w:r>
      <w:r w:rsidRPr="004D16E7">
        <w:rPr>
          <w:rFonts w:asciiTheme="majorBidi" w:hAnsiTheme="majorBidi" w:cstheme="majorBidi"/>
          <w:lang w:val="ru"/>
        </w:rPr>
        <w:t>Патологические роды и смертность потомства наблюдались при концентрациях, соответствующих 4470/1893 = 2,4-кратной концентрации у человека. Концентрация до уровня NOAEL происходит при концентрации ниже той, что наблюдается у человека (1420/1893 = 0,75).</w:t>
      </w:r>
    </w:p>
    <w:p w14:paraId="6FE8EED2" w14:textId="77777777" w:rsidR="00C602C5" w:rsidRPr="002C5782" w:rsidRDefault="00C602C5" w:rsidP="00C602C5">
      <w:pPr>
        <w:tabs>
          <w:tab w:val="left" w:pos="567"/>
        </w:tabs>
        <w:spacing w:after="240"/>
        <w:jc w:val="both"/>
        <w:rPr>
          <w:rFonts w:asciiTheme="majorBidi" w:hAnsiTheme="majorBidi" w:cstheme="majorBidi"/>
        </w:rPr>
      </w:pPr>
      <w:r>
        <w:rPr>
          <w:rFonts w:asciiTheme="majorBidi" w:hAnsiTheme="majorBidi" w:cstheme="majorBidi"/>
        </w:rPr>
        <w:tab/>
      </w:r>
      <w:r w:rsidRPr="004D16E7">
        <w:rPr>
          <w:rFonts w:asciiTheme="majorBidi" w:hAnsiTheme="majorBidi" w:cstheme="majorBidi"/>
          <w:lang w:val="ru"/>
        </w:rPr>
        <w:t>В предшествующем пилотном исследовании определялись концентрации ACP-196 и основного для человека метаболита ACP-5862 в материнском молоке и плазме крови, а также в плазме крови плода и детеныша. В плазме крови плода определялись концентрации как акалабрутиниба, так и его активного метаболита. Кроме того, оба вещества выявлялись в грудном молоке, причем их концентрация в молоке была выше, чем в плазме крови через 3 ч после введения дозы, это свидетельствует о том, что детеныши подвергались воздействию также в период лактации, хотя средняя концентрация в плазме крови у детенышей через 1 ч после введения дозы составляла менее 1% от той, которая наблюдалась у самок-матерей</w:t>
      </w:r>
      <w:r>
        <w:rPr>
          <w:rFonts w:asciiTheme="majorBidi" w:hAnsiTheme="majorBidi" w:cstheme="majorBidi"/>
          <w:lang w:val="ru"/>
        </w:rPr>
        <w:t xml:space="preserve"> </w:t>
      </w:r>
      <w:r>
        <w:fldChar w:fldCharType="begin"/>
      </w:r>
      <w:r w:rsidRPr="00453497">
        <w:instrText xml:space="preserve"> </w:instrText>
      </w:r>
      <w:r>
        <w:instrText>ADDIN</w:instrText>
      </w:r>
      <w:r w:rsidRPr="00453497">
        <w:instrText xml:space="preserve"> </w:instrText>
      </w:r>
      <w:r>
        <w:instrText>ZOTERO</w:instrText>
      </w:r>
      <w:r w:rsidRPr="00453497">
        <w:instrText>_</w:instrText>
      </w:r>
      <w:r>
        <w:instrText>ITEM</w:instrText>
      </w:r>
      <w:r w:rsidRPr="00453497">
        <w:instrText xml:space="preserve"> </w:instrText>
      </w:r>
      <w:r>
        <w:instrText>CSL</w:instrText>
      </w:r>
      <w:r w:rsidRPr="00453497">
        <w:instrText>_</w:instrText>
      </w:r>
      <w:r>
        <w:instrText>CITATION</w:instrText>
      </w:r>
      <w:r w:rsidRPr="00453497">
        <w:instrText xml:space="preserve"> {"</w:instrText>
      </w:r>
      <w:r>
        <w:instrText>citationID</w:instrText>
      </w:r>
      <w:r w:rsidRPr="00453497">
        <w:instrText>":"</w:instrText>
      </w:r>
      <w:r>
        <w:instrText>Y</w:instrText>
      </w:r>
      <w:r w:rsidRPr="00453497">
        <w:instrText>2</w:instrText>
      </w:r>
      <w:r>
        <w:instrText>Vj</w:instrText>
      </w:r>
      <w:r w:rsidRPr="00453497">
        <w:instrText>7</w:instrText>
      </w:r>
      <w:r>
        <w:instrText>xK</w:instrText>
      </w:r>
      <w:r w:rsidRPr="00453497">
        <w:instrText>6","</w:instrText>
      </w:r>
      <w:r>
        <w:instrText>properties</w:instrText>
      </w:r>
      <w:r w:rsidRPr="00453497">
        <w:instrText>":{"</w:instrText>
      </w:r>
      <w:r>
        <w:instrText>formattedCitation</w:instrText>
      </w:r>
      <w:r w:rsidRPr="00453497">
        <w:instrText>":"[4,5]","</w:instrText>
      </w:r>
      <w:r>
        <w:instrText>plainCitation</w:instrText>
      </w:r>
      <w:r w:rsidRPr="00453497">
        <w:instrText>":"[4,5]","</w:instrText>
      </w:r>
      <w:r>
        <w:instrText>noteIndex</w:instrText>
      </w:r>
      <w:r w:rsidRPr="00453497">
        <w:instrText>":0},"</w:instrText>
      </w:r>
      <w:r>
        <w:instrText>citationItems</w:instrText>
      </w:r>
      <w:r w:rsidRPr="00453497">
        <w:instrText>":[{"</w:instrText>
      </w:r>
      <w:r>
        <w:instrText>id</w:instrText>
      </w:r>
      <w:r w:rsidRPr="00453497">
        <w:instrText>":2946,"</w:instrText>
      </w:r>
      <w:r>
        <w:instrText>uris</w:instrText>
      </w:r>
      <w:r w:rsidRPr="00453497">
        <w:instrText>":["</w:instrText>
      </w:r>
      <w:r>
        <w:instrText>http</w:instrText>
      </w:r>
      <w:r w:rsidRPr="00453497">
        <w:instrText>://</w:instrText>
      </w:r>
      <w:r>
        <w:instrText>zotero</w:instrText>
      </w:r>
      <w:r w:rsidRPr="00453497">
        <w:instrText>.</w:instrText>
      </w:r>
      <w:r>
        <w:instrText>org</w:instrText>
      </w:r>
      <w:r w:rsidRPr="00453497">
        <w:instrText>/</w:instrText>
      </w:r>
      <w:r>
        <w:instrText>users</w:instrText>
      </w:r>
      <w:r w:rsidRPr="00453497">
        <w:instrText>/5483459/</w:instrText>
      </w:r>
      <w:r>
        <w:instrText>items</w:instrText>
      </w:r>
      <w:r w:rsidRPr="00453497">
        <w:instrText>/</w:instrText>
      </w:r>
      <w:r>
        <w:instrText>SNKK</w:instrText>
      </w:r>
      <w:r w:rsidRPr="00453497">
        <w:instrText>4</w:instrText>
      </w:r>
      <w:r>
        <w:instrText>SQ</w:instrText>
      </w:r>
      <w:r w:rsidRPr="00453497">
        <w:instrText>8"],"</w:instrText>
      </w:r>
      <w:r>
        <w:instrText>itemData</w:instrText>
      </w:r>
      <w:r w:rsidRPr="00453497">
        <w:instrText>":{"</w:instrText>
      </w:r>
      <w:r>
        <w:instrText>id</w:instrText>
      </w:r>
      <w:r w:rsidRPr="00453497">
        <w:instrText>":2946,"</w:instrText>
      </w:r>
      <w:r>
        <w:instrText>type</w:instrText>
      </w:r>
      <w:r w:rsidRPr="00453497">
        <w:instrText>":"</w:instrText>
      </w:r>
      <w:r>
        <w:instrText>article</w:instrText>
      </w:r>
      <w:r w:rsidRPr="00453497">
        <w:instrText>-</w:instrText>
      </w:r>
      <w:r>
        <w:instrText>journal</w:instrText>
      </w:r>
      <w:r w:rsidRPr="00453497">
        <w:instrText>","</w:instrText>
      </w:r>
      <w:r>
        <w:instrText>abstract</w:instrText>
      </w:r>
      <w:r w:rsidRPr="00453497">
        <w:instrText>":"</w:instrText>
      </w:r>
      <w:r>
        <w:instrText>International</w:instrText>
      </w:r>
      <w:r w:rsidRPr="00453497">
        <w:instrText xml:space="preserve"> </w:instrText>
      </w:r>
      <w:r>
        <w:instrText>trends</w:instrText>
      </w:r>
      <w:r w:rsidRPr="00453497">
        <w:instrText xml:space="preserve"> </w:instrText>
      </w:r>
      <w:r>
        <w:instrText>in</w:instrText>
      </w:r>
      <w:r w:rsidRPr="00453497">
        <w:instrText xml:space="preserve"> </w:instrText>
      </w:r>
      <w:r>
        <w:instrText>traditional</w:instrText>
      </w:r>
      <w:r w:rsidRPr="00453497">
        <w:instrText xml:space="preserve"> </w:instrText>
      </w:r>
      <w:r>
        <w:instrText>diabetes</w:instrText>
      </w:r>
      <w:r w:rsidRPr="00453497">
        <w:instrText xml:space="preserve"> </w:instrText>
      </w:r>
      <w:r>
        <w:instrText>complications</w:instrText>
      </w:r>
      <w:r w:rsidRPr="00453497">
        <w:instrText xml:space="preserve"> (</w:instrText>
      </w:r>
      <w:r>
        <w:instrText>cardiovascular</w:instrText>
      </w:r>
      <w:r w:rsidRPr="00453497">
        <w:instrText xml:space="preserve">, </w:instrText>
      </w:r>
      <w:r>
        <w:instrText>renal</w:instrText>
      </w:r>
      <w:r w:rsidRPr="00453497">
        <w:instrText xml:space="preserve">, </w:instrText>
      </w:r>
      <w:r>
        <w:instrText>peripheral</w:instrText>
      </w:r>
      <w:r w:rsidRPr="00453497">
        <w:instrText xml:space="preserve"> </w:instrText>
      </w:r>
      <w:r>
        <w:instrText>vascular</w:instrText>
      </w:r>
      <w:r w:rsidRPr="00453497">
        <w:instrText xml:space="preserve">, </w:instrText>
      </w:r>
      <w:r>
        <w:instrText>ophthalmic</w:instrText>
      </w:r>
      <w:r w:rsidRPr="00453497">
        <w:instrText xml:space="preserve">, </w:instrText>
      </w:r>
      <w:r>
        <w:instrText>hepatic</w:instrText>
      </w:r>
      <w:r w:rsidRPr="00453497">
        <w:instrText xml:space="preserve"> </w:instrText>
      </w:r>
      <w:r>
        <w:instrText>or</w:instrText>
      </w:r>
      <w:r w:rsidRPr="00453497">
        <w:instrText xml:space="preserve"> </w:instrText>
      </w:r>
      <w:r>
        <w:instrText>neurological</w:instrText>
      </w:r>
      <w:r w:rsidRPr="00453497">
        <w:instrText xml:space="preserve"> </w:instrText>
      </w:r>
      <w:r>
        <w:instrText>diseases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rates</w:instrText>
      </w:r>
      <w:r w:rsidRPr="00453497">
        <w:instrText xml:space="preserve"> </w:instrText>
      </w:r>
      <w:r>
        <w:instrText>are</w:instrText>
      </w:r>
      <w:r w:rsidRPr="00453497">
        <w:instrText xml:space="preserve"> </w:instrText>
      </w:r>
      <w:r>
        <w:instrText>poorly</w:instrText>
      </w:r>
      <w:r w:rsidRPr="00453497">
        <w:instrText xml:space="preserve"> </w:instrText>
      </w:r>
      <w:r>
        <w:instrText>characterised</w:instrText>
      </w:r>
      <w:r w:rsidRPr="00453497">
        <w:instrText xml:space="preserve">. </w:instrText>
      </w:r>
      <w:r>
        <w:instrText>An</w:instrText>
      </w:r>
      <w:r w:rsidRPr="00453497">
        <w:instrText xml:space="preserve"> </w:instrText>
      </w:r>
      <w:r>
        <w:instrText>earlier</w:instrText>
      </w:r>
      <w:r w:rsidRPr="00453497">
        <w:instrText xml:space="preserve"> </w:instrText>
      </w:r>
      <w:r>
        <w:instrText>review</w:instrText>
      </w:r>
      <w:r w:rsidRPr="00453497">
        <w:instrText xml:space="preserve"> </w:instrText>
      </w:r>
      <w:r>
        <w:instrText>of</w:instrText>
      </w:r>
      <w:r w:rsidRPr="00453497">
        <w:instrText xml:space="preserve"> </w:instrText>
      </w:r>
      <w:r>
        <w:instrText>studies</w:instrText>
      </w:r>
      <w:r w:rsidRPr="00453497">
        <w:instrText xml:space="preserve"> </w:instrText>
      </w:r>
      <w:r>
        <w:instrText>published</w:instrText>
      </w:r>
      <w:r w:rsidRPr="00453497">
        <w:instrText xml:space="preserve"> </w:instrText>
      </w:r>
      <w:r>
        <w:instrText>up</w:instrText>
      </w:r>
      <w:r w:rsidRPr="00453497">
        <w:instrText xml:space="preserve"> </w:instrText>
      </w:r>
      <w:r>
        <w:instrText>to</w:instrText>
      </w:r>
      <w:r w:rsidRPr="00453497">
        <w:instrText xml:space="preserve"> 2015 </w:instrText>
      </w:r>
      <w:r>
        <w:instrText>demonstrated</w:instrText>
      </w:r>
      <w:r w:rsidRPr="00453497">
        <w:instrText xml:space="preserve"> </w:instrText>
      </w:r>
      <w:r>
        <w:instrText>that</w:instrText>
      </w:r>
      <w:r w:rsidRPr="00453497">
        <w:instrText xml:space="preserve"> </w:instrText>
      </w:r>
      <w:r>
        <w:instrText>most</w:instrText>
      </w:r>
      <w:r w:rsidRPr="00453497">
        <w:instrText xml:space="preserve"> </w:instrText>
      </w:r>
      <w:r>
        <w:instrText>data</w:instrText>
      </w:r>
      <w:r w:rsidRPr="00453497">
        <w:instrText xml:space="preserve"> </w:instrText>
      </w:r>
      <w:r>
        <w:instrText>come</w:instrText>
      </w:r>
      <w:r w:rsidRPr="00453497">
        <w:instrText xml:space="preserve"> </w:instrText>
      </w:r>
      <w:r>
        <w:instrText>from</w:instrText>
      </w:r>
      <w:r w:rsidRPr="00453497">
        <w:instrText xml:space="preserve"> </w:instrText>
      </w:r>
      <w:r>
        <w:instrText>a</w:instrText>
      </w:r>
      <w:r w:rsidRPr="00453497">
        <w:instrText xml:space="preserve"> </w:instrText>
      </w:r>
      <w:r>
        <w:instrText>dozen</w:instrText>
      </w:r>
      <w:r w:rsidRPr="00453497">
        <w:instrText xml:space="preserve"> </w:instrText>
      </w:r>
      <w:r>
        <w:instrText>high</w:instrText>
      </w:r>
      <w:r w:rsidRPr="00453497">
        <w:instrText>-</w:instrText>
      </w:r>
      <w:r>
        <w:instrText>income</w:instrText>
      </w:r>
      <w:r w:rsidRPr="00453497">
        <w:instrText xml:space="preserve"> </w:instrText>
      </w:r>
      <w:r>
        <w:instrText>countries</w:instrText>
      </w:r>
      <w:r w:rsidRPr="00453497">
        <w:instrText xml:space="preserve"> (</w:instrText>
      </w:r>
      <w:r>
        <w:instrText>HICs</w:instrText>
      </w:r>
      <w:r w:rsidRPr="00453497">
        <w:instrText xml:space="preserve">) </w:instrText>
      </w:r>
      <w:r>
        <w:instrText>in</w:instrText>
      </w:r>
      <w:r w:rsidRPr="00453497">
        <w:instrText xml:space="preserve"> </w:instrText>
      </w:r>
      <w:r>
        <w:instrText>North</w:instrText>
      </w:r>
      <w:r w:rsidRPr="00453497">
        <w:instrText xml:space="preserve"> </w:instrText>
      </w:r>
      <w:r>
        <w:instrText>America</w:instrText>
      </w:r>
      <w:r w:rsidRPr="00453497">
        <w:instrText xml:space="preserve">, </w:instrText>
      </w:r>
      <w:r>
        <w:instrText>Europe</w:instrText>
      </w:r>
      <w:r w:rsidRPr="00453497">
        <w:instrText xml:space="preserve"> </w:instrText>
      </w:r>
      <w:r>
        <w:instrText>or</w:instrText>
      </w:r>
      <w:r w:rsidRPr="00453497">
        <w:instrText xml:space="preserve"> </w:instrText>
      </w:r>
      <w:r>
        <w:instrText>the</w:instrText>
      </w:r>
      <w:r w:rsidRPr="00453497">
        <w:instrText xml:space="preserve"> </w:instrText>
      </w:r>
      <w:r>
        <w:instrText>Asia</w:instrText>
      </w:r>
      <w:r w:rsidRPr="00453497">
        <w:instrText>–</w:instrText>
      </w:r>
      <w:r>
        <w:instrText>Pacific</w:instrText>
      </w:r>
      <w:r w:rsidRPr="00453497">
        <w:instrText xml:space="preserve"> </w:instrText>
      </w:r>
      <w:r>
        <w:instrText>region</w:instrText>
      </w:r>
      <w:r w:rsidRPr="00453497">
        <w:instrText xml:space="preserve"> </w:instrText>
      </w:r>
      <w:r>
        <w:instrText>and</w:instrText>
      </w:r>
      <w:r w:rsidRPr="00453497">
        <w:instrText xml:space="preserve"> </w:instrText>
      </w:r>
      <w:r>
        <w:instrText>that</w:instrText>
      </w:r>
      <w:r w:rsidRPr="00453497">
        <w:instrText xml:space="preserve">, </w:instrText>
      </w:r>
      <w:r>
        <w:instrText>in</w:instrText>
      </w:r>
      <w:r w:rsidRPr="00453497">
        <w:instrText xml:space="preserve"> </w:instrText>
      </w:r>
      <w:r>
        <w:instrText>these</w:instrText>
      </w:r>
      <w:r w:rsidRPr="00453497">
        <w:instrText xml:space="preserve"> </w:instrText>
      </w:r>
      <w:r>
        <w:instrText>countries</w:instrText>
      </w:r>
      <w:r w:rsidRPr="00453497">
        <w:instrText xml:space="preserve"> </w:instrText>
      </w:r>
      <w:r>
        <w:instrText>at</w:instrText>
      </w:r>
      <w:r w:rsidRPr="00453497">
        <w:instrText xml:space="preserve"> </w:instrText>
      </w:r>
      <w:r>
        <w:instrText>least</w:instrText>
      </w:r>
      <w:r w:rsidRPr="00453497">
        <w:instrText xml:space="preserve">, </w:instrText>
      </w:r>
      <w:r>
        <w:instrText>rates</w:instrText>
      </w:r>
      <w:r w:rsidRPr="00453497">
        <w:instrText xml:space="preserve"> </w:instrText>
      </w:r>
      <w:r>
        <w:instrText>of</w:instrText>
      </w:r>
      <w:r w:rsidRPr="00453497">
        <w:instrText xml:space="preserve"> </w:instrText>
      </w:r>
      <w:r>
        <w:instrText>acute</w:instrText>
      </w:r>
      <w:r w:rsidRPr="00453497">
        <w:instrText xml:space="preserve"> </w:instrText>
      </w:r>
      <w:r>
        <w:instrText>glycaemic</w:instrText>
      </w:r>
      <w:r w:rsidRPr="00453497">
        <w:instrText xml:space="preserve"> </w:instrText>
      </w:r>
      <w:r>
        <w:instrText>fluctuations</w:instrText>
      </w:r>
      <w:r w:rsidRPr="00453497">
        <w:instrText xml:space="preserve"> </w:instrText>
      </w:r>
      <w:r>
        <w:instrText>needing</w:instrText>
      </w:r>
      <w:r w:rsidRPr="00453497">
        <w:instrText xml:space="preserve"> </w:instrText>
      </w:r>
      <w:r>
        <w:instrText>medical</w:instrText>
      </w:r>
      <w:r w:rsidRPr="00453497">
        <w:instrText xml:space="preserve"> </w:instrText>
      </w:r>
      <w:r>
        <w:instrText>attention</w:instrText>
      </w:r>
      <w:r w:rsidRPr="00453497">
        <w:instrText xml:space="preserve"> </w:instrText>
      </w:r>
      <w:r>
        <w:instrText>and</w:instrText>
      </w:r>
      <w:r w:rsidRPr="00453497">
        <w:instrText xml:space="preserve"> </w:instrText>
      </w:r>
      <w:r>
        <w:instrText>amputations</w:instrText>
      </w:r>
      <w:r w:rsidRPr="00453497">
        <w:instrText xml:space="preserve">, </w:instrText>
      </w:r>
      <w:r>
        <w:instrText>myocardial</w:instrText>
      </w:r>
      <w:r w:rsidRPr="00453497">
        <w:instrText xml:space="preserve"> </w:instrText>
      </w:r>
      <w:r>
        <w:instrText>infarction</w:instrText>
      </w:r>
      <w:r w:rsidRPr="00453497">
        <w:instrText xml:space="preserve"> </w:instrText>
      </w:r>
      <w:r>
        <w:instrText>and</w:instrText>
      </w:r>
      <w:r w:rsidRPr="00453497">
        <w:instrText xml:space="preserve"> </w:instrText>
      </w:r>
      <w:r>
        <w:instrText>mortality</w:instrText>
      </w:r>
      <w:r w:rsidRPr="00453497">
        <w:instrText xml:space="preserve"> </w:instrText>
      </w:r>
      <w:r>
        <w:instrText>were</w:instrText>
      </w:r>
      <w:r w:rsidRPr="00453497">
        <w:instrText xml:space="preserve"> </w:instrText>
      </w:r>
      <w:r>
        <w:instrText>all</w:instrText>
      </w:r>
      <w:r w:rsidRPr="00453497">
        <w:instrText xml:space="preserve"> </w:instrText>
      </w:r>
      <w:r>
        <w:instrText>declining</w:instrText>
      </w:r>
      <w:r w:rsidRPr="00453497">
        <w:instrText xml:space="preserve"> </w:instrText>
      </w:r>
      <w:r>
        <w:instrText>over</w:instrText>
      </w:r>
      <w:r w:rsidRPr="00453497">
        <w:instrText xml:space="preserve"> </w:instrText>
      </w:r>
      <w:r>
        <w:instrText>the</w:instrText>
      </w:r>
      <w:r w:rsidRPr="00453497">
        <w:instrText xml:space="preserve"> </w:instrText>
      </w:r>
      <w:r>
        <w:instrText>period</w:instrText>
      </w:r>
      <w:r w:rsidRPr="00453497">
        <w:instrText xml:space="preserve">. </w:instrText>
      </w:r>
      <w:r>
        <w:instrText>Here</w:instrText>
      </w:r>
      <w:r w:rsidRPr="00453497">
        <w:instrText xml:space="preserve">, </w:instrText>
      </w:r>
      <w:r>
        <w:instrText>we</w:instrText>
      </w:r>
      <w:r w:rsidRPr="00453497">
        <w:instrText xml:space="preserve"> </w:instrText>
      </w:r>
      <w:r>
        <w:instrText>provide</w:instrText>
      </w:r>
      <w:r w:rsidRPr="00453497">
        <w:instrText xml:space="preserve"> </w:instrText>
      </w:r>
      <w:r>
        <w:instrText>an</w:instrText>
      </w:r>
      <w:r w:rsidRPr="00453497">
        <w:instrText xml:space="preserve"> </w:instrText>
      </w:r>
      <w:r>
        <w:instrText>updated</w:instrText>
      </w:r>
      <w:r w:rsidRPr="00453497">
        <w:instrText xml:space="preserve"> </w:instrText>
      </w:r>
      <w:r>
        <w:instrText>review</w:instrText>
      </w:r>
      <w:r w:rsidRPr="00453497">
        <w:instrText xml:space="preserve"> </w:instrText>
      </w:r>
      <w:r>
        <w:instrText>of</w:instrText>
      </w:r>
      <w:r w:rsidRPr="00453497">
        <w:instrText xml:space="preserve"> </w:instrText>
      </w:r>
      <w:r>
        <w:instrText>published</w:instrText>
      </w:r>
      <w:r w:rsidRPr="00453497">
        <w:instrText xml:space="preserve"> </w:instrText>
      </w:r>
      <w:r>
        <w:instrText>literature</w:instrText>
      </w:r>
      <w:r w:rsidRPr="00453497">
        <w:instrText xml:space="preserve"> </w:instrText>
      </w:r>
      <w:r>
        <w:instrText>on</w:instrText>
      </w:r>
      <w:r w:rsidRPr="00453497">
        <w:instrText xml:space="preserve"> </w:instrText>
      </w:r>
      <w:r>
        <w:instrText>trends</w:instrText>
      </w:r>
      <w:r w:rsidRPr="00453497">
        <w:instrText xml:space="preserve"> </w:instrText>
      </w:r>
      <w:r>
        <w:instrText>in</w:instrText>
      </w:r>
      <w:r w:rsidRPr="00453497">
        <w:instrText xml:space="preserve"> </w:instrText>
      </w:r>
      <w:r>
        <w:instrText>type</w:instrText>
      </w:r>
      <w:r w:rsidRPr="00453497">
        <w:instrText xml:space="preserve"> 2 </w:instrText>
      </w:r>
      <w:r>
        <w:instrText>diabetes</w:instrText>
      </w:r>
      <w:r w:rsidRPr="00453497">
        <w:instrText xml:space="preserve"> </w:instrText>
      </w:r>
      <w:r>
        <w:instrText>complications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in</w:instrText>
      </w:r>
      <w:r w:rsidRPr="00453497">
        <w:instrText xml:space="preserve"> </w:instrText>
      </w:r>
      <w:r>
        <w:instrText>adults</w:instrText>
      </w:r>
      <w:r w:rsidRPr="00453497">
        <w:instrText xml:space="preserve"> </w:instrText>
      </w:r>
      <w:r>
        <w:instrText>since</w:instrText>
      </w:r>
      <w:r w:rsidRPr="00453497">
        <w:instrText xml:space="preserve"> 2015. </w:instrText>
      </w:r>
      <w:r>
        <w:instrText>We</w:instrText>
      </w:r>
      <w:r w:rsidRPr="00453497">
        <w:instrText xml:space="preserve"> </w:instrText>
      </w:r>
      <w:r>
        <w:instrText>also</w:instrText>
      </w:r>
      <w:r w:rsidRPr="00453497">
        <w:instrText xml:space="preserve"> </w:instrText>
      </w:r>
      <w:r>
        <w:instrText>discuss</w:instrText>
      </w:r>
      <w:r w:rsidRPr="00453497">
        <w:instrText xml:space="preserve"> </w:instrText>
      </w:r>
      <w:r>
        <w:instrText>issues</w:instrText>
      </w:r>
      <w:r w:rsidRPr="00453497">
        <w:instrText xml:space="preserve"> </w:instrText>
      </w:r>
      <w:r>
        <w:instrText>related</w:instrText>
      </w:r>
      <w:r w:rsidRPr="00453497">
        <w:instrText xml:space="preserve"> </w:instrText>
      </w:r>
      <w:r>
        <w:instrText>to</w:instrText>
      </w:r>
      <w:r w:rsidRPr="00453497">
        <w:instrText xml:space="preserve"> </w:instrText>
      </w:r>
      <w:r>
        <w:instrText>data</w:instrText>
      </w:r>
      <w:r w:rsidRPr="00453497">
        <w:instrText xml:space="preserve"> </w:instrText>
      </w:r>
      <w:r>
        <w:instrText>collection</w:instrText>
      </w:r>
      <w:r w:rsidRPr="00453497">
        <w:instrText xml:space="preserve">, </w:instrText>
      </w:r>
      <w:r>
        <w:instrText>analysis</w:instrText>
      </w:r>
      <w:r w:rsidRPr="00453497">
        <w:instrText xml:space="preserve"> </w:instrText>
      </w:r>
      <w:r>
        <w:instrText>and</w:instrText>
      </w:r>
      <w:r w:rsidRPr="00453497">
        <w:instrText xml:space="preserve"> </w:instrText>
      </w:r>
      <w:r>
        <w:instrText>reporting</w:instrText>
      </w:r>
      <w:r w:rsidRPr="00453497">
        <w:instrText xml:space="preserve"> </w:instrText>
      </w:r>
      <w:r>
        <w:instrText>that</w:instrText>
      </w:r>
      <w:r w:rsidRPr="00453497">
        <w:instrText xml:space="preserve"> </w:instrText>
      </w:r>
      <w:r>
        <w:instrText>have</w:instrText>
      </w:r>
      <w:r w:rsidRPr="00453497">
        <w:instrText xml:space="preserve"> </w:instrText>
      </w:r>
      <w:r>
        <w:instrText>influenced</w:instrText>
      </w:r>
      <w:r w:rsidRPr="00453497">
        <w:instrText xml:space="preserve"> </w:instrText>
      </w:r>
      <w:r>
        <w:instrText>global</w:instrText>
      </w:r>
      <w:r w:rsidRPr="00453497">
        <w:instrText xml:space="preserve"> </w:instrText>
      </w:r>
      <w:r>
        <w:instrText>trends</w:instrText>
      </w:r>
      <w:r w:rsidRPr="00453497">
        <w:instrText xml:space="preserve"> </w:instrText>
      </w:r>
      <w:r>
        <w:instrText>in</w:instrText>
      </w:r>
      <w:r w:rsidRPr="00453497">
        <w:instrText xml:space="preserve"> </w:instrText>
      </w:r>
      <w:r>
        <w:instrText>type</w:instrText>
      </w:r>
      <w:r w:rsidRPr="00453497">
        <w:instrText xml:space="preserve"> 2 </w:instrText>
      </w:r>
      <w:r>
        <w:instrText>diabetes</w:instrText>
      </w:r>
      <w:r w:rsidRPr="00453497">
        <w:instrText xml:space="preserve"> </w:instrText>
      </w:r>
      <w:r>
        <w:instrText>and</w:instrText>
      </w:r>
      <w:r w:rsidRPr="00453497">
        <w:instrText xml:space="preserve"> </w:instrText>
      </w:r>
      <w:r>
        <w:instrText>its</w:instrText>
      </w:r>
      <w:r w:rsidRPr="00453497">
        <w:instrText xml:space="preserve"> </w:instrText>
      </w:r>
      <w:r>
        <w:instrText>complications</w:instrText>
      </w:r>
      <w:r w:rsidRPr="00453497">
        <w:instrText xml:space="preserve">. </w:instrText>
      </w:r>
      <w:r>
        <w:instrText>We</w:instrText>
      </w:r>
      <w:r w:rsidRPr="00453497">
        <w:instrText xml:space="preserve"> </w:instrText>
      </w:r>
      <w:r>
        <w:instrText>found</w:instrText>
      </w:r>
      <w:r w:rsidRPr="00453497">
        <w:instrText xml:space="preserve"> </w:instrText>
      </w:r>
      <w:r>
        <w:instrText>that</w:instrText>
      </w:r>
      <w:r w:rsidRPr="00453497">
        <w:instrText xml:space="preserve"> </w:instrText>
      </w:r>
      <w:r>
        <w:instrText>most</w:instrText>
      </w:r>
      <w:r w:rsidRPr="00453497">
        <w:instrText xml:space="preserve"> </w:instrText>
      </w:r>
      <w:r>
        <w:instrText>data</w:instrText>
      </w:r>
      <w:r w:rsidRPr="00453497">
        <w:instrText xml:space="preserve"> </w:instrText>
      </w:r>
      <w:r>
        <w:instrText>on</w:instrText>
      </w:r>
      <w:r w:rsidRPr="00453497">
        <w:instrText xml:space="preserve"> </w:instrText>
      </w:r>
      <w:r>
        <w:instrText>trends</w:instrText>
      </w:r>
      <w:r w:rsidRPr="00453497">
        <w:instrText xml:space="preserve"> </w:instrText>
      </w:r>
      <w:r>
        <w:instrText>in</w:instrText>
      </w:r>
      <w:r w:rsidRPr="00453497">
        <w:instrText xml:space="preserve"> </w:instrText>
      </w:r>
      <w:r>
        <w:instrText>type</w:instrText>
      </w:r>
      <w:r w:rsidRPr="00453497">
        <w:instrText xml:space="preserve"> 2 </w:instrText>
      </w:r>
      <w:r>
        <w:instrText>diabetes</w:instrText>
      </w:r>
      <w:r w:rsidRPr="00453497">
        <w:instrText xml:space="preserve">, </w:instrText>
      </w:r>
      <w:r>
        <w:instrText>its</w:instrText>
      </w:r>
      <w:r w:rsidRPr="00453497">
        <w:instrText xml:space="preserve"> </w:instrText>
      </w:r>
      <w:r>
        <w:instrText>complications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come</w:instrText>
      </w:r>
      <w:r w:rsidRPr="00453497">
        <w:instrText xml:space="preserve"> </w:instrText>
      </w:r>
      <w:r>
        <w:instrText>from</w:instrText>
      </w:r>
      <w:r w:rsidRPr="00453497">
        <w:instrText xml:space="preserve"> </w:instrText>
      </w:r>
      <w:r>
        <w:instrText>a</w:instrText>
      </w:r>
      <w:r w:rsidRPr="00453497">
        <w:instrText xml:space="preserve"> </w:instrText>
      </w:r>
      <w:r>
        <w:instrText>small</w:instrText>
      </w:r>
      <w:r w:rsidRPr="00453497">
        <w:instrText xml:space="preserve"> </w:instrText>
      </w:r>
      <w:r>
        <w:instrText>number</w:instrText>
      </w:r>
      <w:r w:rsidRPr="00453497">
        <w:instrText xml:space="preserve"> </w:instrText>
      </w:r>
      <w:r>
        <w:instrText>of</w:instrText>
      </w:r>
      <w:r w:rsidRPr="00453497">
        <w:instrText xml:space="preserve"> </w:instrText>
      </w:r>
      <w:r>
        <w:instrText>HICs</w:instrText>
      </w:r>
      <w:r w:rsidRPr="00453497">
        <w:instrText xml:space="preserve"> </w:instrText>
      </w:r>
      <w:r>
        <w:instrText>with</w:instrText>
      </w:r>
      <w:r w:rsidRPr="00453497">
        <w:instrText xml:space="preserve"> </w:instrText>
      </w:r>
      <w:r>
        <w:instrText>comprehensive</w:instrText>
      </w:r>
      <w:r w:rsidRPr="00453497">
        <w:instrText xml:space="preserve"> </w:instrText>
      </w:r>
      <w:r>
        <w:instrText>surveillance</w:instrText>
      </w:r>
      <w:r w:rsidRPr="00453497">
        <w:instrText xml:space="preserve"> </w:instrText>
      </w:r>
      <w:r>
        <w:instrText>systems</w:instrText>
      </w:r>
      <w:r w:rsidRPr="00453497">
        <w:instrText xml:space="preserve">, </w:instrText>
      </w:r>
      <w:r>
        <w:instrText>though</w:instrText>
      </w:r>
      <w:r w:rsidRPr="00453497">
        <w:instrText xml:space="preserve"> </w:instrText>
      </w:r>
      <w:r>
        <w:instrText>at</w:instrText>
      </w:r>
      <w:r w:rsidRPr="00453497">
        <w:instrText xml:space="preserve"> </w:instrText>
      </w:r>
      <w:r>
        <w:instrText>least</w:instrText>
      </w:r>
      <w:r w:rsidRPr="00453497">
        <w:instrText xml:space="preserve"> </w:instrText>
      </w:r>
      <w:r>
        <w:instrText>some</w:instrText>
      </w:r>
      <w:r w:rsidRPr="00453497">
        <w:instrText xml:space="preserve"> </w:instrText>
      </w:r>
      <w:r>
        <w:instrText>low</w:instrText>
      </w:r>
      <w:r w:rsidRPr="00453497">
        <w:instrText xml:space="preserve">- </w:instrText>
      </w:r>
      <w:r>
        <w:instrText>and</w:instrText>
      </w:r>
      <w:r w:rsidRPr="00453497">
        <w:instrText xml:space="preserve"> </w:instrText>
      </w:r>
      <w:r>
        <w:instrText>middle</w:instrText>
      </w:r>
      <w:r w:rsidRPr="00453497">
        <w:instrText>-</w:instrText>
      </w:r>
      <w:r>
        <w:instrText>income</w:instrText>
      </w:r>
      <w:r w:rsidRPr="00453497">
        <w:instrText xml:space="preserve"> </w:instrText>
      </w:r>
      <w:r>
        <w:instrText>countries</w:instrText>
      </w:r>
      <w:r w:rsidRPr="00453497">
        <w:instrText xml:space="preserve"> (</w:instrText>
      </w:r>
      <w:r>
        <w:instrText>LMICs</w:instrText>
      </w:r>
      <w:r w:rsidRPr="00453497">
        <w:instrText xml:space="preserve">) </w:instrText>
      </w:r>
      <w:r>
        <w:instrText>from</w:instrText>
      </w:r>
      <w:r w:rsidRPr="00453497">
        <w:instrText xml:space="preserve"> </w:instrText>
      </w:r>
      <w:r>
        <w:instrText>Africa</w:instrText>
      </w:r>
      <w:r w:rsidRPr="00453497">
        <w:instrText xml:space="preserve"> </w:instrText>
      </w:r>
      <w:r>
        <w:instrText>and</w:instrText>
      </w:r>
      <w:r w:rsidRPr="00453497">
        <w:instrText xml:space="preserve"> </w:instrText>
      </w:r>
      <w:r>
        <w:instrText>Latin</w:instrText>
      </w:r>
      <w:r w:rsidRPr="00453497">
        <w:instrText xml:space="preserve"> </w:instrText>
      </w:r>
      <w:r>
        <w:instrText>America</w:instrText>
      </w:r>
      <w:r w:rsidRPr="00453497">
        <w:instrText xml:space="preserve"> </w:instrText>
      </w:r>
      <w:r>
        <w:instrText>are</w:instrText>
      </w:r>
      <w:r w:rsidRPr="00453497">
        <w:instrText xml:space="preserve"> </w:instrText>
      </w:r>
      <w:r>
        <w:instrText>represented</w:instrText>
      </w:r>
      <w:r w:rsidRPr="00453497">
        <w:instrText xml:space="preserve"> </w:instrText>
      </w:r>
      <w:r>
        <w:instrText>in</w:instrText>
      </w:r>
      <w:r w:rsidRPr="00453497">
        <w:instrText xml:space="preserve"> </w:instrText>
      </w:r>
      <w:r>
        <w:instrText>this</w:instrText>
      </w:r>
      <w:r w:rsidRPr="00453497">
        <w:instrText xml:space="preserve"> </w:instrText>
      </w:r>
      <w:r>
        <w:instrText>review</w:instrText>
      </w:r>
      <w:r w:rsidRPr="00453497">
        <w:instrText xml:space="preserve">. </w:instrText>
      </w:r>
      <w:r>
        <w:instrText>The</w:instrText>
      </w:r>
      <w:r w:rsidRPr="00453497">
        <w:instrText xml:space="preserve"> </w:instrText>
      </w:r>
      <w:r>
        <w:instrText>published</w:instrText>
      </w:r>
      <w:r w:rsidRPr="00453497">
        <w:instrText xml:space="preserve"> </w:instrText>
      </w:r>
      <w:r>
        <w:instrText>data</w:instrText>
      </w:r>
      <w:r w:rsidRPr="00453497">
        <w:instrText xml:space="preserve"> </w:instrText>
      </w:r>
      <w:r>
        <w:instrText>suggest</w:instrText>
      </w:r>
      <w:r w:rsidRPr="00453497">
        <w:instrText xml:space="preserve"> </w:instrText>
      </w:r>
      <w:r>
        <w:instrText>that</w:instrText>
      </w:r>
      <w:r w:rsidRPr="00453497">
        <w:instrText xml:space="preserve"> </w:instrText>
      </w:r>
      <w:r>
        <w:instrText>HICs</w:instrText>
      </w:r>
      <w:r w:rsidRPr="00453497">
        <w:instrText xml:space="preserve"> </w:instrText>
      </w:r>
      <w:r>
        <w:instrText>have</w:instrText>
      </w:r>
      <w:r w:rsidRPr="00453497">
        <w:instrText xml:space="preserve"> </w:instrText>
      </w:r>
      <w:r>
        <w:instrText>experienced</w:instrText>
      </w:r>
      <w:r w:rsidRPr="00453497">
        <w:instrText xml:space="preserve"> </w:instrText>
      </w:r>
      <w:r>
        <w:instrText>declines</w:instrText>
      </w:r>
      <w:r w:rsidRPr="00453497">
        <w:instrText xml:space="preserve"> </w:instrText>
      </w:r>
      <w:r>
        <w:instrText>in</w:instrText>
      </w:r>
      <w:r w:rsidRPr="00453497">
        <w:instrText xml:space="preserve"> </w:instrText>
      </w:r>
      <w:r>
        <w:instrText>cardiovascular</w:instrText>
      </w:r>
      <w:r w:rsidRPr="00453497">
        <w:instrText xml:space="preserve"> </w:instrText>
      </w:r>
      <w:r>
        <w:instrText>complication</w:instrText>
      </w:r>
      <w:r w:rsidRPr="00453497">
        <w:instrText xml:space="preserve"> </w:instrText>
      </w:r>
      <w:r>
        <w:instrText>rates</w:instrText>
      </w:r>
      <w:r w:rsidRPr="00453497">
        <w:instrText xml:space="preserve"> </w:instrText>
      </w:r>
      <w:r>
        <w:instrText>and</w:instrText>
      </w:r>
      <w:r w:rsidRPr="00453497">
        <w:instrText xml:space="preserve"> </w:instrText>
      </w:r>
      <w:r>
        <w:instrText>all</w:instrText>
      </w:r>
      <w:r w:rsidRPr="00453497">
        <w:instrText>-</w:instrText>
      </w:r>
      <w:r>
        <w:instrText>cause</w:instrText>
      </w:r>
      <w:r w:rsidRPr="00453497">
        <w:instrText xml:space="preserve"> </w:instrText>
      </w:r>
      <w:r>
        <w:instrText>mortality</w:instrText>
      </w:r>
      <w:r w:rsidRPr="00453497">
        <w:instrText xml:space="preserve"> </w:instrText>
      </w:r>
      <w:r>
        <w:instrText>in</w:instrText>
      </w:r>
      <w:r w:rsidRPr="00453497">
        <w:instrText xml:space="preserve"> </w:instrText>
      </w:r>
      <w:r>
        <w:instrText>people</w:instrText>
      </w:r>
      <w:r w:rsidRPr="00453497">
        <w:instrText xml:space="preserve"> </w:instrText>
      </w:r>
      <w:r>
        <w:instrText>with</w:instrText>
      </w:r>
      <w:r w:rsidRPr="00453497">
        <w:instrText xml:space="preserve"> </w:instrText>
      </w:r>
      <w:r>
        <w:instrText>diabetes</w:instrText>
      </w:r>
      <w:r w:rsidRPr="00453497">
        <w:instrText xml:space="preserve">. </w:instrText>
      </w:r>
      <w:r>
        <w:instrText>In</w:instrText>
      </w:r>
      <w:r w:rsidRPr="00453497">
        <w:instrText xml:space="preserve"> </w:instrText>
      </w:r>
      <w:r>
        <w:instrText>parallel</w:instrText>
      </w:r>
      <w:r w:rsidRPr="00453497">
        <w:instrText xml:space="preserve">, </w:instrText>
      </w:r>
      <w:r>
        <w:instrText>cardiovascular</w:instrText>
      </w:r>
      <w:r w:rsidRPr="00453497">
        <w:instrText xml:space="preserve"> </w:instrText>
      </w:r>
      <w:r>
        <w:instrText>complications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rates</w:instrText>
      </w:r>
      <w:r w:rsidRPr="00453497">
        <w:instrText xml:space="preserve"> </w:instrText>
      </w:r>
      <w:r>
        <w:instrText>in</w:instrText>
      </w:r>
      <w:r w:rsidRPr="00453497">
        <w:instrText xml:space="preserve"> </w:instrText>
      </w:r>
      <w:r>
        <w:instrText>people</w:instrText>
      </w:r>
      <w:r w:rsidRPr="00453497">
        <w:instrText xml:space="preserve"> </w:instrText>
      </w:r>
      <w:r>
        <w:instrText>with</w:instrText>
      </w:r>
      <w:r w:rsidRPr="00453497">
        <w:instrText xml:space="preserve"> </w:instrText>
      </w:r>
      <w:r>
        <w:instrText>diabetes</w:instrText>
      </w:r>
      <w:r w:rsidRPr="00453497">
        <w:instrText xml:space="preserve"> </w:instrText>
      </w:r>
      <w:r>
        <w:instrText>have</w:instrText>
      </w:r>
      <w:r w:rsidRPr="00453497">
        <w:instrText xml:space="preserve"> </w:instrText>
      </w:r>
      <w:r>
        <w:instrText>increased</w:instrText>
      </w:r>
      <w:r w:rsidRPr="00453497">
        <w:instrText xml:space="preserve"> </w:instrText>
      </w:r>
      <w:r>
        <w:instrText>over</w:instrText>
      </w:r>
      <w:r w:rsidRPr="00453497">
        <w:instrText xml:space="preserve"> </w:instrText>
      </w:r>
      <w:r>
        <w:instrText>time</w:instrText>
      </w:r>
      <w:r w:rsidRPr="00453497">
        <w:instrText xml:space="preserve"> </w:instrText>
      </w:r>
      <w:r>
        <w:instrText>in</w:instrText>
      </w:r>
      <w:r w:rsidRPr="00453497">
        <w:instrText xml:space="preserve"> </w:instrText>
      </w:r>
      <w:r>
        <w:instrText>LMICs</w:instrText>
      </w:r>
      <w:r w:rsidRPr="00453497">
        <w:instrText xml:space="preserve">. </w:instrText>
      </w:r>
      <w:r>
        <w:instrText>However</w:instrText>
      </w:r>
      <w:r w:rsidRPr="00453497">
        <w:instrText xml:space="preserve">, </w:instrText>
      </w:r>
      <w:r>
        <w:instrText>caution</w:instrText>
      </w:r>
      <w:r w:rsidRPr="00453497">
        <w:instrText xml:space="preserve"> </w:instrText>
      </w:r>
      <w:r>
        <w:instrText>is</w:instrText>
      </w:r>
      <w:r w:rsidRPr="00453497">
        <w:instrText xml:space="preserve"> </w:instrText>
      </w:r>
      <w:r>
        <w:instrText>warranted</w:instrText>
      </w:r>
      <w:r w:rsidRPr="00453497">
        <w:instrText xml:space="preserve"> </w:instrText>
      </w:r>
      <w:r>
        <w:instrText>in</w:instrText>
      </w:r>
      <w:r w:rsidRPr="00453497">
        <w:instrText xml:space="preserve"> </w:instrText>
      </w:r>
      <w:r>
        <w:instrText>interpreting</w:instrText>
      </w:r>
      <w:r w:rsidRPr="00453497">
        <w:instrText xml:space="preserve"> </w:instrText>
      </w:r>
      <w:r>
        <w:instrText>trends</w:instrText>
      </w:r>
      <w:r w:rsidRPr="00453497">
        <w:instrText xml:space="preserve"> </w:instrText>
      </w:r>
      <w:r>
        <w:instrText>from</w:instrText>
      </w:r>
      <w:r w:rsidRPr="00453497">
        <w:instrText xml:space="preserve"> </w:instrText>
      </w:r>
      <w:r>
        <w:instrText>LMICs</w:instrText>
      </w:r>
      <w:r w:rsidRPr="00453497">
        <w:instrText xml:space="preserve"> </w:instrText>
      </w:r>
      <w:r>
        <w:instrText>due</w:instrText>
      </w:r>
      <w:r w:rsidRPr="00453497">
        <w:instrText xml:space="preserve"> </w:instrText>
      </w:r>
      <w:r>
        <w:instrText>to</w:instrText>
      </w:r>
      <w:r w:rsidRPr="00453497">
        <w:instrText xml:space="preserve"> </w:instrText>
      </w:r>
      <w:r>
        <w:instrText>extremely</w:instrText>
      </w:r>
      <w:r w:rsidRPr="00453497">
        <w:instrText xml:space="preserve"> </w:instrText>
      </w:r>
      <w:r>
        <w:instrText>sparse</w:instrText>
      </w:r>
      <w:r w:rsidRPr="00453497">
        <w:instrText xml:space="preserve"> </w:instrText>
      </w:r>
      <w:r>
        <w:instrText>data</w:instrText>
      </w:r>
      <w:r w:rsidRPr="00453497">
        <w:instrText xml:space="preserve"> </w:instrText>
      </w:r>
      <w:r>
        <w:instrText>or</w:instrText>
      </w:r>
      <w:r w:rsidRPr="00453497">
        <w:instrText xml:space="preserve"> </w:instrText>
      </w:r>
      <w:r>
        <w:instrText>data</w:instrText>
      </w:r>
      <w:r w:rsidRPr="00453497">
        <w:instrText xml:space="preserve"> </w:instrText>
      </w:r>
      <w:r>
        <w:instrText>that</w:instrText>
      </w:r>
      <w:r w:rsidRPr="00453497">
        <w:instrText xml:space="preserve"> </w:instrText>
      </w:r>
      <w:r>
        <w:instrText>are</w:instrText>
      </w:r>
      <w:r w:rsidRPr="00453497">
        <w:instrText xml:space="preserve"> </w:instrText>
      </w:r>
      <w:r>
        <w:instrText>not</w:instrText>
      </w:r>
      <w:r w:rsidRPr="00453497">
        <w:instrText xml:space="preserve"> </w:instrText>
      </w:r>
      <w:r>
        <w:instrText>comparable</w:instrText>
      </w:r>
      <w:r w:rsidRPr="00453497">
        <w:instrText xml:space="preserve"> </w:instrText>
      </w:r>
      <w:r>
        <w:instrText>across</w:instrText>
      </w:r>
      <w:r w:rsidRPr="00453497">
        <w:instrText xml:space="preserve"> </w:instrText>
      </w:r>
      <w:r>
        <w:instrText>countries</w:instrText>
      </w:r>
      <w:r w:rsidRPr="00453497">
        <w:instrText xml:space="preserve">. </w:instrText>
      </w:r>
      <w:r>
        <w:instrText>We</w:instrText>
      </w:r>
      <w:r w:rsidRPr="00453497">
        <w:instrText xml:space="preserve"> </w:instrText>
      </w:r>
      <w:r>
        <w:instrText>noted</w:instrText>
      </w:r>
      <w:r w:rsidRPr="00453497">
        <w:instrText xml:space="preserve"> </w:instrText>
      </w:r>
      <w:r>
        <w:instrText>that</w:instrText>
      </w:r>
      <w:r w:rsidRPr="00453497">
        <w:instrText xml:space="preserve"> </w:instrText>
      </w:r>
      <w:r>
        <w:instrText>approaches</w:instrText>
      </w:r>
      <w:r w:rsidRPr="00453497">
        <w:instrText xml:space="preserve"> </w:instrText>
      </w:r>
      <w:r>
        <w:instrText>to</w:instrText>
      </w:r>
      <w:r w:rsidRPr="00453497">
        <w:instrText xml:space="preserve"> </w:instrText>
      </w:r>
      <w:r>
        <w:instrText>case</w:instrText>
      </w:r>
      <w:r w:rsidRPr="00453497">
        <w:instrText xml:space="preserve"> </w:instrText>
      </w:r>
      <w:r>
        <w:instrText>ascertainment</w:instrText>
      </w:r>
      <w:r w:rsidRPr="00453497">
        <w:instrText xml:space="preserve"> </w:instrText>
      </w:r>
      <w:r>
        <w:instrText>and</w:instrText>
      </w:r>
      <w:r w:rsidRPr="00453497">
        <w:instrText xml:space="preserve"> </w:instrText>
      </w:r>
      <w:r>
        <w:instrText>definitions</w:instrText>
      </w:r>
      <w:r w:rsidRPr="00453497">
        <w:instrText xml:space="preserve"> </w:instrText>
      </w:r>
      <w:r>
        <w:instrText>of</w:instrText>
      </w:r>
      <w:r w:rsidRPr="00453497">
        <w:instrText xml:space="preserve"> </w:instrText>
      </w:r>
      <w:r>
        <w:instrText>complications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numerators</w:instrText>
      </w:r>
      <w:r w:rsidRPr="00453497">
        <w:instrText xml:space="preserve">) </w:instrText>
      </w:r>
      <w:r>
        <w:instrText>and</w:instrText>
      </w:r>
      <w:r w:rsidRPr="00453497">
        <w:instrText xml:space="preserve"> </w:instrText>
      </w:r>
      <w:r>
        <w:instrText>type</w:instrText>
      </w:r>
      <w:r w:rsidRPr="00453497">
        <w:instrText xml:space="preserve"> 2 </w:instrText>
      </w:r>
      <w:r>
        <w:instrText>diabetes</w:instrText>
      </w:r>
      <w:r w:rsidRPr="00453497">
        <w:instrText xml:space="preserve"> (</w:instrText>
      </w:r>
      <w:r>
        <w:instrText>the</w:instrText>
      </w:r>
      <w:r w:rsidRPr="00453497">
        <w:instrText xml:space="preserve"> </w:instrText>
      </w:r>
      <w:r>
        <w:instrText>denominator</w:instrText>
      </w:r>
      <w:r w:rsidRPr="00453497">
        <w:instrText xml:space="preserve">) </w:instrText>
      </w:r>
      <w:r>
        <w:instrText>vary</w:instrText>
      </w:r>
      <w:r w:rsidRPr="00453497">
        <w:instrText xml:space="preserve"> </w:instrText>
      </w:r>
      <w:r>
        <w:instrText>widely</w:instrText>
      </w:r>
      <w:r w:rsidRPr="00453497">
        <w:instrText xml:space="preserve"> </w:instrText>
      </w:r>
      <w:r>
        <w:instrText>and</w:instrText>
      </w:r>
      <w:r w:rsidRPr="00453497">
        <w:instrText xml:space="preserve"> </w:instrText>
      </w:r>
      <w:r>
        <w:instrText>influence</w:instrText>
      </w:r>
      <w:r w:rsidRPr="00453497">
        <w:instrText xml:space="preserve"> </w:instrText>
      </w:r>
      <w:r>
        <w:instrText>the</w:instrText>
      </w:r>
      <w:r w:rsidRPr="00453497">
        <w:instrText xml:space="preserve"> </w:instrText>
      </w:r>
      <w:r>
        <w:instrText>interpretation</w:instrText>
      </w:r>
      <w:r w:rsidRPr="00453497">
        <w:instrText xml:space="preserve"> </w:instrText>
      </w:r>
      <w:r>
        <w:instrText>of</w:instrText>
      </w:r>
      <w:r w:rsidRPr="00453497">
        <w:instrText xml:space="preserve"> </w:instrText>
      </w:r>
      <w:r>
        <w:instrText>international</w:instrText>
      </w:r>
      <w:r w:rsidRPr="00453497">
        <w:instrText xml:space="preserve"> </w:instrText>
      </w:r>
      <w:r>
        <w:instrText>data</w:instrText>
      </w:r>
      <w:r w:rsidRPr="00453497">
        <w:instrText xml:space="preserve">. </w:instrText>
      </w:r>
      <w:r>
        <w:instrText>We</w:instrText>
      </w:r>
      <w:r w:rsidRPr="00453497">
        <w:instrText xml:space="preserve"> </w:instrText>
      </w:r>
      <w:r>
        <w:instrText>offer</w:instrText>
      </w:r>
      <w:r w:rsidRPr="00453497">
        <w:instrText xml:space="preserve"> </w:instrText>
      </w:r>
      <w:r>
        <w:instrText>four</w:instrText>
      </w:r>
      <w:r w:rsidRPr="00453497">
        <w:instrText xml:space="preserve"> </w:instrText>
      </w:r>
      <w:r>
        <w:instrText>key</w:instrText>
      </w:r>
      <w:r w:rsidRPr="00453497">
        <w:instrText xml:space="preserve"> </w:instrText>
      </w:r>
      <w:r>
        <w:instrText>recommendations</w:instrText>
      </w:r>
      <w:r w:rsidRPr="00453497">
        <w:instrText xml:space="preserve"> </w:instrText>
      </w:r>
      <w:r>
        <w:instrText>to</w:instrText>
      </w:r>
      <w:r w:rsidRPr="00453497">
        <w:instrText xml:space="preserve"> </w:instrText>
      </w:r>
      <w:r>
        <w:instrText>more</w:instrText>
      </w:r>
      <w:r w:rsidRPr="00453497">
        <w:instrText xml:space="preserve"> </w:instrText>
      </w:r>
      <w:r>
        <w:instrText>rigorously</w:instrText>
      </w:r>
      <w:r w:rsidRPr="00453497">
        <w:instrText xml:space="preserve"> </w:instrText>
      </w:r>
      <w:r>
        <w:instrText>document</w:instrText>
      </w:r>
      <w:r w:rsidRPr="00453497">
        <w:instrText xml:space="preserve"> </w:instrText>
      </w:r>
      <w:r>
        <w:instrText>trends</w:instrText>
      </w:r>
      <w:r w:rsidRPr="00453497">
        <w:instrText xml:space="preserve"> </w:instrText>
      </w:r>
      <w:r>
        <w:instrText>in</w:instrText>
      </w:r>
      <w:r w:rsidRPr="00453497">
        <w:instrText xml:space="preserve"> </w:instrText>
      </w:r>
      <w:r>
        <w:instrText>rates</w:instrText>
      </w:r>
      <w:r w:rsidRPr="00453497">
        <w:instrText xml:space="preserve"> </w:instrText>
      </w:r>
      <w:r>
        <w:instrText>of</w:instrText>
      </w:r>
      <w:r w:rsidRPr="00453497">
        <w:instrText xml:space="preserve"> </w:instrText>
      </w:r>
      <w:r>
        <w:instrText>type</w:instrText>
      </w:r>
      <w:r w:rsidRPr="00453497">
        <w:instrText xml:space="preserve"> 2 </w:instrText>
      </w:r>
      <w:r>
        <w:instrText>diabetes</w:instrText>
      </w:r>
      <w:r w:rsidRPr="00453497">
        <w:instrText xml:space="preserve"> </w:instrText>
      </w:r>
      <w:r>
        <w:instrText>complications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over</w:instrText>
      </w:r>
      <w:r w:rsidRPr="00453497">
        <w:instrText xml:space="preserve"> </w:instrText>
      </w:r>
      <w:r>
        <w:instrText>time</w:instrText>
      </w:r>
      <w:r w:rsidRPr="00453497">
        <w:instrText xml:space="preserve"> </w:instrText>
      </w:r>
      <w:r>
        <w:instrText>and</w:instrText>
      </w:r>
      <w:r w:rsidRPr="00453497">
        <w:instrText xml:space="preserve"> </w:instrText>
      </w:r>
      <w:r>
        <w:instrText>worldwide</w:instrText>
      </w:r>
      <w:r w:rsidRPr="00453497">
        <w:instrText xml:space="preserve">: (1) </w:instrText>
      </w:r>
      <w:r>
        <w:instrText>increasing</w:instrText>
      </w:r>
      <w:r w:rsidRPr="00453497">
        <w:instrText xml:space="preserve"> </w:instrText>
      </w:r>
      <w:r>
        <w:instrText>investments</w:instrText>
      </w:r>
      <w:r w:rsidRPr="00453497">
        <w:instrText xml:space="preserve"> </w:instrText>
      </w:r>
      <w:r>
        <w:instrText>in</w:instrText>
      </w:r>
      <w:r w:rsidRPr="00453497">
        <w:instrText xml:space="preserve"> </w:instrText>
      </w:r>
      <w:r>
        <w:instrText>data</w:instrText>
      </w:r>
      <w:r w:rsidRPr="00453497">
        <w:instrText xml:space="preserve"> </w:instrText>
      </w:r>
      <w:r>
        <w:instrText>collection</w:instrText>
      </w:r>
      <w:r w:rsidRPr="00453497">
        <w:instrText xml:space="preserve"> </w:instrText>
      </w:r>
      <w:r>
        <w:instrText>systems</w:instrText>
      </w:r>
      <w:r w:rsidRPr="00453497">
        <w:instrText xml:space="preserve">; (2) </w:instrText>
      </w:r>
      <w:r>
        <w:instrText>standardising</w:instrText>
      </w:r>
      <w:r w:rsidRPr="00453497">
        <w:instrText xml:space="preserve"> </w:instrText>
      </w:r>
      <w:r>
        <w:instrText>case</w:instrText>
      </w:r>
      <w:r w:rsidRPr="00453497">
        <w:instrText xml:space="preserve"> </w:instrText>
      </w:r>
      <w:r>
        <w:instrText>definitions</w:instrText>
      </w:r>
      <w:r w:rsidRPr="00453497">
        <w:instrText xml:space="preserve"> </w:instrText>
      </w:r>
      <w:r>
        <w:instrText>and</w:instrText>
      </w:r>
      <w:r w:rsidRPr="00453497">
        <w:instrText xml:space="preserve"> </w:instrText>
      </w:r>
      <w:r>
        <w:instrText>approaches</w:instrText>
      </w:r>
      <w:r w:rsidRPr="00453497">
        <w:instrText xml:space="preserve"> </w:instrText>
      </w:r>
      <w:r>
        <w:instrText>to</w:instrText>
      </w:r>
      <w:r w:rsidRPr="00453497">
        <w:instrText xml:space="preserve"> </w:instrText>
      </w:r>
      <w:r>
        <w:instrText>ascertainment</w:instrText>
      </w:r>
      <w:r w:rsidRPr="00453497">
        <w:instrText xml:space="preserve">; (3) </w:instrText>
      </w:r>
      <w:r>
        <w:instrText>strengthening</w:instrText>
      </w:r>
      <w:r w:rsidRPr="00453497">
        <w:instrText xml:space="preserve"> </w:instrText>
      </w:r>
      <w:r>
        <w:instrText>analytical</w:instrText>
      </w:r>
      <w:r w:rsidRPr="00453497">
        <w:instrText xml:space="preserve"> </w:instrText>
      </w:r>
      <w:r>
        <w:instrText>capacity</w:instrText>
      </w:r>
      <w:r w:rsidRPr="00453497">
        <w:instrText xml:space="preserve">; </w:instrText>
      </w:r>
      <w:r>
        <w:instrText>and</w:instrText>
      </w:r>
      <w:r w:rsidRPr="00453497">
        <w:instrText xml:space="preserve"> (4) </w:instrText>
      </w:r>
      <w:r>
        <w:instrText>developing</w:instrText>
      </w:r>
      <w:r w:rsidRPr="00453497">
        <w:instrText xml:space="preserve"> </w:instrText>
      </w:r>
      <w:r>
        <w:instrText>and</w:instrText>
      </w:r>
      <w:r w:rsidRPr="00453497">
        <w:instrText xml:space="preserve"> </w:instrText>
      </w:r>
      <w:r>
        <w:instrText>implementing</w:instrText>
      </w:r>
      <w:r w:rsidRPr="00453497">
        <w:instrText xml:space="preserve"> </w:instrText>
      </w:r>
      <w:r>
        <w:instrText>structured</w:instrText>
      </w:r>
      <w:r w:rsidRPr="00453497">
        <w:instrText xml:space="preserve"> </w:instrText>
      </w:r>
      <w:r>
        <w:instrText>guidelines</w:instrText>
      </w:r>
      <w:r w:rsidRPr="00453497">
        <w:instrText xml:space="preserve"> </w:instrText>
      </w:r>
      <w:r>
        <w:instrText>for</w:instrText>
      </w:r>
      <w:r w:rsidRPr="00453497">
        <w:instrText xml:space="preserve"> </w:instrText>
      </w:r>
      <w:r>
        <w:instrText>reporting</w:instrText>
      </w:r>
      <w:r w:rsidRPr="00453497">
        <w:instrText xml:space="preserve"> </w:instrText>
      </w:r>
      <w:r>
        <w:instrText>of</w:instrText>
      </w:r>
      <w:r w:rsidRPr="00453497">
        <w:instrText xml:space="preserve"> </w:instrText>
      </w:r>
      <w:r>
        <w:instrText>data</w:instrText>
      </w:r>
      <w:r w:rsidRPr="00453497">
        <w:instrText>.","</w:instrText>
      </w:r>
      <w:r>
        <w:instrText>container</w:instrText>
      </w:r>
      <w:r w:rsidRPr="00453497">
        <w:instrText>-</w:instrText>
      </w:r>
      <w:r>
        <w:instrText>title</w:instrText>
      </w:r>
      <w:r w:rsidRPr="00453497">
        <w:instrText>":"</w:instrText>
      </w:r>
      <w:r>
        <w:instrText>Diabetologia</w:instrText>
      </w:r>
      <w:r w:rsidRPr="00453497">
        <w:instrText>","</w:instrText>
      </w:r>
      <w:r>
        <w:instrText>DOI</w:instrText>
      </w:r>
      <w:r w:rsidRPr="00453497">
        <w:instrText>":"10.1007/</w:instrText>
      </w:r>
      <w:r>
        <w:instrText>s</w:instrText>
      </w:r>
      <w:r w:rsidRPr="00453497">
        <w:instrText>00125-021-05585-2","</w:instrText>
      </w:r>
      <w:r>
        <w:instrText>ISSN</w:instrText>
      </w:r>
      <w:r w:rsidRPr="00453497">
        <w:instrText>":"0012-186</w:instrText>
      </w:r>
      <w:r>
        <w:instrText>X</w:instrText>
      </w:r>
      <w:r w:rsidRPr="00453497">
        <w:instrText>","</w:instrText>
      </w:r>
      <w:r>
        <w:instrText>issue</w:instrText>
      </w:r>
      <w:r w:rsidRPr="00453497">
        <w:instrText>":"1","</w:instrText>
      </w:r>
      <w:r>
        <w:instrText>journalAbbreviation":"Diabetologia","note":"PMID: 34837505\nPMCID: PMC8660730","page":"3-13","source":"PubMed Central","title":"Interpreting global trends in type 2 diabetes complications and mortality","volume":"65","author":[{"family":"Ali","given":"Mohammed K."},{"family":"Pearson-Stuttard","given":"Jonathan"},{"family":"Selvin","given":"Elizabeth"},{"family":"Gregg","given":"Edward W."}],"issued":{"date-parts":[["2022"]]}},"label":"page"},{"id":2949,"uris":["http://zotero.org/users/5483459/items/CQK8RGJ2"],"itemData":{"id":2949,"type":"article-journal","abstract":"AIMS: To estimate the number of deaths attributable to diabetes in 20-79-year-old adults in 2019.\nMETHODS: The following were used to estimate the number of deaths attributable to diabetes: all-cause mortality estimates from the World Health Organization life table, country level age- and sex-specific estimates of diabetes prevalence in 2019 and relative risks of death in people with diabetes compared to people without diabetes.\nRESULTS: An estimated 4.2 million deaths among 20-79-year-old adults are attributable to diabetes. Diabetes is estimated to contribute to 11.3% of deaths globally, ranging from 6.8% (lowest) in the Africa Region to 16.2% (highest) in the Middle East and North Africa. About half (46.2%) of the deaths attributable to diabetes occur in people under the age of 60 years. The Africa Region has the highest</w:instrText>
      </w:r>
      <w:r w:rsidRPr="004471D7">
        <w:instrText xml:space="preserve"> (73.1%) </w:instrText>
      </w:r>
      <w:r>
        <w:instrText>proportion</w:instrText>
      </w:r>
      <w:r w:rsidRPr="004471D7">
        <w:instrText xml:space="preserve"> </w:instrText>
      </w:r>
      <w:r>
        <w:instrText>of</w:instrText>
      </w:r>
      <w:r w:rsidRPr="004471D7">
        <w:instrText xml:space="preserve"> </w:instrText>
      </w:r>
      <w:r>
        <w:instrText>deaths</w:instrText>
      </w:r>
      <w:r w:rsidRPr="004471D7">
        <w:instrText xml:space="preserve"> </w:instrText>
      </w:r>
      <w:r>
        <w:instrText>attributable</w:instrText>
      </w:r>
      <w:r w:rsidRPr="004471D7">
        <w:instrText xml:space="preserve"> </w:instrText>
      </w:r>
      <w:r>
        <w:instrText>to</w:instrText>
      </w:r>
      <w:r w:rsidRPr="004471D7">
        <w:instrText xml:space="preserve"> </w:instrText>
      </w:r>
      <w:r>
        <w:instrText>diabetes</w:instrText>
      </w:r>
      <w:r w:rsidRPr="004471D7">
        <w:instrText xml:space="preserve"> </w:instrText>
      </w:r>
      <w:r>
        <w:instrText>in</w:instrText>
      </w:r>
      <w:r w:rsidRPr="004471D7">
        <w:instrText xml:space="preserve"> </w:instrText>
      </w:r>
      <w:r>
        <w:instrText>people</w:instrText>
      </w:r>
      <w:r w:rsidRPr="004471D7">
        <w:instrText xml:space="preserve"> </w:instrText>
      </w:r>
      <w:r>
        <w:instrText>under</w:instrText>
      </w:r>
      <w:r w:rsidRPr="004471D7">
        <w:instrText xml:space="preserve"> </w:instrText>
      </w:r>
      <w:r>
        <w:instrText>the</w:instrText>
      </w:r>
      <w:r w:rsidRPr="004471D7">
        <w:instrText xml:space="preserve"> </w:instrText>
      </w:r>
      <w:r>
        <w:instrText>age</w:instrText>
      </w:r>
      <w:r w:rsidRPr="004471D7">
        <w:instrText xml:space="preserve"> </w:instrText>
      </w:r>
      <w:r>
        <w:instrText>of</w:instrText>
      </w:r>
      <w:r w:rsidRPr="004471D7">
        <w:instrText xml:space="preserve"> 60</w:instrText>
      </w:r>
      <w:r>
        <w:instrText> years</w:instrText>
      </w:r>
      <w:r w:rsidRPr="004471D7">
        <w:instrText xml:space="preserve">, </w:instrText>
      </w:r>
      <w:r>
        <w:instrText>while</w:instrText>
      </w:r>
      <w:r w:rsidRPr="004471D7">
        <w:instrText xml:space="preserve"> </w:instrText>
      </w:r>
      <w:r>
        <w:instrText>the</w:instrText>
      </w:r>
      <w:r w:rsidRPr="004471D7">
        <w:instrText xml:space="preserve"> </w:instrText>
      </w:r>
      <w:r>
        <w:instrText>Europe</w:instrText>
      </w:r>
      <w:r w:rsidRPr="004471D7">
        <w:instrText xml:space="preserve"> </w:instrText>
      </w:r>
      <w:r>
        <w:instrText>Region</w:instrText>
      </w:r>
      <w:r w:rsidRPr="004471D7">
        <w:instrText xml:space="preserve"> </w:instrText>
      </w:r>
      <w:r>
        <w:instrText>has</w:instrText>
      </w:r>
      <w:r w:rsidRPr="004471D7">
        <w:instrText xml:space="preserve"> </w:instrText>
      </w:r>
      <w:r>
        <w:instrText>the</w:instrText>
      </w:r>
      <w:r w:rsidRPr="004471D7">
        <w:instrText xml:space="preserve"> </w:instrText>
      </w:r>
      <w:r>
        <w:instrText>lowest</w:instrText>
      </w:r>
      <w:r w:rsidRPr="004471D7">
        <w:instrText xml:space="preserve"> (31.4%).\</w:instrText>
      </w:r>
      <w:r>
        <w:instrText>nCONCLUSIONS</w:instrText>
      </w:r>
      <w:r w:rsidRPr="004471D7">
        <w:instrText xml:space="preserve">: </w:instrText>
      </w:r>
      <w:r>
        <w:instrText>Diabetes</w:instrText>
      </w:r>
      <w:r w:rsidRPr="004471D7">
        <w:instrText xml:space="preserve"> </w:instrText>
      </w:r>
      <w:r>
        <w:instrText>is</w:instrText>
      </w:r>
      <w:r w:rsidRPr="004471D7">
        <w:instrText xml:space="preserve"> </w:instrText>
      </w:r>
      <w:r>
        <w:instrText>estimated</w:instrText>
      </w:r>
      <w:r w:rsidRPr="004471D7">
        <w:instrText xml:space="preserve"> </w:instrText>
      </w:r>
      <w:r>
        <w:instrText>to</w:instrText>
      </w:r>
      <w:r w:rsidRPr="004471D7">
        <w:instrText xml:space="preserve"> </w:instrText>
      </w:r>
      <w:r>
        <w:instrText>contribute</w:instrText>
      </w:r>
      <w:r w:rsidRPr="004471D7">
        <w:instrText xml:space="preserve"> </w:instrText>
      </w:r>
      <w:r>
        <w:instrText>to</w:instrText>
      </w:r>
      <w:r w:rsidRPr="004471D7">
        <w:instrText xml:space="preserve"> </w:instrText>
      </w:r>
      <w:r>
        <w:instrText>one</w:instrText>
      </w:r>
      <w:r w:rsidRPr="004471D7">
        <w:instrText xml:space="preserve"> </w:instrText>
      </w:r>
      <w:r>
        <w:instrText>in</w:instrText>
      </w:r>
      <w:r w:rsidRPr="004471D7">
        <w:instrText xml:space="preserve"> </w:instrText>
      </w:r>
      <w:r>
        <w:instrText>nine</w:instrText>
      </w:r>
      <w:r w:rsidRPr="004471D7">
        <w:instrText xml:space="preserve"> </w:instrText>
      </w:r>
      <w:r>
        <w:instrText>deaths</w:instrText>
      </w:r>
      <w:r w:rsidRPr="004471D7">
        <w:instrText xml:space="preserve"> </w:instrText>
      </w:r>
      <w:r>
        <w:instrText>among</w:instrText>
      </w:r>
      <w:r w:rsidRPr="004471D7">
        <w:instrText xml:space="preserve"> </w:instrText>
      </w:r>
      <w:r>
        <w:instrText>adults</w:instrText>
      </w:r>
      <w:r w:rsidRPr="004471D7">
        <w:instrText xml:space="preserve"> </w:instrText>
      </w:r>
      <w:r>
        <w:instrText>aged</w:instrText>
      </w:r>
      <w:r w:rsidRPr="004471D7">
        <w:instrText xml:space="preserve"> 20-79</w:instrText>
      </w:r>
      <w:r>
        <w:instrText> years</w:instrText>
      </w:r>
      <w:r w:rsidRPr="004471D7">
        <w:instrText xml:space="preserve">. </w:instrText>
      </w:r>
      <w:r>
        <w:instrText>Prevention</w:instrText>
      </w:r>
      <w:r w:rsidRPr="004471D7">
        <w:instrText xml:space="preserve"> </w:instrText>
      </w:r>
      <w:r>
        <w:instrText>of</w:instrText>
      </w:r>
      <w:r w:rsidRPr="004471D7">
        <w:instrText xml:space="preserve"> </w:instrText>
      </w:r>
      <w:r>
        <w:instrText>diabetes</w:instrText>
      </w:r>
      <w:r w:rsidRPr="004471D7">
        <w:instrText xml:space="preserve"> </w:instrText>
      </w:r>
      <w:r>
        <w:instrText>and</w:instrText>
      </w:r>
      <w:r w:rsidRPr="004471D7">
        <w:instrText xml:space="preserve"> </w:instrText>
      </w:r>
      <w:r>
        <w:instrText>its</w:instrText>
      </w:r>
      <w:r w:rsidRPr="004471D7">
        <w:instrText xml:space="preserve"> </w:instrText>
      </w:r>
      <w:r>
        <w:instrText>complications</w:instrText>
      </w:r>
      <w:r w:rsidRPr="004471D7">
        <w:instrText xml:space="preserve"> </w:instrText>
      </w:r>
      <w:r>
        <w:instrText>is</w:instrText>
      </w:r>
      <w:r w:rsidRPr="004471D7">
        <w:instrText xml:space="preserve"> </w:instrText>
      </w:r>
      <w:r>
        <w:instrText>essential</w:instrText>
      </w:r>
      <w:r w:rsidRPr="004471D7">
        <w:instrText xml:space="preserve">, </w:instrText>
      </w:r>
      <w:r>
        <w:instrText>particularly</w:instrText>
      </w:r>
      <w:r w:rsidRPr="004471D7">
        <w:instrText xml:space="preserve"> </w:instrText>
      </w:r>
      <w:r>
        <w:instrText>in</w:instrText>
      </w:r>
      <w:r w:rsidRPr="004471D7">
        <w:instrText xml:space="preserve"> </w:instrText>
      </w:r>
      <w:r>
        <w:instrText>middle</w:instrText>
      </w:r>
      <w:r w:rsidRPr="004471D7">
        <w:instrText>-</w:instrText>
      </w:r>
      <w:r>
        <w:instrText>income</w:instrText>
      </w:r>
      <w:r w:rsidRPr="004471D7">
        <w:instrText xml:space="preserve"> </w:instrText>
      </w:r>
      <w:r>
        <w:instrText>countries</w:instrText>
      </w:r>
      <w:r w:rsidRPr="004471D7">
        <w:instrText xml:space="preserve">, </w:instrText>
      </w:r>
      <w:r>
        <w:instrText>where</w:instrText>
      </w:r>
      <w:r w:rsidRPr="004471D7">
        <w:instrText xml:space="preserve"> </w:instrText>
      </w:r>
      <w:r>
        <w:instrText>the</w:instrText>
      </w:r>
      <w:r w:rsidRPr="004471D7">
        <w:instrText xml:space="preserve"> </w:instrText>
      </w:r>
      <w:r>
        <w:instrText>current</w:instrText>
      </w:r>
      <w:r w:rsidRPr="004471D7">
        <w:instrText xml:space="preserve"> </w:instrText>
      </w:r>
      <w:r>
        <w:instrText>impact</w:instrText>
      </w:r>
      <w:r w:rsidRPr="004471D7">
        <w:instrText xml:space="preserve"> </w:instrText>
      </w:r>
      <w:r>
        <w:instrText>is</w:instrText>
      </w:r>
      <w:r w:rsidRPr="004471D7">
        <w:instrText xml:space="preserve"> </w:instrText>
      </w:r>
      <w:r>
        <w:instrText>estimated</w:instrText>
      </w:r>
      <w:r w:rsidRPr="004471D7">
        <w:instrText xml:space="preserve"> </w:instrText>
      </w:r>
      <w:r>
        <w:instrText>to</w:instrText>
      </w:r>
      <w:r w:rsidRPr="004471D7">
        <w:instrText xml:space="preserve"> </w:instrText>
      </w:r>
      <w:r>
        <w:instrText>be</w:instrText>
      </w:r>
      <w:r w:rsidRPr="004471D7">
        <w:instrText xml:space="preserve"> </w:instrText>
      </w:r>
      <w:r>
        <w:instrText>the</w:instrText>
      </w:r>
      <w:r w:rsidRPr="004471D7">
        <w:instrText xml:space="preserve"> </w:instrText>
      </w:r>
      <w:r>
        <w:instrText>largest</w:instrText>
      </w:r>
      <w:r w:rsidRPr="004471D7">
        <w:instrText xml:space="preserve">. </w:instrText>
      </w:r>
      <w:r>
        <w:instrText>Contemporary</w:instrText>
      </w:r>
      <w:r w:rsidRPr="004471D7">
        <w:instrText xml:space="preserve"> </w:instrText>
      </w:r>
      <w:r>
        <w:instrText>data</w:instrText>
      </w:r>
      <w:r w:rsidRPr="004471D7">
        <w:instrText xml:space="preserve"> </w:instrText>
      </w:r>
      <w:r>
        <w:instrText>from</w:instrText>
      </w:r>
      <w:r w:rsidRPr="004471D7">
        <w:instrText xml:space="preserve"> </w:instrText>
      </w:r>
      <w:r>
        <w:instrText>diverse</w:instrText>
      </w:r>
      <w:r w:rsidRPr="004471D7">
        <w:instrText xml:space="preserve"> </w:instrText>
      </w:r>
      <w:r>
        <w:instrText>populations</w:instrText>
      </w:r>
      <w:r w:rsidRPr="004471D7">
        <w:instrText xml:space="preserve"> </w:instrText>
      </w:r>
      <w:r>
        <w:instrText>are</w:instrText>
      </w:r>
      <w:r w:rsidRPr="004471D7">
        <w:instrText xml:space="preserve"> </w:instrText>
      </w:r>
      <w:r>
        <w:instrText>needed</w:instrText>
      </w:r>
      <w:r w:rsidRPr="004471D7">
        <w:instrText xml:space="preserve"> </w:instrText>
      </w:r>
      <w:r>
        <w:instrText>to</w:instrText>
      </w:r>
      <w:r w:rsidRPr="004471D7">
        <w:instrText xml:space="preserve"> </w:instrText>
      </w:r>
      <w:r>
        <w:instrText>validate</w:instrText>
      </w:r>
      <w:r w:rsidRPr="004471D7">
        <w:instrText xml:space="preserve"> </w:instrText>
      </w:r>
      <w:r>
        <w:instrText>these</w:instrText>
      </w:r>
      <w:r w:rsidRPr="004471D7">
        <w:instrText xml:space="preserve"> </w:instrText>
      </w:r>
      <w:r>
        <w:instrText>estimates</w:instrText>
      </w:r>
      <w:r w:rsidRPr="004471D7">
        <w:instrText>.","</w:instrText>
      </w:r>
      <w:r>
        <w:instrText>container</w:instrText>
      </w:r>
      <w:r w:rsidRPr="004471D7">
        <w:instrText>-</w:instrText>
      </w:r>
      <w:r>
        <w:instrText>title</w:instrText>
      </w:r>
      <w:r w:rsidRPr="004471D7">
        <w:instrText>":"</w:instrText>
      </w:r>
      <w:r>
        <w:instrText>Diabetes</w:instrText>
      </w:r>
      <w:r w:rsidRPr="004471D7">
        <w:instrText xml:space="preserve"> </w:instrText>
      </w:r>
      <w:r>
        <w:instrText>Research</w:instrText>
      </w:r>
      <w:r w:rsidRPr="004471D7">
        <w:instrText xml:space="preserve"> </w:instrText>
      </w:r>
      <w:r>
        <w:instrText>and</w:instrText>
      </w:r>
      <w:r w:rsidRPr="004471D7">
        <w:instrText xml:space="preserve"> </w:instrText>
      </w:r>
      <w:r>
        <w:instrText>Clinical</w:instrText>
      </w:r>
      <w:r w:rsidRPr="004471D7">
        <w:instrText xml:space="preserve"> </w:instrText>
      </w:r>
      <w:r>
        <w:instrText>Practice</w:instrText>
      </w:r>
      <w:r w:rsidRPr="004471D7">
        <w:instrText>","</w:instrText>
      </w:r>
      <w:r>
        <w:instrText>DOI</w:instrText>
      </w:r>
      <w:r w:rsidRPr="004471D7">
        <w:instrText>":"10.1016/</w:instrText>
      </w:r>
      <w:r>
        <w:instrText>j</w:instrText>
      </w:r>
      <w:r w:rsidRPr="004471D7">
        <w:instrText>.</w:instrText>
      </w:r>
      <w:r>
        <w:instrText>diabres</w:instrText>
      </w:r>
      <w:r w:rsidRPr="004471D7">
        <w:instrText>.2020.108086","</w:instrText>
      </w:r>
      <w:r>
        <w:instrText>ISSN</w:instrText>
      </w:r>
      <w:r w:rsidRPr="004471D7">
        <w:instrText>":"1872-8227","</w:instrText>
      </w:r>
      <w:r>
        <w:instrText>journalAbbreviation</w:instrText>
      </w:r>
      <w:r w:rsidRPr="004471D7">
        <w:instrText>":"</w:instrText>
      </w:r>
      <w:r>
        <w:instrText>Diabetes</w:instrText>
      </w:r>
      <w:r w:rsidRPr="004471D7">
        <w:instrText xml:space="preserve"> </w:instrText>
      </w:r>
      <w:r>
        <w:instrText>Res</w:instrText>
      </w:r>
      <w:r w:rsidRPr="004471D7">
        <w:instrText xml:space="preserve"> </w:instrText>
      </w:r>
      <w:r>
        <w:instrText>Clin</w:instrText>
      </w:r>
      <w:r w:rsidRPr="004471D7">
        <w:instrText xml:space="preserve"> </w:instrText>
      </w:r>
      <w:r>
        <w:instrText>Pract</w:instrText>
      </w:r>
      <w:r w:rsidRPr="004471D7">
        <w:instrText>","</w:instrText>
      </w:r>
      <w:r>
        <w:instrText>language</w:instrText>
      </w:r>
      <w:r w:rsidRPr="004471D7">
        <w:instrText>":"</w:instrText>
      </w:r>
      <w:r>
        <w:instrText>eng</w:instrText>
      </w:r>
      <w:r w:rsidRPr="004471D7">
        <w:instrText>","</w:instrText>
      </w:r>
      <w:r>
        <w:instrText>note</w:instrText>
      </w:r>
      <w:r w:rsidRPr="004471D7">
        <w:instrText>":"</w:instrText>
      </w:r>
      <w:r>
        <w:instrText>PMID</w:instrText>
      </w:r>
      <w:r w:rsidRPr="004471D7">
        <w:instrText>: 32068099","</w:instrText>
      </w:r>
      <w:r>
        <w:instrText>page</w:instrText>
      </w:r>
      <w:r w:rsidRPr="004471D7">
        <w:instrText>":"108086","</w:instrText>
      </w:r>
      <w:r>
        <w:instrText>source</w:instrText>
      </w:r>
      <w:r w:rsidRPr="004471D7">
        <w:instrText>":"</w:instrText>
      </w:r>
      <w:r>
        <w:instrText>PubMed</w:instrText>
      </w:r>
      <w:r w:rsidRPr="004471D7">
        <w:instrText>","</w:instrText>
      </w:r>
      <w:r>
        <w:instrText>title</w:instrText>
      </w:r>
      <w:r w:rsidRPr="004471D7">
        <w:instrText>":"</w:instrText>
      </w:r>
      <w:r>
        <w:instrText>Mortality</w:instrText>
      </w:r>
      <w:r w:rsidRPr="004471D7">
        <w:instrText xml:space="preserve"> </w:instrText>
      </w:r>
      <w:r>
        <w:instrText>attributable</w:instrText>
      </w:r>
      <w:r w:rsidRPr="004471D7">
        <w:instrText xml:space="preserve"> </w:instrText>
      </w:r>
      <w:r>
        <w:instrText>to</w:instrText>
      </w:r>
      <w:r w:rsidRPr="004471D7">
        <w:instrText xml:space="preserve"> </w:instrText>
      </w:r>
      <w:r>
        <w:instrText>diabetes</w:instrText>
      </w:r>
      <w:r w:rsidRPr="004471D7">
        <w:instrText xml:space="preserve"> </w:instrText>
      </w:r>
      <w:r>
        <w:instrText>in</w:instrText>
      </w:r>
      <w:r w:rsidRPr="004471D7">
        <w:instrText xml:space="preserve"> 20-79</w:instrText>
      </w:r>
      <w:r>
        <w:instrText> years</w:instrText>
      </w:r>
      <w:r w:rsidRPr="004471D7">
        <w:instrText xml:space="preserve"> </w:instrText>
      </w:r>
      <w:r>
        <w:instrText>old</w:instrText>
      </w:r>
      <w:r w:rsidRPr="004471D7">
        <w:instrText xml:space="preserve"> </w:instrText>
      </w:r>
      <w:r>
        <w:instrText>adults</w:instrText>
      </w:r>
      <w:r w:rsidRPr="004471D7">
        <w:instrText xml:space="preserve">, 2019 </w:instrText>
      </w:r>
      <w:r>
        <w:instrText>estimates</w:instrText>
      </w:r>
      <w:r w:rsidRPr="004471D7">
        <w:instrText xml:space="preserve">: </w:instrText>
      </w:r>
      <w:r>
        <w:instrText>Results</w:instrText>
      </w:r>
      <w:r w:rsidRPr="004471D7">
        <w:instrText xml:space="preserve"> </w:instrText>
      </w:r>
      <w:r>
        <w:instrText>from</w:instrText>
      </w:r>
      <w:r w:rsidRPr="004471D7">
        <w:instrText xml:space="preserve"> </w:instrText>
      </w:r>
      <w:r>
        <w:instrText>the</w:instrText>
      </w:r>
      <w:r w:rsidRPr="004471D7">
        <w:instrText xml:space="preserve"> </w:instrText>
      </w:r>
      <w:r>
        <w:instrText>International</w:instrText>
      </w:r>
      <w:r w:rsidRPr="004471D7">
        <w:instrText xml:space="preserve"> </w:instrText>
      </w:r>
      <w:r>
        <w:instrText>Diabetes</w:instrText>
      </w:r>
      <w:r w:rsidRPr="004471D7">
        <w:instrText xml:space="preserve"> </w:instrText>
      </w:r>
      <w:r>
        <w:instrText>Federation</w:instrText>
      </w:r>
      <w:r w:rsidRPr="004471D7">
        <w:instrText xml:space="preserve"> </w:instrText>
      </w:r>
      <w:r>
        <w:instrText>Diabetes</w:instrText>
      </w:r>
      <w:r w:rsidRPr="004471D7">
        <w:instrText xml:space="preserve"> </w:instrText>
      </w:r>
      <w:r>
        <w:instrText>Atlas</w:instrText>
      </w:r>
      <w:r w:rsidRPr="004471D7">
        <w:instrText>, 9</w:instrText>
      </w:r>
      <w:r>
        <w:instrText>th</w:instrText>
      </w:r>
      <w:r w:rsidRPr="004471D7">
        <w:instrText xml:space="preserve"> </w:instrText>
      </w:r>
      <w:r>
        <w:instrText>edition</w:instrText>
      </w:r>
      <w:r w:rsidRPr="004471D7">
        <w:instrText>","</w:instrText>
      </w:r>
      <w:r>
        <w:instrText>title</w:instrText>
      </w:r>
      <w:r w:rsidRPr="004471D7">
        <w:instrText>-</w:instrText>
      </w:r>
      <w:r>
        <w:instrText>short</w:instrText>
      </w:r>
      <w:r w:rsidRPr="004471D7">
        <w:instrText>":"</w:instrText>
      </w:r>
      <w:r>
        <w:instrText>Mortality</w:instrText>
      </w:r>
      <w:r w:rsidRPr="004471D7">
        <w:instrText xml:space="preserve"> </w:instrText>
      </w:r>
      <w:r>
        <w:instrText>attributable</w:instrText>
      </w:r>
      <w:r w:rsidRPr="004471D7">
        <w:instrText xml:space="preserve"> </w:instrText>
      </w:r>
      <w:r>
        <w:instrText>to</w:instrText>
      </w:r>
      <w:r w:rsidRPr="004471D7">
        <w:instrText xml:space="preserve"> </w:instrText>
      </w:r>
      <w:r>
        <w:instrText>diabetes</w:instrText>
      </w:r>
      <w:r w:rsidRPr="004471D7">
        <w:instrText xml:space="preserve"> </w:instrText>
      </w:r>
      <w:r>
        <w:instrText>in</w:instrText>
      </w:r>
      <w:r w:rsidRPr="004471D7">
        <w:instrText xml:space="preserve"> 20-79</w:instrText>
      </w:r>
      <w:r>
        <w:instrText> years</w:instrText>
      </w:r>
      <w:r w:rsidRPr="004471D7">
        <w:instrText xml:space="preserve"> </w:instrText>
      </w:r>
      <w:r>
        <w:instrText>old</w:instrText>
      </w:r>
      <w:r w:rsidRPr="004471D7">
        <w:instrText xml:space="preserve"> </w:instrText>
      </w:r>
      <w:r>
        <w:instrText>adults</w:instrText>
      </w:r>
      <w:r w:rsidRPr="004471D7">
        <w:instrText xml:space="preserve">, 2019 </w:instrText>
      </w:r>
      <w:r>
        <w:instrText>estimates</w:instrText>
      </w:r>
      <w:r w:rsidRPr="004471D7">
        <w:instrText>","</w:instrText>
      </w:r>
      <w:r>
        <w:instrText>volume</w:instrText>
      </w:r>
      <w:r w:rsidRPr="004471D7">
        <w:instrText>":"162","</w:instrText>
      </w:r>
      <w:r>
        <w:instrText>author</w:instrText>
      </w:r>
      <w:r w:rsidRPr="004471D7">
        <w:instrText>":[{"</w:instrText>
      </w:r>
      <w:r>
        <w:instrText>family</w:instrText>
      </w:r>
      <w:r w:rsidRPr="004471D7">
        <w:instrText>":"</w:instrText>
      </w:r>
      <w:r>
        <w:instrText>Saeedi</w:instrText>
      </w:r>
      <w:r w:rsidRPr="004471D7">
        <w:instrText>","</w:instrText>
      </w:r>
      <w:r>
        <w:instrText>given</w:instrText>
      </w:r>
      <w:r w:rsidRPr="004471D7">
        <w:instrText>":"</w:instrText>
      </w:r>
      <w:r>
        <w:instrText>Pouya</w:instrText>
      </w:r>
      <w:r w:rsidRPr="004471D7">
        <w:instrText>"},{"</w:instrText>
      </w:r>
      <w:r>
        <w:instrText>family</w:instrText>
      </w:r>
      <w:r w:rsidRPr="004471D7">
        <w:instrText>":"</w:instrText>
      </w:r>
      <w:r>
        <w:instrText>Salpea</w:instrText>
      </w:r>
      <w:r w:rsidRPr="004471D7">
        <w:instrText>","</w:instrText>
      </w:r>
      <w:r>
        <w:instrText>given</w:instrText>
      </w:r>
      <w:r w:rsidRPr="004471D7">
        <w:instrText>":"</w:instrText>
      </w:r>
      <w:r>
        <w:instrText>Paraskevi</w:instrText>
      </w:r>
      <w:r w:rsidRPr="004471D7">
        <w:instrText>"},{"</w:instrText>
      </w:r>
      <w:r>
        <w:instrText>family</w:instrText>
      </w:r>
      <w:r w:rsidRPr="004471D7">
        <w:instrText>":"</w:instrText>
      </w:r>
      <w:r>
        <w:instrText>Karuranga</w:instrText>
      </w:r>
      <w:r w:rsidRPr="004471D7">
        <w:instrText>","</w:instrText>
      </w:r>
      <w:r>
        <w:instrText>given</w:instrText>
      </w:r>
      <w:r w:rsidRPr="004471D7">
        <w:instrText>":"</w:instrText>
      </w:r>
      <w:r>
        <w:instrText>Suvi</w:instrText>
      </w:r>
      <w:r w:rsidRPr="004471D7">
        <w:instrText>"},{"</w:instrText>
      </w:r>
      <w:r>
        <w:instrText>family</w:instrText>
      </w:r>
      <w:r w:rsidRPr="004471D7">
        <w:instrText>":"</w:instrText>
      </w:r>
      <w:r>
        <w:instrText>Petersohn</w:instrText>
      </w:r>
      <w:r w:rsidRPr="004471D7">
        <w:instrText>","</w:instrText>
      </w:r>
      <w:r>
        <w:instrText>given</w:instrText>
      </w:r>
      <w:r w:rsidRPr="004471D7">
        <w:instrText>":"</w:instrText>
      </w:r>
      <w:r>
        <w:instrText>Inga</w:instrText>
      </w:r>
      <w:r w:rsidRPr="004471D7">
        <w:instrText>"},{"</w:instrText>
      </w:r>
      <w:r>
        <w:instrText>family</w:instrText>
      </w:r>
      <w:r w:rsidRPr="004471D7">
        <w:instrText>":"</w:instrText>
      </w:r>
      <w:r>
        <w:instrText>Malanda</w:instrText>
      </w:r>
      <w:r w:rsidRPr="004471D7">
        <w:instrText>","</w:instrText>
      </w:r>
      <w:r>
        <w:instrText>given</w:instrText>
      </w:r>
      <w:r w:rsidRPr="004471D7">
        <w:instrText>":"</w:instrText>
      </w:r>
      <w:r>
        <w:instrText>Belma</w:instrText>
      </w:r>
      <w:r w:rsidRPr="004471D7">
        <w:instrText>"},{"</w:instrText>
      </w:r>
      <w:r>
        <w:instrText>family</w:instrText>
      </w:r>
      <w:r w:rsidRPr="004471D7">
        <w:instrText>":"</w:instrText>
      </w:r>
      <w:r>
        <w:instrText>Gregg</w:instrText>
      </w:r>
      <w:r w:rsidRPr="004471D7">
        <w:instrText>","</w:instrText>
      </w:r>
      <w:r>
        <w:instrText>given</w:instrText>
      </w:r>
      <w:r w:rsidRPr="004471D7">
        <w:instrText>":"</w:instrText>
      </w:r>
      <w:r>
        <w:instrText>Edward</w:instrText>
      </w:r>
      <w:r w:rsidRPr="004471D7">
        <w:instrText xml:space="preserve"> </w:instrText>
      </w:r>
      <w:r>
        <w:instrText>W</w:instrText>
      </w:r>
      <w:r w:rsidRPr="004471D7">
        <w:instrText>."},{"</w:instrText>
      </w:r>
      <w:r>
        <w:instrText>family</w:instrText>
      </w:r>
      <w:r w:rsidRPr="004471D7">
        <w:instrText>":"</w:instrText>
      </w:r>
      <w:r>
        <w:instrText>Unwin</w:instrText>
      </w:r>
      <w:r w:rsidRPr="004471D7">
        <w:instrText>","</w:instrText>
      </w:r>
      <w:r>
        <w:instrText>given</w:instrText>
      </w:r>
      <w:r w:rsidRPr="004471D7">
        <w:instrText>":"</w:instrText>
      </w:r>
      <w:r>
        <w:instrText>Nigel</w:instrText>
      </w:r>
      <w:r w:rsidRPr="004471D7">
        <w:instrText>"},{"</w:instrText>
      </w:r>
      <w:r>
        <w:instrText>family</w:instrText>
      </w:r>
      <w:r w:rsidRPr="004471D7">
        <w:instrText>":"</w:instrText>
      </w:r>
      <w:r>
        <w:instrText>Wild</w:instrText>
      </w:r>
      <w:r w:rsidRPr="004471D7">
        <w:instrText>","</w:instrText>
      </w:r>
      <w:r>
        <w:instrText>given</w:instrText>
      </w:r>
      <w:r w:rsidRPr="004471D7">
        <w:instrText>":"</w:instrText>
      </w:r>
      <w:r>
        <w:instrText>Sarah</w:instrText>
      </w:r>
      <w:r w:rsidRPr="004471D7">
        <w:instrText xml:space="preserve"> </w:instrText>
      </w:r>
      <w:r>
        <w:instrText>H</w:instrText>
      </w:r>
      <w:r w:rsidRPr="004471D7">
        <w:instrText>."},{"</w:instrText>
      </w:r>
      <w:r>
        <w:instrText>family</w:instrText>
      </w:r>
      <w:r w:rsidRPr="004471D7">
        <w:instrText>":"</w:instrText>
      </w:r>
      <w:r>
        <w:instrText>Williams</w:instrText>
      </w:r>
      <w:r w:rsidRPr="004471D7">
        <w:instrText>","</w:instrText>
      </w:r>
      <w:r>
        <w:instrText>given</w:instrText>
      </w:r>
      <w:r w:rsidRPr="004471D7">
        <w:instrText>":"</w:instrText>
      </w:r>
      <w:r>
        <w:instrText>Rhys</w:instrText>
      </w:r>
      <w:r w:rsidRPr="004471D7">
        <w:instrText>"}],"</w:instrText>
      </w:r>
      <w:r>
        <w:instrText>issued</w:instrText>
      </w:r>
      <w:r w:rsidRPr="004471D7">
        <w:instrText>":{"</w:instrText>
      </w:r>
      <w:r>
        <w:instrText>date</w:instrText>
      </w:r>
      <w:r w:rsidRPr="004471D7">
        <w:instrText>-</w:instrText>
      </w:r>
      <w:r>
        <w:instrText>parts</w:instrText>
      </w:r>
      <w:r w:rsidRPr="004471D7">
        <w:instrText>":[["2020",4]]}},"</w:instrText>
      </w:r>
      <w:r>
        <w:instrText>label</w:instrText>
      </w:r>
      <w:r w:rsidRPr="004471D7">
        <w:instrText>":"</w:instrText>
      </w:r>
      <w:r>
        <w:instrText>page</w:instrText>
      </w:r>
      <w:r w:rsidRPr="004471D7">
        <w:instrText>"}],"</w:instrText>
      </w:r>
      <w:r>
        <w:instrText>schema</w:instrText>
      </w:r>
      <w:r w:rsidRPr="004471D7">
        <w:instrText>":"</w:instrText>
      </w:r>
      <w:r>
        <w:instrText>https</w:instrText>
      </w:r>
      <w:r w:rsidRPr="004471D7">
        <w:instrText>://</w:instrText>
      </w:r>
      <w:r>
        <w:instrText>github</w:instrText>
      </w:r>
      <w:r w:rsidRPr="004471D7">
        <w:instrText>.</w:instrText>
      </w:r>
      <w:r>
        <w:instrText>com</w:instrText>
      </w:r>
      <w:r w:rsidRPr="004471D7">
        <w:instrText>/</w:instrText>
      </w:r>
      <w:r>
        <w:instrText>citation</w:instrText>
      </w:r>
      <w:r w:rsidRPr="004471D7">
        <w:instrText>-</w:instrText>
      </w:r>
      <w:r>
        <w:instrText>style</w:instrText>
      </w:r>
      <w:r w:rsidRPr="004471D7">
        <w:instrText>-</w:instrText>
      </w:r>
      <w:r>
        <w:instrText>language</w:instrText>
      </w:r>
      <w:r w:rsidRPr="004471D7">
        <w:instrText>/</w:instrText>
      </w:r>
      <w:r>
        <w:instrText>schema</w:instrText>
      </w:r>
      <w:r w:rsidRPr="004471D7">
        <w:instrText>/</w:instrText>
      </w:r>
      <w:r>
        <w:instrText>raw</w:instrText>
      </w:r>
      <w:r w:rsidRPr="004471D7">
        <w:instrText>/</w:instrText>
      </w:r>
      <w:r>
        <w:instrText>master</w:instrText>
      </w:r>
      <w:r w:rsidRPr="004471D7">
        <w:instrText>/</w:instrText>
      </w:r>
      <w:r>
        <w:instrText>csl</w:instrText>
      </w:r>
      <w:r w:rsidRPr="004471D7">
        <w:instrText>-</w:instrText>
      </w:r>
      <w:r>
        <w:instrText>citation</w:instrText>
      </w:r>
      <w:r w:rsidRPr="004471D7">
        <w:instrText>.</w:instrText>
      </w:r>
      <w:r>
        <w:instrText>json</w:instrText>
      </w:r>
      <w:r w:rsidRPr="004471D7">
        <w:instrText xml:space="preserve">"} </w:instrText>
      </w:r>
      <w:r>
        <w:fldChar w:fldCharType="separate"/>
      </w:r>
      <w:r w:rsidRPr="004471D7">
        <w:t>[</w:t>
      </w:r>
      <w:r>
        <w:t>1</w:t>
      </w:r>
      <w:r w:rsidRPr="004471D7">
        <w:t>]</w:t>
      </w:r>
      <w:r>
        <w:fldChar w:fldCharType="end"/>
      </w:r>
      <w:r w:rsidRPr="004D16E7">
        <w:rPr>
          <w:rFonts w:asciiTheme="majorBidi" w:hAnsiTheme="majorBidi" w:cstheme="majorBidi"/>
          <w:lang w:val="ru"/>
        </w:rPr>
        <w:t>.</w:t>
      </w:r>
    </w:p>
    <w:p w14:paraId="561EDB29" w14:textId="12BA730C" w:rsidR="00C602C5" w:rsidRPr="006F662E" w:rsidRDefault="00C602C5" w:rsidP="00C602C5">
      <w:pPr>
        <w:pStyle w:val="3"/>
      </w:pPr>
      <w:bookmarkStart w:id="331" w:name="_Toc159973315"/>
      <w:r w:rsidRPr="006F662E">
        <w:t xml:space="preserve"> </w:t>
      </w:r>
      <w:r w:rsidRPr="006F662E">
        <w:rPr>
          <w:lang w:val="ru"/>
        </w:rPr>
        <w:t>Местная переносимость</w:t>
      </w:r>
      <w:bookmarkEnd w:id="331"/>
    </w:p>
    <w:p w14:paraId="78CA8AE2" w14:textId="77777777" w:rsidR="00C602C5" w:rsidRPr="006D3221" w:rsidRDefault="00C602C5" w:rsidP="00C602C5">
      <w:pPr>
        <w:pStyle w:val="00Paragraph"/>
        <w:spacing w:line="240" w:lineRule="auto"/>
        <w:ind w:firstLine="708"/>
        <w:rPr>
          <w:lang w:val="ru-RU"/>
        </w:rPr>
      </w:pPr>
      <w:r w:rsidRPr="006D3221">
        <w:rPr>
          <w:lang w:val="ru-RU"/>
        </w:rPr>
        <w:t>Каких-либо исследований местной переносимости не проводили.</w:t>
      </w:r>
    </w:p>
    <w:p w14:paraId="0D3EFBE3" w14:textId="5B094BF4" w:rsidR="00C602C5" w:rsidRPr="006F662E" w:rsidRDefault="00C602C5" w:rsidP="002256A9">
      <w:pPr>
        <w:pStyle w:val="3"/>
        <w:spacing w:after="240"/>
      </w:pPr>
      <w:bookmarkStart w:id="332" w:name="_Toc159973316"/>
      <w:r w:rsidRPr="006F662E">
        <w:rPr>
          <w:lang w:val="ru"/>
        </w:rPr>
        <w:t>Другие исследования токсичности</w:t>
      </w:r>
      <w:bookmarkEnd w:id="332"/>
    </w:p>
    <w:p w14:paraId="4451E9A3" w14:textId="3D6D83FE" w:rsidR="00C602C5" w:rsidRPr="006F662E" w:rsidRDefault="00C602C5" w:rsidP="00C602C5">
      <w:pPr>
        <w:pStyle w:val="4"/>
        <w:rPr>
          <w:szCs w:val="24"/>
        </w:rPr>
      </w:pPr>
      <w:r w:rsidRPr="006F662E">
        <w:rPr>
          <w:szCs w:val="24"/>
          <w:lang w:val="ru"/>
        </w:rPr>
        <w:t>Примеси</w:t>
      </w:r>
    </w:p>
    <w:p w14:paraId="157CF892" w14:textId="77777777" w:rsidR="00C602C5" w:rsidRPr="00EB4558"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EB4558">
        <w:rPr>
          <w:rFonts w:asciiTheme="majorBidi" w:hAnsiTheme="majorBidi" w:cstheme="majorBidi"/>
          <w:lang w:val="ru"/>
        </w:rPr>
        <w:t>Проведено несколько доклинических исследований по правилам GLP для выявления технологических и родственных примесей и продуктов деградации акалабрутиниба.</w:t>
      </w:r>
    </w:p>
    <w:p w14:paraId="7658B128" w14:textId="77777777" w:rsidR="00C602C5" w:rsidRPr="00EB4558" w:rsidRDefault="00C602C5" w:rsidP="00C602C5">
      <w:pPr>
        <w:tabs>
          <w:tab w:val="left" w:pos="567"/>
        </w:tabs>
        <w:jc w:val="both"/>
        <w:rPr>
          <w:rFonts w:asciiTheme="majorBidi" w:hAnsiTheme="majorBidi" w:cstheme="majorBidi"/>
        </w:rPr>
      </w:pPr>
      <w:r>
        <w:rPr>
          <w:rFonts w:asciiTheme="majorBidi" w:hAnsiTheme="majorBidi" w:cstheme="majorBidi"/>
        </w:rPr>
        <w:tab/>
      </w:r>
      <w:r w:rsidRPr="00EB4558">
        <w:rPr>
          <w:rFonts w:asciiTheme="majorBidi" w:hAnsiTheme="majorBidi" w:cstheme="majorBidi"/>
          <w:lang w:val="ru"/>
        </w:rPr>
        <w:t>Технологические примеси/продукты деградации ACP-5134, ACP-1049, ACP-5541 и ACP-2009 не вызывали мутагенного действия в анализе обратных мутаций у бактерий.</w:t>
      </w:r>
      <w:r>
        <w:rPr>
          <w:rFonts w:asciiTheme="majorBidi" w:hAnsiTheme="majorBidi" w:cstheme="majorBidi"/>
        </w:rPr>
        <w:t xml:space="preserve"> </w:t>
      </w:r>
      <w:r w:rsidRPr="00EB4558">
        <w:rPr>
          <w:rFonts w:asciiTheme="majorBidi" w:hAnsiTheme="majorBidi" w:cstheme="majorBidi"/>
          <w:lang w:val="ru"/>
        </w:rPr>
        <w:t>ACP-5187, одна из технологических примесей ACP-196, обнаруживала мутагенный эффект в анализе обратных мутаций у бактерий. ACP-5187 отслеживается на уровне не более 50 ppm, что соответствует порогу токсикологической настороженности на уровне 10 пг/сут для препаратов, общая ожидаемая продолжительность применения которых составляет от 1 до 10 лет.</w:t>
      </w:r>
    </w:p>
    <w:p w14:paraId="43914D9B" w14:textId="77777777" w:rsidR="00C602C5" w:rsidRPr="00EB4558" w:rsidRDefault="00C602C5" w:rsidP="00C602C5">
      <w:pPr>
        <w:tabs>
          <w:tab w:val="left" w:pos="567"/>
        </w:tabs>
        <w:jc w:val="both"/>
        <w:rPr>
          <w:rFonts w:asciiTheme="majorBidi" w:hAnsiTheme="majorBidi" w:cstheme="majorBidi"/>
        </w:rPr>
      </w:pPr>
      <w:r>
        <w:rPr>
          <w:rFonts w:asciiTheme="majorBidi" w:hAnsiTheme="majorBidi" w:cstheme="majorBidi"/>
        </w:rPr>
        <w:tab/>
      </w:r>
      <w:r w:rsidRPr="00EB4558">
        <w:rPr>
          <w:rFonts w:asciiTheme="majorBidi" w:hAnsiTheme="majorBidi" w:cstheme="majorBidi"/>
          <w:lang w:val="ru"/>
        </w:rPr>
        <w:t xml:space="preserve">Технологическую примесь ACP-2009 изучали в анализе обратных мутаций у бактерий, тесте на хромосомные аберрации у млекопитающих </w:t>
      </w:r>
      <w:r w:rsidRPr="00590B40">
        <w:rPr>
          <w:rFonts w:asciiTheme="majorBidi" w:hAnsiTheme="majorBidi" w:cstheme="majorBidi"/>
          <w:i/>
          <w:lang w:val="ru"/>
        </w:rPr>
        <w:t>in vitro</w:t>
      </w:r>
      <w:r w:rsidRPr="00EB4558">
        <w:rPr>
          <w:rFonts w:asciiTheme="majorBidi" w:hAnsiTheme="majorBidi" w:cstheme="majorBidi"/>
          <w:lang w:val="ru"/>
        </w:rPr>
        <w:t xml:space="preserve">, а также в 14-дневном исследовании токсичности повторных доз на крысах. Во всех трех исследованиях соединение ACP-2009 не анализировали как чистое вещество, но лишь в составе ACP-196 (6,49% в массовом соотношении). ACP-2009 было признано соединением, не оказывающим генотоксический эффект. В исследовании </w:t>
      </w:r>
      <w:r w:rsidRPr="00036628">
        <w:rPr>
          <w:rFonts w:asciiTheme="majorBidi" w:hAnsiTheme="majorBidi" w:cstheme="majorBidi"/>
          <w:i/>
          <w:lang w:val="ru"/>
        </w:rPr>
        <w:t>in vivo</w:t>
      </w:r>
      <w:r w:rsidRPr="00EB4558">
        <w:rPr>
          <w:rFonts w:asciiTheme="majorBidi" w:hAnsiTheme="majorBidi" w:cstheme="majorBidi"/>
          <w:lang w:val="ru"/>
        </w:rPr>
        <w:t xml:space="preserve"> на крысах суммарное суточное потребление ACP-2009 составило 0,0649х25 мг/кг= 1,6 мг/кг. Для пересчета дозы в эквивалентную для человека дозу, основанную на площади поверхности тела, можно использовать коэффициент пересчета 0,16: 1,6 мг/кг x 0,16= 0,256 мг/кг. Таким образом, для человека с массой тела 60 кг суточное потребление ACP-2009 составит 15,4 мг/сут. ACP-</w:t>
      </w:r>
      <w:r w:rsidRPr="00EB4558">
        <w:rPr>
          <w:rFonts w:asciiTheme="majorBidi" w:hAnsiTheme="majorBidi" w:cstheme="majorBidi"/>
          <w:lang w:val="ru"/>
        </w:rPr>
        <w:lastRenderedPageBreak/>
        <w:t>2009 отслеживается анализами на уровне не более 0,3%, при максимальной суточной дозе 200 мг суточное потребление ACP-2009 человеком составит 0,3% х 200 мг/сут = 0,6 мг/сут. Таким образом, допустимый предел спецификации на уровне 0,3% в массовом соотношении можно считать подтвержденным токсикологической оценкой</w:t>
      </w:r>
      <w:r>
        <w:rPr>
          <w:rFonts w:asciiTheme="majorBidi" w:hAnsiTheme="majorBidi" w:cstheme="majorBidi"/>
          <w:lang w:val="ru"/>
        </w:rPr>
        <w:t xml:space="preserve"> </w:t>
      </w:r>
      <w:r>
        <w:fldChar w:fldCharType="begin"/>
      </w:r>
      <w:r w:rsidRPr="00453497">
        <w:instrText xml:space="preserve"> </w:instrText>
      </w:r>
      <w:r>
        <w:instrText>ADDIN</w:instrText>
      </w:r>
      <w:r w:rsidRPr="00453497">
        <w:instrText xml:space="preserve"> </w:instrText>
      </w:r>
      <w:r>
        <w:instrText>ZOTERO</w:instrText>
      </w:r>
      <w:r w:rsidRPr="00453497">
        <w:instrText>_</w:instrText>
      </w:r>
      <w:r>
        <w:instrText>ITEM</w:instrText>
      </w:r>
      <w:r w:rsidRPr="00453497">
        <w:instrText xml:space="preserve"> </w:instrText>
      </w:r>
      <w:r>
        <w:instrText>CSL</w:instrText>
      </w:r>
      <w:r w:rsidRPr="00453497">
        <w:instrText>_</w:instrText>
      </w:r>
      <w:r>
        <w:instrText>CITATION</w:instrText>
      </w:r>
      <w:r w:rsidRPr="00453497">
        <w:instrText xml:space="preserve"> {"</w:instrText>
      </w:r>
      <w:r>
        <w:instrText>citationID</w:instrText>
      </w:r>
      <w:r w:rsidRPr="00453497">
        <w:instrText>":"</w:instrText>
      </w:r>
      <w:r>
        <w:instrText>Y</w:instrText>
      </w:r>
      <w:r w:rsidRPr="00453497">
        <w:instrText>2</w:instrText>
      </w:r>
      <w:r>
        <w:instrText>Vj</w:instrText>
      </w:r>
      <w:r w:rsidRPr="00453497">
        <w:instrText>7</w:instrText>
      </w:r>
      <w:r>
        <w:instrText>xK</w:instrText>
      </w:r>
      <w:r w:rsidRPr="00453497">
        <w:instrText>6","</w:instrText>
      </w:r>
      <w:r>
        <w:instrText>properties</w:instrText>
      </w:r>
      <w:r w:rsidRPr="00453497">
        <w:instrText>":{"</w:instrText>
      </w:r>
      <w:r>
        <w:instrText>formattedCitation</w:instrText>
      </w:r>
      <w:r w:rsidRPr="00453497">
        <w:instrText>":"[4,5]","</w:instrText>
      </w:r>
      <w:r>
        <w:instrText>plainCitation</w:instrText>
      </w:r>
      <w:r w:rsidRPr="00453497">
        <w:instrText>":"[4,5]","</w:instrText>
      </w:r>
      <w:r>
        <w:instrText>noteIndex</w:instrText>
      </w:r>
      <w:r w:rsidRPr="00453497">
        <w:instrText>":0},"</w:instrText>
      </w:r>
      <w:r>
        <w:instrText>citationItems</w:instrText>
      </w:r>
      <w:r w:rsidRPr="00453497">
        <w:instrText>":[{"</w:instrText>
      </w:r>
      <w:r>
        <w:instrText>id</w:instrText>
      </w:r>
      <w:r w:rsidRPr="00453497">
        <w:instrText>":2946,"</w:instrText>
      </w:r>
      <w:r>
        <w:instrText>uris</w:instrText>
      </w:r>
      <w:r w:rsidRPr="00453497">
        <w:instrText>":["</w:instrText>
      </w:r>
      <w:r>
        <w:instrText>http</w:instrText>
      </w:r>
      <w:r w:rsidRPr="00453497">
        <w:instrText>://</w:instrText>
      </w:r>
      <w:r>
        <w:instrText>zotero</w:instrText>
      </w:r>
      <w:r w:rsidRPr="00453497">
        <w:instrText>.</w:instrText>
      </w:r>
      <w:r>
        <w:instrText>org</w:instrText>
      </w:r>
      <w:r w:rsidRPr="00453497">
        <w:instrText>/</w:instrText>
      </w:r>
      <w:r>
        <w:instrText>users</w:instrText>
      </w:r>
      <w:r w:rsidRPr="00453497">
        <w:instrText>/5483459/</w:instrText>
      </w:r>
      <w:r>
        <w:instrText>items</w:instrText>
      </w:r>
      <w:r w:rsidRPr="00453497">
        <w:instrText>/</w:instrText>
      </w:r>
      <w:r>
        <w:instrText>SNKK</w:instrText>
      </w:r>
      <w:r w:rsidRPr="00453497">
        <w:instrText>4</w:instrText>
      </w:r>
      <w:r>
        <w:instrText>SQ</w:instrText>
      </w:r>
      <w:r w:rsidRPr="00453497">
        <w:instrText>8"],"</w:instrText>
      </w:r>
      <w:r>
        <w:instrText>itemData</w:instrText>
      </w:r>
      <w:r w:rsidRPr="00453497">
        <w:instrText>":{"</w:instrText>
      </w:r>
      <w:r>
        <w:instrText>id</w:instrText>
      </w:r>
      <w:r w:rsidRPr="00453497">
        <w:instrText>":2946,"</w:instrText>
      </w:r>
      <w:r>
        <w:instrText>type</w:instrText>
      </w:r>
      <w:r w:rsidRPr="00453497">
        <w:instrText>":"</w:instrText>
      </w:r>
      <w:r>
        <w:instrText>article</w:instrText>
      </w:r>
      <w:r w:rsidRPr="00453497">
        <w:instrText>-</w:instrText>
      </w:r>
      <w:r>
        <w:instrText>journal</w:instrText>
      </w:r>
      <w:r w:rsidRPr="00453497">
        <w:instrText>","</w:instrText>
      </w:r>
      <w:r>
        <w:instrText>abstract</w:instrText>
      </w:r>
      <w:r w:rsidRPr="00453497">
        <w:instrText>":"</w:instrText>
      </w:r>
      <w:r>
        <w:instrText>International</w:instrText>
      </w:r>
      <w:r w:rsidRPr="00453497">
        <w:instrText xml:space="preserve"> </w:instrText>
      </w:r>
      <w:r>
        <w:instrText>trends</w:instrText>
      </w:r>
      <w:r w:rsidRPr="00453497">
        <w:instrText xml:space="preserve"> </w:instrText>
      </w:r>
      <w:r>
        <w:instrText>in</w:instrText>
      </w:r>
      <w:r w:rsidRPr="00453497">
        <w:instrText xml:space="preserve"> </w:instrText>
      </w:r>
      <w:r>
        <w:instrText>traditional</w:instrText>
      </w:r>
      <w:r w:rsidRPr="00453497">
        <w:instrText xml:space="preserve"> </w:instrText>
      </w:r>
      <w:r>
        <w:instrText>diabetes</w:instrText>
      </w:r>
      <w:r w:rsidRPr="00453497">
        <w:instrText xml:space="preserve"> </w:instrText>
      </w:r>
      <w:r>
        <w:instrText>complications</w:instrText>
      </w:r>
      <w:r w:rsidRPr="00453497">
        <w:instrText xml:space="preserve"> (</w:instrText>
      </w:r>
      <w:r>
        <w:instrText>cardiovascular</w:instrText>
      </w:r>
      <w:r w:rsidRPr="00453497">
        <w:instrText xml:space="preserve">, </w:instrText>
      </w:r>
      <w:r>
        <w:instrText>renal</w:instrText>
      </w:r>
      <w:r w:rsidRPr="00453497">
        <w:instrText xml:space="preserve">, </w:instrText>
      </w:r>
      <w:r>
        <w:instrText>peripheral</w:instrText>
      </w:r>
      <w:r w:rsidRPr="00453497">
        <w:instrText xml:space="preserve"> </w:instrText>
      </w:r>
      <w:r>
        <w:instrText>vascular</w:instrText>
      </w:r>
      <w:r w:rsidRPr="00453497">
        <w:instrText xml:space="preserve">, </w:instrText>
      </w:r>
      <w:r>
        <w:instrText>ophthalmic</w:instrText>
      </w:r>
      <w:r w:rsidRPr="00453497">
        <w:instrText xml:space="preserve">, </w:instrText>
      </w:r>
      <w:r>
        <w:instrText>hepatic</w:instrText>
      </w:r>
      <w:r w:rsidRPr="00453497">
        <w:instrText xml:space="preserve"> </w:instrText>
      </w:r>
      <w:r>
        <w:instrText>or</w:instrText>
      </w:r>
      <w:r w:rsidRPr="00453497">
        <w:instrText xml:space="preserve"> </w:instrText>
      </w:r>
      <w:r>
        <w:instrText>neurological</w:instrText>
      </w:r>
      <w:r w:rsidRPr="00453497">
        <w:instrText xml:space="preserve"> </w:instrText>
      </w:r>
      <w:r>
        <w:instrText>diseases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rates</w:instrText>
      </w:r>
      <w:r w:rsidRPr="00453497">
        <w:instrText xml:space="preserve"> </w:instrText>
      </w:r>
      <w:r>
        <w:instrText>are</w:instrText>
      </w:r>
      <w:r w:rsidRPr="00453497">
        <w:instrText xml:space="preserve"> </w:instrText>
      </w:r>
      <w:r>
        <w:instrText>poorly</w:instrText>
      </w:r>
      <w:r w:rsidRPr="00453497">
        <w:instrText xml:space="preserve"> </w:instrText>
      </w:r>
      <w:r>
        <w:instrText>characterised</w:instrText>
      </w:r>
      <w:r w:rsidRPr="00453497">
        <w:instrText xml:space="preserve">. </w:instrText>
      </w:r>
      <w:r>
        <w:instrText>An</w:instrText>
      </w:r>
      <w:r w:rsidRPr="00453497">
        <w:instrText xml:space="preserve"> </w:instrText>
      </w:r>
      <w:r>
        <w:instrText>earlier</w:instrText>
      </w:r>
      <w:r w:rsidRPr="00453497">
        <w:instrText xml:space="preserve"> </w:instrText>
      </w:r>
      <w:r>
        <w:instrText>review</w:instrText>
      </w:r>
      <w:r w:rsidRPr="00453497">
        <w:instrText xml:space="preserve"> </w:instrText>
      </w:r>
      <w:r>
        <w:instrText>of</w:instrText>
      </w:r>
      <w:r w:rsidRPr="00453497">
        <w:instrText xml:space="preserve"> </w:instrText>
      </w:r>
      <w:r>
        <w:instrText>studies</w:instrText>
      </w:r>
      <w:r w:rsidRPr="00453497">
        <w:instrText xml:space="preserve"> </w:instrText>
      </w:r>
      <w:r>
        <w:instrText>published</w:instrText>
      </w:r>
      <w:r w:rsidRPr="00453497">
        <w:instrText xml:space="preserve"> </w:instrText>
      </w:r>
      <w:r>
        <w:instrText>up</w:instrText>
      </w:r>
      <w:r w:rsidRPr="00453497">
        <w:instrText xml:space="preserve"> </w:instrText>
      </w:r>
      <w:r>
        <w:instrText>to</w:instrText>
      </w:r>
      <w:r w:rsidRPr="00453497">
        <w:instrText xml:space="preserve"> 2015 </w:instrText>
      </w:r>
      <w:r>
        <w:instrText>demonstrated</w:instrText>
      </w:r>
      <w:r w:rsidRPr="00453497">
        <w:instrText xml:space="preserve"> </w:instrText>
      </w:r>
      <w:r>
        <w:instrText>that</w:instrText>
      </w:r>
      <w:r w:rsidRPr="00453497">
        <w:instrText xml:space="preserve"> </w:instrText>
      </w:r>
      <w:r>
        <w:instrText>most</w:instrText>
      </w:r>
      <w:r w:rsidRPr="00453497">
        <w:instrText xml:space="preserve"> </w:instrText>
      </w:r>
      <w:r>
        <w:instrText>data</w:instrText>
      </w:r>
      <w:r w:rsidRPr="00453497">
        <w:instrText xml:space="preserve"> </w:instrText>
      </w:r>
      <w:r>
        <w:instrText>come</w:instrText>
      </w:r>
      <w:r w:rsidRPr="00453497">
        <w:instrText xml:space="preserve"> </w:instrText>
      </w:r>
      <w:r>
        <w:instrText>from</w:instrText>
      </w:r>
      <w:r w:rsidRPr="00453497">
        <w:instrText xml:space="preserve"> </w:instrText>
      </w:r>
      <w:r>
        <w:instrText>a</w:instrText>
      </w:r>
      <w:r w:rsidRPr="00453497">
        <w:instrText xml:space="preserve"> </w:instrText>
      </w:r>
      <w:r>
        <w:instrText>dozen</w:instrText>
      </w:r>
      <w:r w:rsidRPr="00453497">
        <w:instrText xml:space="preserve"> </w:instrText>
      </w:r>
      <w:r>
        <w:instrText>high</w:instrText>
      </w:r>
      <w:r w:rsidRPr="00453497">
        <w:instrText>-</w:instrText>
      </w:r>
      <w:r>
        <w:instrText>income</w:instrText>
      </w:r>
      <w:r w:rsidRPr="00453497">
        <w:instrText xml:space="preserve"> </w:instrText>
      </w:r>
      <w:r>
        <w:instrText>countries</w:instrText>
      </w:r>
      <w:r w:rsidRPr="00453497">
        <w:instrText xml:space="preserve"> (</w:instrText>
      </w:r>
      <w:r>
        <w:instrText>HICs</w:instrText>
      </w:r>
      <w:r w:rsidRPr="00453497">
        <w:instrText xml:space="preserve">) </w:instrText>
      </w:r>
      <w:r>
        <w:instrText>in</w:instrText>
      </w:r>
      <w:r w:rsidRPr="00453497">
        <w:instrText xml:space="preserve"> </w:instrText>
      </w:r>
      <w:r>
        <w:instrText>North</w:instrText>
      </w:r>
      <w:r w:rsidRPr="00453497">
        <w:instrText xml:space="preserve"> </w:instrText>
      </w:r>
      <w:r>
        <w:instrText>America</w:instrText>
      </w:r>
      <w:r w:rsidRPr="00453497">
        <w:instrText xml:space="preserve">, </w:instrText>
      </w:r>
      <w:r>
        <w:instrText>Europe</w:instrText>
      </w:r>
      <w:r w:rsidRPr="00453497">
        <w:instrText xml:space="preserve"> </w:instrText>
      </w:r>
      <w:r>
        <w:instrText>or</w:instrText>
      </w:r>
      <w:r w:rsidRPr="00453497">
        <w:instrText xml:space="preserve"> </w:instrText>
      </w:r>
      <w:r>
        <w:instrText>the</w:instrText>
      </w:r>
      <w:r w:rsidRPr="00453497">
        <w:instrText xml:space="preserve"> </w:instrText>
      </w:r>
      <w:r>
        <w:instrText>Asia</w:instrText>
      </w:r>
      <w:r w:rsidRPr="00453497">
        <w:instrText>–</w:instrText>
      </w:r>
      <w:r>
        <w:instrText>Pacific</w:instrText>
      </w:r>
      <w:r w:rsidRPr="00453497">
        <w:instrText xml:space="preserve"> </w:instrText>
      </w:r>
      <w:r>
        <w:instrText>region</w:instrText>
      </w:r>
      <w:r w:rsidRPr="00453497">
        <w:instrText xml:space="preserve"> </w:instrText>
      </w:r>
      <w:r>
        <w:instrText>and</w:instrText>
      </w:r>
      <w:r w:rsidRPr="00453497">
        <w:instrText xml:space="preserve"> </w:instrText>
      </w:r>
      <w:r>
        <w:instrText>that</w:instrText>
      </w:r>
      <w:r w:rsidRPr="00453497">
        <w:instrText xml:space="preserve">, </w:instrText>
      </w:r>
      <w:r>
        <w:instrText>in</w:instrText>
      </w:r>
      <w:r w:rsidRPr="00453497">
        <w:instrText xml:space="preserve"> </w:instrText>
      </w:r>
      <w:r>
        <w:instrText>these</w:instrText>
      </w:r>
      <w:r w:rsidRPr="00453497">
        <w:instrText xml:space="preserve"> </w:instrText>
      </w:r>
      <w:r>
        <w:instrText>countries</w:instrText>
      </w:r>
      <w:r w:rsidRPr="00453497">
        <w:instrText xml:space="preserve"> </w:instrText>
      </w:r>
      <w:r>
        <w:instrText>at</w:instrText>
      </w:r>
      <w:r w:rsidRPr="00453497">
        <w:instrText xml:space="preserve"> </w:instrText>
      </w:r>
      <w:r>
        <w:instrText>least</w:instrText>
      </w:r>
      <w:r w:rsidRPr="00453497">
        <w:instrText xml:space="preserve">, </w:instrText>
      </w:r>
      <w:r>
        <w:instrText>rates</w:instrText>
      </w:r>
      <w:r w:rsidRPr="00453497">
        <w:instrText xml:space="preserve"> </w:instrText>
      </w:r>
      <w:r>
        <w:instrText>of</w:instrText>
      </w:r>
      <w:r w:rsidRPr="00453497">
        <w:instrText xml:space="preserve"> </w:instrText>
      </w:r>
      <w:r>
        <w:instrText>acute</w:instrText>
      </w:r>
      <w:r w:rsidRPr="00453497">
        <w:instrText xml:space="preserve"> </w:instrText>
      </w:r>
      <w:r>
        <w:instrText>glycaemic</w:instrText>
      </w:r>
      <w:r w:rsidRPr="00453497">
        <w:instrText xml:space="preserve"> </w:instrText>
      </w:r>
      <w:r>
        <w:instrText>fluctuations</w:instrText>
      </w:r>
      <w:r w:rsidRPr="00453497">
        <w:instrText xml:space="preserve"> </w:instrText>
      </w:r>
      <w:r>
        <w:instrText>needing</w:instrText>
      </w:r>
      <w:r w:rsidRPr="00453497">
        <w:instrText xml:space="preserve"> </w:instrText>
      </w:r>
      <w:r>
        <w:instrText>medical</w:instrText>
      </w:r>
      <w:r w:rsidRPr="00453497">
        <w:instrText xml:space="preserve"> </w:instrText>
      </w:r>
      <w:r>
        <w:instrText>attention</w:instrText>
      </w:r>
      <w:r w:rsidRPr="00453497">
        <w:instrText xml:space="preserve"> </w:instrText>
      </w:r>
      <w:r>
        <w:instrText>and</w:instrText>
      </w:r>
      <w:r w:rsidRPr="00453497">
        <w:instrText xml:space="preserve"> </w:instrText>
      </w:r>
      <w:r>
        <w:instrText>amputations</w:instrText>
      </w:r>
      <w:r w:rsidRPr="00453497">
        <w:instrText xml:space="preserve">, </w:instrText>
      </w:r>
      <w:r>
        <w:instrText>myocardial</w:instrText>
      </w:r>
      <w:r w:rsidRPr="00453497">
        <w:instrText xml:space="preserve"> </w:instrText>
      </w:r>
      <w:r>
        <w:instrText>infarction</w:instrText>
      </w:r>
      <w:r w:rsidRPr="00453497">
        <w:instrText xml:space="preserve"> </w:instrText>
      </w:r>
      <w:r>
        <w:instrText>and</w:instrText>
      </w:r>
      <w:r w:rsidRPr="00453497">
        <w:instrText xml:space="preserve"> </w:instrText>
      </w:r>
      <w:r>
        <w:instrText>mortality</w:instrText>
      </w:r>
      <w:r w:rsidRPr="00453497">
        <w:instrText xml:space="preserve"> </w:instrText>
      </w:r>
      <w:r>
        <w:instrText>were</w:instrText>
      </w:r>
      <w:r w:rsidRPr="00453497">
        <w:instrText xml:space="preserve"> </w:instrText>
      </w:r>
      <w:r>
        <w:instrText>all</w:instrText>
      </w:r>
      <w:r w:rsidRPr="00453497">
        <w:instrText xml:space="preserve"> </w:instrText>
      </w:r>
      <w:r>
        <w:instrText>declining</w:instrText>
      </w:r>
      <w:r w:rsidRPr="00453497">
        <w:instrText xml:space="preserve"> </w:instrText>
      </w:r>
      <w:r>
        <w:instrText>over</w:instrText>
      </w:r>
      <w:r w:rsidRPr="00453497">
        <w:instrText xml:space="preserve"> </w:instrText>
      </w:r>
      <w:r>
        <w:instrText>the</w:instrText>
      </w:r>
      <w:r w:rsidRPr="00453497">
        <w:instrText xml:space="preserve"> </w:instrText>
      </w:r>
      <w:r>
        <w:instrText>period</w:instrText>
      </w:r>
      <w:r w:rsidRPr="00453497">
        <w:instrText xml:space="preserve">. </w:instrText>
      </w:r>
      <w:r>
        <w:instrText>Here</w:instrText>
      </w:r>
      <w:r w:rsidRPr="00453497">
        <w:instrText xml:space="preserve">, </w:instrText>
      </w:r>
      <w:r>
        <w:instrText>we</w:instrText>
      </w:r>
      <w:r w:rsidRPr="00453497">
        <w:instrText xml:space="preserve"> </w:instrText>
      </w:r>
      <w:r>
        <w:instrText>provide</w:instrText>
      </w:r>
      <w:r w:rsidRPr="00453497">
        <w:instrText xml:space="preserve"> </w:instrText>
      </w:r>
      <w:r>
        <w:instrText>an</w:instrText>
      </w:r>
      <w:r w:rsidRPr="00453497">
        <w:instrText xml:space="preserve"> </w:instrText>
      </w:r>
      <w:r>
        <w:instrText>updated</w:instrText>
      </w:r>
      <w:r w:rsidRPr="00453497">
        <w:instrText xml:space="preserve"> </w:instrText>
      </w:r>
      <w:r>
        <w:instrText>review</w:instrText>
      </w:r>
      <w:r w:rsidRPr="00453497">
        <w:instrText xml:space="preserve"> </w:instrText>
      </w:r>
      <w:r>
        <w:instrText>of</w:instrText>
      </w:r>
      <w:r w:rsidRPr="00453497">
        <w:instrText xml:space="preserve"> </w:instrText>
      </w:r>
      <w:r>
        <w:instrText>published</w:instrText>
      </w:r>
      <w:r w:rsidRPr="00453497">
        <w:instrText xml:space="preserve"> </w:instrText>
      </w:r>
      <w:r>
        <w:instrText>literature</w:instrText>
      </w:r>
      <w:r w:rsidRPr="00453497">
        <w:instrText xml:space="preserve"> </w:instrText>
      </w:r>
      <w:r>
        <w:instrText>on</w:instrText>
      </w:r>
      <w:r w:rsidRPr="00453497">
        <w:instrText xml:space="preserve"> </w:instrText>
      </w:r>
      <w:r>
        <w:instrText>trends</w:instrText>
      </w:r>
      <w:r w:rsidRPr="00453497">
        <w:instrText xml:space="preserve"> </w:instrText>
      </w:r>
      <w:r>
        <w:instrText>in</w:instrText>
      </w:r>
      <w:r w:rsidRPr="00453497">
        <w:instrText xml:space="preserve"> </w:instrText>
      </w:r>
      <w:r>
        <w:instrText>type</w:instrText>
      </w:r>
      <w:r w:rsidRPr="00453497">
        <w:instrText xml:space="preserve"> 2 </w:instrText>
      </w:r>
      <w:r>
        <w:instrText>diabetes</w:instrText>
      </w:r>
      <w:r w:rsidRPr="00453497">
        <w:instrText xml:space="preserve"> </w:instrText>
      </w:r>
      <w:r>
        <w:instrText>complications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in</w:instrText>
      </w:r>
      <w:r w:rsidRPr="00453497">
        <w:instrText xml:space="preserve"> </w:instrText>
      </w:r>
      <w:r>
        <w:instrText>adults</w:instrText>
      </w:r>
      <w:r w:rsidRPr="00453497">
        <w:instrText xml:space="preserve"> </w:instrText>
      </w:r>
      <w:r>
        <w:instrText>since</w:instrText>
      </w:r>
      <w:r w:rsidRPr="00453497">
        <w:instrText xml:space="preserve"> 2015. </w:instrText>
      </w:r>
      <w:r>
        <w:instrText>We</w:instrText>
      </w:r>
      <w:r w:rsidRPr="00453497">
        <w:instrText xml:space="preserve"> </w:instrText>
      </w:r>
      <w:r>
        <w:instrText>also</w:instrText>
      </w:r>
      <w:r w:rsidRPr="00453497">
        <w:instrText xml:space="preserve"> </w:instrText>
      </w:r>
      <w:r>
        <w:instrText>discuss</w:instrText>
      </w:r>
      <w:r w:rsidRPr="00453497">
        <w:instrText xml:space="preserve"> </w:instrText>
      </w:r>
      <w:r>
        <w:instrText>issues</w:instrText>
      </w:r>
      <w:r w:rsidRPr="00453497">
        <w:instrText xml:space="preserve"> </w:instrText>
      </w:r>
      <w:r>
        <w:instrText>related</w:instrText>
      </w:r>
      <w:r w:rsidRPr="00453497">
        <w:instrText xml:space="preserve"> </w:instrText>
      </w:r>
      <w:r>
        <w:instrText>to</w:instrText>
      </w:r>
      <w:r w:rsidRPr="00453497">
        <w:instrText xml:space="preserve"> </w:instrText>
      </w:r>
      <w:r>
        <w:instrText>data</w:instrText>
      </w:r>
      <w:r w:rsidRPr="00453497">
        <w:instrText xml:space="preserve"> </w:instrText>
      </w:r>
      <w:r>
        <w:instrText>collection</w:instrText>
      </w:r>
      <w:r w:rsidRPr="00453497">
        <w:instrText xml:space="preserve">, </w:instrText>
      </w:r>
      <w:r>
        <w:instrText>analysis</w:instrText>
      </w:r>
      <w:r w:rsidRPr="00453497">
        <w:instrText xml:space="preserve"> </w:instrText>
      </w:r>
      <w:r>
        <w:instrText>and</w:instrText>
      </w:r>
      <w:r w:rsidRPr="00453497">
        <w:instrText xml:space="preserve"> </w:instrText>
      </w:r>
      <w:r>
        <w:instrText>reporting</w:instrText>
      </w:r>
      <w:r w:rsidRPr="00453497">
        <w:instrText xml:space="preserve"> </w:instrText>
      </w:r>
      <w:r>
        <w:instrText>that</w:instrText>
      </w:r>
      <w:r w:rsidRPr="00453497">
        <w:instrText xml:space="preserve"> </w:instrText>
      </w:r>
      <w:r>
        <w:instrText>have</w:instrText>
      </w:r>
      <w:r w:rsidRPr="00453497">
        <w:instrText xml:space="preserve"> </w:instrText>
      </w:r>
      <w:r>
        <w:instrText>influenced</w:instrText>
      </w:r>
      <w:r w:rsidRPr="00453497">
        <w:instrText xml:space="preserve"> </w:instrText>
      </w:r>
      <w:r>
        <w:instrText>global</w:instrText>
      </w:r>
      <w:r w:rsidRPr="00453497">
        <w:instrText xml:space="preserve"> </w:instrText>
      </w:r>
      <w:r>
        <w:instrText>trends</w:instrText>
      </w:r>
      <w:r w:rsidRPr="00453497">
        <w:instrText xml:space="preserve"> </w:instrText>
      </w:r>
      <w:r>
        <w:instrText>in</w:instrText>
      </w:r>
      <w:r w:rsidRPr="00453497">
        <w:instrText xml:space="preserve"> </w:instrText>
      </w:r>
      <w:r>
        <w:instrText>type</w:instrText>
      </w:r>
      <w:r w:rsidRPr="00453497">
        <w:instrText xml:space="preserve"> 2 </w:instrText>
      </w:r>
      <w:r>
        <w:instrText>diabetes</w:instrText>
      </w:r>
      <w:r w:rsidRPr="00453497">
        <w:instrText xml:space="preserve"> </w:instrText>
      </w:r>
      <w:r>
        <w:instrText>and</w:instrText>
      </w:r>
      <w:r w:rsidRPr="00453497">
        <w:instrText xml:space="preserve"> </w:instrText>
      </w:r>
      <w:r>
        <w:instrText>its</w:instrText>
      </w:r>
      <w:r w:rsidRPr="00453497">
        <w:instrText xml:space="preserve"> </w:instrText>
      </w:r>
      <w:r>
        <w:instrText>complications</w:instrText>
      </w:r>
      <w:r w:rsidRPr="00453497">
        <w:instrText xml:space="preserve">. </w:instrText>
      </w:r>
      <w:r>
        <w:instrText>We</w:instrText>
      </w:r>
      <w:r w:rsidRPr="00453497">
        <w:instrText xml:space="preserve"> </w:instrText>
      </w:r>
      <w:r>
        <w:instrText>found</w:instrText>
      </w:r>
      <w:r w:rsidRPr="00453497">
        <w:instrText xml:space="preserve"> </w:instrText>
      </w:r>
      <w:r>
        <w:instrText>that</w:instrText>
      </w:r>
      <w:r w:rsidRPr="00453497">
        <w:instrText xml:space="preserve"> </w:instrText>
      </w:r>
      <w:r>
        <w:instrText>most</w:instrText>
      </w:r>
      <w:r w:rsidRPr="00453497">
        <w:instrText xml:space="preserve"> </w:instrText>
      </w:r>
      <w:r>
        <w:instrText>data</w:instrText>
      </w:r>
      <w:r w:rsidRPr="00453497">
        <w:instrText xml:space="preserve"> </w:instrText>
      </w:r>
      <w:r>
        <w:instrText>on</w:instrText>
      </w:r>
      <w:r w:rsidRPr="00453497">
        <w:instrText xml:space="preserve"> </w:instrText>
      </w:r>
      <w:r>
        <w:instrText>trends</w:instrText>
      </w:r>
      <w:r w:rsidRPr="00453497">
        <w:instrText xml:space="preserve"> </w:instrText>
      </w:r>
      <w:r>
        <w:instrText>in</w:instrText>
      </w:r>
      <w:r w:rsidRPr="00453497">
        <w:instrText xml:space="preserve"> </w:instrText>
      </w:r>
      <w:r>
        <w:instrText>type</w:instrText>
      </w:r>
      <w:r w:rsidRPr="00453497">
        <w:instrText xml:space="preserve"> 2 </w:instrText>
      </w:r>
      <w:r>
        <w:instrText>diabetes</w:instrText>
      </w:r>
      <w:r w:rsidRPr="00453497">
        <w:instrText xml:space="preserve">, </w:instrText>
      </w:r>
      <w:r>
        <w:instrText>its</w:instrText>
      </w:r>
      <w:r w:rsidRPr="00453497">
        <w:instrText xml:space="preserve"> </w:instrText>
      </w:r>
      <w:r>
        <w:instrText>complications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come</w:instrText>
      </w:r>
      <w:r w:rsidRPr="00453497">
        <w:instrText xml:space="preserve"> </w:instrText>
      </w:r>
      <w:r>
        <w:instrText>from</w:instrText>
      </w:r>
      <w:r w:rsidRPr="00453497">
        <w:instrText xml:space="preserve"> </w:instrText>
      </w:r>
      <w:r>
        <w:instrText>a</w:instrText>
      </w:r>
      <w:r w:rsidRPr="00453497">
        <w:instrText xml:space="preserve"> </w:instrText>
      </w:r>
      <w:r>
        <w:instrText>small</w:instrText>
      </w:r>
      <w:r w:rsidRPr="00453497">
        <w:instrText xml:space="preserve"> </w:instrText>
      </w:r>
      <w:r>
        <w:instrText>number</w:instrText>
      </w:r>
      <w:r w:rsidRPr="00453497">
        <w:instrText xml:space="preserve"> </w:instrText>
      </w:r>
      <w:r>
        <w:instrText>of</w:instrText>
      </w:r>
      <w:r w:rsidRPr="00453497">
        <w:instrText xml:space="preserve"> </w:instrText>
      </w:r>
      <w:r>
        <w:instrText>HICs</w:instrText>
      </w:r>
      <w:r w:rsidRPr="00453497">
        <w:instrText xml:space="preserve"> </w:instrText>
      </w:r>
      <w:r>
        <w:instrText>with</w:instrText>
      </w:r>
      <w:r w:rsidRPr="00453497">
        <w:instrText xml:space="preserve"> </w:instrText>
      </w:r>
      <w:r>
        <w:instrText>comprehensive</w:instrText>
      </w:r>
      <w:r w:rsidRPr="00453497">
        <w:instrText xml:space="preserve"> </w:instrText>
      </w:r>
      <w:r>
        <w:instrText>surveillance</w:instrText>
      </w:r>
      <w:r w:rsidRPr="00453497">
        <w:instrText xml:space="preserve"> </w:instrText>
      </w:r>
      <w:r>
        <w:instrText>systems</w:instrText>
      </w:r>
      <w:r w:rsidRPr="00453497">
        <w:instrText xml:space="preserve">, </w:instrText>
      </w:r>
      <w:r>
        <w:instrText>though</w:instrText>
      </w:r>
      <w:r w:rsidRPr="00453497">
        <w:instrText xml:space="preserve"> </w:instrText>
      </w:r>
      <w:r>
        <w:instrText>at</w:instrText>
      </w:r>
      <w:r w:rsidRPr="00453497">
        <w:instrText xml:space="preserve"> </w:instrText>
      </w:r>
      <w:r>
        <w:instrText>least</w:instrText>
      </w:r>
      <w:r w:rsidRPr="00453497">
        <w:instrText xml:space="preserve"> </w:instrText>
      </w:r>
      <w:r>
        <w:instrText>some</w:instrText>
      </w:r>
      <w:r w:rsidRPr="00453497">
        <w:instrText xml:space="preserve"> </w:instrText>
      </w:r>
      <w:r>
        <w:instrText>low</w:instrText>
      </w:r>
      <w:r w:rsidRPr="00453497">
        <w:instrText xml:space="preserve">- </w:instrText>
      </w:r>
      <w:r>
        <w:instrText>and</w:instrText>
      </w:r>
      <w:r w:rsidRPr="00453497">
        <w:instrText xml:space="preserve"> </w:instrText>
      </w:r>
      <w:r>
        <w:instrText>middle</w:instrText>
      </w:r>
      <w:r w:rsidRPr="00453497">
        <w:instrText>-</w:instrText>
      </w:r>
      <w:r>
        <w:instrText>income</w:instrText>
      </w:r>
      <w:r w:rsidRPr="00453497">
        <w:instrText xml:space="preserve"> </w:instrText>
      </w:r>
      <w:r>
        <w:instrText>countries</w:instrText>
      </w:r>
      <w:r w:rsidRPr="00453497">
        <w:instrText xml:space="preserve"> (</w:instrText>
      </w:r>
      <w:r>
        <w:instrText>LMICs</w:instrText>
      </w:r>
      <w:r w:rsidRPr="00453497">
        <w:instrText xml:space="preserve">) </w:instrText>
      </w:r>
      <w:r>
        <w:instrText>from</w:instrText>
      </w:r>
      <w:r w:rsidRPr="00453497">
        <w:instrText xml:space="preserve"> </w:instrText>
      </w:r>
      <w:r>
        <w:instrText>Africa</w:instrText>
      </w:r>
      <w:r w:rsidRPr="00453497">
        <w:instrText xml:space="preserve"> </w:instrText>
      </w:r>
      <w:r>
        <w:instrText>and</w:instrText>
      </w:r>
      <w:r w:rsidRPr="00453497">
        <w:instrText xml:space="preserve"> </w:instrText>
      </w:r>
      <w:r>
        <w:instrText>Latin</w:instrText>
      </w:r>
      <w:r w:rsidRPr="00453497">
        <w:instrText xml:space="preserve"> </w:instrText>
      </w:r>
      <w:r>
        <w:instrText>America</w:instrText>
      </w:r>
      <w:r w:rsidRPr="00453497">
        <w:instrText xml:space="preserve"> </w:instrText>
      </w:r>
      <w:r>
        <w:instrText>are</w:instrText>
      </w:r>
      <w:r w:rsidRPr="00453497">
        <w:instrText xml:space="preserve"> </w:instrText>
      </w:r>
      <w:r>
        <w:instrText>represented</w:instrText>
      </w:r>
      <w:r w:rsidRPr="00453497">
        <w:instrText xml:space="preserve"> </w:instrText>
      </w:r>
      <w:r>
        <w:instrText>in</w:instrText>
      </w:r>
      <w:r w:rsidRPr="00453497">
        <w:instrText xml:space="preserve"> </w:instrText>
      </w:r>
      <w:r>
        <w:instrText>this</w:instrText>
      </w:r>
      <w:r w:rsidRPr="00453497">
        <w:instrText xml:space="preserve"> </w:instrText>
      </w:r>
      <w:r>
        <w:instrText>review</w:instrText>
      </w:r>
      <w:r w:rsidRPr="00453497">
        <w:instrText xml:space="preserve">. </w:instrText>
      </w:r>
      <w:r>
        <w:instrText>The</w:instrText>
      </w:r>
      <w:r w:rsidRPr="00453497">
        <w:instrText xml:space="preserve"> </w:instrText>
      </w:r>
      <w:r>
        <w:instrText>published</w:instrText>
      </w:r>
      <w:r w:rsidRPr="00453497">
        <w:instrText xml:space="preserve"> </w:instrText>
      </w:r>
      <w:r>
        <w:instrText>data</w:instrText>
      </w:r>
      <w:r w:rsidRPr="00453497">
        <w:instrText xml:space="preserve"> </w:instrText>
      </w:r>
      <w:r>
        <w:instrText>suggest</w:instrText>
      </w:r>
      <w:r w:rsidRPr="00453497">
        <w:instrText xml:space="preserve"> </w:instrText>
      </w:r>
      <w:r>
        <w:instrText>that</w:instrText>
      </w:r>
      <w:r w:rsidRPr="00453497">
        <w:instrText xml:space="preserve"> </w:instrText>
      </w:r>
      <w:r>
        <w:instrText>HICs</w:instrText>
      </w:r>
      <w:r w:rsidRPr="00453497">
        <w:instrText xml:space="preserve"> </w:instrText>
      </w:r>
      <w:r>
        <w:instrText>have</w:instrText>
      </w:r>
      <w:r w:rsidRPr="00453497">
        <w:instrText xml:space="preserve"> </w:instrText>
      </w:r>
      <w:r>
        <w:instrText>experienced</w:instrText>
      </w:r>
      <w:r w:rsidRPr="00453497">
        <w:instrText xml:space="preserve"> </w:instrText>
      </w:r>
      <w:r>
        <w:instrText>declines</w:instrText>
      </w:r>
      <w:r w:rsidRPr="00453497">
        <w:instrText xml:space="preserve"> </w:instrText>
      </w:r>
      <w:r>
        <w:instrText>in</w:instrText>
      </w:r>
      <w:r w:rsidRPr="00453497">
        <w:instrText xml:space="preserve"> </w:instrText>
      </w:r>
      <w:r>
        <w:instrText>cardiovascular</w:instrText>
      </w:r>
      <w:r w:rsidRPr="00453497">
        <w:instrText xml:space="preserve"> </w:instrText>
      </w:r>
      <w:r>
        <w:instrText>complication</w:instrText>
      </w:r>
      <w:r w:rsidRPr="00453497">
        <w:instrText xml:space="preserve"> </w:instrText>
      </w:r>
      <w:r>
        <w:instrText>rates</w:instrText>
      </w:r>
      <w:r w:rsidRPr="00453497">
        <w:instrText xml:space="preserve"> </w:instrText>
      </w:r>
      <w:r>
        <w:instrText>and</w:instrText>
      </w:r>
      <w:r w:rsidRPr="00453497">
        <w:instrText xml:space="preserve"> </w:instrText>
      </w:r>
      <w:r>
        <w:instrText>all</w:instrText>
      </w:r>
      <w:r w:rsidRPr="00453497">
        <w:instrText>-</w:instrText>
      </w:r>
      <w:r>
        <w:instrText>cause</w:instrText>
      </w:r>
      <w:r w:rsidRPr="00453497">
        <w:instrText xml:space="preserve"> </w:instrText>
      </w:r>
      <w:r>
        <w:instrText>mortality</w:instrText>
      </w:r>
      <w:r w:rsidRPr="00453497">
        <w:instrText xml:space="preserve"> </w:instrText>
      </w:r>
      <w:r>
        <w:instrText>in</w:instrText>
      </w:r>
      <w:r w:rsidRPr="00453497">
        <w:instrText xml:space="preserve"> </w:instrText>
      </w:r>
      <w:r>
        <w:instrText>people</w:instrText>
      </w:r>
      <w:r w:rsidRPr="00453497">
        <w:instrText xml:space="preserve"> </w:instrText>
      </w:r>
      <w:r>
        <w:instrText>with</w:instrText>
      </w:r>
      <w:r w:rsidRPr="00453497">
        <w:instrText xml:space="preserve"> </w:instrText>
      </w:r>
      <w:r>
        <w:instrText>diabetes</w:instrText>
      </w:r>
      <w:r w:rsidRPr="00453497">
        <w:instrText xml:space="preserve">. </w:instrText>
      </w:r>
      <w:r>
        <w:instrText>In</w:instrText>
      </w:r>
      <w:r w:rsidRPr="00453497">
        <w:instrText xml:space="preserve"> </w:instrText>
      </w:r>
      <w:r>
        <w:instrText>parallel</w:instrText>
      </w:r>
      <w:r w:rsidRPr="00453497">
        <w:instrText xml:space="preserve">, </w:instrText>
      </w:r>
      <w:r>
        <w:instrText>cardiovascular</w:instrText>
      </w:r>
      <w:r w:rsidRPr="00453497">
        <w:instrText xml:space="preserve"> </w:instrText>
      </w:r>
      <w:r>
        <w:instrText>complications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rates</w:instrText>
      </w:r>
      <w:r w:rsidRPr="00453497">
        <w:instrText xml:space="preserve"> </w:instrText>
      </w:r>
      <w:r>
        <w:instrText>in</w:instrText>
      </w:r>
      <w:r w:rsidRPr="00453497">
        <w:instrText xml:space="preserve"> </w:instrText>
      </w:r>
      <w:r>
        <w:instrText>people</w:instrText>
      </w:r>
      <w:r w:rsidRPr="00453497">
        <w:instrText xml:space="preserve"> </w:instrText>
      </w:r>
      <w:r>
        <w:instrText>with</w:instrText>
      </w:r>
      <w:r w:rsidRPr="00453497">
        <w:instrText xml:space="preserve"> </w:instrText>
      </w:r>
      <w:r>
        <w:instrText>diabetes</w:instrText>
      </w:r>
      <w:r w:rsidRPr="00453497">
        <w:instrText xml:space="preserve"> </w:instrText>
      </w:r>
      <w:r>
        <w:instrText>have</w:instrText>
      </w:r>
      <w:r w:rsidRPr="00453497">
        <w:instrText xml:space="preserve"> </w:instrText>
      </w:r>
      <w:r>
        <w:instrText>increased</w:instrText>
      </w:r>
      <w:r w:rsidRPr="00453497">
        <w:instrText xml:space="preserve"> </w:instrText>
      </w:r>
      <w:r>
        <w:instrText>over</w:instrText>
      </w:r>
      <w:r w:rsidRPr="00453497">
        <w:instrText xml:space="preserve"> </w:instrText>
      </w:r>
      <w:r>
        <w:instrText>time</w:instrText>
      </w:r>
      <w:r w:rsidRPr="00453497">
        <w:instrText xml:space="preserve"> </w:instrText>
      </w:r>
      <w:r>
        <w:instrText>in</w:instrText>
      </w:r>
      <w:r w:rsidRPr="00453497">
        <w:instrText xml:space="preserve"> </w:instrText>
      </w:r>
      <w:r>
        <w:instrText>LMICs</w:instrText>
      </w:r>
      <w:r w:rsidRPr="00453497">
        <w:instrText xml:space="preserve">. </w:instrText>
      </w:r>
      <w:r>
        <w:instrText>However</w:instrText>
      </w:r>
      <w:r w:rsidRPr="00453497">
        <w:instrText xml:space="preserve">, </w:instrText>
      </w:r>
      <w:r>
        <w:instrText>caution</w:instrText>
      </w:r>
      <w:r w:rsidRPr="00453497">
        <w:instrText xml:space="preserve"> </w:instrText>
      </w:r>
      <w:r>
        <w:instrText>is</w:instrText>
      </w:r>
      <w:r w:rsidRPr="00453497">
        <w:instrText xml:space="preserve"> </w:instrText>
      </w:r>
      <w:r>
        <w:instrText>warranted</w:instrText>
      </w:r>
      <w:r w:rsidRPr="00453497">
        <w:instrText xml:space="preserve"> </w:instrText>
      </w:r>
      <w:r>
        <w:instrText>in</w:instrText>
      </w:r>
      <w:r w:rsidRPr="00453497">
        <w:instrText xml:space="preserve"> </w:instrText>
      </w:r>
      <w:r>
        <w:instrText>interpreting</w:instrText>
      </w:r>
      <w:r w:rsidRPr="00453497">
        <w:instrText xml:space="preserve"> </w:instrText>
      </w:r>
      <w:r>
        <w:instrText>trends</w:instrText>
      </w:r>
      <w:r w:rsidRPr="00453497">
        <w:instrText xml:space="preserve"> </w:instrText>
      </w:r>
      <w:r>
        <w:instrText>from</w:instrText>
      </w:r>
      <w:r w:rsidRPr="00453497">
        <w:instrText xml:space="preserve"> </w:instrText>
      </w:r>
      <w:r>
        <w:instrText>LMICs</w:instrText>
      </w:r>
      <w:r w:rsidRPr="00453497">
        <w:instrText xml:space="preserve"> </w:instrText>
      </w:r>
      <w:r>
        <w:instrText>due</w:instrText>
      </w:r>
      <w:r w:rsidRPr="00453497">
        <w:instrText xml:space="preserve"> </w:instrText>
      </w:r>
      <w:r>
        <w:instrText>to</w:instrText>
      </w:r>
      <w:r w:rsidRPr="00453497">
        <w:instrText xml:space="preserve"> </w:instrText>
      </w:r>
      <w:r>
        <w:instrText>extremely</w:instrText>
      </w:r>
      <w:r w:rsidRPr="00453497">
        <w:instrText xml:space="preserve"> </w:instrText>
      </w:r>
      <w:r>
        <w:instrText>sparse</w:instrText>
      </w:r>
      <w:r w:rsidRPr="00453497">
        <w:instrText xml:space="preserve"> </w:instrText>
      </w:r>
      <w:r>
        <w:instrText>data</w:instrText>
      </w:r>
      <w:r w:rsidRPr="00453497">
        <w:instrText xml:space="preserve"> </w:instrText>
      </w:r>
      <w:r>
        <w:instrText>or</w:instrText>
      </w:r>
      <w:r w:rsidRPr="00453497">
        <w:instrText xml:space="preserve"> </w:instrText>
      </w:r>
      <w:r>
        <w:instrText>data</w:instrText>
      </w:r>
      <w:r w:rsidRPr="00453497">
        <w:instrText xml:space="preserve"> </w:instrText>
      </w:r>
      <w:r>
        <w:instrText>that</w:instrText>
      </w:r>
      <w:r w:rsidRPr="00453497">
        <w:instrText xml:space="preserve"> </w:instrText>
      </w:r>
      <w:r>
        <w:instrText>are</w:instrText>
      </w:r>
      <w:r w:rsidRPr="00453497">
        <w:instrText xml:space="preserve"> </w:instrText>
      </w:r>
      <w:r>
        <w:instrText>not</w:instrText>
      </w:r>
      <w:r w:rsidRPr="00453497">
        <w:instrText xml:space="preserve"> </w:instrText>
      </w:r>
      <w:r>
        <w:instrText>comparable</w:instrText>
      </w:r>
      <w:r w:rsidRPr="00453497">
        <w:instrText xml:space="preserve"> </w:instrText>
      </w:r>
      <w:r>
        <w:instrText>across</w:instrText>
      </w:r>
      <w:r w:rsidRPr="00453497">
        <w:instrText xml:space="preserve"> </w:instrText>
      </w:r>
      <w:r>
        <w:instrText>countries</w:instrText>
      </w:r>
      <w:r w:rsidRPr="00453497">
        <w:instrText xml:space="preserve">. </w:instrText>
      </w:r>
      <w:r>
        <w:instrText>We</w:instrText>
      </w:r>
      <w:r w:rsidRPr="00453497">
        <w:instrText xml:space="preserve"> </w:instrText>
      </w:r>
      <w:r>
        <w:instrText>noted</w:instrText>
      </w:r>
      <w:r w:rsidRPr="00453497">
        <w:instrText xml:space="preserve"> </w:instrText>
      </w:r>
      <w:r>
        <w:instrText>that</w:instrText>
      </w:r>
      <w:r w:rsidRPr="00453497">
        <w:instrText xml:space="preserve"> </w:instrText>
      </w:r>
      <w:r>
        <w:instrText>approaches</w:instrText>
      </w:r>
      <w:r w:rsidRPr="00453497">
        <w:instrText xml:space="preserve"> </w:instrText>
      </w:r>
      <w:r>
        <w:instrText>to</w:instrText>
      </w:r>
      <w:r w:rsidRPr="00453497">
        <w:instrText xml:space="preserve"> </w:instrText>
      </w:r>
      <w:r>
        <w:instrText>case</w:instrText>
      </w:r>
      <w:r w:rsidRPr="00453497">
        <w:instrText xml:space="preserve"> </w:instrText>
      </w:r>
      <w:r>
        <w:instrText>ascertainment</w:instrText>
      </w:r>
      <w:r w:rsidRPr="00453497">
        <w:instrText xml:space="preserve"> </w:instrText>
      </w:r>
      <w:r>
        <w:instrText>and</w:instrText>
      </w:r>
      <w:r w:rsidRPr="00453497">
        <w:instrText xml:space="preserve"> </w:instrText>
      </w:r>
      <w:r>
        <w:instrText>definitions</w:instrText>
      </w:r>
      <w:r w:rsidRPr="00453497">
        <w:instrText xml:space="preserve"> </w:instrText>
      </w:r>
      <w:r>
        <w:instrText>of</w:instrText>
      </w:r>
      <w:r w:rsidRPr="00453497">
        <w:instrText xml:space="preserve"> </w:instrText>
      </w:r>
      <w:r>
        <w:instrText>complications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numerators</w:instrText>
      </w:r>
      <w:r w:rsidRPr="00453497">
        <w:instrText xml:space="preserve">) </w:instrText>
      </w:r>
      <w:r>
        <w:instrText>and</w:instrText>
      </w:r>
      <w:r w:rsidRPr="00453497">
        <w:instrText xml:space="preserve"> </w:instrText>
      </w:r>
      <w:r>
        <w:instrText>type</w:instrText>
      </w:r>
      <w:r w:rsidRPr="00453497">
        <w:instrText xml:space="preserve"> 2 </w:instrText>
      </w:r>
      <w:r>
        <w:instrText>diabetes</w:instrText>
      </w:r>
      <w:r w:rsidRPr="00453497">
        <w:instrText xml:space="preserve"> (</w:instrText>
      </w:r>
      <w:r>
        <w:instrText>the</w:instrText>
      </w:r>
      <w:r w:rsidRPr="00453497">
        <w:instrText xml:space="preserve"> </w:instrText>
      </w:r>
      <w:r>
        <w:instrText>denominator</w:instrText>
      </w:r>
      <w:r w:rsidRPr="00453497">
        <w:instrText xml:space="preserve">) </w:instrText>
      </w:r>
      <w:r>
        <w:instrText>vary</w:instrText>
      </w:r>
      <w:r w:rsidRPr="00453497">
        <w:instrText xml:space="preserve"> </w:instrText>
      </w:r>
      <w:r>
        <w:instrText>widely</w:instrText>
      </w:r>
      <w:r w:rsidRPr="00453497">
        <w:instrText xml:space="preserve"> </w:instrText>
      </w:r>
      <w:r>
        <w:instrText>and</w:instrText>
      </w:r>
      <w:r w:rsidRPr="00453497">
        <w:instrText xml:space="preserve"> </w:instrText>
      </w:r>
      <w:r>
        <w:instrText>influence</w:instrText>
      </w:r>
      <w:r w:rsidRPr="00453497">
        <w:instrText xml:space="preserve"> </w:instrText>
      </w:r>
      <w:r>
        <w:instrText>the</w:instrText>
      </w:r>
      <w:r w:rsidRPr="00453497">
        <w:instrText xml:space="preserve"> </w:instrText>
      </w:r>
      <w:r>
        <w:instrText>interpretation</w:instrText>
      </w:r>
      <w:r w:rsidRPr="00453497">
        <w:instrText xml:space="preserve"> </w:instrText>
      </w:r>
      <w:r>
        <w:instrText>of</w:instrText>
      </w:r>
      <w:r w:rsidRPr="00453497">
        <w:instrText xml:space="preserve"> </w:instrText>
      </w:r>
      <w:r>
        <w:instrText>international</w:instrText>
      </w:r>
      <w:r w:rsidRPr="00453497">
        <w:instrText xml:space="preserve"> </w:instrText>
      </w:r>
      <w:r>
        <w:instrText>data</w:instrText>
      </w:r>
      <w:r w:rsidRPr="00453497">
        <w:instrText xml:space="preserve">. </w:instrText>
      </w:r>
      <w:r>
        <w:instrText>We</w:instrText>
      </w:r>
      <w:r w:rsidRPr="00453497">
        <w:instrText xml:space="preserve"> </w:instrText>
      </w:r>
      <w:r>
        <w:instrText>offer</w:instrText>
      </w:r>
      <w:r w:rsidRPr="00453497">
        <w:instrText xml:space="preserve"> </w:instrText>
      </w:r>
      <w:r>
        <w:instrText>four</w:instrText>
      </w:r>
      <w:r w:rsidRPr="00453497">
        <w:instrText xml:space="preserve"> </w:instrText>
      </w:r>
      <w:r>
        <w:instrText>key</w:instrText>
      </w:r>
      <w:r w:rsidRPr="00453497">
        <w:instrText xml:space="preserve"> </w:instrText>
      </w:r>
      <w:r>
        <w:instrText>recommendations</w:instrText>
      </w:r>
      <w:r w:rsidRPr="00453497">
        <w:instrText xml:space="preserve"> </w:instrText>
      </w:r>
      <w:r>
        <w:instrText>to</w:instrText>
      </w:r>
      <w:r w:rsidRPr="00453497">
        <w:instrText xml:space="preserve"> </w:instrText>
      </w:r>
      <w:r>
        <w:instrText>more</w:instrText>
      </w:r>
      <w:r w:rsidRPr="00453497">
        <w:instrText xml:space="preserve"> </w:instrText>
      </w:r>
      <w:r>
        <w:instrText>rigorously</w:instrText>
      </w:r>
      <w:r w:rsidRPr="00453497">
        <w:instrText xml:space="preserve"> </w:instrText>
      </w:r>
      <w:r>
        <w:instrText>document</w:instrText>
      </w:r>
      <w:r w:rsidRPr="00453497">
        <w:instrText xml:space="preserve"> </w:instrText>
      </w:r>
      <w:r>
        <w:instrText>trends</w:instrText>
      </w:r>
      <w:r w:rsidRPr="00453497">
        <w:instrText xml:space="preserve"> </w:instrText>
      </w:r>
      <w:r>
        <w:instrText>in</w:instrText>
      </w:r>
      <w:r w:rsidRPr="00453497">
        <w:instrText xml:space="preserve"> </w:instrText>
      </w:r>
      <w:r>
        <w:instrText>rates</w:instrText>
      </w:r>
      <w:r w:rsidRPr="00453497">
        <w:instrText xml:space="preserve"> </w:instrText>
      </w:r>
      <w:r>
        <w:instrText>of</w:instrText>
      </w:r>
      <w:r w:rsidRPr="00453497">
        <w:instrText xml:space="preserve"> </w:instrText>
      </w:r>
      <w:r>
        <w:instrText>type</w:instrText>
      </w:r>
      <w:r w:rsidRPr="00453497">
        <w:instrText xml:space="preserve"> 2 </w:instrText>
      </w:r>
      <w:r>
        <w:instrText>diabetes</w:instrText>
      </w:r>
      <w:r w:rsidRPr="00453497">
        <w:instrText xml:space="preserve"> </w:instrText>
      </w:r>
      <w:r>
        <w:instrText>complications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over</w:instrText>
      </w:r>
      <w:r w:rsidRPr="00453497">
        <w:instrText xml:space="preserve"> </w:instrText>
      </w:r>
      <w:r>
        <w:instrText>time</w:instrText>
      </w:r>
      <w:r w:rsidRPr="00453497">
        <w:instrText xml:space="preserve"> </w:instrText>
      </w:r>
      <w:r>
        <w:instrText>and</w:instrText>
      </w:r>
      <w:r w:rsidRPr="00453497">
        <w:instrText xml:space="preserve"> </w:instrText>
      </w:r>
      <w:r>
        <w:instrText>worldwide</w:instrText>
      </w:r>
      <w:r w:rsidRPr="00453497">
        <w:instrText xml:space="preserve">: (1) </w:instrText>
      </w:r>
      <w:r>
        <w:instrText>increasing</w:instrText>
      </w:r>
      <w:r w:rsidRPr="00453497">
        <w:instrText xml:space="preserve"> </w:instrText>
      </w:r>
      <w:r>
        <w:instrText>investments</w:instrText>
      </w:r>
      <w:r w:rsidRPr="00453497">
        <w:instrText xml:space="preserve"> </w:instrText>
      </w:r>
      <w:r>
        <w:instrText>in</w:instrText>
      </w:r>
      <w:r w:rsidRPr="00453497">
        <w:instrText xml:space="preserve"> </w:instrText>
      </w:r>
      <w:r>
        <w:instrText>data</w:instrText>
      </w:r>
      <w:r w:rsidRPr="00453497">
        <w:instrText xml:space="preserve"> </w:instrText>
      </w:r>
      <w:r>
        <w:instrText>collection</w:instrText>
      </w:r>
      <w:r w:rsidRPr="00453497">
        <w:instrText xml:space="preserve"> </w:instrText>
      </w:r>
      <w:r>
        <w:instrText>systems</w:instrText>
      </w:r>
      <w:r w:rsidRPr="00453497">
        <w:instrText xml:space="preserve">; (2) </w:instrText>
      </w:r>
      <w:r>
        <w:instrText>standardising</w:instrText>
      </w:r>
      <w:r w:rsidRPr="00453497">
        <w:instrText xml:space="preserve"> </w:instrText>
      </w:r>
      <w:r>
        <w:instrText>case</w:instrText>
      </w:r>
      <w:r w:rsidRPr="00453497">
        <w:instrText xml:space="preserve"> </w:instrText>
      </w:r>
      <w:r>
        <w:instrText>definitions</w:instrText>
      </w:r>
      <w:r w:rsidRPr="00453497">
        <w:instrText xml:space="preserve"> </w:instrText>
      </w:r>
      <w:r>
        <w:instrText>and</w:instrText>
      </w:r>
      <w:r w:rsidRPr="00453497">
        <w:instrText xml:space="preserve"> </w:instrText>
      </w:r>
      <w:r>
        <w:instrText>approaches</w:instrText>
      </w:r>
      <w:r w:rsidRPr="00453497">
        <w:instrText xml:space="preserve"> </w:instrText>
      </w:r>
      <w:r>
        <w:instrText>to</w:instrText>
      </w:r>
      <w:r w:rsidRPr="00453497">
        <w:instrText xml:space="preserve"> </w:instrText>
      </w:r>
      <w:r>
        <w:instrText>ascertainment</w:instrText>
      </w:r>
      <w:r w:rsidRPr="00453497">
        <w:instrText xml:space="preserve">; (3) </w:instrText>
      </w:r>
      <w:r>
        <w:instrText>strengthening</w:instrText>
      </w:r>
      <w:r w:rsidRPr="00453497">
        <w:instrText xml:space="preserve"> </w:instrText>
      </w:r>
      <w:r>
        <w:instrText>analytical</w:instrText>
      </w:r>
      <w:r w:rsidRPr="00453497">
        <w:instrText xml:space="preserve"> </w:instrText>
      </w:r>
      <w:r>
        <w:instrText>capacity</w:instrText>
      </w:r>
      <w:r w:rsidRPr="00453497">
        <w:instrText xml:space="preserve">; </w:instrText>
      </w:r>
      <w:r>
        <w:instrText>and</w:instrText>
      </w:r>
      <w:r w:rsidRPr="00453497">
        <w:instrText xml:space="preserve"> (4) </w:instrText>
      </w:r>
      <w:r>
        <w:instrText>developing</w:instrText>
      </w:r>
      <w:r w:rsidRPr="00453497">
        <w:instrText xml:space="preserve"> </w:instrText>
      </w:r>
      <w:r>
        <w:instrText>and</w:instrText>
      </w:r>
      <w:r w:rsidRPr="00453497">
        <w:instrText xml:space="preserve"> </w:instrText>
      </w:r>
      <w:r>
        <w:instrText>implementing</w:instrText>
      </w:r>
      <w:r w:rsidRPr="00453497">
        <w:instrText xml:space="preserve"> </w:instrText>
      </w:r>
      <w:r>
        <w:instrText>structured</w:instrText>
      </w:r>
      <w:r w:rsidRPr="00453497">
        <w:instrText xml:space="preserve"> </w:instrText>
      </w:r>
      <w:r>
        <w:instrText>guidelines</w:instrText>
      </w:r>
      <w:r w:rsidRPr="00453497">
        <w:instrText xml:space="preserve"> </w:instrText>
      </w:r>
      <w:r>
        <w:instrText>for</w:instrText>
      </w:r>
      <w:r w:rsidRPr="00453497">
        <w:instrText xml:space="preserve"> </w:instrText>
      </w:r>
      <w:r>
        <w:instrText>reporting</w:instrText>
      </w:r>
      <w:r w:rsidRPr="00453497">
        <w:instrText xml:space="preserve"> </w:instrText>
      </w:r>
      <w:r>
        <w:instrText>of</w:instrText>
      </w:r>
      <w:r w:rsidRPr="00453497">
        <w:instrText xml:space="preserve"> </w:instrText>
      </w:r>
      <w:r>
        <w:instrText>data</w:instrText>
      </w:r>
      <w:r w:rsidRPr="00453497">
        <w:instrText>.","</w:instrText>
      </w:r>
      <w:r>
        <w:instrText>container</w:instrText>
      </w:r>
      <w:r w:rsidRPr="00453497">
        <w:instrText>-</w:instrText>
      </w:r>
      <w:r>
        <w:instrText>title</w:instrText>
      </w:r>
      <w:r w:rsidRPr="00453497">
        <w:instrText>":"</w:instrText>
      </w:r>
      <w:r>
        <w:instrText>Diabetologia</w:instrText>
      </w:r>
      <w:r w:rsidRPr="00453497">
        <w:instrText>","</w:instrText>
      </w:r>
      <w:r>
        <w:instrText>DOI</w:instrText>
      </w:r>
      <w:r w:rsidRPr="00453497">
        <w:instrText>":"10.1007/</w:instrText>
      </w:r>
      <w:r>
        <w:instrText>s</w:instrText>
      </w:r>
      <w:r w:rsidRPr="00453497">
        <w:instrText>00125-021-05585-2","</w:instrText>
      </w:r>
      <w:r>
        <w:instrText>ISSN</w:instrText>
      </w:r>
      <w:r w:rsidRPr="00453497">
        <w:instrText>":"0012-186</w:instrText>
      </w:r>
      <w:r>
        <w:instrText>X</w:instrText>
      </w:r>
      <w:r w:rsidRPr="00453497">
        <w:instrText>","</w:instrText>
      </w:r>
      <w:r>
        <w:instrText>issue</w:instrText>
      </w:r>
      <w:r w:rsidRPr="00453497">
        <w:instrText>":"1","</w:instrText>
      </w:r>
      <w:r>
        <w:instrText>journalAbbreviation":"Diabetologia","note":"PMID: 34837505\nPMCID: PMC8660730","page":"3-13","source":"PubMed Central","title":"Interpreting global trends in type 2 diabetes complications and mortality","volume":"65","author":[{"family":"Ali","given":"Mohammed K."},{"family":"Pearson-Stuttard","given":"Jonathan"},{"family":"Selvin","given":"Elizabeth"},{"family":"Gregg","given":"Edward W."}],"issued":{"date-parts":[["2022"]]}},"label":"page"},{"id":2949,"uris":["http://zotero.org/users/5483459/items/CQK8RGJ2"],"itemData":{"id":2949,"type":"article-journal","abstract":"AIMS: To estimate the number of deaths attributable to diabetes in 20-79-year-old adults in 2019.\nMETHODS: The following were used to estimate the number of deaths attributable to diabetes: all-cause mortality estimates from the World Health Organization life table, country level age- and sex-specific estimates of diabetes prevalence in 2019 and relative risks of death in people with diabetes compared to people without diabetes.\nRESULTS: An estimated 4.2 million deaths among 20-79-year-old adults are attributable to diabetes. Diabetes is estimated to contribute to 11.3% of deaths globally, ranging from 6.8% (lowest) in the Africa Region to 16.2% (highest) in the Middle East and North Africa. About half (46.2%) of the deaths attributable to diabetes occur in people under the age of 60 years. The Africa Region has the highest</w:instrText>
      </w:r>
      <w:r w:rsidRPr="004471D7">
        <w:instrText xml:space="preserve"> (73.1%) </w:instrText>
      </w:r>
      <w:r>
        <w:instrText>proportion</w:instrText>
      </w:r>
      <w:r w:rsidRPr="004471D7">
        <w:instrText xml:space="preserve"> </w:instrText>
      </w:r>
      <w:r>
        <w:instrText>of</w:instrText>
      </w:r>
      <w:r w:rsidRPr="004471D7">
        <w:instrText xml:space="preserve"> </w:instrText>
      </w:r>
      <w:r>
        <w:instrText>deaths</w:instrText>
      </w:r>
      <w:r w:rsidRPr="004471D7">
        <w:instrText xml:space="preserve"> </w:instrText>
      </w:r>
      <w:r>
        <w:instrText>attributable</w:instrText>
      </w:r>
      <w:r w:rsidRPr="004471D7">
        <w:instrText xml:space="preserve"> </w:instrText>
      </w:r>
      <w:r>
        <w:instrText>to</w:instrText>
      </w:r>
      <w:r w:rsidRPr="004471D7">
        <w:instrText xml:space="preserve"> </w:instrText>
      </w:r>
      <w:r>
        <w:instrText>diabetes</w:instrText>
      </w:r>
      <w:r w:rsidRPr="004471D7">
        <w:instrText xml:space="preserve"> </w:instrText>
      </w:r>
      <w:r>
        <w:instrText>in</w:instrText>
      </w:r>
      <w:r w:rsidRPr="004471D7">
        <w:instrText xml:space="preserve"> </w:instrText>
      </w:r>
      <w:r>
        <w:instrText>people</w:instrText>
      </w:r>
      <w:r w:rsidRPr="004471D7">
        <w:instrText xml:space="preserve"> </w:instrText>
      </w:r>
      <w:r>
        <w:instrText>under</w:instrText>
      </w:r>
      <w:r w:rsidRPr="004471D7">
        <w:instrText xml:space="preserve"> </w:instrText>
      </w:r>
      <w:r>
        <w:instrText>the</w:instrText>
      </w:r>
      <w:r w:rsidRPr="004471D7">
        <w:instrText xml:space="preserve"> </w:instrText>
      </w:r>
      <w:r>
        <w:instrText>age</w:instrText>
      </w:r>
      <w:r w:rsidRPr="004471D7">
        <w:instrText xml:space="preserve"> </w:instrText>
      </w:r>
      <w:r>
        <w:instrText>of</w:instrText>
      </w:r>
      <w:r w:rsidRPr="004471D7">
        <w:instrText xml:space="preserve"> 60</w:instrText>
      </w:r>
      <w:r>
        <w:instrText> years</w:instrText>
      </w:r>
      <w:r w:rsidRPr="004471D7">
        <w:instrText xml:space="preserve">, </w:instrText>
      </w:r>
      <w:r>
        <w:instrText>while</w:instrText>
      </w:r>
      <w:r w:rsidRPr="004471D7">
        <w:instrText xml:space="preserve"> </w:instrText>
      </w:r>
      <w:r>
        <w:instrText>the</w:instrText>
      </w:r>
      <w:r w:rsidRPr="004471D7">
        <w:instrText xml:space="preserve"> </w:instrText>
      </w:r>
      <w:r>
        <w:instrText>Europe</w:instrText>
      </w:r>
      <w:r w:rsidRPr="004471D7">
        <w:instrText xml:space="preserve"> </w:instrText>
      </w:r>
      <w:r>
        <w:instrText>Region</w:instrText>
      </w:r>
      <w:r w:rsidRPr="004471D7">
        <w:instrText xml:space="preserve"> </w:instrText>
      </w:r>
      <w:r>
        <w:instrText>has</w:instrText>
      </w:r>
      <w:r w:rsidRPr="004471D7">
        <w:instrText xml:space="preserve"> </w:instrText>
      </w:r>
      <w:r>
        <w:instrText>the</w:instrText>
      </w:r>
      <w:r w:rsidRPr="004471D7">
        <w:instrText xml:space="preserve"> </w:instrText>
      </w:r>
      <w:r>
        <w:instrText>lowest</w:instrText>
      </w:r>
      <w:r w:rsidRPr="004471D7">
        <w:instrText xml:space="preserve"> (31.4%).\</w:instrText>
      </w:r>
      <w:r>
        <w:instrText>nCONCLUSIONS</w:instrText>
      </w:r>
      <w:r w:rsidRPr="004471D7">
        <w:instrText xml:space="preserve">: </w:instrText>
      </w:r>
      <w:r>
        <w:instrText>Diabetes</w:instrText>
      </w:r>
      <w:r w:rsidRPr="004471D7">
        <w:instrText xml:space="preserve"> </w:instrText>
      </w:r>
      <w:r>
        <w:instrText>is</w:instrText>
      </w:r>
      <w:r w:rsidRPr="004471D7">
        <w:instrText xml:space="preserve"> </w:instrText>
      </w:r>
      <w:r>
        <w:instrText>estimated</w:instrText>
      </w:r>
      <w:r w:rsidRPr="004471D7">
        <w:instrText xml:space="preserve"> </w:instrText>
      </w:r>
      <w:r>
        <w:instrText>to</w:instrText>
      </w:r>
      <w:r w:rsidRPr="004471D7">
        <w:instrText xml:space="preserve"> </w:instrText>
      </w:r>
      <w:r>
        <w:instrText>contribute</w:instrText>
      </w:r>
      <w:r w:rsidRPr="004471D7">
        <w:instrText xml:space="preserve"> </w:instrText>
      </w:r>
      <w:r>
        <w:instrText>to</w:instrText>
      </w:r>
      <w:r w:rsidRPr="004471D7">
        <w:instrText xml:space="preserve"> </w:instrText>
      </w:r>
      <w:r>
        <w:instrText>one</w:instrText>
      </w:r>
      <w:r w:rsidRPr="004471D7">
        <w:instrText xml:space="preserve"> </w:instrText>
      </w:r>
      <w:r>
        <w:instrText>in</w:instrText>
      </w:r>
      <w:r w:rsidRPr="004471D7">
        <w:instrText xml:space="preserve"> </w:instrText>
      </w:r>
      <w:r>
        <w:instrText>nine</w:instrText>
      </w:r>
      <w:r w:rsidRPr="004471D7">
        <w:instrText xml:space="preserve"> </w:instrText>
      </w:r>
      <w:r>
        <w:instrText>deaths</w:instrText>
      </w:r>
      <w:r w:rsidRPr="004471D7">
        <w:instrText xml:space="preserve"> </w:instrText>
      </w:r>
      <w:r>
        <w:instrText>among</w:instrText>
      </w:r>
      <w:r w:rsidRPr="004471D7">
        <w:instrText xml:space="preserve"> </w:instrText>
      </w:r>
      <w:r>
        <w:instrText>adults</w:instrText>
      </w:r>
      <w:r w:rsidRPr="004471D7">
        <w:instrText xml:space="preserve"> </w:instrText>
      </w:r>
      <w:r>
        <w:instrText>aged</w:instrText>
      </w:r>
      <w:r w:rsidRPr="004471D7">
        <w:instrText xml:space="preserve"> 20-79</w:instrText>
      </w:r>
      <w:r>
        <w:instrText> years</w:instrText>
      </w:r>
      <w:r w:rsidRPr="004471D7">
        <w:instrText xml:space="preserve">. </w:instrText>
      </w:r>
      <w:r>
        <w:instrText>Prevention</w:instrText>
      </w:r>
      <w:r w:rsidRPr="004471D7">
        <w:instrText xml:space="preserve"> </w:instrText>
      </w:r>
      <w:r>
        <w:instrText>of</w:instrText>
      </w:r>
      <w:r w:rsidRPr="004471D7">
        <w:instrText xml:space="preserve"> </w:instrText>
      </w:r>
      <w:r>
        <w:instrText>diabetes</w:instrText>
      </w:r>
      <w:r w:rsidRPr="004471D7">
        <w:instrText xml:space="preserve"> </w:instrText>
      </w:r>
      <w:r>
        <w:instrText>and</w:instrText>
      </w:r>
      <w:r w:rsidRPr="004471D7">
        <w:instrText xml:space="preserve"> </w:instrText>
      </w:r>
      <w:r>
        <w:instrText>its</w:instrText>
      </w:r>
      <w:r w:rsidRPr="004471D7">
        <w:instrText xml:space="preserve"> </w:instrText>
      </w:r>
      <w:r>
        <w:instrText>complications</w:instrText>
      </w:r>
      <w:r w:rsidRPr="004471D7">
        <w:instrText xml:space="preserve"> </w:instrText>
      </w:r>
      <w:r>
        <w:instrText>is</w:instrText>
      </w:r>
      <w:r w:rsidRPr="004471D7">
        <w:instrText xml:space="preserve"> </w:instrText>
      </w:r>
      <w:r>
        <w:instrText>essential</w:instrText>
      </w:r>
      <w:r w:rsidRPr="004471D7">
        <w:instrText xml:space="preserve">, </w:instrText>
      </w:r>
      <w:r>
        <w:instrText>particularly</w:instrText>
      </w:r>
      <w:r w:rsidRPr="004471D7">
        <w:instrText xml:space="preserve"> </w:instrText>
      </w:r>
      <w:r>
        <w:instrText>in</w:instrText>
      </w:r>
      <w:r w:rsidRPr="004471D7">
        <w:instrText xml:space="preserve"> </w:instrText>
      </w:r>
      <w:r>
        <w:instrText>middle</w:instrText>
      </w:r>
      <w:r w:rsidRPr="004471D7">
        <w:instrText>-</w:instrText>
      </w:r>
      <w:r>
        <w:instrText>income</w:instrText>
      </w:r>
      <w:r w:rsidRPr="004471D7">
        <w:instrText xml:space="preserve"> </w:instrText>
      </w:r>
      <w:r>
        <w:instrText>countries</w:instrText>
      </w:r>
      <w:r w:rsidRPr="004471D7">
        <w:instrText xml:space="preserve">, </w:instrText>
      </w:r>
      <w:r>
        <w:instrText>where</w:instrText>
      </w:r>
      <w:r w:rsidRPr="004471D7">
        <w:instrText xml:space="preserve"> </w:instrText>
      </w:r>
      <w:r>
        <w:instrText>the</w:instrText>
      </w:r>
      <w:r w:rsidRPr="004471D7">
        <w:instrText xml:space="preserve"> </w:instrText>
      </w:r>
      <w:r>
        <w:instrText>current</w:instrText>
      </w:r>
      <w:r w:rsidRPr="004471D7">
        <w:instrText xml:space="preserve"> </w:instrText>
      </w:r>
      <w:r>
        <w:instrText>impact</w:instrText>
      </w:r>
      <w:r w:rsidRPr="004471D7">
        <w:instrText xml:space="preserve"> </w:instrText>
      </w:r>
      <w:r>
        <w:instrText>is</w:instrText>
      </w:r>
      <w:r w:rsidRPr="004471D7">
        <w:instrText xml:space="preserve"> </w:instrText>
      </w:r>
      <w:r>
        <w:instrText>estimated</w:instrText>
      </w:r>
      <w:r w:rsidRPr="004471D7">
        <w:instrText xml:space="preserve"> </w:instrText>
      </w:r>
      <w:r>
        <w:instrText>to</w:instrText>
      </w:r>
      <w:r w:rsidRPr="004471D7">
        <w:instrText xml:space="preserve"> </w:instrText>
      </w:r>
      <w:r>
        <w:instrText>be</w:instrText>
      </w:r>
      <w:r w:rsidRPr="004471D7">
        <w:instrText xml:space="preserve"> </w:instrText>
      </w:r>
      <w:r>
        <w:instrText>the</w:instrText>
      </w:r>
      <w:r w:rsidRPr="004471D7">
        <w:instrText xml:space="preserve"> </w:instrText>
      </w:r>
      <w:r>
        <w:instrText>largest</w:instrText>
      </w:r>
      <w:r w:rsidRPr="004471D7">
        <w:instrText xml:space="preserve">. </w:instrText>
      </w:r>
      <w:r>
        <w:instrText>Contemporary</w:instrText>
      </w:r>
      <w:r w:rsidRPr="004471D7">
        <w:instrText xml:space="preserve"> </w:instrText>
      </w:r>
      <w:r>
        <w:instrText>data</w:instrText>
      </w:r>
      <w:r w:rsidRPr="004471D7">
        <w:instrText xml:space="preserve"> </w:instrText>
      </w:r>
      <w:r>
        <w:instrText>from</w:instrText>
      </w:r>
      <w:r w:rsidRPr="004471D7">
        <w:instrText xml:space="preserve"> </w:instrText>
      </w:r>
      <w:r>
        <w:instrText>diverse</w:instrText>
      </w:r>
      <w:r w:rsidRPr="004471D7">
        <w:instrText xml:space="preserve"> </w:instrText>
      </w:r>
      <w:r>
        <w:instrText>populations</w:instrText>
      </w:r>
      <w:r w:rsidRPr="004471D7">
        <w:instrText xml:space="preserve"> </w:instrText>
      </w:r>
      <w:r>
        <w:instrText>are</w:instrText>
      </w:r>
      <w:r w:rsidRPr="004471D7">
        <w:instrText xml:space="preserve"> </w:instrText>
      </w:r>
      <w:r>
        <w:instrText>needed</w:instrText>
      </w:r>
      <w:r w:rsidRPr="004471D7">
        <w:instrText xml:space="preserve"> </w:instrText>
      </w:r>
      <w:r>
        <w:instrText>to</w:instrText>
      </w:r>
      <w:r w:rsidRPr="004471D7">
        <w:instrText xml:space="preserve"> </w:instrText>
      </w:r>
      <w:r>
        <w:instrText>validate</w:instrText>
      </w:r>
      <w:r w:rsidRPr="004471D7">
        <w:instrText xml:space="preserve"> </w:instrText>
      </w:r>
      <w:r>
        <w:instrText>these</w:instrText>
      </w:r>
      <w:r w:rsidRPr="004471D7">
        <w:instrText xml:space="preserve"> </w:instrText>
      </w:r>
      <w:r>
        <w:instrText>estimates</w:instrText>
      </w:r>
      <w:r w:rsidRPr="004471D7">
        <w:instrText>.","</w:instrText>
      </w:r>
      <w:r>
        <w:instrText>container</w:instrText>
      </w:r>
      <w:r w:rsidRPr="004471D7">
        <w:instrText>-</w:instrText>
      </w:r>
      <w:r>
        <w:instrText>title</w:instrText>
      </w:r>
      <w:r w:rsidRPr="004471D7">
        <w:instrText>":"</w:instrText>
      </w:r>
      <w:r>
        <w:instrText>Diabetes</w:instrText>
      </w:r>
      <w:r w:rsidRPr="004471D7">
        <w:instrText xml:space="preserve"> </w:instrText>
      </w:r>
      <w:r>
        <w:instrText>Research</w:instrText>
      </w:r>
      <w:r w:rsidRPr="004471D7">
        <w:instrText xml:space="preserve"> </w:instrText>
      </w:r>
      <w:r>
        <w:instrText>and</w:instrText>
      </w:r>
      <w:r w:rsidRPr="004471D7">
        <w:instrText xml:space="preserve"> </w:instrText>
      </w:r>
      <w:r>
        <w:instrText>Clinical</w:instrText>
      </w:r>
      <w:r w:rsidRPr="004471D7">
        <w:instrText xml:space="preserve"> </w:instrText>
      </w:r>
      <w:r>
        <w:instrText>Practice</w:instrText>
      </w:r>
      <w:r w:rsidRPr="004471D7">
        <w:instrText>","</w:instrText>
      </w:r>
      <w:r>
        <w:instrText>DOI</w:instrText>
      </w:r>
      <w:r w:rsidRPr="004471D7">
        <w:instrText>":"10.1016/</w:instrText>
      </w:r>
      <w:r>
        <w:instrText>j</w:instrText>
      </w:r>
      <w:r w:rsidRPr="004471D7">
        <w:instrText>.</w:instrText>
      </w:r>
      <w:r>
        <w:instrText>diabres</w:instrText>
      </w:r>
      <w:r w:rsidRPr="004471D7">
        <w:instrText>.2020.108086","</w:instrText>
      </w:r>
      <w:r>
        <w:instrText>ISSN</w:instrText>
      </w:r>
      <w:r w:rsidRPr="004471D7">
        <w:instrText>":"1872-8227","</w:instrText>
      </w:r>
      <w:r>
        <w:instrText>journalAbbreviation</w:instrText>
      </w:r>
      <w:r w:rsidRPr="004471D7">
        <w:instrText>":"</w:instrText>
      </w:r>
      <w:r>
        <w:instrText>Diabetes</w:instrText>
      </w:r>
      <w:r w:rsidRPr="004471D7">
        <w:instrText xml:space="preserve"> </w:instrText>
      </w:r>
      <w:r>
        <w:instrText>Res</w:instrText>
      </w:r>
      <w:r w:rsidRPr="004471D7">
        <w:instrText xml:space="preserve"> </w:instrText>
      </w:r>
      <w:r>
        <w:instrText>Clin</w:instrText>
      </w:r>
      <w:r w:rsidRPr="004471D7">
        <w:instrText xml:space="preserve"> </w:instrText>
      </w:r>
      <w:r>
        <w:instrText>Pract</w:instrText>
      </w:r>
      <w:r w:rsidRPr="004471D7">
        <w:instrText>","</w:instrText>
      </w:r>
      <w:r>
        <w:instrText>language</w:instrText>
      </w:r>
      <w:r w:rsidRPr="004471D7">
        <w:instrText>":"</w:instrText>
      </w:r>
      <w:r>
        <w:instrText>eng</w:instrText>
      </w:r>
      <w:r w:rsidRPr="004471D7">
        <w:instrText>","</w:instrText>
      </w:r>
      <w:r>
        <w:instrText>note</w:instrText>
      </w:r>
      <w:r w:rsidRPr="004471D7">
        <w:instrText>":"</w:instrText>
      </w:r>
      <w:r>
        <w:instrText>PMID</w:instrText>
      </w:r>
      <w:r w:rsidRPr="004471D7">
        <w:instrText>: 32068099","</w:instrText>
      </w:r>
      <w:r>
        <w:instrText>page</w:instrText>
      </w:r>
      <w:r w:rsidRPr="004471D7">
        <w:instrText>":"108086","</w:instrText>
      </w:r>
      <w:r>
        <w:instrText>source</w:instrText>
      </w:r>
      <w:r w:rsidRPr="004471D7">
        <w:instrText>":"</w:instrText>
      </w:r>
      <w:r>
        <w:instrText>PubMed</w:instrText>
      </w:r>
      <w:r w:rsidRPr="004471D7">
        <w:instrText>","</w:instrText>
      </w:r>
      <w:r>
        <w:instrText>title</w:instrText>
      </w:r>
      <w:r w:rsidRPr="004471D7">
        <w:instrText>":"</w:instrText>
      </w:r>
      <w:r>
        <w:instrText>Mortality</w:instrText>
      </w:r>
      <w:r w:rsidRPr="004471D7">
        <w:instrText xml:space="preserve"> </w:instrText>
      </w:r>
      <w:r>
        <w:instrText>attributable</w:instrText>
      </w:r>
      <w:r w:rsidRPr="004471D7">
        <w:instrText xml:space="preserve"> </w:instrText>
      </w:r>
      <w:r>
        <w:instrText>to</w:instrText>
      </w:r>
      <w:r w:rsidRPr="004471D7">
        <w:instrText xml:space="preserve"> </w:instrText>
      </w:r>
      <w:r>
        <w:instrText>diabetes</w:instrText>
      </w:r>
      <w:r w:rsidRPr="004471D7">
        <w:instrText xml:space="preserve"> </w:instrText>
      </w:r>
      <w:r>
        <w:instrText>in</w:instrText>
      </w:r>
      <w:r w:rsidRPr="004471D7">
        <w:instrText xml:space="preserve"> 20-79</w:instrText>
      </w:r>
      <w:r>
        <w:instrText> years</w:instrText>
      </w:r>
      <w:r w:rsidRPr="004471D7">
        <w:instrText xml:space="preserve"> </w:instrText>
      </w:r>
      <w:r>
        <w:instrText>old</w:instrText>
      </w:r>
      <w:r w:rsidRPr="004471D7">
        <w:instrText xml:space="preserve"> </w:instrText>
      </w:r>
      <w:r>
        <w:instrText>adults</w:instrText>
      </w:r>
      <w:r w:rsidRPr="004471D7">
        <w:instrText xml:space="preserve">, 2019 </w:instrText>
      </w:r>
      <w:r>
        <w:instrText>estimates</w:instrText>
      </w:r>
      <w:r w:rsidRPr="004471D7">
        <w:instrText xml:space="preserve">: </w:instrText>
      </w:r>
      <w:r>
        <w:instrText>Results</w:instrText>
      </w:r>
      <w:r w:rsidRPr="004471D7">
        <w:instrText xml:space="preserve"> </w:instrText>
      </w:r>
      <w:r>
        <w:instrText>from</w:instrText>
      </w:r>
      <w:r w:rsidRPr="004471D7">
        <w:instrText xml:space="preserve"> </w:instrText>
      </w:r>
      <w:r>
        <w:instrText>the</w:instrText>
      </w:r>
      <w:r w:rsidRPr="004471D7">
        <w:instrText xml:space="preserve"> </w:instrText>
      </w:r>
      <w:r>
        <w:instrText>International</w:instrText>
      </w:r>
      <w:r w:rsidRPr="004471D7">
        <w:instrText xml:space="preserve"> </w:instrText>
      </w:r>
      <w:r>
        <w:instrText>Diabetes</w:instrText>
      </w:r>
      <w:r w:rsidRPr="004471D7">
        <w:instrText xml:space="preserve"> </w:instrText>
      </w:r>
      <w:r>
        <w:instrText>Federation</w:instrText>
      </w:r>
      <w:r w:rsidRPr="004471D7">
        <w:instrText xml:space="preserve"> </w:instrText>
      </w:r>
      <w:r>
        <w:instrText>Diabetes</w:instrText>
      </w:r>
      <w:r w:rsidRPr="004471D7">
        <w:instrText xml:space="preserve"> </w:instrText>
      </w:r>
      <w:r>
        <w:instrText>Atlas</w:instrText>
      </w:r>
      <w:r w:rsidRPr="004471D7">
        <w:instrText>, 9</w:instrText>
      </w:r>
      <w:r>
        <w:instrText>th</w:instrText>
      </w:r>
      <w:r w:rsidRPr="004471D7">
        <w:instrText xml:space="preserve"> </w:instrText>
      </w:r>
      <w:r>
        <w:instrText>edition</w:instrText>
      </w:r>
      <w:r w:rsidRPr="004471D7">
        <w:instrText>","</w:instrText>
      </w:r>
      <w:r>
        <w:instrText>title</w:instrText>
      </w:r>
      <w:r w:rsidRPr="004471D7">
        <w:instrText>-</w:instrText>
      </w:r>
      <w:r>
        <w:instrText>short</w:instrText>
      </w:r>
      <w:r w:rsidRPr="004471D7">
        <w:instrText>":"</w:instrText>
      </w:r>
      <w:r>
        <w:instrText>Mortality</w:instrText>
      </w:r>
      <w:r w:rsidRPr="004471D7">
        <w:instrText xml:space="preserve"> </w:instrText>
      </w:r>
      <w:r>
        <w:instrText>attributable</w:instrText>
      </w:r>
      <w:r w:rsidRPr="004471D7">
        <w:instrText xml:space="preserve"> </w:instrText>
      </w:r>
      <w:r>
        <w:instrText>to</w:instrText>
      </w:r>
      <w:r w:rsidRPr="004471D7">
        <w:instrText xml:space="preserve"> </w:instrText>
      </w:r>
      <w:r>
        <w:instrText>diabetes</w:instrText>
      </w:r>
      <w:r w:rsidRPr="004471D7">
        <w:instrText xml:space="preserve"> </w:instrText>
      </w:r>
      <w:r>
        <w:instrText>in</w:instrText>
      </w:r>
      <w:r w:rsidRPr="004471D7">
        <w:instrText xml:space="preserve"> 20-79</w:instrText>
      </w:r>
      <w:r>
        <w:instrText> years</w:instrText>
      </w:r>
      <w:r w:rsidRPr="004471D7">
        <w:instrText xml:space="preserve"> </w:instrText>
      </w:r>
      <w:r>
        <w:instrText>old</w:instrText>
      </w:r>
      <w:r w:rsidRPr="004471D7">
        <w:instrText xml:space="preserve"> </w:instrText>
      </w:r>
      <w:r>
        <w:instrText>adults</w:instrText>
      </w:r>
      <w:r w:rsidRPr="004471D7">
        <w:instrText xml:space="preserve">, 2019 </w:instrText>
      </w:r>
      <w:r>
        <w:instrText>estimates</w:instrText>
      </w:r>
      <w:r w:rsidRPr="004471D7">
        <w:instrText>","</w:instrText>
      </w:r>
      <w:r>
        <w:instrText>volume</w:instrText>
      </w:r>
      <w:r w:rsidRPr="004471D7">
        <w:instrText>":"162","</w:instrText>
      </w:r>
      <w:r>
        <w:instrText>author</w:instrText>
      </w:r>
      <w:r w:rsidRPr="004471D7">
        <w:instrText>":[{"</w:instrText>
      </w:r>
      <w:r>
        <w:instrText>family</w:instrText>
      </w:r>
      <w:r w:rsidRPr="004471D7">
        <w:instrText>":"</w:instrText>
      </w:r>
      <w:r>
        <w:instrText>Saeedi</w:instrText>
      </w:r>
      <w:r w:rsidRPr="004471D7">
        <w:instrText>","</w:instrText>
      </w:r>
      <w:r>
        <w:instrText>given</w:instrText>
      </w:r>
      <w:r w:rsidRPr="004471D7">
        <w:instrText>":"</w:instrText>
      </w:r>
      <w:r>
        <w:instrText>Pouya</w:instrText>
      </w:r>
      <w:r w:rsidRPr="004471D7">
        <w:instrText>"},{"</w:instrText>
      </w:r>
      <w:r>
        <w:instrText>family</w:instrText>
      </w:r>
      <w:r w:rsidRPr="004471D7">
        <w:instrText>":"</w:instrText>
      </w:r>
      <w:r>
        <w:instrText>Salpea</w:instrText>
      </w:r>
      <w:r w:rsidRPr="004471D7">
        <w:instrText>","</w:instrText>
      </w:r>
      <w:r>
        <w:instrText>given</w:instrText>
      </w:r>
      <w:r w:rsidRPr="004471D7">
        <w:instrText>":"</w:instrText>
      </w:r>
      <w:r>
        <w:instrText>Paraskevi</w:instrText>
      </w:r>
      <w:r w:rsidRPr="004471D7">
        <w:instrText>"},{"</w:instrText>
      </w:r>
      <w:r>
        <w:instrText>family</w:instrText>
      </w:r>
      <w:r w:rsidRPr="004471D7">
        <w:instrText>":"</w:instrText>
      </w:r>
      <w:r>
        <w:instrText>Karuranga</w:instrText>
      </w:r>
      <w:r w:rsidRPr="004471D7">
        <w:instrText>","</w:instrText>
      </w:r>
      <w:r>
        <w:instrText>given</w:instrText>
      </w:r>
      <w:r w:rsidRPr="004471D7">
        <w:instrText>":"</w:instrText>
      </w:r>
      <w:r>
        <w:instrText>Suvi</w:instrText>
      </w:r>
      <w:r w:rsidRPr="004471D7">
        <w:instrText>"},{"</w:instrText>
      </w:r>
      <w:r>
        <w:instrText>family</w:instrText>
      </w:r>
      <w:r w:rsidRPr="004471D7">
        <w:instrText>":"</w:instrText>
      </w:r>
      <w:r>
        <w:instrText>Petersohn</w:instrText>
      </w:r>
      <w:r w:rsidRPr="004471D7">
        <w:instrText>","</w:instrText>
      </w:r>
      <w:r>
        <w:instrText>given</w:instrText>
      </w:r>
      <w:r w:rsidRPr="004471D7">
        <w:instrText>":"</w:instrText>
      </w:r>
      <w:r>
        <w:instrText>Inga</w:instrText>
      </w:r>
      <w:r w:rsidRPr="004471D7">
        <w:instrText>"},{"</w:instrText>
      </w:r>
      <w:r>
        <w:instrText>family</w:instrText>
      </w:r>
      <w:r w:rsidRPr="004471D7">
        <w:instrText>":"</w:instrText>
      </w:r>
      <w:r>
        <w:instrText>Malanda</w:instrText>
      </w:r>
      <w:r w:rsidRPr="004471D7">
        <w:instrText>","</w:instrText>
      </w:r>
      <w:r>
        <w:instrText>given</w:instrText>
      </w:r>
      <w:r w:rsidRPr="004471D7">
        <w:instrText>":"</w:instrText>
      </w:r>
      <w:r>
        <w:instrText>Belma</w:instrText>
      </w:r>
      <w:r w:rsidRPr="004471D7">
        <w:instrText>"},{"</w:instrText>
      </w:r>
      <w:r>
        <w:instrText>family</w:instrText>
      </w:r>
      <w:r w:rsidRPr="004471D7">
        <w:instrText>":"</w:instrText>
      </w:r>
      <w:r>
        <w:instrText>Gregg</w:instrText>
      </w:r>
      <w:r w:rsidRPr="004471D7">
        <w:instrText>","</w:instrText>
      </w:r>
      <w:r>
        <w:instrText>given</w:instrText>
      </w:r>
      <w:r w:rsidRPr="004471D7">
        <w:instrText>":"</w:instrText>
      </w:r>
      <w:r>
        <w:instrText>Edward</w:instrText>
      </w:r>
      <w:r w:rsidRPr="004471D7">
        <w:instrText xml:space="preserve"> </w:instrText>
      </w:r>
      <w:r>
        <w:instrText>W</w:instrText>
      </w:r>
      <w:r w:rsidRPr="004471D7">
        <w:instrText>."},{"</w:instrText>
      </w:r>
      <w:r>
        <w:instrText>family</w:instrText>
      </w:r>
      <w:r w:rsidRPr="004471D7">
        <w:instrText>":"</w:instrText>
      </w:r>
      <w:r>
        <w:instrText>Unwin</w:instrText>
      </w:r>
      <w:r w:rsidRPr="004471D7">
        <w:instrText>","</w:instrText>
      </w:r>
      <w:r>
        <w:instrText>given</w:instrText>
      </w:r>
      <w:r w:rsidRPr="004471D7">
        <w:instrText>":"</w:instrText>
      </w:r>
      <w:r>
        <w:instrText>Nigel</w:instrText>
      </w:r>
      <w:r w:rsidRPr="004471D7">
        <w:instrText>"},{"</w:instrText>
      </w:r>
      <w:r>
        <w:instrText>family</w:instrText>
      </w:r>
      <w:r w:rsidRPr="004471D7">
        <w:instrText>":"</w:instrText>
      </w:r>
      <w:r>
        <w:instrText>Wild</w:instrText>
      </w:r>
      <w:r w:rsidRPr="004471D7">
        <w:instrText>","</w:instrText>
      </w:r>
      <w:r>
        <w:instrText>given</w:instrText>
      </w:r>
      <w:r w:rsidRPr="004471D7">
        <w:instrText>":"</w:instrText>
      </w:r>
      <w:r>
        <w:instrText>Sarah</w:instrText>
      </w:r>
      <w:r w:rsidRPr="004471D7">
        <w:instrText xml:space="preserve"> </w:instrText>
      </w:r>
      <w:r>
        <w:instrText>H</w:instrText>
      </w:r>
      <w:r w:rsidRPr="004471D7">
        <w:instrText>."},{"</w:instrText>
      </w:r>
      <w:r>
        <w:instrText>family</w:instrText>
      </w:r>
      <w:r w:rsidRPr="004471D7">
        <w:instrText>":"</w:instrText>
      </w:r>
      <w:r>
        <w:instrText>Williams</w:instrText>
      </w:r>
      <w:r w:rsidRPr="004471D7">
        <w:instrText>","</w:instrText>
      </w:r>
      <w:r>
        <w:instrText>given</w:instrText>
      </w:r>
      <w:r w:rsidRPr="004471D7">
        <w:instrText>":"</w:instrText>
      </w:r>
      <w:r>
        <w:instrText>Rhys</w:instrText>
      </w:r>
      <w:r w:rsidRPr="004471D7">
        <w:instrText>"}],"</w:instrText>
      </w:r>
      <w:r>
        <w:instrText>issued</w:instrText>
      </w:r>
      <w:r w:rsidRPr="004471D7">
        <w:instrText>":{"</w:instrText>
      </w:r>
      <w:r>
        <w:instrText>date</w:instrText>
      </w:r>
      <w:r w:rsidRPr="004471D7">
        <w:instrText>-</w:instrText>
      </w:r>
      <w:r>
        <w:instrText>parts</w:instrText>
      </w:r>
      <w:r w:rsidRPr="004471D7">
        <w:instrText>":[["2020",4]]}},"</w:instrText>
      </w:r>
      <w:r>
        <w:instrText>label</w:instrText>
      </w:r>
      <w:r w:rsidRPr="004471D7">
        <w:instrText>":"</w:instrText>
      </w:r>
      <w:r>
        <w:instrText>page</w:instrText>
      </w:r>
      <w:r w:rsidRPr="004471D7">
        <w:instrText>"}],"</w:instrText>
      </w:r>
      <w:r>
        <w:instrText>schema</w:instrText>
      </w:r>
      <w:r w:rsidRPr="004471D7">
        <w:instrText>":"</w:instrText>
      </w:r>
      <w:r>
        <w:instrText>https</w:instrText>
      </w:r>
      <w:r w:rsidRPr="004471D7">
        <w:instrText>://</w:instrText>
      </w:r>
      <w:r>
        <w:instrText>github</w:instrText>
      </w:r>
      <w:r w:rsidRPr="004471D7">
        <w:instrText>.</w:instrText>
      </w:r>
      <w:r>
        <w:instrText>com</w:instrText>
      </w:r>
      <w:r w:rsidRPr="004471D7">
        <w:instrText>/</w:instrText>
      </w:r>
      <w:r>
        <w:instrText>citation</w:instrText>
      </w:r>
      <w:r w:rsidRPr="004471D7">
        <w:instrText>-</w:instrText>
      </w:r>
      <w:r>
        <w:instrText>style</w:instrText>
      </w:r>
      <w:r w:rsidRPr="004471D7">
        <w:instrText>-</w:instrText>
      </w:r>
      <w:r>
        <w:instrText>language</w:instrText>
      </w:r>
      <w:r w:rsidRPr="004471D7">
        <w:instrText>/</w:instrText>
      </w:r>
      <w:r>
        <w:instrText>schema</w:instrText>
      </w:r>
      <w:r w:rsidRPr="004471D7">
        <w:instrText>/</w:instrText>
      </w:r>
      <w:r>
        <w:instrText>raw</w:instrText>
      </w:r>
      <w:r w:rsidRPr="004471D7">
        <w:instrText>/</w:instrText>
      </w:r>
      <w:r>
        <w:instrText>master</w:instrText>
      </w:r>
      <w:r w:rsidRPr="004471D7">
        <w:instrText>/</w:instrText>
      </w:r>
      <w:r>
        <w:instrText>csl</w:instrText>
      </w:r>
      <w:r w:rsidRPr="004471D7">
        <w:instrText>-</w:instrText>
      </w:r>
      <w:r>
        <w:instrText>citation</w:instrText>
      </w:r>
      <w:r w:rsidRPr="004471D7">
        <w:instrText>.</w:instrText>
      </w:r>
      <w:r>
        <w:instrText>json</w:instrText>
      </w:r>
      <w:r w:rsidRPr="004471D7">
        <w:instrText xml:space="preserve">"} </w:instrText>
      </w:r>
      <w:r>
        <w:fldChar w:fldCharType="separate"/>
      </w:r>
      <w:r w:rsidRPr="004471D7">
        <w:t>[</w:t>
      </w:r>
      <w:r>
        <w:t>1</w:t>
      </w:r>
      <w:r w:rsidRPr="004471D7">
        <w:t>]</w:t>
      </w:r>
      <w:r>
        <w:fldChar w:fldCharType="end"/>
      </w:r>
      <w:r w:rsidRPr="00EB4558">
        <w:rPr>
          <w:rFonts w:asciiTheme="majorBidi" w:hAnsiTheme="majorBidi" w:cstheme="majorBidi"/>
          <w:lang w:val="ru"/>
        </w:rPr>
        <w:t>.</w:t>
      </w:r>
    </w:p>
    <w:p w14:paraId="385B19BD" w14:textId="4474DDFF" w:rsidR="00C602C5" w:rsidRPr="006F662E" w:rsidRDefault="00C602C5" w:rsidP="002256A9">
      <w:pPr>
        <w:pStyle w:val="4"/>
        <w:spacing w:before="240"/>
        <w:rPr>
          <w:szCs w:val="24"/>
        </w:rPr>
      </w:pPr>
      <w:r w:rsidRPr="006F662E">
        <w:rPr>
          <w:szCs w:val="24"/>
          <w:lang w:val="ru"/>
        </w:rPr>
        <w:t>Метаболиты</w:t>
      </w:r>
    </w:p>
    <w:p w14:paraId="19F726C1" w14:textId="77777777" w:rsidR="00C602C5" w:rsidRPr="006F662E" w:rsidRDefault="00C602C5" w:rsidP="00C602C5">
      <w:pPr>
        <w:tabs>
          <w:tab w:val="left" w:pos="567"/>
        </w:tabs>
        <w:spacing w:after="240"/>
        <w:jc w:val="both"/>
      </w:pPr>
      <w:r w:rsidRPr="006F662E">
        <w:rPr>
          <w:lang w:val="ru"/>
        </w:rPr>
        <w:tab/>
        <w:t>Специальных исследований с метаболитом акалабрутиниба (ACP-5862) не проводилось. Концентрация метаболита ACP-5862 не определялась ни в одном из опорных исследований токсичности.</w:t>
      </w:r>
    </w:p>
    <w:p w14:paraId="39966B58" w14:textId="59D3FF93" w:rsidR="00C602C5" w:rsidRPr="006F662E" w:rsidRDefault="00C602C5" w:rsidP="00C602C5">
      <w:pPr>
        <w:pStyle w:val="4"/>
        <w:rPr>
          <w:szCs w:val="24"/>
        </w:rPr>
      </w:pPr>
      <w:r w:rsidRPr="006F662E">
        <w:rPr>
          <w:szCs w:val="24"/>
          <w:lang w:val="ru"/>
        </w:rPr>
        <w:t>Фототоксичность</w:t>
      </w:r>
    </w:p>
    <w:p w14:paraId="5AA0CF68" w14:textId="77777777" w:rsidR="00C602C5" w:rsidRPr="00AA6647" w:rsidRDefault="00C602C5" w:rsidP="00C602C5">
      <w:pPr>
        <w:tabs>
          <w:tab w:val="left" w:pos="567"/>
        </w:tabs>
        <w:jc w:val="both"/>
        <w:rPr>
          <w:rFonts w:asciiTheme="majorBidi" w:hAnsiTheme="majorBidi" w:cstheme="majorBidi"/>
        </w:rPr>
      </w:pPr>
      <w:bookmarkStart w:id="333" w:name="_Toc115217965"/>
      <w:bookmarkEnd w:id="288"/>
      <w:bookmarkEnd w:id="314"/>
      <w:r>
        <w:rPr>
          <w:rFonts w:asciiTheme="majorBidi" w:hAnsiTheme="majorBidi" w:cstheme="majorBidi"/>
          <w:lang w:val="ru"/>
        </w:rPr>
        <w:tab/>
      </w:r>
      <w:r w:rsidRPr="00AA6647">
        <w:rPr>
          <w:rFonts w:asciiTheme="majorBidi" w:hAnsiTheme="majorBidi" w:cstheme="majorBidi"/>
          <w:lang w:val="ru"/>
        </w:rPr>
        <w:t>Химическая структура акалабрутиниба содержит сопряженную ароматическую систему с молярным коэффициентом поглощения на уровне &gt; 1000 см</w:t>
      </w:r>
      <w:r w:rsidRPr="00AA6647">
        <w:rPr>
          <w:rFonts w:asciiTheme="majorBidi" w:hAnsiTheme="majorBidi" w:cstheme="majorBidi"/>
          <w:vertAlign w:val="superscript"/>
          <w:lang w:val="ru"/>
        </w:rPr>
        <w:t>-1</w:t>
      </w:r>
      <w:r w:rsidRPr="00AA6647">
        <w:rPr>
          <w:rFonts w:asciiTheme="majorBidi" w:hAnsiTheme="majorBidi" w:cstheme="majorBidi"/>
          <w:lang w:val="ru"/>
        </w:rPr>
        <w:t>M</w:t>
      </w:r>
      <w:r w:rsidRPr="00AA6647">
        <w:rPr>
          <w:rFonts w:asciiTheme="majorBidi" w:hAnsiTheme="majorBidi" w:cstheme="majorBidi"/>
          <w:vertAlign w:val="superscript"/>
          <w:lang w:val="ru"/>
        </w:rPr>
        <w:t>-1</w:t>
      </w:r>
      <w:r w:rsidRPr="00AA6647">
        <w:rPr>
          <w:rFonts w:asciiTheme="majorBidi" w:hAnsiTheme="majorBidi" w:cstheme="majorBidi"/>
          <w:lang w:val="ru"/>
        </w:rPr>
        <w:t xml:space="preserve"> в диапазоне от 290 до 700 нМ. Максимумы пиков наблюдались примерно при длине волны 197, 230 и 283 нм. Для определения относительной цитотоксичности акалабрутиниба с сопутствующим УФ-облучением и без него были проведены фототоксические скрининги в условиях </w:t>
      </w:r>
      <w:r w:rsidRPr="000A28D8">
        <w:rPr>
          <w:rFonts w:asciiTheme="majorBidi" w:hAnsiTheme="majorBidi" w:cstheme="majorBidi"/>
          <w:i/>
          <w:lang w:val="ru"/>
        </w:rPr>
        <w:t>in vitro</w:t>
      </w:r>
      <w:r w:rsidRPr="00AA6647">
        <w:rPr>
          <w:rFonts w:asciiTheme="majorBidi" w:hAnsiTheme="majorBidi" w:cstheme="majorBidi"/>
          <w:lang w:val="ru"/>
        </w:rPr>
        <w:t xml:space="preserve"> на фибробластах мыши (клетки 3T3). Кроме того, для оценки фотоактивации мутагенного потенциала был проведен тест Эймса с УФ-активацией акалабрутиниба.</w:t>
      </w:r>
    </w:p>
    <w:p w14:paraId="6641AAB6" w14:textId="77777777" w:rsidR="00C602C5" w:rsidRPr="00AA6647" w:rsidRDefault="00C602C5" w:rsidP="00C602C5">
      <w:pPr>
        <w:tabs>
          <w:tab w:val="left" w:pos="567"/>
        </w:tabs>
        <w:jc w:val="both"/>
        <w:rPr>
          <w:rFonts w:asciiTheme="majorBidi" w:hAnsiTheme="majorBidi" w:cstheme="majorBidi"/>
        </w:rPr>
      </w:pPr>
      <w:r>
        <w:rPr>
          <w:rFonts w:asciiTheme="majorBidi" w:hAnsiTheme="majorBidi" w:cstheme="majorBidi"/>
        </w:rPr>
        <w:tab/>
      </w:r>
      <w:r w:rsidRPr="00AA6647">
        <w:rPr>
          <w:rFonts w:asciiTheme="majorBidi" w:hAnsiTheme="majorBidi" w:cstheme="majorBidi"/>
          <w:lang w:val="ru"/>
        </w:rPr>
        <w:t>Акалабрутиниб поглощает свет в диапазоне естественного солнечного света с молярным коэффициентом поглощения на уровне &gt;1000 см</w:t>
      </w:r>
      <w:r w:rsidRPr="00AA6647">
        <w:rPr>
          <w:rFonts w:asciiTheme="majorBidi" w:hAnsiTheme="majorBidi" w:cstheme="majorBidi"/>
          <w:vertAlign w:val="superscript"/>
          <w:lang w:val="ru"/>
        </w:rPr>
        <w:t>-1</w:t>
      </w:r>
      <w:r w:rsidRPr="00AA6647">
        <w:rPr>
          <w:rFonts w:asciiTheme="majorBidi" w:hAnsiTheme="majorBidi" w:cstheme="majorBidi"/>
          <w:lang w:val="ru"/>
        </w:rPr>
        <w:t>M</w:t>
      </w:r>
      <w:r w:rsidRPr="00AA6647">
        <w:rPr>
          <w:rFonts w:asciiTheme="majorBidi" w:hAnsiTheme="majorBidi" w:cstheme="majorBidi"/>
          <w:vertAlign w:val="superscript"/>
          <w:lang w:val="ru"/>
        </w:rPr>
        <w:t>-1</w:t>
      </w:r>
      <w:r w:rsidRPr="00AA6647">
        <w:rPr>
          <w:rFonts w:asciiTheme="majorBidi" w:hAnsiTheme="majorBidi" w:cstheme="majorBidi"/>
          <w:lang w:val="ru"/>
        </w:rPr>
        <w:t xml:space="preserve"> в диапазоне от 290 до 700 нМ. Другими словами, акалабрутиниб обладает фотореактивным потенциалом.</w:t>
      </w:r>
    </w:p>
    <w:p w14:paraId="003EF178" w14:textId="77777777" w:rsidR="00C602C5" w:rsidRPr="00AA6647" w:rsidRDefault="00C602C5" w:rsidP="00C602C5">
      <w:pPr>
        <w:tabs>
          <w:tab w:val="left" w:pos="567"/>
        </w:tabs>
        <w:jc w:val="both"/>
        <w:rPr>
          <w:rFonts w:asciiTheme="majorBidi" w:hAnsiTheme="majorBidi" w:cstheme="majorBidi"/>
        </w:rPr>
      </w:pPr>
      <w:r>
        <w:rPr>
          <w:rFonts w:asciiTheme="majorBidi" w:hAnsiTheme="majorBidi" w:cstheme="majorBidi"/>
        </w:rPr>
        <w:tab/>
      </w:r>
      <w:r w:rsidRPr="00AA6647">
        <w:rPr>
          <w:rFonts w:asciiTheme="majorBidi" w:hAnsiTheme="majorBidi" w:cstheme="majorBidi"/>
          <w:lang w:val="ru"/>
        </w:rPr>
        <w:t xml:space="preserve">Испытания на фотогенотоксичность в рамках стандартной программы испытаний на фотобезопасность проводить не нужно. Однако акалабрутиниб исследовали на фотогенотоксичность в рамках анализа обратных мутаций у бактерий, по результатам которого он оказался не мутагенным в тесте с S. </w:t>
      </w:r>
      <w:r w:rsidRPr="00AA6647">
        <w:rPr>
          <w:rFonts w:asciiTheme="majorBidi" w:hAnsiTheme="majorBidi" w:cstheme="majorBidi"/>
          <w:i/>
          <w:iCs/>
          <w:lang w:val="ru"/>
        </w:rPr>
        <w:t>typhimurium</w:t>
      </w:r>
      <w:r w:rsidRPr="00AA6647">
        <w:rPr>
          <w:rFonts w:asciiTheme="majorBidi" w:hAnsiTheme="majorBidi" w:cstheme="majorBidi"/>
          <w:lang w:val="ru"/>
        </w:rPr>
        <w:t xml:space="preserve"> на фоне воздействия УФ-облучения (315-690 нм).</w:t>
      </w:r>
    </w:p>
    <w:p w14:paraId="09C24AE9" w14:textId="77777777" w:rsidR="00C602C5" w:rsidRPr="00AA6647" w:rsidRDefault="00C602C5" w:rsidP="00C602C5">
      <w:pPr>
        <w:tabs>
          <w:tab w:val="left" w:pos="567"/>
        </w:tabs>
        <w:jc w:val="both"/>
        <w:rPr>
          <w:rFonts w:asciiTheme="majorBidi" w:hAnsiTheme="majorBidi" w:cstheme="majorBidi"/>
        </w:rPr>
      </w:pPr>
      <w:bookmarkStart w:id="334" w:name="bookmark18"/>
      <w:r>
        <w:rPr>
          <w:rFonts w:asciiTheme="majorBidi" w:hAnsiTheme="majorBidi" w:cstheme="majorBidi"/>
        </w:rPr>
        <w:tab/>
      </w:r>
      <w:r w:rsidRPr="00AA6647">
        <w:rPr>
          <w:rFonts w:asciiTheme="majorBidi" w:hAnsiTheme="majorBidi" w:cstheme="majorBidi"/>
          <w:lang w:val="ru"/>
        </w:rPr>
        <w:t>Акалабрутиниб давал положительный результат в анализ захвата нейтрального красного в клетках 3T3. EC50 составила 32,7 пг/мл, что выше наблюдаемой клинической C</w:t>
      </w:r>
      <w:r w:rsidRPr="000A28D8">
        <w:rPr>
          <w:rFonts w:asciiTheme="majorBidi" w:hAnsiTheme="majorBidi" w:cstheme="majorBidi"/>
          <w:vertAlign w:val="subscript"/>
          <w:lang w:val="ru"/>
        </w:rPr>
        <w:t>max</w:t>
      </w:r>
      <w:r w:rsidRPr="00AA6647">
        <w:rPr>
          <w:rFonts w:asciiTheme="majorBidi" w:hAnsiTheme="majorBidi" w:cstheme="majorBidi"/>
          <w:lang w:val="ru"/>
        </w:rPr>
        <w:t xml:space="preserve"> (466 нг/мл).</w:t>
      </w:r>
      <w:bookmarkEnd w:id="334"/>
      <w:r>
        <w:rPr>
          <w:rFonts w:asciiTheme="majorBidi" w:hAnsiTheme="majorBidi" w:cstheme="majorBidi"/>
        </w:rPr>
        <w:t xml:space="preserve"> </w:t>
      </w:r>
      <w:r w:rsidRPr="00AA6647">
        <w:rPr>
          <w:rFonts w:asciiTheme="majorBidi" w:hAnsiTheme="majorBidi" w:cstheme="majorBidi"/>
          <w:lang w:val="ru"/>
        </w:rPr>
        <w:t>Показатель log Dow составил &lt; 2 при соответствующих значениях pH, поэтому акалабрутиниб не рассматривался в качестве вещества, требующего скрининга на биоперсистенцию, биоаккумуляцию и токсичность (PBT). Однако, согласно результатам теста OECD 308, акалабрутиниб очень устойчив в донных отложениях.</w:t>
      </w:r>
    </w:p>
    <w:p w14:paraId="7DC0769A" w14:textId="77777777" w:rsidR="00C602C5" w:rsidRPr="00AA6647" w:rsidRDefault="00C602C5" w:rsidP="00C602C5">
      <w:pPr>
        <w:tabs>
          <w:tab w:val="left" w:pos="567"/>
        </w:tabs>
        <w:jc w:val="both"/>
        <w:rPr>
          <w:rFonts w:asciiTheme="majorBidi" w:hAnsiTheme="majorBidi" w:cstheme="majorBidi"/>
        </w:rPr>
      </w:pPr>
      <w:r>
        <w:rPr>
          <w:rFonts w:asciiTheme="majorBidi" w:hAnsiTheme="majorBidi" w:cstheme="majorBidi"/>
        </w:rPr>
        <w:tab/>
      </w:r>
      <w:r w:rsidRPr="00AA6647">
        <w:rPr>
          <w:rFonts w:asciiTheme="majorBidi" w:hAnsiTheme="majorBidi" w:cstheme="majorBidi"/>
          <w:lang w:val="ru"/>
        </w:rPr>
        <w:t>Коэффициент адсорбции акалабрутиниба по содержанию органических веществ в твердом веществе был ниже 10 000 л/кг для ила, что не приводит к установлению уровня В для почвенной (наземной) среды. Акалабрутиниб распределялся преимущественно в слоях ила. Поэтому было инициировано проведение исследования по расширенному изучению эффектов фазы II (ярус B) на среде донных отложений.</w:t>
      </w:r>
    </w:p>
    <w:p w14:paraId="5B92F5BC" w14:textId="77777777" w:rsidR="00C602C5" w:rsidRPr="00AA6647" w:rsidRDefault="00C602C5" w:rsidP="00C602C5">
      <w:pPr>
        <w:tabs>
          <w:tab w:val="left" w:pos="567"/>
        </w:tabs>
        <w:jc w:val="both"/>
        <w:rPr>
          <w:rFonts w:asciiTheme="majorBidi" w:hAnsiTheme="majorBidi" w:cstheme="majorBidi"/>
        </w:rPr>
      </w:pPr>
      <w:r>
        <w:rPr>
          <w:rFonts w:asciiTheme="majorBidi" w:hAnsiTheme="majorBidi" w:cstheme="majorBidi"/>
        </w:rPr>
        <w:tab/>
      </w:r>
      <w:r w:rsidRPr="00AA6647">
        <w:rPr>
          <w:rFonts w:asciiTheme="majorBidi" w:hAnsiTheme="majorBidi" w:cstheme="majorBidi"/>
          <w:lang w:val="ru"/>
        </w:rPr>
        <w:t xml:space="preserve">На основании результатов исследования PECSW фазы I, </w:t>
      </w:r>
      <w:r>
        <w:rPr>
          <w:rFonts w:asciiTheme="majorBidi" w:hAnsiTheme="majorBidi" w:cstheme="majorBidi"/>
          <w:lang w:val="ru"/>
        </w:rPr>
        <w:t>собран</w:t>
      </w:r>
      <w:r w:rsidRPr="00AA6647">
        <w:rPr>
          <w:rFonts w:asciiTheme="majorBidi" w:hAnsiTheme="majorBidi" w:cstheme="majorBidi"/>
          <w:lang w:val="ru"/>
        </w:rPr>
        <w:t xml:space="preserve"> набор факторов/отношений риска, которые составляют менее 0,1 для микроорганизмов в иле и менее 1 для других ярусов.</w:t>
      </w:r>
    </w:p>
    <w:p w14:paraId="2FEA0B55" w14:textId="77777777" w:rsidR="00C602C5" w:rsidRPr="00E8588C"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AA6647">
        <w:rPr>
          <w:rFonts w:asciiTheme="majorBidi" w:hAnsiTheme="majorBidi" w:cstheme="majorBidi"/>
          <w:lang w:val="ru"/>
        </w:rPr>
        <w:t>Предполагается, что акалабрутиниб не представ</w:t>
      </w:r>
      <w:r>
        <w:rPr>
          <w:rFonts w:asciiTheme="majorBidi" w:hAnsiTheme="majorBidi" w:cstheme="majorBidi"/>
          <w:lang w:val="ru"/>
        </w:rPr>
        <w:t>ляет риска для окружающей среды, обобщенный данные представлены в таблице 3-30 и 3-31.</w:t>
      </w:r>
    </w:p>
    <w:p w14:paraId="073DDF6C" w14:textId="04A7F6F9" w:rsidR="002256A9" w:rsidRDefault="002256A9" w:rsidP="002256A9">
      <w:pPr>
        <w:pStyle w:val="af5"/>
        <w:keepNext/>
        <w:spacing w:before="240"/>
      </w:pPr>
      <w:bookmarkStart w:id="335" w:name="_Toc159973372"/>
      <w:r>
        <w:t xml:space="preserve">Таблица </w:t>
      </w:r>
      <w:fldSimple w:instr=" STYLEREF 1 \s ">
        <w:r w:rsidR="008260B3">
          <w:rPr>
            <w:noProof/>
          </w:rPr>
          <w:t>3</w:t>
        </w:r>
      </w:fldSimple>
      <w:r w:rsidR="008260B3">
        <w:noBreakHyphen/>
      </w:r>
      <w:fldSimple w:instr=" SEQ Таблица \* ARABIC \s 1 ">
        <w:r w:rsidR="008260B3">
          <w:rPr>
            <w:noProof/>
          </w:rPr>
          <w:t>30</w:t>
        </w:r>
      </w:fldSimple>
      <w:r>
        <w:t>.</w:t>
      </w:r>
      <w:r w:rsidRPr="002256A9">
        <w:rPr>
          <w:rFonts w:asciiTheme="majorBidi" w:hAnsiTheme="majorBidi" w:cstheme="majorBidi"/>
          <w:iCs/>
          <w:lang w:val="ru"/>
        </w:rPr>
        <w:t xml:space="preserve"> </w:t>
      </w:r>
      <w:r w:rsidRPr="002256A9">
        <w:rPr>
          <w:rFonts w:asciiTheme="majorBidi" w:hAnsiTheme="majorBidi" w:cstheme="majorBidi"/>
          <w:b w:val="0"/>
          <w:iCs/>
          <w:lang w:val="ru"/>
        </w:rPr>
        <w:t>Обобщенные данные результатов основных исследований.</w:t>
      </w:r>
      <w:bookmarkEnd w:id="335"/>
    </w:p>
    <w:tbl>
      <w:tblPr>
        <w:tblOverlap w:val="never"/>
        <w:tblW w:w="5000" w:type="pct"/>
        <w:tblLayout w:type="fixed"/>
        <w:tblCellMar>
          <w:left w:w="57" w:type="dxa"/>
          <w:right w:w="57" w:type="dxa"/>
        </w:tblCellMar>
        <w:tblLook w:val="04A0" w:firstRow="1" w:lastRow="0" w:firstColumn="1" w:lastColumn="0" w:noHBand="0" w:noVBand="1"/>
      </w:tblPr>
      <w:tblGrid>
        <w:gridCol w:w="2912"/>
        <w:gridCol w:w="20"/>
        <w:gridCol w:w="1925"/>
        <w:gridCol w:w="38"/>
        <w:gridCol w:w="1125"/>
        <w:gridCol w:w="743"/>
        <w:gridCol w:w="724"/>
        <w:gridCol w:w="25"/>
        <w:gridCol w:w="1834"/>
      </w:tblGrid>
      <w:tr w:rsidR="00C602C5" w:rsidRPr="00E8588C" w14:paraId="296AE72B" w14:textId="77777777" w:rsidTr="008670F3">
        <w:trPr>
          <w:trHeight w:val="640"/>
          <w:tblHeader/>
        </w:trPr>
        <w:tc>
          <w:tcPr>
            <w:tcW w:w="9346" w:type="dxa"/>
            <w:gridSpan w:val="9"/>
            <w:tcBorders>
              <w:top w:val="single" w:sz="4" w:space="0" w:color="auto"/>
              <w:left w:val="single" w:sz="4" w:space="0" w:color="auto"/>
              <w:right w:val="single" w:sz="4" w:space="0" w:color="auto"/>
            </w:tcBorders>
            <w:shd w:val="clear" w:color="auto" w:fill="D9D9D9" w:themeFill="background1" w:themeFillShade="D9"/>
            <w:vAlign w:val="center"/>
          </w:tcPr>
          <w:p w14:paraId="5D5D283B" w14:textId="77777777" w:rsidR="00C602C5" w:rsidRDefault="00C602C5" w:rsidP="008670F3">
            <w:pPr>
              <w:shd w:val="clear" w:color="auto" w:fill="D9D9D9" w:themeFill="background1" w:themeFillShade="D9"/>
              <w:tabs>
                <w:tab w:val="left" w:pos="567"/>
              </w:tabs>
              <w:jc w:val="center"/>
              <w:rPr>
                <w:rFonts w:asciiTheme="majorBidi" w:hAnsiTheme="majorBidi" w:cstheme="majorBidi"/>
                <w:b/>
                <w:bCs/>
                <w:sz w:val="20"/>
                <w:szCs w:val="20"/>
                <w:lang w:val="ru"/>
              </w:rPr>
            </w:pPr>
          </w:p>
          <w:p w14:paraId="59DD42A3" w14:textId="77777777" w:rsidR="00C602C5" w:rsidRDefault="00C602C5" w:rsidP="008670F3">
            <w:pPr>
              <w:shd w:val="clear" w:color="auto" w:fill="D9D9D9" w:themeFill="background1" w:themeFillShade="D9"/>
              <w:tabs>
                <w:tab w:val="left" w:pos="567"/>
              </w:tabs>
              <w:jc w:val="center"/>
              <w:rPr>
                <w:rFonts w:asciiTheme="majorBidi" w:hAnsiTheme="majorBidi" w:cstheme="majorBidi"/>
                <w:b/>
                <w:bCs/>
                <w:sz w:val="20"/>
                <w:szCs w:val="20"/>
                <w:lang w:val="ru"/>
              </w:rPr>
            </w:pPr>
            <w:r w:rsidRPr="00E8588C">
              <w:rPr>
                <w:rFonts w:asciiTheme="majorBidi" w:hAnsiTheme="majorBidi" w:cstheme="majorBidi"/>
                <w:b/>
                <w:bCs/>
                <w:sz w:val="20"/>
                <w:szCs w:val="20"/>
                <w:lang w:val="ru"/>
              </w:rPr>
              <w:t>Субстанция (МНН/торговое наименование): Акалабрутиниб</w:t>
            </w:r>
          </w:p>
          <w:p w14:paraId="185253F0" w14:textId="77777777" w:rsidR="00C602C5" w:rsidRPr="00E8588C" w:rsidRDefault="00C602C5" w:rsidP="008670F3">
            <w:pPr>
              <w:tabs>
                <w:tab w:val="left" w:pos="567"/>
              </w:tabs>
              <w:rPr>
                <w:rFonts w:asciiTheme="majorBidi" w:hAnsiTheme="majorBidi" w:cstheme="majorBidi"/>
                <w:sz w:val="20"/>
                <w:szCs w:val="20"/>
              </w:rPr>
            </w:pPr>
          </w:p>
        </w:tc>
      </w:tr>
      <w:tr w:rsidR="00C602C5" w:rsidRPr="00E8588C" w14:paraId="7D69E988" w14:textId="77777777" w:rsidTr="008670F3">
        <w:trPr>
          <w:trHeight w:val="447"/>
        </w:trPr>
        <w:tc>
          <w:tcPr>
            <w:tcW w:w="2932" w:type="dxa"/>
            <w:gridSpan w:val="2"/>
            <w:tcBorders>
              <w:top w:val="single" w:sz="4" w:space="0" w:color="auto"/>
              <w:left w:val="single" w:sz="4" w:space="0" w:color="auto"/>
            </w:tcBorders>
            <w:shd w:val="clear" w:color="auto" w:fill="D9D9D9" w:themeFill="background1" w:themeFillShade="D9"/>
            <w:vAlign w:val="center"/>
          </w:tcPr>
          <w:p w14:paraId="05333351" w14:textId="77777777" w:rsidR="00C602C5" w:rsidRPr="00E8588C" w:rsidRDefault="00C602C5" w:rsidP="008670F3">
            <w:pPr>
              <w:tabs>
                <w:tab w:val="left" w:pos="567"/>
              </w:tabs>
              <w:jc w:val="center"/>
              <w:rPr>
                <w:rFonts w:asciiTheme="majorBidi" w:hAnsiTheme="majorBidi" w:cstheme="majorBidi"/>
                <w:sz w:val="20"/>
                <w:szCs w:val="20"/>
              </w:rPr>
            </w:pPr>
            <w:r w:rsidRPr="00E8588C">
              <w:rPr>
                <w:rFonts w:asciiTheme="majorBidi" w:hAnsiTheme="majorBidi" w:cstheme="majorBidi"/>
                <w:b/>
                <w:bCs/>
                <w:i/>
                <w:iCs/>
                <w:sz w:val="20"/>
                <w:szCs w:val="20"/>
                <w:lang w:val="ru"/>
              </w:rPr>
              <w:t>Скрининг на PBT-вещество</w:t>
            </w:r>
          </w:p>
        </w:tc>
        <w:tc>
          <w:tcPr>
            <w:tcW w:w="1963" w:type="dxa"/>
            <w:gridSpan w:val="2"/>
            <w:tcBorders>
              <w:top w:val="single" w:sz="4" w:space="0" w:color="auto"/>
              <w:left w:val="single" w:sz="4" w:space="0" w:color="auto"/>
            </w:tcBorders>
            <w:shd w:val="clear" w:color="auto" w:fill="D9D9D9" w:themeFill="background1" w:themeFillShade="D9"/>
            <w:vAlign w:val="center"/>
          </w:tcPr>
          <w:p w14:paraId="184463F9" w14:textId="77777777" w:rsidR="00C602C5" w:rsidRPr="00E8588C" w:rsidRDefault="00C602C5" w:rsidP="008670F3">
            <w:pPr>
              <w:tabs>
                <w:tab w:val="left" w:pos="567"/>
              </w:tabs>
              <w:jc w:val="center"/>
              <w:rPr>
                <w:rFonts w:asciiTheme="majorBidi" w:hAnsiTheme="majorBidi" w:cstheme="majorBidi"/>
                <w:sz w:val="20"/>
                <w:szCs w:val="20"/>
              </w:rPr>
            </w:pPr>
          </w:p>
        </w:tc>
        <w:tc>
          <w:tcPr>
            <w:tcW w:w="2592" w:type="dxa"/>
            <w:gridSpan w:val="3"/>
            <w:tcBorders>
              <w:top w:val="single" w:sz="4" w:space="0" w:color="auto"/>
              <w:left w:val="single" w:sz="4" w:space="0" w:color="auto"/>
            </w:tcBorders>
            <w:shd w:val="clear" w:color="auto" w:fill="D9D9D9" w:themeFill="background1" w:themeFillShade="D9"/>
            <w:vAlign w:val="center"/>
          </w:tcPr>
          <w:p w14:paraId="12BC0E1E" w14:textId="77777777" w:rsidR="00C602C5" w:rsidRPr="00186A77" w:rsidRDefault="00C602C5" w:rsidP="008670F3">
            <w:pPr>
              <w:tabs>
                <w:tab w:val="left" w:pos="567"/>
              </w:tabs>
              <w:jc w:val="center"/>
              <w:rPr>
                <w:rFonts w:asciiTheme="majorBidi" w:hAnsiTheme="majorBidi" w:cstheme="majorBidi"/>
                <w:b/>
                <w:sz w:val="20"/>
                <w:szCs w:val="20"/>
              </w:rPr>
            </w:pPr>
            <w:r w:rsidRPr="00186A77">
              <w:rPr>
                <w:rFonts w:asciiTheme="majorBidi" w:hAnsiTheme="majorBidi" w:cstheme="majorBidi"/>
                <w:b/>
                <w:sz w:val="20"/>
                <w:szCs w:val="20"/>
                <w:lang w:val="ru"/>
              </w:rPr>
              <w:t>Результат</w:t>
            </w:r>
          </w:p>
        </w:tc>
        <w:tc>
          <w:tcPr>
            <w:tcW w:w="1859" w:type="dxa"/>
            <w:gridSpan w:val="2"/>
            <w:tcBorders>
              <w:top w:val="single" w:sz="4" w:space="0" w:color="auto"/>
              <w:left w:val="single" w:sz="4" w:space="0" w:color="auto"/>
              <w:right w:val="single" w:sz="4" w:space="0" w:color="auto"/>
            </w:tcBorders>
            <w:shd w:val="clear" w:color="auto" w:fill="D9D9D9" w:themeFill="background1" w:themeFillShade="D9"/>
            <w:vAlign w:val="center"/>
          </w:tcPr>
          <w:p w14:paraId="53765363" w14:textId="77777777" w:rsidR="00C602C5" w:rsidRPr="00E8588C" w:rsidRDefault="00C602C5" w:rsidP="008670F3">
            <w:pPr>
              <w:tabs>
                <w:tab w:val="left" w:pos="567"/>
              </w:tabs>
              <w:jc w:val="center"/>
              <w:rPr>
                <w:rFonts w:asciiTheme="majorBidi" w:hAnsiTheme="majorBidi" w:cstheme="majorBidi"/>
                <w:sz w:val="20"/>
                <w:szCs w:val="20"/>
              </w:rPr>
            </w:pPr>
            <w:r w:rsidRPr="00E8588C">
              <w:rPr>
                <w:rFonts w:asciiTheme="majorBidi" w:hAnsiTheme="majorBidi" w:cstheme="majorBidi"/>
                <w:b/>
                <w:bCs/>
                <w:sz w:val="20"/>
                <w:szCs w:val="20"/>
                <w:lang w:val="ru"/>
              </w:rPr>
              <w:t>Вывод</w:t>
            </w:r>
          </w:p>
        </w:tc>
      </w:tr>
      <w:tr w:rsidR="00C602C5" w:rsidRPr="00E8588C" w14:paraId="1270C42D" w14:textId="77777777" w:rsidTr="008670F3">
        <w:trPr>
          <w:trHeight w:val="23"/>
        </w:trPr>
        <w:tc>
          <w:tcPr>
            <w:tcW w:w="2932" w:type="dxa"/>
            <w:gridSpan w:val="2"/>
            <w:tcBorders>
              <w:top w:val="single" w:sz="4" w:space="0" w:color="auto"/>
              <w:left w:val="single" w:sz="4" w:space="0" w:color="auto"/>
            </w:tcBorders>
            <w:shd w:val="clear" w:color="auto" w:fill="FFFFFF"/>
          </w:tcPr>
          <w:p w14:paraId="63310E2D"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i/>
                <w:iCs/>
                <w:sz w:val="20"/>
                <w:szCs w:val="20"/>
                <w:lang w:val="ru"/>
              </w:rPr>
              <w:lastRenderedPageBreak/>
              <w:t>Потенциал биоаккумуляции -</w:t>
            </w:r>
            <w:r w:rsidRPr="00E8588C">
              <w:rPr>
                <w:rFonts w:asciiTheme="majorBidi" w:hAnsiTheme="majorBidi" w:cstheme="majorBidi"/>
                <w:sz w:val="20"/>
                <w:szCs w:val="20"/>
                <w:lang w:val="ru"/>
              </w:rPr>
              <w:t>log</w:t>
            </w:r>
          </w:p>
          <w:p w14:paraId="6BF9B348"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sz w:val="20"/>
                <w:szCs w:val="20"/>
                <w:lang w:val="ru"/>
              </w:rPr>
              <w:t>D</w:t>
            </w:r>
            <w:r w:rsidRPr="00E8588C">
              <w:rPr>
                <w:rFonts w:asciiTheme="majorBidi" w:hAnsiTheme="majorBidi" w:cstheme="majorBidi"/>
                <w:sz w:val="20"/>
                <w:szCs w:val="20"/>
                <w:vertAlign w:val="subscript"/>
                <w:lang w:val="ru"/>
              </w:rPr>
              <w:t>ow</w:t>
            </w:r>
          </w:p>
        </w:tc>
        <w:tc>
          <w:tcPr>
            <w:tcW w:w="1963" w:type="dxa"/>
            <w:gridSpan w:val="2"/>
            <w:tcBorders>
              <w:top w:val="single" w:sz="4" w:space="0" w:color="auto"/>
              <w:left w:val="single" w:sz="4" w:space="0" w:color="auto"/>
            </w:tcBorders>
            <w:shd w:val="clear" w:color="auto" w:fill="FFFFFF"/>
          </w:tcPr>
          <w:p w14:paraId="655FB050"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sz w:val="20"/>
                <w:szCs w:val="20"/>
                <w:lang w:val="ru"/>
              </w:rPr>
              <w:t>OECD107</w:t>
            </w:r>
          </w:p>
        </w:tc>
        <w:tc>
          <w:tcPr>
            <w:tcW w:w="2592" w:type="dxa"/>
            <w:gridSpan w:val="3"/>
            <w:tcBorders>
              <w:top w:val="single" w:sz="4" w:space="0" w:color="auto"/>
              <w:left w:val="single" w:sz="4" w:space="0" w:color="auto"/>
            </w:tcBorders>
            <w:shd w:val="clear" w:color="auto" w:fill="FFFFFF"/>
          </w:tcPr>
          <w:p w14:paraId="22FBE147"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sz w:val="20"/>
                <w:szCs w:val="20"/>
                <w:lang w:val="ru"/>
              </w:rPr>
              <w:t xml:space="preserve">1,29 при pH 5 </w:t>
            </w:r>
          </w:p>
          <w:p w14:paraId="33FE3011"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sz w:val="20"/>
                <w:szCs w:val="20"/>
                <w:lang w:val="ru"/>
              </w:rPr>
              <w:t xml:space="preserve">1,96 при pH 7 </w:t>
            </w:r>
          </w:p>
          <w:p w14:paraId="3986DCC2"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sz w:val="20"/>
                <w:szCs w:val="20"/>
                <w:lang w:val="ru"/>
              </w:rPr>
              <w:t>1,99 при pH 9</w:t>
            </w:r>
          </w:p>
        </w:tc>
        <w:tc>
          <w:tcPr>
            <w:tcW w:w="1859" w:type="dxa"/>
            <w:gridSpan w:val="2"/>
            <w:tcBorders>
              <w:top w:val="single" w:sz="4" w:space="0" w:color="auto"/>
              <w:left w:val="single" w:sz="4" w:space="0" w:color="auto"/>
              <w:right w:val="single" w:sz="4" w:space="0" w:color="auto"/>
            </w:tcBorders>
            <w:shd w:val="clear" w:color="auto" w:fill="FFFFFF"/>
          </w:tcPr>
          <w:p w14:paraId="05CFDD7D"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sz w:val="20"/>
                <w:szCs w:val="20"/>
                <w:lang w:val="ru"/>
              </w:rPr>
              <w:t>Не является потенциальным PBT-веществом</w:t>
            </w:r>
          </w:p>
        </w:tc>
      </w:tr>
      <w:tr w:rsidR="00C602C5" w:rsidRPr="00E8588C" w14:paraId="13068C4A" w14:textId="77777777" w:rsidTr="008670F3">
        <w:trPr>
          <w:trHeight w:val="23"/>
        </w:trPr>
        <w:tc>
          <w:tcPr>
            <w:tcW w:w="2932" w:type="dxa"/>
            <w:gridSpan w:val="2"/>
            <w:tcBorders>
              <w:top w:val="single" w:sz="4" w:space="0" w:color="auto"/>
              <w:left w:val="single" w:sz="4" w:space="0" w:color="auto"/>
            </w:tcBorders>
            <w:shd w:val="clear" w:color="auto" w:fill="FFFFFF"/>
          </w:tcPr>
          <w:p w14:paraId="0B22BBEE"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b/>
                <w:bCs/>
                <w:sz w:val="20"/>
                <w:szCs w:val="20"/>
                <w:lang w:val="ru"/>
              </w:rPr>
              <w:t>Заявление о потенциальном отнесении вещества к стойким, биоаккумулятивным, токсичным (PBT) веществам:</w:t>
            </w:r>
          </w:p>
        </w:tc>
        <w:tc>
          <w:tcPr>
            <w:tcW w:w="6414" w:type="dxa"/>
            <w:gridSpan w:val="7"/>
            <w:tcBorders>
              <w:top w:val="single" w:sz="4" w:space="0" w:color="auto"/>
              <w:left w:val="single" w:sz="4" w:space="0" w:color="auto"/>
              <w:right w:val="single" w:sz="4" w:space="0" w:color="auto"/>
            </w:tcBorders>
            <w:shd w:val="clear" w:color="auto" w:fill="FFFFFF"/>
          </w:tcPr>
          <w:p w14:paraId="4E905B2C"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sz w:val="20"/>
                <w:szCs w:val="20"/>
                <w:lang w:val="ru"/>
              </w:rPr>
              <w:t>По данным теста OECD 308, это соединение очень устойчиво в донных отложениях, но не относится к числу PBT-веществ.</w:t>
            </w:r>
          </w:p>
        </w:tc>
      </w:tr>
      <w:tr w:rsidR="00C602C5" w:rsidRPr="00E8588C" w14:paraId="378DC2D0" w14:textId="77777777" w:rsidTr="008670F3">
        <w:trPr>
          <w:trHeight w:val="481"/>
        </w:trPr>
        <w:tc>
          <w:tcPr>
            <w:tcW w:w="9346" w:type="dxa"/>
            <w:gridSpan w:val="9"/>
            <w:tcBorders>
              <w:top w:val="single" w:sz="4" w:space="0" w:color="auto"/>
              <w:left w:val="single" w:sz="4" w:space="0" w:color="auto"/>
              <w:right w:val="single" w:sz="4" w:space="0" w:color="auto"/>
            </w:tcBorders>
            <w:shd w:val="clear" w:color="auto" w:fill="D9D9D9" w:themeFill="background1" w:themeFillShade="D9"/>
          </w:tcPr>
          <w:p w14:paraId="7D40BC89" w14:textId="77777777" w:rsidR="00C602C5" w:rsidRPr="00E8588C" w:rsidRDefault="00C602C5" w:rsidP="008670F3">
            <w:pPr>
              <w:tabs>
                <w:tab w:val="left" w:pos="567"/>
              </w:tabs>
              <w:jc w:val="center"/>
              <w:rPr>
                <w:rFonts w:asciiTheme="majorBidi" w:hAnsiTheme="majorBidi" w:cstheme="majorBidi"/>
                <w:sz w:val="20"/>
                <w:szCs w:val="20"/>
              </w:rPr>
            </w:pPr>
            <w:r w:rsidRPr="00E8588C">
              <w:rPr>
                <w:rFonts w:asciiTheme="majorBidi" w:hAnsiTheme="majorBidi" w:cstheme="majorBidi"/>
                <w:b/>
                <w:bCs/>
                <w:i/>
                <w:iCs/>
                <w:sz w:val="20"/>
                <w:szCs w:val="20"/>
                <w:lang w:val="ru"/>
              </w:rPr>
              <w:t>Фаза I</w:t>
            </w:r>
          </w:p>
        </w:tc>
      </w:tr>
      <w:tr w:rsidR="00C602C5" w:rsidRPr="00E8588C" w14:paraId="0959E3B1" w14:textId="77777777" w:rsidTr="008670F3">
        <w:trPr>
          <w:trHeight w:val="23"/>
        </w:trPr>
        <w:tc>
          <w:tcPr>
            <w:tcW w:w="2932" w:type="dxa"/>
            <w:gridSpan w:val="2"/>
            <w:tcBorders>
              <w:top w:val="single" w:sz="4" w:space="0" w:color="auto"/>
              <w:left w:val="single" w:sz="4" w:space="0" w:color="auto"/>
            </w:tcBorders>
            <w:shd w:val="clear" w:color="auto" w:fill="FFFFFF"/>
          </w:tcPr>
          <w:p w14:paraId="547786E5"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b/>
                <w:bCs/>
                <w:i/>
                <w:iCs/>
                <w:sz w:val="20"/>
                <w:szCs w:val="20"/>
                <w:lang w:val="ru"/>
              </w:rPr>
              <w:t>Расчет</w:t>
            </w:r>
          </w:p>
        </w:tc>
        <w:tc>
          <w:tcPr>
            <w:tcW w:w="1963" w:type="dxa"/>
            <w:gridSpan w:val="2"/>
            <w:tcBorders>
              <w:top w:val="single" w:sz="4" w:space="0" w:color="auto"/>
              <w:left w:val="single" w:sz="4" w:space="0" w:color="auto"/>
            </w:tcBorders>
            <w:shd w:val="clear" w:color="auto" w:fill="FFFFFF"/>
          </w:tcPr>
          <w:p w14:paraId="087ED729"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b/>
                <w:bCs/>
                <w:sz w:val="20"/>
                <w:szCs w:val="20"/>
                <w:lang w:val="ru"/>
              </w:rPr>
              <w:t>Значение</w:t>
            </w:r>
          </w:p>
        </w:tc>
        <w:tc>
          <w:tcPr>
            <w:tcW w:w="2592" w:type="dxa"/>
            <w:gridSpan w:val="3"/>
            <w:tcBorders>
              <w:top w:val="single" w:sz="4" w:space="0" w:color="auto"/>
              <w:left w:val="single" w:sz="4" w:space="0" w:color="auto"/>
            </w:tcBorders>
            <w:shd w:val="clear" w:color="auto" w:fill="FFFFFF"/>
          </w:tcPr>
          <w:p w14:paraId="0510FCD1"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b/>
                <w:bCs/>
                <w:sz w:val="20"/>
                <w:szCs w:val="20"/>
                <w:lang w:val="ru"/>
              </w:rPr>
              <w:t>Единицы</w:t>
            </w:r>
          </w:p>
        </w:tc>
        <w:tc>
          <w:tcPr>
            <w:tcW w:w="1859" w:type="dxa"/>
            <w:gridSpan w:val="2"/>
            <w:tcBorders>
              <w:top w:val="single" w:sz="4" w:space="0" w:color="auto"/>
              <w:left w:val="single" w:sz="4" w:space="0" w:color="auto"/>
              <w:right w:val="single" w:sz="4" w:space="0" w:color="auto"/>
            </w:tcBorders>
            <w:shd w:val="clear" w:color="auto" w:fill="FFFFFF"/>
          </w:tcPr>
          <w:p w14:paraId="77BF84E3"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b/>
                <w:bCs/>
                <w:sz w:val="20"/>
                <w:szCs w:val="20"/>
                <w:lang w:val="ru"/>
              </w:rPr>
              <w:t>Вывод</w:t>
            </w:r>
          </w:p>
        </w:tc>
      </w:tr>
      <w:tr w:rsidR="00C602C5" w:rsidRPr="00E8588C" w14:paraId="7C7DF61E" w14:textId="77777777" w:rsidTr="008670F3">
        <w:trPr>
          <w:trHeight w:val="23"/>
        </w:trPr>
        <w:tc>
          <w:tcPr>
            <w:tcW w:w="2932" w:type="dxa"/>
            <w:gridSpan w:val="2"/>
            <w:tcBorders>
              <w:top w:val="single" w:sz="4" w:space="0" w:color="auto"/>
              <w:left w:val="single" w:sz="4" w:space="0" w:color="auto"/>
            </w:tcBorders>
            <w:shd w:val="clear" w:color="auto" w:fill="FFFFFF"/>
          </w:tcPr>
          <w:p w14:paraId="5880AE14"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sz w:val="20"/>
                <w:szCs w:val="20"/>
                <w:lang w:val="ru"/>
              </w:rPr>
              <w:t>PEC</w:t>
            </w:r>
            <w:r w:rsidRPr="00E8588C">
              <w:rPr>
                <w:rFonts w:asciiTheme="majorBidi" w:hAnsiTheme="majorBidi" w:cstheme="majorBidi"/>
                <w:sz w:val="20"/>
                <w:szCs w:val="20"/>
                <w:vertAlign w:val="subscript"/>
                <w:lang w:val="ru"/>
              </w:rPr>
              <w:t>поверхностные воды</w:t>
            </w:r>
            <w:r w:rsidRPr="00E8588C">
              <w:rPr>
                <w:rFonts w:asciiTheme="majorBidi" w:hAnsiTheme="majorBidi" w:cstheme="majorBidi"/>
                <w:sz w:val="20"/>
                <w:szCs w:val="20"/>
                <w:lang w:val="ru"/>
              </w:rPr>
              <w:t>, по умолчанию или</w:t>
            </w:r>
          </w:p>
          <w:p w14:paraId="5BA3189F"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sz w:val="20"/>
                <w:szCs w:val="20"/>
                <w:lang w:val="ru"/>
              </w:rPr>
              <w:t>уточненные (например, распространенность, данные из литературы)</w:t>
            </w:r>
          </w:p>
        </w:tc>
        <w:tc>
          <w:tcPr>
            <w:tcW w:w="1963" w:type="dxa"/>
            <w:gridSpan w:val="2"/>
            <w:tcBorders>
              <w:top w:val="single" w:sz="4" w:space="0" w:color="auto"/>
              <w:left w:val="single" w:sz="4" w:space="0" w:color="auto"/>
            </w:tcBorders>
            <w:shd w:val="clear" w:color="auto" w:fill="FFFFFF"/>
          </w:tcPr>
          <w:p w14:paraId="1AF4600F"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sz w:val="20"/>
                <w:szCs w:val="20"/>
                <w:lang w:val="ru"/>
              </w:rPr>
              <w:t>0,048</w:t>
            </w:r>
          </w:p>
        </w:tc>
        <w:tc>
          <w:tcPr>
            <w:tcW w:w="2592" w:type="dxa"/>
            <w:gridSpan w:val="3"/>
            <w:tcBorders>
              <w:top w:val="single" w:sz="4" w:space="0" w:color="auto"/>
              <w:left w:val="single" w:sz="4" w:space="0" w:color="auto"/>
            </w:tcBorders>
            <w:shd w:val="clear" w:color="auto" w:fill="FFFFFF"/>
          </w:tcPr>
          <w:p w14:paraId="2C15E030"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sz w:val="20"/>
                <w:szCs w:val="20"/>
                <w:lang w:val="ru"/>
              </w:rPr>
              <w:t>мкг/л</w:t>
            </w:r>
          </w:p>
        </w:tc>
        <w:tc>
          <w:tcPr>
            <w:tcW w:w="1859" w:type="dxa"/>
            <w:gridSpan w:val="2"/>
            <w:tcBorders>
              <w:top w:val="single" w:sz="4" w:space="0" w:color="auto"/>
              <w:left w:val="single" w:sz="4" w:space="0" w:color="auto"/>
              <w:right w:val="single" w:sz="4" w:space="0" w:color="auto"/>
            </w:tcBorders>
            <w:shd w:val="clear" w:color="auto" w:fill="FFFFFF"/>
          </w:tcPr>
          <w:p w14:paraId="5E4668E1"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sz w:val="20"/>
                <w:szCs w:val="20"/>
                <w:lang w:val="ru"/>
              </w:rPr>
              <w:t>Порог &gt; 0,01</w:t>
            </w:r>
          </w:p>
          <w:p w14:paraId="4E32589A"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sz w:val="20"/>
                <w:szCs w:val="20"/>
                <w:lang w:val="ru"/>
              </w:rPr>
              <w:t>(Д)</w:t>
            </w:r>
          </w:p>
        </w:tc>
      </w:tr>
      <w:tr w:rsidR="00C602C5" w:rsidRPr="00E8588C" w14:paraId="715C45B0" w14:textId="77777777" w:rsidTr="008670F3">
        <w:trPr>
          <w:trHeight w:val="23"/>
        </w:trPr>
        <w:tc>
          <w:tcPr>
            <w:tcW w:w="2932" w:type="dxa"/>
            <w:gridSpan w:val="2"/>
            <w:tcBorders>
              <w:top w:val="single" w:sz="4" w:space="0" w:color="auto"/>
              <w:left w:val="single" w:sz="4" w:space="0" w:color="auto"/>
            </w:tcBorders>
            <w:shd w:val="clear" w:color="auto" w:fill="FFFFFF"/>
          </w:tcPr>
          <w:p w14:paraId="0757C581"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sz w:val="20"/>
                <w:szCs w:val="20"/>
                <w:lang w:val="ru"/>
              </w:rPr>
              <w:t>Другие проблемы (например, химический класс)</w:t>
            </w:r>
          </w:p>
        </w:tc>
        <w:tc>
          <w:tcPr>
            <w:tcW w:w="1963" w:type="dxa"/>
            <w:gridSpan w:val="2"/>
            <w:tcBorders>
              <w:top w:val="single" w:sz="4" w:space="0" w:color="auto"/>
              <w:left w:val="single" w:sz="4" w:space="0" w:color="auto"/>
            </w:tcBorders>
            <w:shd w:val="clear" w:color="auto" w:fill="FFFFFF"/>
          </w:tcPr>
          <w:p w14:paraId="4D4088DB" w14:textId="77777777" w:rsidR="00C602C5" w:rsidRPr="00E8588C" w:rsidRDefault="00C602C5" w:rsidP="008670F3">
            <w:pPr>
              <w:tabs>
                <w:tab w:val="left" w:pos="567"/>
              </w:tabs>
              <w:rPr>
                <w:rFonts w:asciiTheme="majorBidi" w:hAnsiTheme="majorBidi" w:cstheme="majorBidi"/>
                <w:sz w:val="20"/>
                <w:szCs w:val="20"/>
              </w:rPr>
            </w:pPr>
          </w:p>
        </w:tc>
        <w:tc>
          <w:tcPr>
            <w:tcW w:w="2592" w:type="dxa"/>
            <w:gridSpan w:val="3"/>
            <w:tcBorders>
              <w:top w:val="single" w:sz="4" w:space="0" w:color="auto"/>
              <w:left w:val="single" w:sz="4" w:space="0" w:color="auto"/>
            </w:tcBorders>
            <w:shd w:val="clear" w:color="auto" w:fill="FFFFFF"/>
          </w:tcPr>
          <w:p w14:paraId="3FCF0CBB" w14:textId="77777777" w:rsidR="00C602C5" w:rsidRPr="00E8588C" w:rsidRDefault="00C602C5" w:rsidP="008670F3">
            <w:pPr>
              <w:tabs>
                <w:tab w:val="left" w:pos="567"/>
              </w:tabs>
              <w:rPr>
                <w:rFonts w:asciiTheme="majorBidi" w:hAnsiTheme="majorBidi" w:cstheme="majorBidi"/>
                <w:sz w:val="20"/>
                <w:szCs w:val="20"/>
              </w:rPr>
            </w:pPr>
          </w:p>
        </w:tc>
        <w:tc>
          <w:tcPr>
            <w:tcW w:w="1859" w:type="dxa"/>
            <w:gridSpan w:val="2"/>
            <w:tcBorders>
              <w:top w:val="single" w:sz="4" w:space="0" w:color="auto"/>
              <w:left w:val="single" w:sz="4" w:space="0" w:color="auto"/>
              <w:right w:val="single" w:sz="4" w:space="0" w:color="auto"/>
            </w:tcBorders>
            <w:shd w:val="clear" w:color="auto" w:fill="FFFFFF"/>
          </w:tcPr>
          <w:p w14:paraId="05282D3E"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sz w:val="20"/>
                <w:szCs w:val="20"/>
                <w:lang w:val="ru"/>
              </w:rPr>
              <w:t>(Н)</w:t>
            </w:r>
          </w:p>
        </w:tc>
      </w:tr>
      <w:tr w:rsidR="00C602C5" w:rsidRPr="00E8588C" w14:paraId="6B064F34" w14:textId="77777777" w:rsidTr="008670F3">
        <w:trPr>
          <w:trHeight w:val="529"/>
        </w:trPr>
        <w:tc>
          <w:tcPr>
            <w:tcW w:w="9346" w:type="dxa"/>
            <w:gridSpan w:val="9"/>
            <w:tcBorders>
              <w:top w:val="single" w:sz="4" w:space="0" w:color="auto"/>
              <w:left w:val="single" w:sz="4" w:space="0" w:color="auto"/>
              <w:right w:val="single" w:sz="4" w:space="0" w:color="auto"/>
            </w:tcBorders>
            <w:shd w:val="clear" w:color="auto" w:fill="D9D9D9" w:themeFill="background1" w:themeFillShade="D9"/>
          </w:tcPr>
          <w:p w14:paraId="7BEA6A8B" w14:textId="77777777" w:rsidR="00C602C5" w:rsidRPr="00E8588C" w:rsidRDefault="00C602C5" w:rsidP="008670F3">
            <w:pPr>
              <w:tabs>
                <w:tab w:val="left" w:pos="567"/>
              </w:tabs>
              <w:jc w:val="center"/>
              <w:rPr>
                <w:rFonts w:asciiTheme="majorBidi" w:hAnsiTheme="majorBidi" w:cstheme="majorBidi"/>
                <w:sz w:val="20"/>
                <w:szCs w:val="20"/>
              </w:rPr>
            </w:pPr>
            <w:r w:rsidRPr="00E8588C">
              <w:rPr>
                <w:rFonts w:asciiTheme="majorBidi" w:hAnsiTheme="majorBidi" w:cstheme="majorBidi"/>
                <w:b/>
                <w:bCs/>
                <w:i/>
                <w:iCs/>
                <w:sz w:val="20"/>
                <w:szCs w:val="20"/>
                <w:lang w:val="ru"/>
              </w:rPr>
              <w:t>Фаза II: Физико-химические свойства и биохимический путь</w:t>
            </w:r>
          </w:p>
        </w:tc>
      </w:tr>
      <w:tr w:rsidR="00C602C5" w:rsidRPr="00E8588C" w14:paraId="2AD11B8A" w14:textId="77777777" w:rsidTr="008670F3">
        <w:trPr>
          <w:trHeight w:val="23"/>
        </w:trPr>
        <w:tc>
          <w:tcPr>
            <w:tcW w:w="2932" w:type="dxa"/>
            <w:gridSpan w:val="2"/>
            <w:tcBorders>
              <w:top w:val="single" w:sz="4" w:space="0" w:color="auto"/>
              <w:left w:val="single" w:sz="4" w:space="0" w:color="auto"/>
            </w:tcBorders>
            <w:shd w:val="clear" w:color="auto" w:fill="FFFFFF"/>
          </w:tcPr>
          <w:p w14:paraId="6C196FB4"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b/>
                <w:bCs/>
                <w:sz w:val="20"/>
                <w:szCs w:val="20"/>
                <w:lang w:val="ru"/>
              </w:rPr>
              <w:t>Тип исследования</w:t>
            </w:r>
          </w:p>
        </w:tc>
        <w:tc>
          <w:tcPr>
            <w:tcW w:w="1963" w:type="dxa"/>
            <w:gridSpan w:val="2"/>
            <w:tcBorders>
              <w:top w:val="single" w:sz="4" w:space="0" w:color="auto"/>
              <w:left w:val="single" w:sz="4" w:space="0" w:color="auto"/>
            </w:tcBorders>
            <w:shd w:val="clear" w:color="auto" w:fill="FFFFFF"/>
          </w:tcPr>
          <w:p w14:paraId="26DF494C"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b/>
                <w:bCs/>
                <w:sz w:val="20"/>
                <w:szCs w:val="20"/>
                <w:lang w:val="ru"/>
              </w:rPr>
              <w:t>Протокол испытаний</w:t>
            </w:r>
          </w:p>
        </w:tc>
        <w:tc>
          <w:tcPr>
            <w:tcW w:w="2592" w:type="dxa"/>
            <w:gridSpan w:val="3"/>
            <w:tcBorders>
              <w:top w:val="single" w:sz="4" w:space="0" w:color="auto"/>
              <w:left w:val="single" w:sz="4" w:space="0" w:color="auto"/>
            </w:tcBorders>
            <w:shd w:val="clear" w:color="auto" w:fill="FFFFFF"/>
          </w:tcPr>
          <w:p w14:paraId="5F0BBAA7"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b/>
                <w:bCs/>
                <w:sz w:val="20"/>
                <w:szCs w:val="20"/>
                <w:lang w:val="ru"/>
              </w:rPr>
              <w:t>Результаты</w:t>
            </w:r>
          </w:p>
        </w:tc>
        <w:tc>
          <w:tcPr>
            <w:tcW w:w="1859" w:type="dxa"/>
            <w:gridSpan w:val="2"/>
            <w:tcBorders>
              <w:top w:val="single" w:sz="4" w:space="0" w:color="auto"/>
              <w:left w:val="single" w:sz="4" w:space="0" w:color="auto"/>
              <w:right w:val="single" w:sz="4" w:space="0" w:color="auto"/>
            </w:tcBorders>
            <w:shd w:val="clear" w:color="auto" w:fill="FFFFFF"/>
          </w:tcPr>
          <w:p w14:paraId="600494E6"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b/>
                <w:bCs/>
                <w:sz w:val="20"/>
                <w:szCs w:val="20"/>
                <w:lang w:val="ru"/>
              </w:rPr>
              <w:t>Примечания</w:t>
            </w:r>
          </w:p>
        </w:tc>
      </w:tr>
      <w:tr w:rsidR="00C602C5" w:rsidRPr="00E8588C" w14:paraId="48DCC6F0" w14:textId="77777777" w:rsidTr="008670F3">
        <w:trPr>
          <w:trHeight w:val="23"/>
        </w:trPr>
        <w:tc>
          <w:tcPr>
            <w:tcW w:w="2932" w:type="dxa"/>
            <w:gridSpan w:val="2"/>
            <w:tcBorders>
              <w:top w:val="single" w:sz="4" w:space="0" w:color="auto"/>
              <w:left w:val="single" w:sz="4" w:space="0" w:color="auto"/>
            </w:tcBorders>
            <w:shd w:val="clear" w:color="auto" w:fill="FFFFFF"/>
          </w:tcPr>
          <w:p w14:paraId="331A4AC2"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sz w:val="20"/>
                <w:szCs w:val="20"/>
                <w:lang w:val="ru"/>
              </w:rPr>
              <w:t>Адсорбция-десорбция</w:t>
            </w:r>
          </w:p>
        </w:tc>
        <w:tc>
          <w:tcPr>
            <w:tcW w:w="1963" w:type="dxa"/>
            <w:gridSpan w:val="2"/>
            <w:tcBorders>
              <w:top w:val="single" w:sz="4" w:space="0" w:color="auto"/>
              <w:left w:val="single" w:sz="4" w:space="0" w:color="auto"/>
            </w:tcBorders>
            <w:shd w:val="clear" w:color="auto" w:fill="FFFFFF"/>
          </w:tcPr>
          <w:p w14:paraId="12B2D536"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sz w:val="20"/>
                <w:szCs w:val="20"/>
                <w:lang w:val="ru"/>
              </w:rPr>
              <w:t>OECD 106</w:t>
            </w:r>
          </w:p>
        </w:tc>
        <w:tc>
          <w:tcPr>
            <w:tcW w:w="2592" w:type="dxa"/>
            <w:gridSpan w:val="3"/>
            <w:tcBorders>
              <w:top w:val="single" w:sz="4" w:space="0" w:color="auto"/>
              <w:left w:val="single" w:sz="4" w:space="0" w:color="auto"/>
            </w:tcBorders>
            <w:shd w:val="clear" w:color="auto" w:fill="FFFFFF"/>
          </w:tcPr>
          <w:p w14:paraId="71AA3F32"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sz w:val="20"/>
                <w:szCs w:val="20"/>
                <w:lang w:val="ru"/>
              </w:rPr>
              <w:t>Активный ил</w:t>
            </w:r>
          </w:p>
          <w:p w14:paraId="2B47656A" w14:textId="77777777" w:rsidR="00C602C5" w:rsidRPr="00E8588C" w:rsidRDefault="00C602C5" w:rsidP="008670F3">
            <w:pPr>
              <w:tabs>
                <w:tab w:val="left" w:pos="567"/>
              </w:tabs>
              <w:ind w:left="560" w:hanging="283"/>
              <w:rPr>
                <w:rFonts w:asciiTheme="majorBidi" w:hAnsiTheme="majorBidi" w:cstheme="majorBidi"/>
                <w:sz w:val="20"/>
                <w:szCs w:val="20"/>
              </w:rPr>
            </w:pPr>
            <w:r w:rsidRPr="00E8588C">
              <w:rPr>
                <w:rFonts w:asciiTheme="majorBidi" w:hAnsiTheme="majorBidi" w:cstheme="majorBidi"/>
                <w:sz w:val="20"/>
                <w:szCs w:val="20"/>
                <w:lang w:val="ru"/>
              </w:rPr>
              <w:t>1.</w:t>
            </w:r>
            <w:r w:rsidRPr="00E8588C">
              <w:rPr>
                <w:rFonts w:asciiTheme="majorBidi" w:hAnsiTheme="majorBidi" w:cstheme="majorBidi"/>
                <w:sz w:val="20"/>
                <w:szCs w:val="20"/>
                <w:lang w:val="ru"/>
              </w:rPr>
              <w:tab/>
            </w:r>
            <w:r w:rsidRPr="00E8588C">
              <w:rPr>
                <w:rFonts w:asciiTheme="majorBidi" w:hAnsiTheme="majorBidi" w:cstheme="majorBidi"/>
                <w:i/>
                <w:iCs/>
                <w:sz w:val="20"/>
                <w:szCs w:val="20"/>
                <w:lang w:val="ru"/>
              </w:rPr>
              <w:t>K</w:t>
            </w:r>
            <w:r w:rsidRPr="00E8588C">
              <w:rPr>
                <w:rFonts w:asciiTheme="majorBidi" w:hAnsiTheme="majorBidi" w:cstheme="majorBidi"/>
                <w:sz w:val="20"/>
                <w:szCs w:val="20"/>
                <w:vertAlign w:val="subscript"/>
                <w:lang w:val="ru"/>
              </w:rPr>
              <w:t>oc</w:t>
            </w:r>
            <w:r w:rsidRPr="00E8588C">
              <w:rPr>
                <w:rFonts w:asciiTheme="majorBidi" w:hAnsiTheme="majorBidi" w:cstheme="majorBidi"/>
                <w:sz w:val="20"/>
                <w:szCs w:val="20"/>
                <w:lang w:val="ru"/>
              </w:rPr>
              <w:t xml:space="preserve"> = 4,21x10</w:t>
            </w:r>
            <w:r w:rsidRPr="00E8588C">
              <w:rPr>
                <w:rFonts w:asciiTheme="majorBidi" w:hAnsiTheme="majorBidi" w:cstheme="majorBidi"/>
                <w:sz w:val="20"/>
                <w:szCs w:val="20"/>
                <w:vertAlign w:val="superscript"/>
                <w:lang w:val="ru"/>
              </w:rPr>
              <w:t>2</w:t>
            </w:r>
          </w:p>
          <w:p w14:paraId="6D0A5DE9" w14:textId="77777777" w:rsidR="00C602C5" w:rsidRPr="00E8588C" w:rsidRDefault="00C602C5" w:rsidP="008670F3">
            <w:pPr>
              <w:tabs>
                <w:tab w:val="left" w:pos="567"/>
                <w:tab w:val="left" w:pos="701"/>
              </w:tabs>
              <w:ind w:left="560" w:hanging="283"/>
              <w:rPr>
                <w:rFonts w:asciiTheme="majorBidi" w:hAnsiTheme="majorBidi" w:cstheme="majorBidi"/>
                <w:sz w:val="20"/>
                <w:szCs w:val="20"/>
              </w:rPr>
            </w:pPr>
            <w:r w:rsidRPr="00E8588C">
              <w:rPr>
                <w:rFonts w:asciiTheme="majorBidi" w:hAnsiTheme="majorBidi" w:cstheme="majorBidi"/>
                <w:sz w:val="20"/>
                <w:szCs w:val="20"/>
                <w:lang w:val="ru"/>
              </w:rPr>
              <w:t>2.</w:t>
            </w:r>
            <w:r w:rsidRPr="00E8588C">
              <w:rPr>
                <w:rFonts w:asciiTheme="majorBidi" w:hAnsiTheme="majorBidi" w:cstheme="majorBidi"/>
                <w:sz w:val="20"/>
                <w:szCs w:val="20"/>
                <w:lang w:val="ru"/>
              </w:rPr>
              <w:tab/>
            </w:r>
            <w:r w:rsidRPr="00E8588C">
              <w:rPr>
                <w:rFonts w:asciiTheme="majorBidi" w:hAnsiTheme="majorBidi" w:cstheme="majorBidi"/>
                <w:i/>
                <w:iCs/>
                <w:sz w:val="20"/>
                <w:szCs w:val="20"/>
                <w:lang w:val="ru"/>
              </w:rPr>
              <w:t>K</w:t>
            </w:r>
            <w:r w:rsidRPr="00E8588C">
              <w:rPr>
                <w:rFonts w:asciiTheme="majorBidi" w:hAnsiTheme="majorBidi" w:cstheme="majorBidi"/>
                <w:sz w:val="20"/>
                <w:szCs w:val="20"/>
                <w:vertAlign w:val="subscript"/>
                <w:lang w:val="ru"/>
              </w:rPr>
              <w:t>oc</w:t>
            </w:r>
            <w:r w:rsidRPr="00E8588C">
              <w:rPr>
                <w:rFonts w:asciiTheme="majorBidi" w:hAnsiTheme="majorBidi" w:cstheme="majorBidi"/>
                <w:sz w:val="20"/>
                <w:szCs w:val="20"/>
                <w:lang w:val="ru"/>
              </w:rPr>
              <w:t xml:space="preserve"> = 5,89x10</w:t>
            </w:r>
            <w:r w:rsidRPr="00E8588C">
              <w:rPr>
                <w:rFonts w:asciiTheme="majorBidi" w:hAnsiTheme="majorBidi" w:cstheme="majorBidi"/>
                <w:sz w:val="20"/>
                <w:szCs w:val="20"/>
                <w:vertAlign w:val="superscript"/>
                <w:lang w:val="ru"/>
              </w:rPr>
              <w:t xml:space="preserve">2 </w:t>
            </w:r>
            <w:r w:rsidRPr="00E8588C">
              <w:rPr>
                <w:rFonts w:asciiTheme="majorBidi" w:hAnsiTheme="majorBidi" w:cstheme="majorBidi"/>
                <w:sz w:val="20"/>
                <w:szCs w:val="20"/>
                <w:lang w:val="ru"/>
              </w:rPr>
              <w:t>Почва</w:t>
            </w:r>
          </w:p>
          <w:p w14:paraId="41C19BA5" w14:textId="77777777" w:rsidR="00C602C5" w:rsidRPr="00E8588C" w:rsidRDefault="00C602C5" w:rsidP="008670F3">
            <w:pPr>
              <w:tabs>
                <w:tab w:val="left" w:pos="567"/>
              </w:tabs>
              <w:ind w:left="560" w:hanging="283"/>
              <w:rPr>
                <w:rFonts w:asciiTheme="majorBidi" w:hAnsiTheme="majorBidi" w:cstheme="majorBidi"/>
                <w:sz w:val="20"/>
                <w:szCs w:val="20"/>
              </w:rPr>
            </w:pPr>
            <w:r w:rsidRPr="00E8588C">
              <w:rPr>
                <w:rFonts w:asciiTheme="majorBidi" w:hAnsiTheme="majorBidi" w:cstheme="majorBidi"/>
                <w:sz w:val="20"/>
                <w:szCs w:val="20"/>
                <w:lang w:val="ru"/>
              </w:rPr>
              <w:t>3.</w:t>
            </w:r>
            <w:r w:rsidRPr="00E8588C">
              <w:rPr>
                <w:rFonts w:asciiTheme="majorBidi" w:hAnsiTheme="majorBidi" w:cstheme="majorBidi"/>
                <w:sz w:val="20"/>
                <w:szCs w:val="20"/>
                <w:lang w:val="ru"/>
              </w:rPr>
              <w:tab/>
            </w:r>
            <w:r w:rsidRPr="00E8588C">
              <w:rPr>
                <w:rFonts w:asciiTheme="majorBidi" w:hAnsiTheme="majorBidi" w:cstheme="majorBidi"/>
                <w:i/>
                <w:iCs/>
                <w:sz w:val="20"/>
                <w:szCs w:val="20"/>
                <w:lang w:val="ru"/>
              </w:rPr>
              <w:t>K</w:t>
            </w:r>
            <w:r w:rsidRPr="00E8588C">
              <w:rPr>
                <w:rFonts w:asciiTheme="majorBidi" w:hAnsiTheme="majorBidi" w:cstheme="majorBidi"/>
                <w:sz w:val="20"/>
                <w:szCs w:val="20"/>
                <w:vertAlign w:val="subscript"/>
                <w:lang w:val="ru"/>
              </w:rPr>
              <w:t>oc</w:t>
            </w:r>
            <w:r w:rsidRPr="00E8588C">
              <w:rPr>
                <w:rFonts w:asciiTheme="majorBidi" w:hAnsiTheme="majorBidi" w:cstheme="majorBidi"/>
                <w:sz w:val="20"/>
                <w:szCs w:val="20"/>
                <w:lang w:val="ru"/>
              </w:rPr>
              <w:t xml:space="preserve"> = 8,79x10</w:t>
            </w:r>
            <w:r w:rsidRPr="00E8588C">
              <w:rPr>
                <w:rFonts w:asciiTheme="majorBidi" w:hAnsiTheme="majorBidi" w:cstheme="majorBidi"/>
                <w:sz w:val="20"/>
                <w:szCs w:val="20"/>
                <w:vertAlign w:val="superscript"/>
                <w:lang w:val="ru"/>
              </w:rPr>
              <w:t>5</w:t>
            </w:r>
          </w:p>
          <w:p w14:paraId="3B7CE747" w14:textId="77777777" w:rsidR="00C602C5" w:rsidRPr="00E8588C" w:rsidRDefault="00C602C5" w:rsidP="008670F3">
            <w:pPr>
              <w:tabs>
                <w:tab w:val="left" w:pos="567"/>
                <w:tab w:val="left" w:pos="701"/>
              </w:tabs>
              <w:ind w:left="560" w:hanging="283"/>
              <w:rPr>
                <w:rFonts w:asciiTheme="majorBidi" w:hAnsiTheme="majorBidi" w:cstheme="majorBidi"/>
                <w:sz w:val="20"/>
                <w:szCs w:val="20"/>
              </w:rPr>
            </w:pPr>
            <w:r w:rsidRPr="00E8588C">
              <w:rPr>
                <w:rFonts w:asciiTheme="majorBidi" w:hAnsiTheme="majorBidi" w:cstheme="majorBidi"/>
                <w:sz w:val="20"/>
                <w:szCs w:val="20"/>
                <w:lang w:val="ru"/>
              </w:rPr>
              <w:t>4.</w:t>
            </w:r>
            <w:r w:rsidRPr="00E8588C">
              <w:rPr>
                <w:rFonts w:asciiTheme="majorBidi" w:hAnsiTheme="majorBidi" w:cstheme="majorBidi"/>
                <w:sz w:val="20"/>
                <w:szCs w:val="20"/>
                <w:lang w:val="ru"/>
              </w:rPr>
              <w:tab/>
            </w:r>
            <w:r w:rsidRPr="00E8588C">
              <w:rPr>
                <w:rFonts w:asciiTheme="majorBidi" w:hAnsiTheme="majorBidi" w:cstheme="majorBidi"/>
                <w:i/>
                <w:iCs/>
                <w:sz w:val="20"/>
                <w:szCs w:val="20"/>
                <w:lang w:val="ru"/>
              </w:rPr>
              <w:t>K</w:t>
            </w:r>
            <w:r w:rsidRPr="00E8588C">
              <w:rPr>
                <w:rFonts w:asciiTheme="majorBidi" w:hAnsiTheme="majorBidi" w:cstheme="majorBidi"/>
                <w:i/>
                <w:iCs/>
                <w:sz w:val="20"/>
                <w:szCs w:val="20"/>
                <w:vertAlign w:val="subscript"/>
                <w:lang w:val="ru"/>
              </w:rPr>
              <w:t>oc</w:t>
            </w:r>
            <w:r w:rsidRPr="00E8588C">
              <w:rPr>
                <w:rFonts w:asciiTheme="majorBidi" w:hAnsiTheme="majorBidi" w:cstheme="majorBidi"/>
                <w:i/>
                <w:iCs/>
                <w:sz w:val="20"/>
                <w:szCs w:val="20"/>
                <w:lang w:val="ru"/>
              </w:rPr>
              <w:t>=</w:t>
            </w:r>
            <w:r w:rsidRPr="00E8588C">
              <w:rPr>
                <w:rFonts w:asciiTheme="majorBidi" w:hAnsiTheme="majorBidi" w:cstheme="majorBidi"/>
                <w:sz w:val="20"/>
                <w:szCs w:val="20"/>
                <w:lang w:val="ru"/>
              </w:rPr>
              <w:t xml:space="preserve"> 1,84x10</w:t>
            </w:r>
            <w:r w:rsidRPr="00E8588C">
              <w:rPr>
                <w:rFonts w:asciiTheme="majorBidi" w:hAnsiTheme="majorBidi" w:cstheme="majorBidi"/>
                <w:sz w:val="20"/>
                <w:szCs w:val="20"/>
                <w:vertAlign w:val="superscript"/>
                <w:lang w:val="ru"/>
              </w:rPr>
              <w:t xml:space="preserve">6 </w:t>
            </w:r>
            <w:r w:rsidRPr="00E8588C">
              <w:rPr>
                <w:rFonts w:asciiTheme="majorBidi" w:hAnsiTheme="majorBidi" w:cstheme="majorBidi"/>
                <w:sz w:val="20"/>
                <w:szCs w:val="20"/>
                <w:lang w:val="ru"/>
              </w:rPr>
              <w:t>Осадок</w:t>
            </w:r>
          </w:p>
          <w:p w14:paraId="41C15C92" w14:textId="77777777" w:rsidR="00C602C5" w:rsidRPr="00E8588C" w:rsidRDefault="00C602C5" w:rsidP="008670F3">
            <w:pPr>
              <w:tabs>
                <w:tab w:val="left" w:pos="567"/>
              </w:tabs>
              <w:ind w:left="560" w:hanging="283"/>
              <w:rPr>
                <w:rFonts w:asciiTheme="majorBidi" w:hAnsiTheme="majorBidi" w:cstheme="majorBidi"/>
                <w:sz w:val="20"/>
                <w:szCs w:val="20"/>
              </w:rPr>
            </w:pPr>
            <w:r w:rsidRPr="00E8588C">
              <w:rPr>
                <w:rFonts w:asciiTheme="majorBidi" w:hAnsiTheme="majorBidi" w:cstheme="majorBidi"/>
                <w:sz w:val="20"/>
                <w:szCs w:val="20"/>
                <w:lang w:val="ru"/>
              </w:rPr>
              <w:t>5.</w:t>
            </w:r>
            <w:r w:rsidRPr="00E8588C">
              <w:rPr>
                <w:rFonts w:asciiTheme="majorBidi" w:hAnsiTheme="majorBidi" w:cstheme="majorBidi"/>
                <w:sz w:val="20"/>
                <w:szCs w:val="20"/>
                <w:lang w:val="ru"/>
              </w:rPr>
              <w:tab/>
            </w:r>
            <w:r w:rsidRPr="00E8588C">
              <w:rPr>
                <w:rFonts w:asciiTheme="majorBidi" w:hAnsiTheme="majorBidi" w:cstheme="majorBidi"/>
                <w:i/>
                <w:iCs/>
                <w:sz w:val="20"/>
                <w:szCs w:val="20"/>
                <w:lang w:val="ru"/>
              </w:rPr>
              <w:t>К</w:t>
            </w:r>
            <w:r w:rsidRPr="00E8588C">
              <w:rPr>
                <w:rFonts w:asciiTheme="majorBidi" w:hAnsiTheme="majorBidi" w:cstheme="majorBidi"/>
                <w:i/>
                <w:iCs/>
                <w:sz w:val="20"/>
                <w:szCs w:val="20"/>
                <w:vertAlign w:val="subscript"/>
                <w:lang w:val="ru"/>
              </w:rPr>
              <w:t>ос</w:t>
            </w:r>
            <w:r w:rsidRPr="00E8588C">
              <w:rPr>
                <w:rFonts w:asciiTheme="majorBidi" w:hAnsiTheme="majorBidi" w:cstheme="majorBidi"/>
                <w:sz w:val="20"/>
                <w:szCs w:val="20"/>
                <w:lang w:val="ru"/>
              </w:rPr>
              <w:t xml:space="preserve"> </w:t>
            </w:r>
            <w:r w:rsidRPr="00E8588C">
              <w:rPr>
                <w:rFonts w:asciiTheme="majorBidi" w:hAnsiTheme="majorBidi" w:cstheme="majorBidi"/>
                <w:i/>
                <w:iCs/>
                <w:sz w:val="20"/>
                <w:szCs w:val="20"/>
                <w:lang w:val="ru"/>
              </w:rPr>
              <w:t>=</w:t>
            </w:r>
            <w:r w:rsidRPr="00E8588C">
              <w:rPr>
                <w:rFonts w:asciiTheme="majorBidi" w:hAnsiTheme="majorBidi" w:cstheme="majorBidi"/>
                <w:sz w:val="20"/>
                <w:szCs w:val="20"/>
                <w:lang w:val="ru"/>
              </w:rPr>
              <w:t xml:space="preserve"> 1,37x10 </w:t>
            </w:r>
            <w:r w:rsidRPr="00E8588C">
              <w:rPr>
                <w:rFonts w:asciiTheme="majorBidi" w:hAnsiTheme="majorBidi" w:cstheme="majorBidi"/>
                <w:sz w:val="20"/>
                <w:szCs w:val="20"/>
                <w:vertAlign w:val="superscript"/>
                <w:lang w:val="ru"/>
              </w:rPr>
              <w:t>5</w:t>
            </w:r>
          </w:p>
          <w:p w14:paraId="32091559" w14:textId="77777777" w:rsidR="00C602C5" w:rsidRPr="00E8588C" w:rsidRDefault="00C602C5" w:rsidP="008670F3">
            <w:pPr>
              <w:tabs>
                <w:tab w:val="left" w:pos="567"/>
              </w:tabs>
              <w:ind w:left="560" w:hanging="283"/>
              <w:rPr>
                <w:rFonts w:asciiTheme="majorBidi" w:hAnsiTheme="majorBidi" w:cstheme="majorBidi"/>
                <w:sz w:val="20"/>
                <w:szCs w:val="20"/>
              </w:rPr>
            </w:pPr>
            <w:r w:rsidRPr="00E8588C">
              <w:rPr>
                <w:rFonts w:asciiTheme="majorBidi" w:hAnsiTheme="majorBidi" w:cstheme="majorBidi"/>
                <w:i/>
                <w:iCs/>
                <w:sz w:val="20"/>
                <w:szCs w:val="20"/>
                <w:lang w:val="ru"/>
              </w:rPr>
              <w:t>6.</w:t>
            </w:r>
            <w:r w:rsidRPr="00E8588C">
              <w:rPr>
                <w:rFonts w:asciiTheme="majorBidi" w:hAnsiTheme="majorBidi" w:cstheme="majorBidi"/>
                <w:i/>
                <w:iCs/>
                <w:sz w:val="20"/>
                <w:szCs w:val="20"/>
                <w:lang w:val="ru"/>
              </w:rPr>
              <w:tab/>
              <w:t>K</w:t>
            </w:r>
            <w:r w:rsidRPr="00E8588C">
              <w:rPr>
                <w:rFonts w:asciiTheme="majorBidi" w:hAnsiTheme="majorBidi" w:cstheme="majorBidi"/>
                <w:i/>
                <w:iCs/>
                <w:sz w:val="20"/>
                <w:szCs w:val="20"/>
                <w:vertAlign w:val="subscript"/>
                <w:lang w:val="ru"/>
              </w:rPr>
              <w:t>oc</w:t>
            </w:r>
            <w:r w:rsidRPr="00E8588C">
              <w:rPr>
                <w:rFonts w:asciiTheme="majorBidi" w:hAnsiTheme="majorBidi" w:cstheme="majorBidi"/>
                <w:i/>
                <w:iCs/>
                <w:sz w:val="20"/>
                <w:szCs w:val="20"/>
                <w:lang w:val="ru"/>
              </w:rPr>
              <w:t>=</w:t>
            </w:r>
            <w:r w:rsidRPr="00E8588C">
              <w:rPr>
                <w:rFonts w:asciiTheme="majorBidi" w:hAnsiTheme="majorBidi" w:cstheme="majorBidi"/>
                <w:sz w:val="20"/>
                <w:szCs w:val="20"/>
                <w:lang w:val="ru"/>
              </w:rPr>
              <w:t xml:space="preserve"> 1,20x10</w:t>
            </w:r>
            <w:r w:rsidRPr="00E8588C">
              <w:rPr>
                <w:rFonts w:asciiTheme="majorBidi" w:hAnsiTheme="majorBidi" w:cstheme="majorBidi"/>
                <w:sz w:val="20"/>
                <w:szCs w:val="20"/>
                <w:vertAlign w:val="superscript"/>
                <w:lang w:val="ru"/>
              </w:rPr>
              <w:t>5</w:t>
            </w:r>
          </w:p>
        </w:tc>
        <w:tc>
          <w:tcPr>
            <w:tcW w:w="1859" w:type="dxa"/>
            <w:gridSpan w:val="2"/>
            <w:tcBorders>
              <w:top w:val="single" w:sz="4" w:space="0" w:color="auto"/>
              <w:left w:val="single" w:sz="4" w:space="0" w:color="auto"/>
              <w:right w:val="single" w:sz="4" w:space="0" w:color="auto"/>
            </w:tcBorders>
            <w:shd w:val="clear" w:color="auto" w:fill="FFFFFF"/>
          </w:tcPr>
          <w:p w14:paraId="2184B5AD" w14:textId="77777777" w:rsidR="00C602C5" w:rsidRPr="00E8588C" w:rsidRDefault="00C602C5" w:rsidP="008670F3">
            <w:pPr>
              <w:tabs>
                <w:tab w:val="left" w:pos="178"/>
                <w:tab w:val="left" w:pos="567"/>
              </w:tabs>
              <w:rPr>
                <w:rFonts w:asciiTheme="majorBidi" w:hAnsiTheme="majorBidi" w:cstheme="majorBidi"/>
                <w:sz w:val="20"/>
                <w:szCs w:val="20"/>
              </w:rPr>
            </w:pPr>
            <w:r w:rsidRPr="00E8588C">
              <w:rPr>
                <w:rFonts w:asciiTheme="majorBidi" w:hAnsiTheme="majorBidi" w:cstheme="majorBidi"/>
                <w:sz w:val="20"/>
                <w:szCs w:val="20"/>
                <w:lang w:val="ru"/>
              </w:rPr>
              <w:t>3 и 5: высокое содержание органического вещества</w:t>
            </w:r>
          </w:p>
          <w:p w14:paraId="7B3A661E" w14:textId="77777777" w:rsidR="00C602C5" w:rsidRPr="00E8588C" w:rsidRDefault="00C602C5" w:rsidP="008670F3">
            <w:pPr>
              <w:tabs>
                <w:tab w:val="left" w:pos="182"/>
                <w:tab w:val="left" w:pos="567"/>
              </w:tabs>
              <w:rPr>
                <w:rFonts w:asciiTheme="majorBidi" w:hAnsiTheme="majorBidi" w:cstheme="majorBidi"/>
                <w:sz w:val="20"/>
                <w:szCs w:val="20"/>
              </w:rPr>
            </w:pPr>
            <w:r w:rsidRPr="00E8588C">
              <w:rPr>
                <w:rFonts w:asciiTheme="majorBidi" w:hAnsiTheme="majorBidi" w:cstheme="majorBidi"/>
                <w:sz w:val="20"/>
                <w:szCs w:val="20"/>
                <w:lang w:val="ru"/>
              </w:rPr>
              <w:t>4 и 6: низкое содержание органического вещества</w:t>
            </w:r>
          </w:p>
          <w:p w14:paraId="0A6C768D" w14:textId="77777777" w:rsidR="00C602C5" w:rsidRPr="00E8588C" w:rsidRDefault="00C602C5" w:rsidP="008670F3">
            <w:pPr>
              <w:tabs>
                <w:tab w:val="left" w:pos="182"/>
                <w:tab w:val="left" w:pos="567"/>
              </w:tabs>
              <w:rPr>
                <w:rFonts w:asciiTheme="majorBidi" w:hAnsiTheme="majorBidi" w:cstheme="majorBidi"/>
                <w:sz w:val="20"/>
                <w:szCs w:val="20"/>
              </w:rPr>
            </w:pPr>
          </w:p>
          <w:p w14:paraId="7E0CB731"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sz w:val="20"/>
                <w:szCs w:val="20"/>
                <w:lang w:val="ru"/>
              </w:rPr>
              <w:t>Сигналом к необходимости проведения исследований почвенной (наземной) среды отсутствует, так как Koc ила составляет ниже 10 000 л/кг</w:t>
            </w:r>
          </w:p>
        </w:tc>
      </w:tr>
      <w:tr w:rsidR="00C602C5" w:rsidRPr="00E8588C" w14:paraId="2D5FA3BC" w14:textId="77777777" w:rsidTr="008670F3">
        <w:trPr>
          <w:trHeight w:val="23"/>
        </w:trPr>
        <w:tc>
          <w:tcPr>
            <w:tcW w:w="2932" w:type="dxa"/>
            <w:gridSpan w:val="2"/>
            <w:tcBorders>
              <w:top w:val="single" w:sz="4" w:space="0" w:color="auto"/>
              <w:left w:val="single" w:sz="4" w:space="0" w:color="auto"/>
            </w:tcBorders>
            <w:shd w:val="clear" w:color="auto" w:fill="FFFFFF"/>
          </w:tcPr>
          <w:p w14:paraId="58C8D401"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sz w:val="20"/>
                <w:szCs w:val="20"/>
                <w:lang w:val="ru"/>
              </w:rPr>
              <w:t>Испытание на полную биоразлагаемость</w:t>
            </w:r>
          </w:p>
        </w:tc>
        <w:tc>
          <w:tcPr>
            <w:tcW w:w="1963" w:type="dxa"/>
            <w:gridSpan w:val="2"/>
            <w:tcBorders>
              <w:top w:val="single" w:sz="4" w:space="0" w:color="auto"/>
              <w:left w:val="single" w:sz="4" w:space="0" w:color="auto"/>
            </w:tcBorders>
            <w:shd w:val="clear" w:color="auto" w:fill="FFFFFF"/>
          </w:tcPr>
          <w:p w14:paraId="2B7A1D01"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sz w:val="20"/>
                <w:szCs w:val="20"/>
                <w:lang w:val="ru"/>
              </w:rPr>
              <w:t>OECD 301</w:t>
            </w:r>
          </w:p>
        </w:tc>
        <w:tc>
          <w:tcPr>
            <w:tcW w:w="2592" w:type="dxa"/>
            <w:gridSpan w:val="3"/>
            <w:tcBorders>
              <w:top w:val="single" w:sz="4" w:space="0" w:color="auto"/>
              <w:left w:val="single" w:sz="4" w:space="0" w:color="auto"/>
            </w:tcBorders>
            <w:shd w:val="clear" w:color="auto" w:fill="FFFFFF"/>
          </w:tcPr>
          <w:p w14:paraId="06B785C2" w14:textId="77777777" w:rsidR="00C602C5" w:rsidRPr="00E8588C" w:rsidRDefault="00C602C5" w:rsidP="008670F3">
            <w:pPr>
              <w:tabs>
                <w:tab w:val="left" w:pos="567"/>
              </w:tabs>
              <w:rPr>
                <w:rFonts w:asciiTheme="majorBidi" w:hAnsiTheme="majorBidi" w:cstheme="majorBidi"/>
                <w:sz w:val="20"/>
                <w:szCs w:val="20"/>
              </w:rPr>
            </w:pPr>
          </w:p>
        </w:tc>
        <w:tc>
          <w:tcPr>
            <w:tcW w:w="1859" w:type="dxa"/>
            <w:gridSpan w:val="2"/>
            <w:tcBorders>
              <w:top w:val="single" w:sz="4" w:space="0" w:color="auto"/>
              <w:left w:val="single" w:sz="4" w:space="0" w:color="auto"/>
              <w:right w:val="single" w:sz="4" w:space="0" w:color="auto"/>
            </w:tcBorders>
            <w:shd w:val="clear" w:color="auto" w:fill="FFFFFF"/>
          </w:tcPr>
          <w:p w14:paraId="49932783"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sz w:val="20"/>
                <w:szCs w:val="20"/>
                <w:lang w:val="ru"/>
              </w:rPr>
              <w:t>Данные отсутствуют, но испытание может быть отменено, поскольку поданы сведения по исследованию OECD 308.</w:t>
            </w:r>
          </w:p>
        </w:tc>
      </w:tr>
      <w:tr w:rsidR="00C602C5" w:rsidRPr="00E8588C" w14:paraId="2C7A871C" w14:textId="77777777" w:rsidTr="008670F3">
        <w:trPr>
          <w:trHeight w:val="23"/>
        </w:trPr>
        <w:tc>
          <w:tcPr>
            <w:tcW w:w="2932" w:type="dxa"/>
            <w:gridSpan w:val="2"/>
            <w:tcBorders>
              <w:top w:val="single" w:sz="4" w:space="0" w:color="auto"/>
              <w:left w:val="single" w:sz="4" w:space="0" w:color="auto"/>
              <w:bottom w:val="single" w:sz="4" w:space="0" w:color="auto"/>
            </w:tcBorders>
            <w:shd w:val="clear" w:color="auto" w:fill="FFFFFF"/>
          </w:tcPr>
          <w:p w14:paraId="4919204A"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sz w:val="20"/>
                <w:szCs w:val="20"/>
                <w:lang w:val="ru"/>
              </w:rPr>
              <w:t>Аэробная и анаэробная трансформация в водных донных системах</w:t>
            </w:r>
          </w:p>
        </w:tc>
        <w:tc>
          <w:tcPr>
            <w:tcW w:w="1963" w:type="dxa"/>
            <w:gridSpan w:val="2"/>
            <w:tcBorders>
              <w:top w:val="single" w:sz="4" w:space="0" w:color="auto"/>
              <w:left w:val="single" w:sz="4" w:space="0" w:color="auto"/>
              <w:bottom w:val="single" w:sz="4" w:space="0" w:color="auto"/>
            </w:tcBorders>
            <w:shd w:val="clear" w:color="auto" w:fill="FFFFFF"/>
          </w:tcPr>
          <w:p w14:paraId="63F88B2D"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sz w:val="20"/>
                <w:szCs w:val="20"/>
                <w:lang w:val="ru"/>
              </w:rPr>
              <w:t>OECD 308</w:t>
            </w:r>
          </w:p>
        </w:tc>
        <w:tc>
          <w:tcPr>
            <w:tcW w:w="2592" w:type="dxa"/>
            <w:gridSpan w:val="3"/>
            <w:tcBorders>
              <w:top w:val="single" w:sz="4" w:space="0" w:color="auto"/>
              <w:left w:val="single" w:sz="4" w:space="0" w:color="auto"/>
              <w:bottom w:val="single" w:sz="4" w:space="0" w:color="auto"/>
            </w:tcBorders>
            <w:shd w:val="clear" w:color="auto" w:fill="FFFFFF"/>
          </w:tcPr>
          <w:p w14:paraId="51002473"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sz w:val="20"/>
                <w:szCs w:val="20"/>
                <w:lang w:val="ru"/>
              </w:rPr>
              <w:t xml:space="preserve">Залив реки Брендивин/река Чоптэнк </w:t>
            </w:r>
          </w:p>
          <w:p w14:paraId="0D832739"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sz w:val="20"/>
                <w:szCs w:val="20"/>
                <w:lang w:val="ru"/>
              </w:rPr>
              <w:t>DT</w:t>
            </w:r>
            <w:r w:rsidRPr="00E8588C">
              <w:rPr>
                <w:rFonts w:asciiTheme="majorBidi" w:hAnsiTheme="majorBidi" w:cstheme="majorBidi"/>
                <w:sz w:val="20"/>
                <w:szCs w:val="20"/>
                <w:vertAlign w:val="subscript"/>
                <w:lang w:val="ru"/>
              </w:rPr>
              <w:t>50, вода</w:t>
            </w:r>
            <w:r w:rsidRPr="00E8588C">
              <w:rPr>
                <w:rFonts w:asciiTheme="majorBidi" w:hAnsiTheme="majorBidi" w:cstheme="majorBidi"/>
                <w:sz w:val="20"/>
                <w:szCs w:val="20"/>
                <w:lang w:val="ru"/>
              </w:rPr>
              <w:t xml:space="preserve"> = 3,5/5,8 дней</w:t>
            </w:r>
          </w:p>
          <w:p w14:paraId="7B846835"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sz w:val="20"/>
                <w:szCs w:val="20"/>
                <w:lang w:val="ru"/>
              </w:rPr>
              <w:t>DT</w:t>
            </w:r>
            <w:r w:rsidRPr="00E8588C">
              <w:rPr>
                <w:rFonts w:asciiTheme="majorBidi" w:hAnsiTheme="majorBidi" w:cstheme="majorBidi"/>
                <w:sz w:val="20"/>
                <w:szCs w:val="20"/>
                <w:vertAlign w:val="subscript"/>
                <w:lang w:val="ru"/>
              </w:rPr>
              <w:t>50, ил</w:t>
            </w:r>
            <w:r w:rsidRPr="00E8588C">
              <w:rPr>
                <w:rFonts w:asciiTheme="majorBidi" w:hAnsiTheme="majorBidi" w:cstheme="majorBidi"/>
                <w:sz w:val="20"/>
                <w:szCs w:val="20"/>
                <w:lang w:val="ru"/>
              </w:rPr>
              <w:t xml:space="preserve"> = 95/53 дня </w:t>
            </w:r>
          </w:p>
          <w:p w14:paraId="219EA36E"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sz w:val="20"/>
                <w:szCs w:val="20"/>
                <w:lang w:val="ru"/>
              </w:rPr>
              <w:t>DT</w:t>
            </w:r>
            <w:r w:rsidRPr="00E8588C">
              <w:rPr>
                <w:rFonts w:asciiTheme="majorBidi" w:hAnsiTheme="majorBidi" w:cstheme="majorBidi"/>
                <w:sz w:val="20"/>
                <w:szCs w:val="20"/>
                <w:vertAlign w:val="subscript"/>
                <w:lang w:val="ru"/>
              </w:rPr>
              <w:t>50, вся система</w:t>
            </w:r>
            <w:r w:rsidRPr="00E8588C">
              <w:rPr>
                <w:rFonts w:asciiTheme="majorBidi" w:hAnsiTheme="majorBidi" w:cstheme="majorBidi"/>
                <w:sz w:val="20"/>
                <w:szCs w:val="20"/>
                <w:lang w:val="ru"/>
              </w:rPr>
              <w:t xml:space="preserve"> = 14/28 дней</w:t>
            </w:r>
          </w:p>
          <w:p w14:paraId="5DF07545"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sz w:val="20"/>
                <w:szCs w:val="20"/>
                <w:lang w:val="ru"/>
              </w:rPr>
              <w:t>Поправка на 12 °C:</w:t>
            </w:r>
          </w:p>
          <w:p w14:paraId="6CCFCEC0"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sz w:val="20"/>
                <w:szCs w:val="20"/>
                <w:lang w:val="ru"/>
              </w:rPr>
              <w:lastRenderedPageBreak/>
              <w:t>DT</w:t>
            </w:r>
            <w:r w:rsidRPr="00E8588C">
              <w:rPr>
                <w:rFonts w:asciiTheme="majorBidi" w:hAnsiTheme="majorBidi" w:cstheme="majorBidi"/>
                <w:sz w:val="20"/>
                <w:szCs w:val="20"/>
                <w:vertAlign w:val="subscript"/>
                <w:lang w:val="ru"/>
              </w:rPr>
              <w:t>50, вода</w:t>
            </w:r>
            <w:r w:rsidRPr="00E8588C">
              <w:rPr>
                <w:rFonts w:asciiTheme="majorBidi" w:hAnsiTheme="majorBidi" w:cstheme="majorBidi"/>
                <w:sz w:val="20"/>
                <w:szCs w:val="20"/>
                <w:lang w:val="ru"/>
              </w:rPr>
              <w:t xml:space="preserve"> = 7,4/12 дней</w:t>
            </w:r>
          </w:p>
          <w:p w14:paraId="7B3B9129" w14:textId="77777777" w:rsidR="00C602C5" w:rsidRPr="00E8588C" w:rsidRDefault="00C602C5" w:rsidP="008670F3">
            <w:pPr>
              <w:ind w:left="57" w:right="-57"/>
              <w:rPr>
                <w:rFonts w:asciiTheme="majorBidi" w:hAnsiTheme="majorBidi" w:cstheme="majorBidi"/>
                <w:sz w:val="20"/>
                <w:szCs w:val="20"/>
                <w:lang w:val="ru" w:bidi="he-IL"/>
              </w:rPr>
            </w:pPr>
            <w:r w:rsidRPr="00E8588C">
              <w:rPr>
                <w:rFonts w:asciiTheme="majorBidi" w:hAnsiTheme="majorBidi" w:cstheme="majorBidi"/>
                <w:sz w:val="20"/>
                <w:szCs w:val="20"/>
                <w:lang w:val="ru"/>
              </w:rPr>
              <w:t>DT</w:t>
            </w:r>
            <w:r w:rsidRPr="00E8588C">
              <w:rPr>
                <w:rFonts w:asciiTheme="majorBidi" w:hAnsiTheme="majorBidi" w:cstheme="majorBidi"/>
                <w:sz w:val="20"/>
                <w:szCs w:val="20"/>
                <w:vertAlign w:val="subscript"/>
                <w:lang w:val="ru"/>
              </w:rPr>
              <w:t>50, ил</w:t>
            </w:r>
            <w:r w:rsidRPr="00E8588C">
              <w:rPr>
                <w:rFonts w:asciiTheme="majorBidi" w:hAnsiTheme="majorBidi" w:cstheme="majorBidi"/>
                <w:sz w:val="20"/>
                <w:szCs w:val="20"/>
                <w:lang w:val="ru"/>
              </w:rPr>
              <w:t xml:space="preserve"> = 203/114 дней</w:t>
            </w:r>
            <w:r w:rsidRPr="00E8588C">
              <w:rPr>
                <w:rFonts w:asciiTheme="majorBidi" w:hAnsiTheme="majorBidi" w:cstheme="majorBidi"/>
                <w:sz w:val="20"/>
                <w:szCs w:val="20"/>
                <w:lang w:val="ru" w:bidi="he-IL"/>
              </w:rPr>
              <w:t xml:space="preserve"> </w:t>
            </w:r>
          </w:p>
          <w:p w14:paraId="373CC403" w14:textId="77777777" w:rsidR="00C602C5" w:rsidRPr="00E8588C" w:rsidRDefault="00C602C5" w:rsidP="008670F3">
            <w:pPr>
              <w:ind w:left="57" w:right="-57"/>
              <w:rPr>
                <w:rFonts w:asciiTheme="majorBidi" w:hAnsiTheme="majorBidi" w:cstheme="majorBidi"/>
                <w:sz w:val="20"/>
                <w:szCs w:val="20"/>
                <w:lang w:bidi="he-IL"/>
              </w:rPr>
            </w:pPr>
            <w:r w:rsidRPr="00E8588C">
              <w:rPr>
                <w:rFonts w:asciiTheme="majorBidi" w:hAnsiTheme="majorBidi" w:cstheme="majorBidi"/>
                <w:sz w:val="20"/>
                <w:szCs w:val="20"/>
                <w:lang w:val="ru" w:bidi="he-IL"/>
              </w:rPr>
              <w:t>DT</w:t>
            </w:r>
            <w:r w:rsidRPr="00E8588C">
              <w:rPr>
                <w:rFonts w:asciiTheme="majorBidi" w:hAnsiTheme="majorBidi" w:cstheme="majorBidi"/>
                <w:sz w:val="20"/>
                <w:szCs w:val="20"/>
                <w:vertAlign w:val="subscript"/>
                <w:lang w:val="ru" w:bidi="he-IL"/>
              </w:rPr>
              <w:t>50, цельная система</w:t>
            </w:r>
            <w:r w:rsidRPr="00E8588C">
              <w:rPr>
                <w:rFonts w:asciiTheme="majorBidi" w:hAnsiTheme="majorBidi" w:cstheme="majorBidi"/>
                <w:sz w:val="20"/>
                <w:szCs w:val="20"/>
                <w:lang w:val="ru" w:bidi="he-IL"/>
              </w:rPr>
              <w:t xml:space="preserve"> = 29/59 дней</w:t>
            </w:r>
          </w:p>
          <w:p w14:paraId="31387325"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sz w:val="20"/>
                <w:szCs w:val="20"/>
                <w:lang w:val="ru" w:bidi="he-IL"/>
              </w:rPr>
              <w:t>% перехода в осадок = 89,6/51,9 на 14-й день и возрастание</w:t>
            </w:r>
          </w:p>
        </w:tc>
        <w:tc>
          <w:tcPr>
            <w:tcW w:w="1859" w:type="dxa"/>
            <w:gridSpan w:val="2"/>
            <w:tcBorders>
              <w:top w:val="single" w:sz="4" w:space="0" w:color="auto"/>
              <w:left w:val="single" w:sz="4" w:space="0" w:color="auto"/>
              <w:bottom w:val="single" w:sz="4" w:space="0" w:color="auto"/>
              <w:right w:val="single" w:sz="4" w:space="0" w:color="auto"/>
            </w:tcBorders>
            <w:shd w:val="clear" w:color="auto" w:fill="FFFFFF"/>
          </w:tcPr>
          <w:p w14:paraId="5DA613ED"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sz w:val="20"/>
                <w:szCs w:val="20"/>
                <w:lang w:val="ru"/>
              </w:rPr>
              <w:lastRenderedPageBreak/>
              <w:t>Результаты, полученные на двух речных системах; оценка риска осаждения и отложений</w:t>
            </w:r>
          </w:p>
          <w:p w14:paraId="475761DC" w14:textId="77777777" w:rsidR="00C602C5" w:rsidRPr="00E8588C" w:rsidRDefault="00C602C5" w:rsidP="008670F3">
            <w:pPr>
              <w:tabs>
                <w:tab w:val="left" w:pos="567"/>
              </w:tabs>
              <w:rPr>
                <w:rFonts w:asciiTheme="majorBidi" w:hAnsiTheme="majorBidi" w:cstheme="majorBidi"/>
                <w:sz w:val="20"/>
                <w:szCs w:val="20"/>
              </w:rPr>
            </w:pPr>
          </w:p>
          <w:p w14:paraId="7E520AF0" w14:textId="77777777" w:rsidR="00C602C5" w:rsidRPr="00E8588C" w:rsidRDefault="00C602C5" w:rsidP="008670F3">
            <w:pPr>
              <w:tabs>
                <w:tab w:val="left" w:pos="567"/>
              </w:tabs>
              <w:rPr>
                <w:rFonts w:asciiTheme="majorBidi" w:hAnsiTheme="majorBidi" w:cstheme="majorBidi"/>
                <w:sz w:val="20"/>
                <w:szCs w:val="20"/>
              </w:rPr>
            </w:pPr>
            <w:r w:rsidRPr="00E8588C">
              <w:rPr>
                <w:rFonts w:asciiTheme="majorBidi" w:hAnsiTheme="majorBidi" w:cstheme="majorBidi"/>
                <w:sz w:val="20"/>
                <w:szCs w:val="20"/>
                <w:lang w:val="ru"/>
              </w:rPr>
              <w:t>Акалабрутиниб очень устойчив в отложениях.</w:t>
            </w:r>
          </w:p>
        </w:tc>
      </w:tr>
      <w:tr w:rsidR="00C602C5" w:rsidRPr="00447482" w14:paraId="0FD7C2F1" w14:textId="77777777" w:rsidTr="008670F3">
        <w:tblPrEx>
          <w:tblCellMar>
            <w:left w:w="0" w:type="dxa"/>
            <w:right w:w="0" w:type="dxa"/>
          </w:tblCellMar>
          <w:tblLook w:val="0000" w:firstRow="0" w:lastRow="0" w:firstColumn="0" w:lastColumn="0" w:noHBand="0" w:noVBand="0"/>
        </w:tblPrEx>
        <w:trPr>
          <w:trHeight w:val="613"/>
        </w:trPr>
        <w:tc>
          <w:tcPr>
            <w:tcW w:w="9346" w:type="dxa"/>
            <w:gridSpan w:val="9"/>
            <w:tcBorders>
              <w:top w:val="single" w:sz="4" w:space="0" w:color="auto"/>
              <w:left w:val="single" w:sz="4" w:space="0" w:color="auto"/>
              <w:bottom w:val="nil"/>
              <w:right w:val="single" w:sz="4" w:space="0" w:color="auto"/>
            </w:tcBorders>
            <w:shd w:val="clear" w:color="auto" w:fill="D9D9D9" w:themeFill="background1" w:themeFillShade="D9"/>
            <w:vAlign w:val="center"/>
          </w:tcPr>
          <w:p w14:paraId="739E02A1" w14:textId="77777777" w:rsidR="00C602C5" w:rsidRPr="00186A77" w:rsidRDefault="00C602C5" w:rsidP="008670F3">
            <w:pPr>
              <w:spacing w:line="190" w:lineRule="exact"/>
              <w:ind w:left="57" w:right="-57"/>
              <w:jc w:val="center"/>
              <w:rPr>
                <w:rFonts w:asciiTheme="majorBidi" w:hAnsiTheme="majorBidi" w:cstheme="majorBidi"/>
                <w:sz w:val="20"/>
                <w:szCs w:val="20"/>
                <w:lang w:bidi="he-IL"/>
              </w:rPr>
            </w:pPr>
            <w:r w:rsidRPr="00186A77">
              <w:rPr>
                <w:rFonts w:asciiTheme="majorBidi" w:hAnsiTheme="majorBidi" w:cstheme="majorBidi"/>
                <w:b/>
                <w:bCs/>
                <w:i/>
                <w:iCs/>
                <w:sz w:val="20"/>
                <w:szCs w:val="20"/>
                <w:lang w:val="ru" w:bidi="he-IL"/>
              </w:rPr>
              <w:lastRenderedPageBreak/>
              <w:t>Исследования эффектов фазы Ila</w:t>
            </w:r>
          </w:p>
        </w:tc>
      </w:tr>
      <w:tr w:rsidR="00C602C5" w:rsidRPr="00447482" w14:paraId="7862281C" w14:textId="77777777" w:rsidTr="008670F3">
        <w:tblPrEx>
          <w:tblCellMar>
            <w:left w:w="0" w:type="dxa"/>
            <w:right w:w="0" w:type="dxa"/>
          </w:tblCellMar>
          <w:tblLook w:val="0000" w:firstRow="0" w:lastRow="0" w:firstColumn="0" w:lastColumn="0" w:noHBand="0" w:noVBand="0"/>
        </w:tblPrEx>
        <w:trPr>
          <w:trHeight w:val="20"/>
        </w:trPr>
        <w:tc>
          <w:tcPr>
            <w:tcW w:w="2912" w:type="dxa"/>
            <w:tcBorders>
              <w:top w:val="single" w:sz="4" w:space="0" w:color="auto"/>
              <w:left w:val="single" w:sz="4" w:space="0" w:color="auto"/>
              <w:bottom w:val="nil"/>
              <w:right w:val="nil"/>
            </w:tcBorders>
            <w:shd w:val="clear" w:color="auto" w:fill="FFFFFF"/>
          </w:tcPr>
          <w:p w14:paraId="635E531E" w14:textId="77777777" w:rsidR="00C602C5" w:rsidRPr="00186A77" w:rsidRDefault="00C602C5" w:rsidP="008670F3">
            <w:pPr>
              <w:spacing w:line="190" w:lineRule="exact"/>
              <w:ind w:left="57" w:right="-57"/>
              <w:jc w:val="center"/>
              <w:rPr>
                <w:rFonts w:asciiTheme="majorBidi" w:hAnsiTheme="majorBidi" w:cstheme="majorBidi"/>
                <w:sz w:val="20"/>
                <w:szCs w:val="20"/>
                <w:lang w:bidi="he-IL"/>
              </w:rPr>
            </w:pPr>
            <w:r w:rsidRPr="00186A77">
              <w:rPr>
                <w:rFonts w:asciiTheme="majorBidi" w:hAnsiTheme="majorBidi" w:cstheme="majorBidi"/>
                <w:b/>
                <w:bCs/>
                <w:sz w:val="20"/>
                <w:szCs w:val="20"/>
                <w:lang w:val="ru" w:bidi="he-IL"/>
              </w:rPr>
              <w:t>Тип исследования</w:t>
            </w:r>
          </w:p>
        </w:tc>
        <w:tc>
          <w:tcPr>
            <w:tcW w:w="1945" w:type="dxa"/>
            <w:gridSpan w:val="2"/>
            <w:tcBorders>
              <w:top w:val="single" w:sz="4" w:space="0" w:color="auto"/>
              <w:left w:val="single" w:sz="4" w:space="0" w:color="auto"/>
              <w:bottom w:val="nil"/>
              <w:right w:val="nil"/>
            </w:tcBorders>
            <w:shd w:val="clear" w:color="auto" w:fill="FFFFFF"/>
          </w:tcPr>
          <w:p w14:paraId="34A78F40" w14:textId="77777777" w:rsidR="00C602C5" w:rsidRPr="00186A77" w:rsidRDefault="00C602C5" w:rsidP="008670F3">
            <w:pPr>
              <w:spacing w:line="190" w:lineRule="exact"/>
              <w:ind w:left="57" w:right="-57"/>
              <w:jc w:val="center"/>
              <w:rPr>
                <w:rFonts w:asciiTheme="majorBidi" w:hAnsiTheme="majorBidi" w:cstheme="majorBidi"/>
                <w:sz w:val="20"/>
                <w:szCs w:val="20"/>
                <w:lang w:bidi="he-IL"/>
              </w:rPr>
            </w:pPr>
            <w:r w:rsidRPr="00186A77">
              <w:rPr>
                <w:rFonts w:asciiTheme="majorBidi" w:hAnsiTheme="majorBidi" w:cstheme="majorBidi"/>
                <w:b/>
                <w:bCs/>
                <w:sz w:val="20"/>
                <w:szCs w:val="20"/>
                <w:lang w:val="ru" w:bidi="he-IL"/>
              </w:rPr>
              <w:t>Протокол испытаний</w:t>
            </w:r>
          </w:p>
        </w:tc>
        <w:tc>
          <w:tcPr>
            <w:tcW w:w="1163" w:type="dxa"/>
            <w:gridSpan w:val="2"/>
            <w:tcBorders>
              <w:top w:val="single" w:sz="4" w:space="0" w:color="auto"/>
              <w:left w:val="single" w:sz="4" w:space="0" w:color="auto"/>
              <w:bottom w:val="nil"/>
              <w:right w:val="nil"/>
            </w:tcBorders>
            <w:shd w:val="clear" w:color="auto" w:fill="FFFFFF"/>
          </w:tcPr>
          <w:p w14:paraId="1B2F4C90" w14:textId="77777777" w:rsidR="00C602C5" w:rsidRPr="00186A77" w:rsidRDefault="00C602C5" w:rsidP="008670F3">
            <w:pPr>
              <w:spacing w:line="190" w:lineRule="exact"/>
              <w:ind w:left="57" w:right="-57"/>
              <w:jc w:val="center"/>
              <w:rPr>
                <w:rFonts w:asciiTheme="majorBidi" w:hAnsiTheme="majorBidi" w:cstheme="majorBidi"/>
                <w:sz w:val="20"/>
                <w:szCs w:val="20"/>
                <w:lang w:bidi="he-IL"/>
              </w:rPr>
            </w:pPr>
            <w:r w:rsidRPr="00186A77">
              <w:rPr>
                <w:rFonts w:asciiTheme="majorBidi" w:hAnsiTheme="majorBidi" w:cstheme="majorBidi"/>
                <w:b/>
                <w:bCs/>
                <w:sz w:val="20"/>
                <w:szCs w:val="20"/>
                <w:lang w:val="ru" w:bidi="he-IL"/>
              </w:rPr>
              <w:t>Конечная точка</w:t>
            </w:r>
          </w:p>
        </w:tc>
        <w:tc>
          <w:tcPr>
            <w:tcW w:w="743" w:type="dxa"/>
            <w:tcBorders>
              <w:top w:val="single" w:sz="4" w:space="0" w:color="auto"/>
              <w:left w:val="single" w:sz="4" w:space="0" w:color="auto"/>
              <w:bottom w:val="nil"/>
              <w:right w:val="nil"/>
            </w:tcBorders>
            <w:shd w:val="clear" w:color="auto" w:fill="FFFFFF"/>
          </w:tcPr>
          <w:p w14:paraId="009900A4" w14:textId="77777777" w:rsidR="00C602C5" w:rsidRPr="00186A77" w:rsidRDefault="00C602C5" w:rsidP="008670F3">
            <w:pPr>
              <w:spacing w:line="190" w:lineRule="exact"/>
              <w:ind w:left="57" w:right="-57"/>
              <w:rPr>
                <w:rFonts w:asciiTheme="majorBidi" w:hAnsiTheme="majorBidi" w:cstheme="majorBidi"/>
                <w:sz w:val="20"/>
                <w:szCs w:val="20"/>
                <w:lang w:bidi="he-IL"/>
              </w:rPr>
            </w:pPr>
            <w:r w:rsidRPr="00186A77">
              <w:rPr>
                <w:rFonts w:asciiTheme="majorBidi" w:hAnsiTheme="majorBidi" w:cstheme="majorBidi"/>
                <w:b/>
                <w:bCs/>
                <w:sz w:val="20"/>
                <w:szCs w:val="20"/>
                <w:lang w:val="ru" w:bidi="he-IL"/>
              </w:rPr>
              <w:t>Значение</w:t>
            </w:r>
          </w:p>
        </w:tc>
        <w:tc>
          <w:tcPr>
            <w:tcW w:w="749" w:type="dxa"/>
            <w:gridSpan w:val="2"/>
            <w:tcBorders>
              <w:top w:val="single" w:sz="4" w:space="0" w:color="auto"/>
              <w:left w:val="single" w:sz="4" w:space="0" w:color="auto"/>
              <w:bottom w:val="nil"/>
              <w:right w:val="nil"/>
            </w:tcBorders>
            <w:shd w:val="clear" w:color="auto" w:fill="FFFFFF"/>
          </w:tcPr>
          <w:p w14:paraId="08BA3C45" w14:textId="77777777" w:rsidR="00C602C5" w:rsidRPr="00186A77" w:rsidRDefault="00C602C5" w:rsidP="008670F3">
            <w:pPr>
              <w:spacing w:line="190" w:lineRule="exact"/>
              <w:ind w:left="57" w:right="-57"/>
              <w:jc w:val="center"/>
              <w:rPr>
                <w:rFonts w:asciiTheme="majorBidi" w:hAnsiTheme="majorBidi" w:cstheme="majorBidi"/>
                <w:sz w:val="20"/>
                <w:szCs w:val="20"/>
                <w:lang w:bidi="he-IL"/>
              </w:rPr>
            </w:pPr>
            <w:r w:rsidRPr="00186A77">
              <w:rPr>
                <w:rFonts w:asciiTheme="majorBidi" w:hAnsiTheme="majorBidi" w:cstheme="majorBidi"/>
                <w:b/>
                <w:bCs/>
                <w:sz w:val="20"/>
                <w:szCs w:val="20"/>
                <w:lang w:val="ru" w:bidi="he-IL"/>
              </w:rPr>
              <w:t>Единицы</w:t>
            </w:r>
          </w:p>
        </w:tc>
        <w:tc>
          <w:tcPr>
            <w:tcW w:w="1834" w:type="dxa"/>
            <w:tcBorders>
              <w:top w:val="single" w:sz="4" w:space="0" w:color="auto"/>
              <w:left w:val="single" w:sz="4" w:space="0" w:color="auto"/>
              <w:bottom w:val="nil"/>
              <w:right w:val="single" w:sz="4" w:space="0" w:color="auto"/>
            </w:tcBorders>
            <w:shd w:val="clear" w:color="auto" w:fill="FFFFFF"/>
          </w:tcPr>
          <w:p w14:paraId="6BA6C861" w14:textId="77777777" w:rsidR="00C602C5" w:rsidRPr="00186A77" w:rsidRDefault="00C602C5" w:rsidP="008670F3">
            <w:pPr>
              <w:spacing w:line="190" w:lineRule="exact"/>
              <w:ind w:left="57" w:right="-57"/>
              <w:jc w:val="center"/>
              <w:rPr>
                <w:rFonts w:asciiTheme="majorBidi" w:hAnsiTheme="majorBidi" w:cstheme="majorBidi"/>
                <w:sz w:val="20"/>
                <w:szCs w:val="20"/>
                <w:lang w:bidi="he-IL"/>
              </w:rPr>
            </w:pPr>
            <w:r w:rsidRPr="00186A77">
              <w:rPr>
                <w:rFonts w:asciiTheme="majorBidi" w:hAnsiTheme="majorBidi" w:cstheme="majorBidi"/>
                <w:b/>
                <w:bCs/>
                <w:sz w:val="20"/>
                <w:szCs w:val="20"/>
                <w:lang w:val="ru" w:bidi="he-IL"/>
              </w:rPr>
              <w:t>Примечания</w:t>
            </w:r>
          </w:p>
        </w:tc>
      </w:tr>
      <w:tr w:rsidR="00C602C5" w:rsidRPr="00447482" w14:paraId="2F4AB634" w14:textId="77777777" w:rsidTr="008670F3">
        <w:tblPrEx>
          <w:tblCellMar>
            <w:left w:w="0" w:type="dxa"/>
            <w:right w:w="0" w:type="dxa"/>
          </w:tblCellMar>
          <w:tblLook w:val="0000" w:firstRow="0" w:lastRow="0" w:firstColumn="0" w:lastColumn="0" w:noHBand="0" w:noVBand="0"/>
        </w:tblPrEx>
        <w:trPr>
          <w:trHeight w:val="20"/>
        </w:trPr>
        <w:tc>
          <w:tcPr>
            <w:tcW w:w="2912" w:type="dxa"/>
            <w:tcBorders>
              <w:top w:val="single" w:sz="4" w:space="0" w:color="auto"/>
              <w:left w:val="single" w:sz="4" w:space="0" w:color="auto"/>
              <w:bottom w:val="nil"/>
              <w:right w:val="nil"/>
            </w:tcBorders>
            <w:shd w:val="clear" w:color="auto" w:fill="FFFFFF"/>
          </w:tcPr>
          <w:p w14:paraId="68A9ADEF" w14:textId="77777777" w:rsidR="00C602C5" w:rsidRPr="00186A77" w:rsidRDefault="00C602C5" w:rsidP="008670F3">
            <w:pPr>
              <w:ind w:left="57" w:right="-57"/>
              <w:rPr>
                <w:rFonts w:asciiTheme="majorBidi" w:hAnsiTheme="majorBidi" w:cstheme="majorBidi"/>
                <w:sz w:val="20"/>
                <w:szCs w:val="20"/>
                <w:lang w:bidi="he-IL"/>
              </w:rPr>
            </w:pPr>
            <w:r w:rsidRPr="00186A77">
              <w:rPr>
                <w:rFonts w:asciiTheme="majorBidi" w:hAnsiTheme="majorBidi" w:cstheme="majorBidi"/>
                <w:sz w:val="20"/>
                <w:szCs w:val="20"/>
                <w:lang w:val="ru" w:bidi="he-IL"/>
              </w:rPr>
              <w:t>Водоросли, реакция подавления роста</w:t>
            </w:r>
            <w:r w:rsidRPr="00186A77">
              <w:rPr>
                <w:rFonts w:asciiTheme="majorBidi" w:hAnsiTheme="majorBidi" w:cstheme="majorBidi"/>
                <w:i/>
                <w:iCs/>
                <w:sz w:val="20"/>
                <w:szCs w:val="20"/>
                <w:lang w:val="ru" w:bidi="he-IL"/>
              </w:rPr>
              <w:t>/виды</w:t>
            </w:r>
          </w:p>
        </w:tc>
        <w:tc>
          <w:tcPr>
            <w:tcW w:w="1945" w:type="dxa"/>
            <w:gridSpan w:val="2"/>
            <w:tcBorders>
              <w:top w:val="single" w:sz="4" w:space="0" w:color="auto"/>
              <w:left w:val="single" w:sz="4" w:space="0" w:color="auto"/>
              <w:bottom w:val="nil"/>
              <w:right w:val="nil"/>
            </w:tcBorders>
            <w:shd w:val="clear" w:color="auto" w:fill="FFFFFF"/>
          </w:tcPr>
          <w:p w14:paraId="50829C17" w14:textId="77777777" w:rsidR="00C602C5" w:rsidRPr="00186A77" w:rsidRDefault="00C602C5" w:rsidP="008670F3">
            <w:pPr>
              <w:spacing w:line="180" w:lineRule="exact"/>
              <w:ind w:left="57" w:right="-57"/>
              <w:rPr>
                <w:rFonts w:asciiTheme="majorBidi" w:hAnsiTheme="majorBidi" w:cstheme="majorBidi"/>
                <w:sz w:val="20"/>
                <w:szCs w:val="20"/>
                <w:lang w:bidi="he-IL"/>
              </w:rPr>
            </w:pPr>
            <w:r w:rsidRPr="00186A77">
              <w:rPr>
                <w:rFonts w:asciiTheme="majorBidi" w:hAnsiTheme="majorBidi" w:cstheme="majorBidi"/>
                <w:sz w:val="20"/>
                <w:szCs w:val="20"/>
                <w:lang w:val="ru" w:bidi="he-IL"/>
              </w:rPr>
              <w:t>OECD 201</w:t>
            </w:r>
          </w:p>
        </w:tc>
        <w:tc>
          <w:tcPr>
            <w:tcW w:w="1163" w:type="dxa"/>
            <w:gridSpan w:val="2"/>
            <w:tcBorders>
              <w:top w:val="single" w:sz="4" w:space="0" w:color="auto"/>
              <w:left w:val="single" w:sz="4" w:space="0" w:color="auto"/>
              <w:bottom w:val="nil"/>
              <w:right w:val="nil"/>
            </w:tcBorders>
            <w:shd w:val="clear" w:color="auto" w:fill="FFFFFF"/>
          </w:tcPr>
          <w:p w14:paraId="3DAAF845" w14:textId="77777777" w:rsidR="00C602C5" w:rsidRPr="00186A77" w:rsidRDefault="00C602C5" w:rsidP="008670F3">
            <w:pPr>
              <w:spacing w:line="180" w:lineRule="exact"/>
              <w:ind w:left="57" w:right="-57"/>
              <w:rPr>
                <w:rFonts w:asciiTheme="majorBidi" w:hAnsiTheme="majorBidi" w:cstheme="majorBidi"/>
                <w:sz w:val="20"/>
                <w:szCs w:val="20"/>
                <w:lang w:bidi="he-IL"/>
              </w:rPr>
            </w:pPr>
            <w:r w:rsidRPr="00186A77">
              <w:rPr>
                <w:rFonts w:asciiTheme="majorBidi" w:hAnsiTheme="majorBidi" w:cstheme="majorBidi"/>
                <w:sz w:val="20"/>
                <w:szCs w:val="20"/>
                <w:lang w:val="ru" w:bidi="he-IL"/>
              </w:rPr>
              <w:t>Концентрация, не вызывающая видимых отрицательных эффектов (NOEC)</w:t>
            </w:r>
          </w:p>
        </w:tc>
        <w:tc>
          <w:tcPr>
            <w:tcW w:w="743" w:type="dxa"/>
            <w:tcBorders>
              <w:top w:val="single" w:sz="4" w:space="0" w:color="auto"/>
              <w:left w:val="single" w:sz="4" w:space="0" w:color="auto"/>
              <w:bottom w:val="nil"/>
              <w:right w:val="nil"/>
            </w:tcBorders>
            <w:shd w:val="clear" w:color="auto" w:fill="FFFFFF"/>
          </w:tcPr>
          <w:p w14:paraId="630347B4" w14:textId="77777777" w:rsidR="00C602C5" w:rsidRPr="00186A77" w:rsidRDefault="00C602C5" w:rsidP="008670F3">
            <w:pPr>
              <w:spacing w:line="180" w:lineRule="exact"/>
              <w:ind w:left="57" w:right="-57"/>
              <w:rPr>
                <w:rFonts w:asciiTheme="majorBidi" w:hAnsiTheme="majorBidi" w:cstheme="majorBidi"/>
                <w:sz w:val="20"/>
                <w:szCs w:val="20"/>
                <w:lang w:bidi="he-IL"/>
              </w:rPr>
            </w:pPr>
            <w:r w:rsidRPr="00186A77">
              <w:rPr>
                <w:rFonts w:asciiTheme="majorBidi" w:hAnsiTheme="majorBidi" w:cstheme="majorBidi"/>
                <w:sz w:val="20"/>
                <w:szCs w:val="20"/>
                <w:lang w:val="ru" w:bidi="he-IL"/>
              </w:rPr>
              <w:t>2,7</w:t>
            </w:r>
          </w:p>
        </w:tc>
        <w:tc>
          <w:tcPr>
            <w:tcW w:w="749" w:type="dxa"/>
            <w:gridSpan w:val="2"/>
            <w:tcBorders>
              <w:top w:val="single" w:sz="4" w:space="0" w:color="auto"/>
              <w:left w:val="single" w:sz="4" w:space="0" w:color="auto"/>
              <w:bottom w:val="nil"/>
              <w:right w:val="nil"/>
            </w:tcBorders>
            <w:shd w:val="clear" w:color="auto" w:fill="FFFFFF"/>
          </w:tcPr>
          <w:p w14:paraId="0FE2C007" w14:textId="77777777" w:rsidR="00C602C5" w:rsidRPr="00186A77" w:rsidRDefault="00C602C5" w:rsidP="008670F3">
            <w:pPr>
              <w:spacing w:line="180" w:lineRule="exact"/>
              <w:ind w:left="57" w:right="-57"/>
              <w:rPr>
                <w:rFonts w:asciiTheme="majorBidi" w:hAnsiTheme="majorBidi" w:cstheme="majorBidi"/>
                <w:sz w:val="20"/>
                <w:szCs w:val="20"/>
                <w:lang w:bidi="he-IL"/>
              </w:rPr>
            </w:pPr>
            <w:r w:rsidRPr="00186A77">
              <w:rPr>
                <w:rFonts w:asciiTheme="majorBidi" w:hAnsiTheme="majorBidi" w:cstheme="majorBidi"/>
                <w:sz w:val="20"/>
                <w:szCs w:val="20"/>
                <w:lang w:val="ru" w:bidi="he-IL"/>
              </w:rPr>
              <w:t>мг/</w:t>
            </w:r>
          </w:p>
          <w:p w14:paraId="08ED74C8" w14:textId="77777777" w:rsidR="00C602C5" w:rsidRPr="00186A77" w:rsidRDefault="00C602C5" w:rsidP="008670F3">
            <w:pPr>
              <w:spacing w:line="180" w:lineRule="exact"/>
              <w:ind w:left="57" w:right="-57"/>
              <w:rPr>
                <w:rFonts w:asciiTheme="majorBidi" w:hAnsiTheme="majorBidi" w:cstheme="majorBidi"/>
                <w:sz w:val="20"/>
                <w:szCs w:val="20"/>
                <w:lang w:bidi="he-IL"/>
              </w:rPr>
            </w:pPr>
            <w:r w:rsidRPr="00186A77">
              <w:rPr>
                <w:rFonts w:asciiTheme="majorBidi" w:hAnsiTheme="majorBidi" w:cstheme="majorBidi"/>
                <w:sz w:val="20"/>
                <w:szCs w:val="20"/>
                <w:lang w:val="ru" w:bidi="he-IL"/>
              </w:rPr>
              <w:t>л</w:t>
            </w:r>
          </w:p>
        </w:tc>
        <w:tc>
          <w:tcPr>
            <w:tcW w:w="1834" w:type="dxa"/>
            <w:tcBorders>
              <w:top w:val="single" w:sz="4" w:space="0" w:color="auto"/>
              <w:left w:val="single" w:sz="4" w:space="0" w:color="auto"/>
              <w:bottom w:val="nil"/>
              <w:right w:val="single" w:sz="4" w:space="0" w:color="auto"/>
            </w:tcBorders>
            <w:shd w:val="clear" w:color="auto" w:fill="FFFFFF"/>
          </w:tcPr>
          <w:p w14:paraId="18A5E4E4" w14:textId="77777777" w:rsidR="00C602C5" w:rsidRPr="00186A77" w:rsidRDefault="00C602C5" w:rsidP="008670F3">
            <w:pPr>
              <w:ind w:left="57" w:right="-57"/>
              <w:rPr>
                <w:rFonts w:asciiTheme="majorBidi" w:hAnsiTheme="majorBidi" w:cstheme="majorBidi"/>
                <w:sz w:val="20"/>
                <w:szCs w:val="20"/>
                <w:lang w:bidi="he-IL"/>
              </w:rPr>
            </w:pPr>
            <w:r w:rsidRPr="00186A77">
              <w:rPr>
                <w:rFonts w:asciiTheme="majorBidi" w:hAnsiTheme="majorBidi" w:cstheme="majorBidi"/>
                <w:i/>
                <w:iCs/>
                <w:sz w:val="20"/>
                <w:szCs w:val="20"/>
                <w:lang w:val="ru" w:bidi="he-IL"/>
              </w:rPr>
              <w:t>Pseudokirchneriella subcapitata</w:t>
            </w:r>
          </w:p>
        </w:tc>
      </w:tr>
      <w:tr w:rsidR="00C602C5" w:rsidRPr="00447482" w14:paraId="147364F8" w14:textId="77777777" w:rsidTr="008670F3">
        <w:tblPrEx>
          <w:tblCellMar>
            <w:left w:w="0" w:type="dxa"/>
            <w:right w:w="0" w:type="dxa"/>
          </w:tblCellMar>
          <w:tblLook w:val="0000" w:firstRow="0" w:lastRow="0" w:firstColumn="0" w:lastColumn="0" w:noHBand="0" w:noVBand="0"/>
        </w:tblPrEx>
        <w:trPr>
          <w:trHeight w:val="20"/>
        </w:trPr>
        <w:tc>
          <w:tcPr>
            <w:tcW w:w="2912" w:type="dxa"/>
            <w:tcBorders>
              <w:top w:val="single" w:sz="4" w:space="0" w:color="auto"/>
              <w:left w:val="single" w:sz="4" w:space="0" w:color="auto"/>
              <w:bottom w:val="nil"/>
              <w:right w:val="nil"/>
            </w:tcBorders>
            <w:shd w:val="clear" w:color="auto" w:fill="FFFFFF"/>
          </w:tcPr>
          <w:p w14:paraId="603CA548" w14:textId="77777777" w:rsidR="00C602C5" w:rsidRPr="00186A77" w:rsidRDefault="00C602C5" w:rsidP="008670F3">
            <w:pPr>
              <w:ind w:left="57" w:right="-57"/>
              <w:rPr>
                <w:rFonts w:asciiTheme="majorBidi" w:hAnsiTheme="majorBidi" w:cstheme="majorBidi"/>
                <w:sz w:val="20"/>
                <w:szCs w:val="20"/>
                <w:lang w:bidi="he-IL"/>
              </w:rPr>
            </w:pPr>
            <w:r w:rsidRPr="00186A77">
              <w:rPr>
                <w:rFonts w:asciiTheme="majorBidi" w:hAnsiTheme="majorBidi" w:cstheme="majorBidi"/>
                <w:i/>
                <w:iCs/>
                <w:sz w:val="20"/>
                <w:szCs w:val="20"/>
                <w:lang w:val="ru" w:bidi="he-IL"/>
              </w:rPr>
              <w:t>Daphnia</w:t>
            </w:r>
            <w:r w:rsidRPr="00186A77">
              <w:rPr>
                <w:rFonts w:asciiTheme="majorBidi" w:hAnsiTheme="majorBidi" w:cstheme="majorBidi"/>
                <w:sz w:val="20"/>
                <w:szCs w:val="20"/>
                <w:lang w:val="ru" w:bidi="he-IL"/>
              </w:rPr>
              <w:t xml:space="preserve"> sp. Тест на нарушения воспроизводства</w:t>
            </w:r>
          </w:p>
        </w:tc>
        <w:tc>
          <w:tcPr>
            <w:tcW w:w="1945" w:type="dxa"/>
            <w:gridSpan w:val="2"/>
            <w:tcBorders>
              <w:top w:val="single" w:sz="4" w:space="0" w:color="auto"/>
              <w:left w:val="single" w:sz="4" w:space="0" w:color="auto"/>
              <w:bottom w:val="nil"/>
              <w:right w:val="nil"/>
            </w:tcBorders>
            <w:shd w:val="clear" w:color="auto" w:fill="FFFFFF"/>
          </w:tcPr>
          <w:p w14:paraId="119DA46F" w14:textId="77777777" w:rsidR="00C602C5" w:rsidRPr="00186A77" w:rsidRDefault="00C602C5" w:rsidP="008670F3">
            <w:pPr>
              <w:spacing w:line="180" w:lineRule="exact"/>
              <w:ind w:left="57" w:right="-57"/>
              <w:rPr>
                <w:rFonts w:asciiTheme="majorBidi" w:hAnsiTheme="majorBidi" w:cstheme="majorBidi"/>
                <w:sz w:val="20"/>
                <w:szCs w:val="20"/>
                <w:lang w:bidi="he-IL"/>
              </w:rPr>
            </w:pPr>
            <w:r w:rsidRPr="00186A77">
              <w:rPr>
                <w:rFonts w:asciiTheme="majorBidi" w:hAnsiTheme="majorBidi" w:cstheme="majorBidi"/>
                <w:sz w:val="20"/>
                <w:szCs w:val="20"/>
                <w:lang w:val="ru" w:bidi="he-IL"/>
              </w:rPr>
              <w:t>OECD 211</w:t>
            </w:r>
          </w:p>
        </w:tc>
        <w:tc>
          <w:tcPr>
            <w:tcW w:w="1163" w:type="dxa"/>
            <w:gridSpan w:val="2"/>
            <w:tcBorders>
              <w:top w:val="single" w:sz="4" w:space="0" w:color="auto"/>
              <w:left w:val="single" w:sz="4" w:space="0" w:color="auto"/>
              <w:bottom w:val="nil"/>
              <w:right w:val="nil"/>
            </w:tcBorders>
            <w:shd w:val="clear" w:color="auto" w:fill="FFFFFF"/>
          </w:tcPr>
          <w:p w14:paraId="67B9F1AA" w14:textId="77777777" w:rsidR="00C602C5" w:rsidRPr="00186A77" w:rsidRDefault="00C602C5" w:rsidP="008670F3">
            <w:pPr>
              <w:spacing w:line="180" w:lineRule="exact"/>
              <w:ind w:left="57" w:right="-57"/>
              <w:rPr>
                <w:rFonts w:asciiTheme="majorBidi" w:hAnsiTheme="majorBidi" w:cstheme="majorBidi"/>
                <w:sz w:val="20"/>
                <w:szCs w:val="20"/>
                <w:lang w:bidi="he-IL"/>
              </w:rPr>
            </w:pPr>
            <w:r w:rsidRPr="00186A77">
              <w:rPr>
                <w:rFonts w:asciiTheme="majorBidi" w:hAnsiTheme="majorBidi" w:cstheme="majorBidi"/>
                <w:sz w:val="20"/>
                <w:szCs w:val="20"/>
                <w:lang w:val="ru" w:bidi="he-IL"/>
              </w:rPr>
              <w:t>NOEC</w:t>
            </w:r>
          </w:p>
        </w:tc>
        <w:tc>
          <w:tcPr>
            <w:tcW w:w="743" w:type="dxa"/>
            <w:tcBorders>
              <w:top w:val="single" w:sz="4" w:space="0" w:color="auto"/>
              <w:left w:val="single" w:sz="4" w:space="0" w:color="auto"/>
              <w:bottom w:val="nil"/>
              <w:right w:val="nil"/>
            </w:tcBorders>
            <w:shd w:val="clear" w:color="auto" w:fill="FFFFFF"/>
          </w:tcPr>
          <w:p w14:paraId="63790190" w14:textId="77777777" w:rsidR="00C602C5" w:rsidRPr="00186A77" w:rsidRDefault="00C602C5" w:rsidP="008670F3">
            <w:pPr>
              <w:spacing w:line="180" w:lineRule="exact"/>
              <w:ind w:left="57" w:right="-57"/>
              <w:rPr>
                <w:rFonts w:asciiTheme="majorBidi" w:hAnsiTheme="majorBidi" w:cstheme="majorBidi"/>
                <w:sz w:val="20"/>
                <w:szCs w:val="20"/>
                <w:lang w:bidi="he-IL"/>
              </w:rPr>
            </w:pPr>
            <w:r w:rsidRPr="00186A77">
              <w:rPr>
                <w:rFonts w:asciiTheme="majorBidi" w:hAnsiTheme="majorBidi" w:cstheme="majorBidi"/>
                <w:sz w:val="20"/>
                <w:szCs w:val="20"/>
                <w:lang w:val="ru" w:bidi="he-IL"/>
              </w:rPr>
              <w:t>1,2</w:t>
            </w:r>
          </w:p>
        </w:tc>
        <w:tc>
          <w:tcPr>
            <w:tcW w:w="749" w:type="dxa"/>
            <w:gridSpan w:val="2"/>
            <w:tcBorders>
              <w:top w:val="single" w:sz="4" w:space="0" w:color="auto"/>
              <w:left w:val="single" w:sz="4" w:space="0" w:color="auto"/>
              <w:bottom w:val="nil"/>
              <w:right w:val="nil"/>
            </w:tcBorders>
            <w:shd w:val="clear" w:color="auto" w:fill="FFFFFF"/>
          </w:tcPr>
          <w:p w14:paraId="343DE65A" w14:textId="77777777" w:rsidR="00C602C5" w:rsidRPr="00186A77" w:rsidRDefault="00C602C5" w:rsidP="008670F3">
            <w:pPr>
              <w:spacing w:line="180" w:lineRule="exact"/>
              <w:ind w:left="57" w:right="-57"/>
              <w:rPr>
                <w:rFonts w:asciiTheme="majorBidi" w:hAnsiTheme="majorBidi" w:cstheme="majorBidi"/>
                <w:sz w:val="20"/>
                <w:szCs w:val="20"/>
                <w:lang w:bidi="he-IL"/>
              </w:rPr>
            </w:pPr>
            <w:r w:rsidRPr="00186A77">
              <w:rPr>
                <w:rFonts w:asciiTheme="majorBidi" w:hAnsiTheme="majorBidi" w:cstheme="majorBidi"/>
                <w:sz w:val="20"/>
                <w:szCs w:val="20"/>
                <w:lang w:val="ru" w:bidi="he-IL"/>
              </w:rPr>
              <w:t>мг/</w:t>
            </w:r>
          </w:p>
          <w:p w14:paraId="45BAD9E5" w14:textId="77777777" w:rsidR="00C602C5" w:rsidRPr="00186A77" w:rsidRDefault="00C602C5" w:rsidP="008670F3">
            <w:pPr>
              <w:spacing w:line="180" w:lineRule="exact"/>
              <w:ind w:left="57" w:right="-57"/>
              <w:rPr>
                <w:rFonts w:asciiTheme="majorBidi" w:hAnsiTheme="majorBidi" w:cstheme="majorBidi"/>
                <w:sz w:val="20"/>
                <w:szCs w:val="20"/>
                <w:lang w:bidi="he-IL"/>
              </w:rPr>
            </w:pPr>
            <w:r w:rsidRPr="00186A77">
              <w:rPr>
                <w:rFonts w:asciiTheme="majorBidi" w:hAnsiTheme="majorBidi" w:cstheme="majorBidi"/>
                <w:sz w:val="20"/>
                <w:szCs w:val="20"/>
                <w:lang w:val="ru" w:bidi="he-IL"/>
              </w:rPr>
              <w:t>л</w:t>
            </w:r>
          </w:p>
        </w:tc>
        <w:tc>
          <w:tcPr>
            <w:tcW w:w="1834" w:type="dxa"/>
            <w:tcBorders>
              <w:top w:val="single" w:sz="4" w:space="0" w:color="auto"/>
              <w:left w:val="single" w:sz="4" w:space="0" w:color="auto"/>
              <w:bottom w:val="nil"/>
              <w:right w:val="single" w:sz="4" w:space="0" w:color="auto"/>
            </w:tcBorders>
            <w:shd w:val="clear" w:color="auto" w:fill="FFFFFF"/>
          </w:tcPr>
          <w:p w14:paraId="2C45FFCF" w14:textId="77777777" w:rsidR="00C602C5" w:rsidRPr="00186A77" w:rsidRDefault="00C602C5" w:rsidP="008670F3">
            <w:pPr>
              <w:spacing w:line="180" w:lineRule="exact"/>
              <w:ind w:left="57" w:right="-57"/>
              <w:rPr>
                <w:rFonts w:asciiTheme="majorBidi" w:hAnsiTheme="majorBidi" w:cstheme="majorBidi"/>
                <w:sz w:val="20"/>
                <w:szCs w:val="20"/>
                <w:lang w:bidi="he-IL"/>
              </w:rPr>
            </w:pPr>
            <w:r w:rsidRPr="00186A77">
              <w:rPr>
                <w:rFonts w:asciiTheme="majorBidi" w:hAnsiTheme="majorBidi" w:cstheme="majorBidi"/>
                <w:i/>
                <w:iCs/>
                <w:sz w:val="20"/>
                <w:szCs w:val="20"/>
                <w:lang w:val="ru" w:bidi="he-IL"/>
              </w:rPr>
              <w:t>Daphnia magna</w:t>
            </w:r>
          </w:p>
        </w:tc>
      </w:tr>
      <w:tr w:rsidR="00C602C5" w:rsidRPr="00447482" w14:paraId="1BA286F1" w14:textId="77777777" w:rsidTr="008670F3">
        <w:tblPrEx>
          <w:tblCellMar>
            <w:left w:w="0" w:type="dxa"/>
            <w:right w:w="0" w:type="dxa"/>
          </w:tblCellMar>
          <w:tblLook w:val="0000" w:firstRow="0" w:lastRow="0" w:firstColumn="0" w:lastColumn="0" w:noHBand="0" w:noVBand="0"/>
        </w:tblPrEx>
        <w:trPr>
          <w:trHeight w:val="20"/>
        </w:trPr>
        <w:tc>
          <w:tcPr>
            <w:tcW w:w="2912" w:type="dxa"/>
            <w:tcBorders>
              <w:top w:val="single" w:sz="4" w:space="0" w:color="auto"/>
              <w:left w:val="single" w:sz="4" w:space="0" w:color="auto"/>
              <w:bottom w:val="nil"/>
              <w:right w:val="nil"/>
            </w:tcBorders>
            <w:shd w:val="clear" w:color="auto" w:fill="FFFFFF"/>
          </w:tcPr>
          <w:p w14:paraId="29F53D7C" w14:textId="77777777" w:rsidR="00C602C5" w:rsidRPr="00186A77" w:rsidRDefault="00C602C5" w:rsidP="008670F3">
            <w:pPr>
              <w:ind w:left="57" w:right="-57"/>
              <w:rPr>
                <w:rFonts w:asciiTheme="majorBidi" w:hAnsiTheme="majorBidi" w:cstheme="majorBidi"/>
                <w:sz w:val="20"/>
                <w:szCs w:val="20"/>
                <w:lang w:bidi="he-IL"/>
              </w:rPr>
            </w:pPr>
            <w:r w:rsidRPr="00186A77">
              <w:rPr>
                <w:rFonts w:asciiTheme="majorBidi" w:hAnsiTheme="majorBidi" w:cstheme="majorBidi"/>
                <w:sz w:val="20"/>
                <w:szCs w:val="20"/>
                <w:lang w:val="ru" w:bidi="he-IL"/>
              </w:rPr>
              <w:t>Тест на токсичность для ранних стадий развития рыб</w:t>
            </w:r>
            <w:r w:rsidRPr="00186A77">
              <w:rPr>
                <w:rFonts w:asciiTheme="majorBidi" w:hAnsiTheme="majorBidi" w:cstheme="majorBidi"/>
                <w:i/>
                <w:iCs/>
                <w:sz w:val="20"/>
                <w:szCs w:val="20"/>
                <w:lang w:val="ru" w:bidi="he-IL"/>
              </w:rPr>
              <w:t>/виды</w:t>
            </w:r>
          </w:p>
        </w:tc>
        <w:tc>
          <w:tcPr>
            <w:tcW w:w="1945" w:type="dxa"/>
            <w:gridSpan w:val="2"/>
            <w:tcBorders>
              <w:top w:val="single" w:sz="4" w:space="0" w:color="auto"/>
              <w:left w:val="single" w:sz="4" w:space="0" w:color="auto"/>
              <w:bottom w:val="nil"/>
              <w:right w:val="nil"/>
            </w:tcBorders>
            <w:shd w:val="clear" w:color="auto" w:fill="FFFFFF"/>
          </w:tcPr>
          <w:p w14:paraId="40448B26" w14:textId="77777777" w:rsidR="00C602C5" w:rsidRPr="00186A77" w:rsidRDefault="00C602C5" w:rsidP="008670F3">
            <w:pPr>
              <w:spacing w:line="180" w:lineRule="exact"/>
              <w:ind w:left="57" w:right="-57"/>
              <w:rPr>
                <w:rFonts w:asciiTheme="majorBidi" w:hAnsiTheme="majorBidi" w:cstheme="majorBidi"/>
                <w:sz w:val="20"/>
                <w:szCs w:val="20"/>
                <w:lang w:bidi="he-IL"/>
              </w:rPr>
            </w:pPr>
            <w:r w:rsidRPr="00186A77">
              <w:rPr>
                <w:rFonts w:asciiTheme="majorBidi" w:hAnsiTheme="majorBidi" w:cstheme="majorBidi"/>
                <w:sz w:val="20"/>
                <w:szCs w:val="20"/>
                <w:lang w:val="ru" w:bidi="he-IL"/>
              </w:rPr>
              <w:t>OECD 210</w:t>
            </w:r>
          </w:p>
        </w:tc>
        <w:tc>
          <w:tcPr>
            <w:tcW w:w="1163" w:type="dxa"/>
            <w:gridSpan w:val="2"/>
            <w:tcBorders>
              <w:top w:val="single" w:sz="4" w:space="0" w:color="auto"/>
              <w:left w:val="single" w:sz="4" w:space="0" w:color="auto"/>
              <w:bottom w:val="nil"/>
              <w:right w:val="nil"/>
            </w:tcBorders>
            <w:shd w:val="clear" w:color="auto" w:fill="FFFFFF"/>
          </w:tcPr>
          <w:p w14:paraId="209B0720" w14:textId="77777777" w:rsidR="00C602C5" w:rsidRPr="00186A77" w:rsidRDefault="00C602C5" w:rsidP="008670F3">
            <w:pPr>
              <w:spacing w:line="180" w:lineRule="exact"/>
              <w:ind w:left="57" w:right="-57"/>
              <w:rPr>
                <w:rFonts w:asciiTheme="majorBidi" w:hAnsiTheme="majorBidi" w:cstheme="majorBidi"/>
                <w:sz w:val="20"/>
                <w:szCs w:val="20"/>
                <w:lang w:bidi="he-IL"/>
              </w:rPr>
            </w:pPr>
            <w:r w:rsidRPr="00186A77">
              <w:rPr>
                <w:rFonts w:asciiTheme="majorBidi" w:hAnsiTheme="majorBidi" w:cstheme="majorBidi"/>
                <w:sz w:val="20"/>
                <w:szCs w:val="20"/>
                <w:lang w:val="ru" w:bidi="he-IL"/>
              </w:rPr>
              <w:t>NOEC</w:t>
            </w:r>
          </w:p>
        </w:tc>
        <w:tc>
          <w:tcPr>
            <w:tcW w:w="743" w:type="dxa"/>
            <w:tcBorders>
              <w:top w:val="single" w:sz="4" w:space="0" w:color="auto"/>
              <w:left w:val="single" w:sz="4" w:space="0" w:color="auto"/>
              <w:bottom w:val="nil"/>
              <w:right w:val="nil"/>
            </w:tcBorders>
            <w:shd w:val="clear" w:color="auto" w:fill="FFFFFF"/>
          </w:tcPr>
          <w:p w14:paraId="766D13B0" w14:textId="77777777" w:rsidR="00C602C5" w:rsidRPr="00186A77" w:rsidRDefault="00C602C5" w:rsidP="008670F3">
            <w:pPr>
              <w:spacing w:line="180" w:lineRule="exact"/>
              <w:ind w:left="57" w:right="-57"/>
              <w:rPr>
                <w:rFonts w:asciiTheme="majorBidi" w:hAnsiTheme="majorBidi" w:cstheme="majorBidi"/>
                <w:sz w:val="20"/>
                <w:szCs w:val="20"/>
                <w:lang w:bidi="he-IL"/>
              </w:rPr>
            </w:pPr>
            <w:r w:rsidRPr="00186A77">
              <w:rPr>
                <w:rFonts w:asciiTheme="majorBidi" w:hAnsiTheme="majorBidi" w:cstheme="majorBidi"/>
                <w:sz w:val="20"/>
                <w:szCs w:val="20"/>
                <w:lang w:val="ru" w:bidi="he-IL"/>
              </w:rPr>
              <w:t>3,8</w:t>
            </w:r>
          </w:p>
        </w:tc>
        <w:tc>
          <w:tcPr>
            <w:tcW w:w="749" w:type="dxa"/>
            <w:gridSpan w:val="2"/>
            <w:tcBorders>
              <w:top w:val="single" w:sz="4" w:space="0" w:color="auto"/>
              <w:left w:val="single" w:sz="4" w:space="0" w:color="auto"/>
              <w:bottom w:val="nil"/>
              <w:right w:val="nil"/>
            </w:tcBorders>
            <w:shd w:val="clear" w:color="auto" w:fill="FFFFFF"/>
          </w:tcPr>
          <w:p w14:paraId="51994890" w14:textId="77777777" w:rsidR="00C602C5" w:rsidRPr="00186A77" w:rsidRDefault="00C602C5" w:rsidP="008670F3">
            <w:pPr>
              <w:spacing w:line="180" w:lineRule="exact"/>
              <w:ind w:left="57" w:right="-57"/>
              <w:rPr>
                <w:rFonts w:asciiTheme="majorBidi" w:hAnsiTheme="majorBidi" w:cstheme="majorBidi"/>
                <w:sz w:val="20"/>
                <w:szCs w:val="20"/>
                <w:lang w:bidi="he-IL"/>
              </w:rPr>
            </w:pPr>
            <w:r w:rsidRPr="00186A77">
              <w:rPr>
                <w:rFonts w:asciiTheme="majorBidi" w:hAnsiTheme="majorBidi" w:cstheme="majorBidi"/>
                <w:sz w:val="20"/>
                <w:szCs w:val="20"/>
                <w:lang w:val="ru" w:bidi="he-IL"/>
              </w:rPr>
              <w:t>мг/</w:t>
            </w:r>
          </w:p>
          <w:p w14:paraId="00819F72" w14:textId="77777777" w:rsidR="00C602C5" w:rsidRPr="00186A77" w:rsidRDefault="00C602C5" w:rsidP="008670F3">
            <w:pPr>
              <w:spacing w:line="180" w:lineRule="exact"/>
              <w:ind w:left="57" w:right="-57"/>
              <w:rPr>
                <w:rFonts w:asciiTheme="majorBidi" w:hAnsiTheme="majorBidi" w:cstheme="majorBidi"/>
                <w:sz w:val="20"/>
                <w:szCs w:val="20"/>
                <w:lang w:bidi="he-IL"/>
              </w:rPr>
            </w:pPr>
            <w:r w:rsidRPr="00186A77">
              <w:rPr>
                <w:rFonts w:asciiTheme="majorBidi" w:hAnsiTheme="majorBidi" w:cstheme="majorBidi"/>
                <w:sz w:val="20"/>
                <w:szCs w:val="20"/>
                <w:lang w:val="ru" w:bidi="he-IL"/>
              </w:rPr>
              <w:t>л</w:t>
            </w:r>
          </w:p>
        </w:tc>
        <w:tc>
          <w:tcPr>
            <w:tcW w:w="1834" w:type="dxa"/>
            <w:tcBorders>
              <w:top w:val="single" w:sz="4" w:space="0" w:color="auto"/>
              <w:left w:val="single" w:sz="4" w:space="0" w:color="auto"/>
              <w:bottom w:val="nil"/>
              <w:right w:val="single" w:sz="4" w:space="0" w:color="auto"/>
            </w:tcBorders>
            <w:shd w:val="clear" w:color="auto" w:fill="FFFFFF"/>
          </w:tcPr>
          <w:p w14:paraId="07CE97CF" w14:textId="77777777" w:rsidR="00C602C5" w:rsidRPr="00186A77" w:rsidRDefault="00C602C5" w:rsidP="008670F3">
            <w:pPr>
              <w:spacing w:line="180" w:lineRule="exact"/>
              <w:ind w:left="57" w:right="-57"/>
              <w:rPr>
                <w:rFonts w:asciiTheme="majorBidi" w:hAnsiTheme="majorBidi" w:cstheme="majorBidi"/>
                <w:sz w:val="20"/>
                <w:szCs w:val="20"/>
                <w:lang w:bidi="he-IL"/>
              </w:rPr>
            </w:pPr>
            <w:r w:rsidRPr="00186A77">
              <w:rPr>
                <w:rFonts w:asciiTheme="majorBidi" w:hAnsiTheme="majorBidi" w:cstheme="majorBidi"/>
                <w:i/>
                <w:iCs/>
                <w:sz w:val="20"/>
                <w:szCs w:val="20"/>
                <w:lang w:val="ru" w:bidi="he-IL"/>
              </w:rPr>
              <w:t>Pimephales promelas</w:t>
            </w:r>
          </w:p>
        </w:tc>
      </w:tr>
      <w:tr w:rsidR="00C602C5" w:rsidRPr="00447482" w14:paraId="4D373BCE" w14:textId="77777777" w:rsidTr="008670F3">
        <w:tblPrEx>
          <w:tblCellMar>
            <w:left w:w="0" w:type="dxa"/>
            <w:right w:w="0" w:type="dxa"/>
          </w:tblCellMar>
          <w:tblLook w:val="0000" w:firstRow="0" w:lastRow="0" w:firstColumn="0" w:lastColumn="0" w:noHBand="0" w:noVBand="0"/>
        </w:tblPrEx>
        <w:trPr>
          <w:trHeight w:val="20"/>
        </w:trPr>
        <w:tc>
          <w:tcPr>
            <w:tcW w:w="2912" w:type="dxa"/>
            <w:tcBorders>
              <w:top w:val="single" w:sz="4" w:space="0" w:color="auto"/>
              <w:left w:val="single" w:sz="4" w:space="0" w:color="auto"/>
              <w:bottom w:val="nil"/>
              <w:right w:val="nil"/>
            </w:tcBorders>
            <w:shd w:val="clear" w:color="auto" w:fill="FFFFFF"/>
          </w:tcPr>
          <w:p w14:paraId="451F8702" w14:textId="77777777" w:rsidR="00C602C5" w:rsidRPr="00186A77" w:rsidRDefault="00C602C5" w:rsidP="008670F3">
            <w:pPr>
              <w:ind w:left="57" w:right="-57"/>
              <w:rPr>
                <w:rFonts w:asciiTheme="majorBidi" w:hAnsiTheme="majorBidi" w:cstheme="majorBidi"/>
                <w:sz w:val="20"/>
                <w:szCs w:val="20"/>
                <w:lang w:bidi="he-IL"/>
              </w:rPr>
            </w:pPr>
            <w:r w:rsidRPr="00186A77">
              <w:rPr>
                <w:rFonts w:asciiTheme="majorBidi" w:hAnsiTheme="majorBidi" w:cstheme="majorBidi"/>
                <w:sz w:val="20"/>
                <w:szCs w:val="20"/>
                <w:lang w:val="ru" w:bidi="he-IL"/>
              </w:rPr>
              <w:t>Тест на потребление кислорода микроорганизмами активного ила</w:t>
            </w:r>
          </w:p>
        </w:tc>
        <w:tc>
          <w:tcPr>
            <w:tcW w:w="1945" w:type="dxa"/>
            <w:gridSpan w:val="2"/>
            <w:tcBorders>
              <w:top w:val="single" w:sz="4" w:space="0" w:color="auto"/>
              <w:left w:val="single" w:sz="4" w:space="0" w:color="auto"/>
              <w:bottom w:val="nil"/>
              <w:right w:val="nil"/>
            </w:tcBorders>
            <w:shd w:val="clear" w:color="auto" w:fill="FFFFFF"/>
          </w:tcPr>
          <w:p w14:paraId="658B2371" w14:textId="77777777" w:rsidR="00C602C5" w:rsidRPr="00186A77" w:rsidRDefault="00C602C5" w:rsidP="008670F3">
            <w:pPr>
              <w:spacing w:line="180" w:lineRule="exact"/>
              <w:ind w:left="57" w:right="-57"/>
              <w:rPr>
                <w:rFonts w:asciiTheme="majorBidi" w:hAnsiTheme="majorBidi" w:cstheme="majorBidi"/>
                <w:sz w:val="20"/>
                <w:szCs w:val="20"/>
                <w:lang w:bidi="he-IL"/>
              </w:rPr>
            </w:pPr>
            <w:r w:rsidRPr="00186A77">
              <w:rPr>
                <w:rFonts w:asciiTheme="majorBidi" w:hAnsiTheme="majorBidi" w:cstheme="majorBidi"/>
                <w:sz w:val="20"/>
                <w:szCs w:val="20"/>
                <w:lang w:val="ru" w:bidi="he-IL"/>
              </w:rPr>
              <w:t>OECD 209</w:t>
            </w:r>
          </w:p>
        </w:tc>
        <w:tc>
          <w:tcPr>
            <w:tcW w:w="1163" w:type="dxa"/>
            <w:gridSpan w:val="2"/>
            <w:tcBorders>
              <w:top w:val="single" w:sz="4" w:space="0" w:color="auto"/>
              <w:left w:val="single" w:sz="4" w:space="0" w:color="auto"/>
              <w:bottom w:val="nil"/>
              <w:right w:val="nil"/>
            </w:tcBorders>
            <w:shd w:val="clear" w:color="auto" w:fill="FFFFFF"/>
          </w:tcPr>
          <w:p w14:paraId="25DB81C4" w14:textId="77777777" w:rsidR="00C602C5" w:rsidRPr="00186A77" w:rsidRDefault="00C602C5" w:rsidP="008670F3">
            <w:pPr>
              <w:spacing w:line="180" w:lineRule="exact"/>
              <w:ind w:left="57" w:right="-57"/>
              <w:rPr>
                <w:rFonts w:asciiTheme="majorBidi" w:hAnsiTheme="majorBidi" w:cstheme="majorBidi"/>
                <w:sz w:val="20"/>
                <w:szCs w:val="20"/>
                <w:lang w:bidi="he-IL"/>
              </w:rPr>
            </w:pPr>
            <w:r w:rsidRPr="00186A77">
              <w:rPr>
                <w:rFonts w:asciiTheme="majorBidi" w:hAnsiTheme="majorBidi" w:cstheme="majorBidi"/>
                <w:sz w:val="20"/>
                <w:szCs w:val="20"/>
                <w:lang w:val="ru" w:bidi="he-IL"/>
              </w:rPr>
              <w:t>NOEC</w:t>
            </w:r>
          </w:p>
        </w:tc>
        <w:tc>
          <w:tcPr>
            <w:tcW w:w="743" w:type="dxa"/>
            <w:tcBorders>
              <w:top w:val="single" w:sz="4" w:space="0" w:color="auto"/>
              <w:left w:val="single" w:sz="4" w:space="0" w:color="auto"/>
              <w:bottom w:val="nil"/>
              <w:right w:val="nil"/>
            </w:tcBorders>
            <w:shd w:val="clear" w:color="auto" w:fill="FFFFFF"/>
          </w:tcPr>
          <w:p w14:paraId="710DFC44" w14:textId="77777777" w:rsidR="00C602C5" w:rsidRPr="00186A77" w:rsidRDefault="00C602C5" w:rsidP="008670F3">
            <w:pPr>
              <w:spacing w:line="180" w:lineRule="exact"/>
              <w:ind w:left="57" w:right="-57"/>
              <w:rPr>
                <w:rFonts w:asciiTheme="majorBidi" w:hAnsiTheme="majorBidi" w:cstheme="majorBidi"/>
                <w:sz w:val="20"/>
                <w:szCs w:val="20"/>
                <w:lang w:bidi="he-IL"/>
              </w:rPr>
            </w:pPr>
            <w:r w:rsidRPr="00186A77">
              <w:rPr>
                <w:rFonts w:asciiTheme="majorBidi" w:hAnsiTheme="majorBidi" w:cstheme="majorBidi"/>
                <w:sz w:val="20"/>
                <w:szCs w:val="20"/>
                <w:lang w:val="ru" w:bidi="he-IL"/>
              </w:rPr>
              <w:t>1000</w:t>
            </w:r>
          </w:p>
        </w:tc>
        <w:tc>
          <w:tcPr>
            <w:tcW w:w="749" w:type="dxa"/>
            <w:gridSpan w:val="2"/>
            <w:tcBorders>
              <w:top w:val="single" w:sz="4" w:space="0" w:color="auto"/>
              <w:left w:val="single" w:sz="4" w:space="0" w:color="auto"/>
              <w:bottom w:val="nil"/>
              <w:right w:val="nil"/>
            </w:tcBorders>
            <w:shd w:val="clear" w:color="auto" w:fill="FFFFFF"/>
          </w:tcPr>
          <w:p w14:paraId="4093A228" w14:textId="77777777" w:rsidR="00C602C5" w:rsidRPr="00186A77" w:rsidRDefault="00C602C5" w:rsidP="008670F3">
            <w:pPr>
              <w:spacing w:line="180" w:lineRule="exact"/>
              <w:ind w:left="57" w:right="-57"/>
              <w:rPr>
                <w:rFonts w:asciiTheme="majorBidi" w:hAnsiTheme="majorBidi" w:cstheme="majorBidi"/>
                <w:sz w:val="20"/>
                <w:szCs w:val="20"/>
                <w:lang w:bidi="he-IL"/>
              </w:rPr>
            </w:pPr>
            <w:r w:rsidRPr="00186A77">
              <w:rPr>
                <w:rFonts w:asciiTheme="majorBidi" w:hAnsiTheme="majorBidi" w:cstheme="majorBidi"/>
                <w:sz w:val="20"/>
                <w:szCs w:val="20"/>
                <w:lang w:val="ru" w:bidi="he-IL"/>
              </w:rPr>
              <w:t>мкг/л</w:t>
            </w:r>
          </w:p>
        </w:tc>
        <w:tc>
          <w:tcPr>
            <w:tcW w:w="1834" w:type="dxa"/>
            <w:tcBorders>
              <w:top w:val="single" w:sz="4" w:space="0" w:color="auto"/>
              <w:left w:val="single" w:sz="4" w:space="0" w:color="auto"/>
              <w:bottom w:val="nil"/>
              <w:right w:val="single" w:sz="4" w:space="0" w:color="auto"/>
            </w:tcBorders>
            <w:shd w:val="clear" w:color="auto" w:fill="FFFFFF"/>
          </w:tcPr>
          <w:p w14:paraId="7AC0B045" w14:textId="77777777" w:rsidR="00C602C5" w:rsidRPr="00186A77" w:rsidRDefault="00C602C5" w:rsidP="008670F3">
            <w:pPr>
              <w:ind w:left="57" w:right="-57"/>
              <w:rPr>
                <w:rFonts w:asciiTheme="majorBidi" w:hAnsiTheme="majorBidi" w:cstheme="majorBidi"/>
                <w:sz w:val="20"/>
                <w:szCs w:val="20"/>
                <w:lang w:bidi="he-IL"/>
              </w:rPr>
            </w:pPr>
          </w:p>
        </w:tc>
      </w:tr>
      <w:tr w:rsidR="00C602C5" w:rsidRPr="00447482" w14:paraId="6344E985" w14:textId="77777777" w:rsidTr="008670F3">
        <w:tblPrEx>
          <w:tblCellMar>
            <w:left w:w="0" w:type="dxa"/>
            <w:right w:w="0" w:type="dxa"/>
          </w:tblCellMar>
          <w:tblLook w:val="0000" w:firstRow="0" w:lastRow="0" w:firstColumn="0" w:lastColumn="0" w:noHBand="0" w:noVBand="0"/>
        </w:tblPrEx>
        <w:trPr>
          <w:trHeight w:val="20"/>
        </w:trPr>
        <w:tc>
          <w:tcPr>
            <w:tcW w:w="9346" w:type="dxa"/>
            <w:gridSpan w:val="9"/>
            <w:tcBorders>
              <w:top w:val="single" w:sz="4" w:space="0" w:color="auto"/>
              <w:left w:val="single" w:sz="4" w:space="0" w:color="auto"/>
              <w:bottom w:val="nil"/>
              <w:right w:val="single" w:sz="4" w:space="0" w:color="auto"/>
            </w:tcBorders>
            <w:shd w:val="clear" w:color="auto" w:fill="FFFFFF"/>
          </w:tcPr>
          <w:p w14:paraId="5AFE27AC" w14:textId="77777777" w:rsidR="00C602C5" w:rsidRPr="00186A77" w:rsidRDefault="00C602C5" w:rsidP="008670F3">
            <w:pPr>
              <w:spacing w:line="190" w:lineRule="exact"/>
              <w:ind w:left="57" w:right="-57"/>
              <w:rPr>
                <w:rFonts w:asciiTheme="majorBidi" w:hAnsiTheme="majorBidi" w:cstheme="majorBidi"/>
                <w:sz w:val="20"/>
                <w:szCs w:val="20"/>
                <w:lang w:bidi="he-IL"/>
              </w:rPr>
            </w:pPr>
            <w:r w:rsidRPr="00186A77">
              <w:rPr>
                <w:rFonts w:asciiTheme="majorBidi" w:hAnsiTheme="majorBidi" w:cstheme="majorBidi"/>
                <w:b/>
                <w:bCs/>
                <w:i/>
                <w:iCs/>
                <w:sz w:val="20"/>
                <w:szCs w:val="20"/>
                <w:lang w:val="ru" w:bidi="he-IL"/>
              </w:rPr>
              <w:t>Исследования фазы Ilb</w:t>
            </w:r>
          </w:p>
        </w:tc>
      </w:tr>
      <w:tr w:rsidR="00C602C5" w:rsidRPr="00447482" w14:paraId="05964385" w14:textId="77777777" w:rsidTr="008670F3">
        <w:tblPrEx>
          <w:tblCellMar>
            <w:left w:w="0" w:type="dxa"/>
            <w:right w:w="0" w:type="dxa"/>
          </w:tblCellMar>
          <w:tblLook w:val="0000" w:firstRow="0" w:lastRow="0" w:firstColumn="0" w:lastColumn="0" w:noHBand="0" w:noVBand="0"/>
        </w:tblPrEx>
        <w:trPr>
          <w:trHeight w:val="20"/>
        </w:trPr>
        <w:tc>
          <w:tcPr>
            <w:tcW w:w="2912" w:type="dxa"/>
            <w:tcBorders>
              <w:top w:val="single" w:sz="4" w:space="0" w:color="auto"/>
              <w:left w:val="single" w:sz="4" w:space="0" w:color="auto"/>
              <w:bottom w:val="single" w:sz="4" w:space="0" w:color="auto"/>
              <w:right w:val="nil"/>
            </w:tcBorders>
            <w:shd w:val="clear" w:color="auto" w:fill="FFFFFF"/>
          </w:tcPr>
          <w:p w14:paraId="65BF6CB4" w14:textId="77777777" w:rsidR="00C602C5" w:rsidRPr="00186A77" w:rsidRDefault="00C602C5" w:rsidP="008670F3">
            <w:pPr>
              <w:spacing w:line="180" w:lineRule="exact"/>
              <w:ind w:left="57" w:right="-57"/>
              <w:rPr>
                <w:rFonts w:asciiTheme="majorBidi" w:hAnsiTheme="majorBidi" w:cstheme="majorBidi"/>
                <w:sz w:val="20"/>
                <w:szCs w:val="20"/>
                <w:lang w:bidi="he-IL"/>
              </w:rPr>
            </w:pPr>
            <w:r w:rsidRPr="00186A77">
              <w:rPr>
                <w:rFonts w:asciiTheme="majorBidi" w:hAnsiTheme="majorBidi" w:cstheme="majorBidi"/>
                <w:sz w:val="20"/>
                <w:szCs w:val="20"/>
                <w:lang w:val="ru" w:bidi="he-IL"/>
              </w:rPr>
              <w:t>Организмы, обитающие в донных отложениях</w:t>
            </w:r>
          </w:p>
        </w:tc>
        <w:tc>
          <w:tcPr>
            <w:tcW w:w="1945" w:type="dxa"/>
            <w:gridSpan w:val="2"/>
            <w:tcBorders>
              <w:top w:val="single" w:sz="4" w:space="0" w:color="auto"/>
              <w:left w:val="single" w:sz="4" w:space="0" w:color="auto"/>
              <w:bottom w:val="single" w:sz="4" w:space="0" w:color="auto"/>
              <w:right w:val="nil"/>
            </w:tcBorders>
            <w:shd w:val="clear" w:color="auto" w:fill="FFFFFF"/>
          </w:tcPr>
          <w:p w14:paraId="7BBA29FA" w14:textId="77777777" w:rsidR="00C602C5" w:rsidRPr="00186A77" w:rsidRDefault="00C602C5" w:rsidP="008670F3">
            <w:pPr>
              <w:spacing w:line="180" w:lineRule="exact"/>
              <w:ind w:left="57" w:right="-57"/>
              <w:rPr>
                <w:rFonts w:asciiTheme="majorBidi" w:hAnsiTheme="majorBidi" w:cstheme="majorBidi"/>
                <w:sz w:val="20"/>
                <w:szCs w:val="20"/>
                <w:lang w:bidi="he-IL"/>
              </w:rPr>
            </w:pPr>
            <w:r w:rsidRPr="00186A77">
              <w:rPr>
                <w:rFonts w:asciiTheme="majorBidi" w:hAnsiTheme="majorBidi" w:cstheme="majorBidi"/>
                <w:sz w:val="20"/>
                <w:szCs w:val="20"/>
                <w:lang w:val="ru" w:bidi="he-IL"/>
              </w:rPr>
              <w:t>OECD 218</w:t>
            </w:r>
          </w:p>
        </w:tc>
        <w:tc>
          <w:tcPr>
            <w:tcW w:w="1163" w:type="dxa"/>
            <w:gridSpan w:val="2"/>
            <w:tcBorders>
              <w:top w:val="single" w:sz="4" w:space="0" w:color="auto"/>
              <w:left w:val="single" w:sz="4" w:space="0" w:color="auto"/>
              <w:bottom w:val="single" w:sz="4" w:space="0" w:color="auto"/>
              <w:right w:val="nil"/>
            </w:tcBorders>
            <w:shd w:val="clear" w:color="auto" w:fill="FFFFFF"/>
          </w:tcPr>
          <w:p w14:paraId="2FE94DF0" w14:textId="77777777" w:rsidR="00C602C5" w:rsidRPr="00186A77" w:rsidRDefault="00C602C5" w:rsidP="008670F3">
            <w:pPr>
              <w:spacing w:line="180" w:lineRule="exact"/>
              <w:ind w:left="57" w:right="-57"/>
              <w:rPr>
                <w:rFonts w:asciiTheme="majorBidi" w:hAnsiTheme="majorBidi" w:cstheme="majorBidi"/>
                <w:sz w:val="20"/>
                <w:szCs w:val="20"/>
                <w:lang w:bidi="he-IL"/>
              </w:rPr>
            </w:pPr>
            <w:r w:rsidRPr="00186A77">
              <w:rPr>
                <w:rFonts w:asciiTheme="majorBidi" w:hAnsiTheme="majorBidi" w:cstheme="majorBidi"/>
                <w:sz w:val="20"/>
                <w:szCs w:val="20"/>
                <w:lang w:val="ru" w:bidi="he-IL"/>
              </w:rPr>
              <w:t>NOEC</w:t>
            </w:r>
          </w:p>
        </w:tc>
        <w:tc>
          <w:tcPr>
            <w:tcW w:w="743" w:type="dxa"/>
            <w:tcBorders>
              <w:top w:val="single" w:sz="4" w:space="0" w:color="auto"/>
              <w:left w:val="single" w:sz="4" w:space="0" w:color="auto"/>
              <w:bottom w:val="single" w:sz="4" w:space="0" w:color="auto"/>
              <w:right w:val="nil"/>
            </w:tcBorders>
            <w:shd w:val="clear" w:color="auto" w:fill="FFFFFF"/>
          </w:tcPr>
          <w:p w14:paraId="245FBC3E" w14:textId="77777777" w:rsidR="00C602C5" w:rsidRPr="00186A77" w:rsidRDefault="00C602C5" w:rsidP="008670F3">
            <w:pPr>
              <w:spacing w:line="180" w:lineRule="exact"/>
              <w:ind w:left="57" w:right="-57"/>
              <w:rPr>
                <w:rFonts w:asciiTheme="majorBidi" w:hAnsiTheme="majorBidi" w:cstheme="majorBidi"/>
                <w:sz w:val="20"/>
                <w:szCs w:val="20"/>
                <w:lang w:bidi="he-IL"/>
              </w:rPr>
            </w:pPr>
            <w:r w:rsidRPr="00186A77">
              <w:rPr>
                <w:rFonts w:asciiTheme="majorBidi" w:hAnsiTheme="majorBidi" w:cstheme="majorBidi"/>
                <w:sz w:val="20"/>
                <w:szCs w:val="20"/>
                <w:lang w:val="ru" w:bidi="he-IL"/>
              </w:rPr>
              <w:t>244</w:t>
            </w:r>
          </w:p>
        </w:tc>
        <w:tc>
          <w:tcPr>
            <w:tcW w:w="749" w:type="dxa"/>
            <w:gridSpan w:val="2"/>
            <w:tcBorders>
              <w:top w:val="single" w:sz="4" w:space="0" w:color="auto"/>
              <w:left w:val="single" w:sz="4" w:space="0" w:color="auto"/>
              <w:bottom w:val="single" w:sz="4" w:space="0" w:color="auto"/>
              <w:right w:val="nil"/>
            </w:tcBorders>
            <w:shd w:val="clear" w:color="auto" w:fill="FFFFFF"/>
          </w:tcPr>
          <w:p w14:paraId="07C55804" w14:textId="77777777" w:rsidR="00C602C5" w:rsidRPr="00186A77" w:rsidRDefault="00C602C5" w:rsidP="008670F3">
            <w:pPr>
              <w:spacing w:line="180" w:lineRule="exact"/>
              <w:ind w:left="57" w:right="-57"/>
              <w:rPr>
                <w:rFonts w:asciiTheme="majorBidi" w:hAnsiTheme="majorBidi" w:cstheme="majorBidi"/>
                <w:sz w:val="20"/>
                <w:szCs w:val="20"/>
                <w:lang w:bidi="he-IL"/>
              </w:rPr>
            </w:pPr>
            <w:r w:rsidRPr="00186A77">
              <w:rPr>
                <w:rFonts w:asciiTheme="majorBidi" w:hAnsiTheme="majorBidi" w:cstheme="majorBidi"/>
                <w:sz w:val="20"/>
                <w:szCs w:val="20"/>
                <w:lang w:val="ru" w:bidi="he-IL"/>
              </w:rPr>
              <w:t>мг/</w:t>
            </w:r>
          </w:p>
          <w:p w14:paraId="38CE3B7D" w14:textId="77777777" w:rsidR="00C602C5" w:rsidRPr="00186A77" w:rsidRDefault="00C602C5" w:rsidP="008670F3">
            <w:pPr>
              <w:spacing w:line="180" w:lineRule="exact"/>
              <w:ind w:left="57" w:right="-57"/>
              <w:rPr>
                <w:rFonts w:asciiTheme="majorBidi" w:hAnsiTheme="majorBidi" w:cstheme="majorBidi"/>
                <w:sz w:val="20"/>
                <w:szCs w:val="20"/>
                <w:lang w:bidi="he-IL"/>
              </w:rPr>
            </w:pPr>
            <w:r w:rsidRPr="00186A77">
              <w:rPr>
                <w:rFonts w:asciiTheme="majorBidi" w:hAnsiTheme="majorBidi" w:cstheme="majorBidi"/>
                <w:sz w:val="20"/>
                <w:szCs w:val="20"/>
                <w:lang w:val="ru" w:bidi="he-IL"/>
              </w:rPr>
              <w:t>кг</w:t>
            </w:r>
          </w:p>
        </w:tc>
        <w:tc>
          <w:tcPr>
            <w:tcW w:w="1834" w:type="dxa"/>
            <w:tcBorders>
              <w:top w:val="single" w:sz="4" w:space="0" w:color="auto"/>
              <w:left w:val="single" w:sz="4" w:space="0" w:color="auto"/>
              <w:bottom w:val="single" w:sz="4" w:space="0" w:color="auto"/>
              <w:right w:val="single" w:sz="4" w:space="0" w:color="auto"/>
            </w:tcBorders>
            <w:shd w:val="clear" w:color="auto" w:fill="FFFFFF"/>
          </w:tcPr>
          <w:p w14:paraId="5ACD006D" w14:textId="77777777" w:rsidR="00C602C5" w:rsidRPr="00186A77" w:rsidRDefault="00C602C5" w:rsidP="008670F3">
            <w:pPr>
              <w:spacing w:line="180" w:lineRule="exact"/>
              <w:ind w:left="57" w:right="-57"/>
              <w:rPr>
                <w:rFonts w:asciiTheme="majorBidi" w:hAnsiTheme="majorBidi" w:cstheme="majorBidi"/>
                <w:sz w:val="20"/>
                <w:szCs w:val="20"/>
                <w:lang w:bidi="he-IL"/>
              </w:rPr>
            </w:pPr>
            <w:r w:rsidRPr="00186A77">
              <w:rPr>
                <w:rFonts w:asciiTheme="majorBidi" w:hAnsiTheme="majorBidi" w:cstheme="majorBidi"/>
                <w:i/>
                <w:iCs/>
                <w:sz w:val="20"/>
                <w:szCs w:val="20"/>
                <w:lang w:val="ru" w:bidi="he-IL"/>
              </w:rPr>
              <w:t>Chironomus riparius</w:t>
            </w:r>
          </w:p>
        </w:tc>
      </w:tr>
    </w:tbl>
    <w:p w14:paraId="70A90AB3" w14:textId="77777777" w:rsidR="00C602C5" w:rsidRDefault="00C602C5" w:rsidP="00C602C5"/>
    <w:p w14:paraId="200C5683" w14:textId="77777777" w:rsidR="00C602C5" w:rsidRPr="001E28B3" w:rsidRDefault="00C602C5" w:rsidP="002256A9">
      <w:pPr>
        <w:pStyle w:val="20"/>
        <w:numPr>
          <w:ilvl w:val="0"/>
          <w:numId w:val="0"/>
        </w:numPr>
        <w:rPr>
          <w:szCs w:val="24"/>
        </w:rPr>
      </w:pPr>
      <w:bookmarkStart w:id="336" w:name="_Toc159973317"/>
      <w:r w:rsidRPr="001E28B3">
        <w:rPr>
          <w:szCs w:val="24"/>
        </w:rPr>
        <w:t>Список</w:t>
      </w:r>
      <w:r w:rsidRPr="001E28B3">
        <w:rPr>
          <w:szCs w:val="24"/>
          <w:lang w:val="en-US"/>
        </w:rPr>
        <w:t xml:space="preserve"> </w:t>
      </w:r>
      <w:r w:rsidRPr="001E28B3">
        <w:rPr>
          <w:szCs w:val="24"/>
        </w:rPr>
        <w:t>литературы</w:t>
      </w:r>
      <w:bookmarkEnd w:id="333"/>
      <w:bookmarkEnd w:id="336"/>
    </w:p>
    <w:p w14:paraId="145F9F35" w14:textId="77777777" w:rsidR="00C602C5" w:rsidRPr="002256A9" w:rsidRDefault="002B1FAF" w:rsidP="00C602C5">
      <w:pPr>
        <w:pStyle w:val="a5"/>
        <w:numPr>
          <w:ilvl w:val="0"/>
          <w:numId w:val="11"/>
        </w:numPr>
        <w:spacing w:before="100" w:beforeAutospacing="1"/>
        <w:jc w:val="both"/>
        <w:rPr>
          <w:lang w:val="ru"/>
        </w:rPr>
      </w:pPr>
      <w:hyperlink r:id="rId38" w:history="1">
        <w:r w:rsidR="00C602C5" w:rsidRPr="002256A9">
          <w:rPr>
            <w:rStyle w:val="aff"/>
            <w:rFonts w:eastAsia="MS Mincho"/>
            <w:color w:val="auto"/>
            <w:u w:val="none"/>
            <w:lang w:val="en-US"/>
          </w:rPr>
          <w:t>https</w:t>
        </w:r>
        <w:r w:rsidR="00C602C5" w:rsidRPr="002256A9">
          <w:rPr>
            <w:rStyle w:val="aff"/>
            <w:rFonts w:eastAsia="MS Mincho"/>
            <w:color w:val="auto"/>
            <w:u w:val="none"/>
            <w:lang w:val="ru"/>
          </w:rPr>
          <w:t>://</w:t>
        </w:r>
        <w:r w:rsidR="00C602C5" w:rsidRPr="002256A9">
          <w:rPr>
            <w:rStyle w:val="aff"/>
            <w:rFonts w:eastAsia="MS Mincho"/>
            <w:color w:val="auto"/>
            <w:u w:val="none"/>
            <w:lang w:val="en-US"/>
          </w:rPr>
          <w:t>www</w:t>
        </w:r>
        <w:r w:rsidR="00C602C5" w:rsidRPr="002256A9">
          <w:rPr>
            <w:rStyle w:val="aff"/>
            <w:rFonts w:eastAsia="MS Mincho"/>
            <w:color w:val="auto"/>
            <w:u w:val="none"/>
            <w:lang w:val="ru"/>
          </w:rPr>
          <w:t>.</w:t>
        </w:r>
        <w:r w:rsidR="00C602C5" w:rsidRPr="002256A9">
          <w:rPr>
            <w:rStyle w:val="aff"/>
            <w:rFonts w:eastAsia="MS Mincho"/>
            <w:color w:val="auto"/>
            <w:u w:val="none"/>
            <w:lang w:val="en-US"/>
          </w:rPr>
          <w:t>ema</w:t>
        </w:r>
        <w:r w:rsidR="00C602C5" w:rsidRPr="002256A9">
          <w:rPr>
            <w:rStyle w:val="aff"/>
            <w:rFonts w:eastAsia="MS Mincho"/>
            <w:color w:val="auto"/>
            <w:u w:val="none"/>
            <w:lang w:val="ru"/>
          </w:rPr>
          <w:t>.</w:t>
        </w:r>
        <w:r w:rsidR="00C602C5" w:rsidRPr="002256A9">
          <w:rPr>
            <w:rStyle w:val="aff"/>
            <w:rFonts w:eastAsia="MS Mincho"/>
            <w:color w:val="auto"/>
            <w:u w:val="none"/>
            <w:lang w:val="en-US"/>
          </w:rPr>
          <w:t>europa</w:t>
        </w:r>
        <w:r w:rsidR="00C602C5" w:rsidRPr="002256A9">
          <w:rPr>
            <w:rStyle w:val="aff"/>
            <w:rFonts w:eastAsia="MS Mincho"/>
            <w:color w:val="auto"/>
            <w:u w:val="none"/>
            <w:lang w:val="ru"/>
          </w:rPr>
          <w:t>.</w:t>
        </w:r>
        <w:r w:rsidR="00C602C5" w:rsidRPr="002256A9">
          <w:rPr>
            <w:rStyle w:val="aff"/>
            <w:rFonts w:eastAsia="MS Mincho"/>
            <w:color w:val="auto"/>
            <w:u w:val="none"/>
            <w:lang w:val="en-US"/>
          </w:rPr>
          <w:t>eu</w:t>
        </w:r>
        <w:r w:rsidR="00C602C5" w:rsidRPr="002256A9">
          <w:rPr>
            <w:rStyle w:val="aff"/>
            <w:rFonts w:eastAsia="MS Mincho"/>
            <w:color w:val="auto"/>
            <w:u w:val="none"/>
            <w:lang w:val="ru"/>
          </w:rPr>
          <w:t>/</w:t>
        </w:r>
        <w:r w:rsidR="00C602C5" w:rsidRPr="002256A9">
          <w:rPr>
            <w:rStyle w:val="aff"/>
            <w:rFonts w:eastAsia="MS Mincho"/>
            <w:color w:val="auto"/>
            <w:u w:val="none"/>
            <w:lang w:val="en-US"/>
          </w:rPr>
          <w:t>en</w:t>
        </w:r>
        <w:r w:rsidR="00C602C5" w:rsidRPr="002256A9">
          <w:rPr>
            <w:rStyle w:val="aff"/>
            <w:rFonts w:eastAsia="MS Mincho"/>
            <w:color w:val="auto"/>
            <w:u w:val="none"/>
            <w:lang w:val="ru"/>
          </w:rPr>
          <w:t>/</w:t>
        </w:r>
        <w:r w:rsidR="00C602C5" w:rsidRPr="002256A9">
          <w:rPr>
            <w:rStyle w:val="aff"/>
            <w:rFonts w:eastAsia="MS Mincho"/>
            <w:color w:val="auto"/>
            <w:u w:val="none"/>
            <w:lang w:val="en-US"/>
          </w:rPr>
          <w:t>documents</w:t>
        </w:r>
        <w:r w:rsidR="00C602C5" w:rsidRPr="002256A9">
          <w:rPr>
            <w:rStyle w:val="aff"/>
            <w:rFonts w:eastAsia="MS Mincho"/>
            <w:color w:val="auto"/>
            <w:u w:val="none"/>
            <w:lang w:val="ru"/>
          </w:rPr>
          <w:t>/</w:t>
        </w:r>
        <w:r w:rsidR="00C602C5" w:rsidRPr="002256A9">
          <w:rPr>
            <w:rStyle w:val="aff"/>
            <w:rFonts w:eastAsia="MS Mincho"/>
            <w:color w:val="auto"/>
            <w:u w:val="none"/>
            <w:lang w:val="en-US"/>
          </w:rPr>
          <w:t>assessment</w:t>
        </w:r>
        <w:r w:rsidR="00C602C5" w:rsidRPr="002256A9">
          <w:rPr>
            <w:rStyle w:val="aff"/>
            <w:rFonts w:eastAsia="MS Mincho"/>
            <w:color w:val="auto"/>
            <w:u w:val="none"/>
            <w:lang w:val="ru"/>
          </w:rPr>
          <w:t>-</w:t>
        </w:r>
        <w:r w:rsidR="00C602C5" w:rsidRPr="002256A9">
          <w:rPr>
            <w:rStyle w:val="aff"/>
            <w:rFonts w:eastAsia="MS Mincho"/>
            <w:color w:val="auto"/>
            <w:u w:val="none"/>
            <w:lang w:val="en-US"/>
          </w:rPr>
          <w:t>report</w:t>
        </w:r>
        <w:r w:rsidR="00C602C5" w:rsidRPr="002256A9">
          <w:rPr>
            <w:rStyle w:val="aff"/>
            <w:rFonts w:eastAsia="MS Mincho"/>
            <w:color w:val="auto"/>
            <w:u w:val="none"/>
            <w:lang w:val="ru"/>
          </w:rPr>
          <w:t>/</w:t>
        </w:r>
        <w:r w:rsidR="00C602C5" w:rsidRPr="002256A9">
          <w:rPr>
            <w:rStyle w:val="aff"/>
            <w:rFonts w:eastAsia="MS Mincho"/>
            <w:color w:val="auto"/>
            <w:u w:val="none"/>
            <w:lang w:val="en-US"/>
          </w:rPr>
          <w:t>calquence</w:t>
        </w:r>
        <w:r w:rsidR="00C602C5" w:rsidRPr="002256A9">
          <w:rPr>
            <w:rStyle w:val="aff"/>
            <w:rFonts w:eastAsia="MS Mincho"/>
            <w:color w:val="auto"/>
            <w:u w:val="none"/>
            <w:lang w:val="ru"/>
          </w:rPr>
          <w:t>-</w:t>
        </w:r>
        <w:r w:rsidR="00C602C5" w:rsidRPr="002256A9">
          <w:rPr>
            <w:rStyle w:val="aff"/>
            <w:rFonts w:eastAsia="MS Mincho"/>
            <w:color w:val="auto"/>
            <w:u w:val="none"/>
            <w:lang w:val="en-US"/>
          </w:rPr>
          <w:t>epar</w:t>
        </w:r>
        <w:r w:rsidR="00C602C5" w:rsidRPr="002256A9">
          <w:rPr>
            <w:rStyle w:val="aff"/>
            <w:rFonts w:eastAsia="MS Mincho"/>
            <w:color w:val="auto"/>
            <w:u w:val="none"/>
            <w:lang w:val="ru"/>
          </w:rPr>
          <w:t>-</w:t>
        </w:r>
        <w:r w:rsidR="00C602C5" w:rsidRPr="002256A9">
          <w:rPr>
            <w:rStyle w:val="aff"/>
            <w:rFonts w:eastAsia="MS Mincho"/>
            <w:color w:val="auto"/>
            <w:u w:val="none"/>
            <w:lang w:val="en-US"/>
          </w:rPr>
          <w:t>public</w:t>
        </w:r>
        <w:r w:rsidR="00C602C5" w:rsidRPr="002256A9">
          <w:rPr>
            <w:rStyle w:val="aff"/>
            <w:rFonts w:eastAsia="MS Mincho"/>
            <w:color w:val="auto"/>
            <w:u w:val="none"/>
            <w:lang w:val="ru"/>
          </w:rPr>
          <w:t>-</w:t>
        </w:r>
        <w:r w:rsidR="00C602C5" w:rsidRPr="002256A9">
          <w:rPr>
            <w:rStyle w:val="aff"/>
            <w:rFonts w:eastAsia="MS Mincho"/>
            <w:color w:val="auto"/>
            <w:u w:val="none"/>
            <w:lang w:val="en-US"/>
          </w:rPr>
          <w:t>assessment</w:t>
        </w:r>
        <w:r w:rsidR="00C602C5" w:rsidRPr="002256A9">
          <w:rPr>
            <w:rStyle w:val="aff"/>
            <w:rFonts w:eastAsia="MS Mincho"/>
            <w:color w:val="auto"/>
            <w:u w:val="none"/>
            <w:lang w:val="ru"/>
          </w:rPr>
          <w:t>-</w:t>
        </w:r>
        <w:r w:rsidR="00C602C5" w:rsidRPr="002256A9">
          <w:rPr>
            <w:rStyle w:val="aff"/>
            <w:rFonts w:eastAsia="MS Mincho"/>
            <w:color w:val="auto"/>
            <w:u w:val="none"/>
            <w:lang w:val="en-US"/>
          </w:rPr>
          <w:t>report</w:t>
        </w:r>
        <w:r w:rsidR="00C602C5" w:rsidRPr="002256A9">
          <w:rPr>
            <w:rStyle w:val="aff"/>
            <w:rFonts w:eastAsia="MS Mincho"/>
            <w:color w:val="auto"/>
            <w:u w:val="none"/>
            <w:lang w:val="ru"/>
          </w:rPr>
          <w:t>_</w:t>
        </w:r>
        <w:r w:rsidR="00C602C5" w:rsidRPr="002256A9">
          <w:rPr>
            <w:rStyle w:val="aff"/>
            <w:rFonts w:eastAsia="MS Mincho"/>
            <w:color w:val="auto"/>
            <w:u w:val="none"/>
            <w:lang w:val="en-US"/>
          </w:rPr>
          <w:t>en</w:t>
        </w:r>
        <w:r w:rsidR="00C602C5" w:rsidRPr="002256A9">
          <w:rPr>
            <w:rStyle w:val="aff"/>
            <w:rFonts w:eastAsia="MS Mincho"/>
            <w:color w:val="auto"/>
            <w:u w:val="none"/>
            <w:lang w:val="ru"/>
          </w:rPr>
          <w:t>.</w:t>
        </w:r>
        <w:r w:rsidR="00C602C5" w:rsidRPr="002256A9">
          <w:rPr>
            <w:rStyle w:val="aff"/>
            <w:rFonts w:eastAsia="MS Mincho"/>
            <w:color w:val="auto"/>
            <w:u w:val="none"/>
            <w:lang w:val="en-US"/>
          </w:rPr>
          <w:t>pdf</w:t>
        </w:r>
      </w:hyperlink>
    </w:p>
    <w:p w14:paraId="336B6FE6" w14:textId="77777777" w:rsidR="00C602C5" w:rsidRPr="002256A9" w:rsidRDefault="00C602C5" w:rsidP="00C602C5">
      <w:pPr>
        <w:pStyle w:val="a5"/>
        <w:numPr>
          <w:ilvl w:val="0"/>
          <w:numId w:val="11"/>
        </w:numPr>
        <w:jc w:val="both"/>
        <w:rPr>
          <w:lang w:val="ru"/>
        </w:rPr>
      </w:pPr>
      <w:r w:rsidRPr="002256A9">
        <w:t> Инструкция по применению лекарственного препарата для медицинского применения Калквенс</w:t>
      </w:r>
      <w:r w:rsidRPr="002256A9">
        <w:rPr>
          <w:vertAlign w:val="superscript"/>
        </w:rPr>
        <w:t>®</w:t>
      </w:r>
      <w:r w:rsidRPr="002256A9">
        <w:t> (акалабрутиниб). Регистрационное удостоверение ЛП-006172 от 16.04.2020</w:t>
      </w:r>
    </w:p>
    <w:p w14:paraId="3BB09482" w14:textId="77777777" w:rsidR="00C602C5" w:rsidRPr="002256A9" w:rsidRDefault="00C602C5" w:rsidP="00C602C5">
      <w:pPr>
        <w:pStyle w:val="a5"/>
        <w:numPr>
          <w:ilvl w:val="0"/>
          <w:numId w:val="11"/>
        </w:numPr>
        <w:spacing w:after="240"/>
        <w:jc w:val="both"/>
        <w:rPr>
          <w:lang w:val="en-US"/>
        </w:rPr>
      </w:pPr>
      <w:r w:rsidRPr="002256A9">
        <w:rPr>
          <w:shd w:val="clear" w:color="auto" w:fill="FFFFFF"/>
          <w:lang w:val="en-US"/>
        </w:rPr>
        <w:t>Herman SEM, Montraveta A, Niemann CU, Mora-Jensen H, Gulrajani M, Krantz F, Mantel R, Smith LL, McClanahan F, Harrington BK, Colomer D, Covey T, Byrd JC, Izumi R, Kaptein A, Ulrich R, Johnson AJ, Lannutti BJ, Wiestner A, Woyach JA. The Bruton Tyrosine Kinase (BTK) Inhibitor Acalabrutinib Demonstrates Potent On-Target Effects and Efficacy in Two Mouse Models of Chronic Lymphocytic Leukemia. Clin Cancer Res. 2017 Jun 1;23(11):2831-2841. doi: 10.1158/1078-0432.CCR-16-0463. Epub 2016 Nov 30. PMID: 27903679; PMCID: PMC5548968.</w:t>
      </w:r>
    </w:p>
    <w:p w14:paraId="003E23C9" w14:textId="77777777" w:rsidR="00C602C5" w:rsidRPr="002256A9" w:rsidRDefault="00C602C5" w:rsidP="00C602C5">
      <w:pPr>
        <w:pStyle w:val="a5"/>
        <w:numPr>
          <w:ilvl w:val="0"/>
          <w:numId w:val="11"/>
        </w:numPr>
        <w:spacing w:before="240"/>
        <w:jc w:val="both"/>
        <w:rPr>
          <w:lang w:val="en-US"/>
        </w:rPr>
      </w:pPr>
      <w:r w:rsidRPr="002256A9">
        <w:rPr>
          <w:lang w:val="en-US"/>
        </w:rPr>
        <w:t xml:space="preserve">Byrd, John &amp; Harrington, Bonnie &amp; O'Brien, Susan &amp; Jones, Jeffrey &amp; Schuh, Anna &amp; Devereux, Stephen &amp; Chaves, Jorge &amp; Awan, Farrukh &amp; Brown, Jennifer &amp; Hillmen, Peter &amp; Stephens, Deborah &amp; Ghia, Paolo &amp; Barrientos, Jacqueline &amp; Pagel, John &amp; Woyach, Jennifer &amp; Johnson, Dave &amp; Huang, Jane &amp; Wang, Xiaolin &amp; Furman, Richard. (2016). nejmoa1509981 appendix (1). (PDF) nejmoa1509981 appendix (1) (researchgate.net) </w:t>
      </w:r>
      <w:r w:rsidR="00530D84">
        <w:fldChar w:fldCharType="begin"/>
      </w:r>
      <w:r w:rsidR="00530D84" w:rsidRPr="00530D84">
        <w:rPr>
          <w:lang w:val="en-US"/>
          <w:rPrChange w:id="337" w:author="Khasanova, Nailya" w:date="2024-09-03T08:57:00Z">
            <w:rPr/>
          </w:rPrChange>
        </w:rPr>
        <w:instrText xml:space="preserve"> HYPERLINK "https://www.researchgate.net/publication/291355415_nejmoa1509981_appendix_1" </w:instrText>
      </w:r>
      <w:r w:rsidR="00530D84">
        <w:fldChar w:fldCharType="separate"/>
      </w:r>
      <w:r w:rsidRPr="002256A9">
        <w:rPr>
          <w:rStyle w:val="aff"/>
          <w:rFonts w:eastAsia="MS Mincho"/>
          <w:color w:val="auto"/>
          <w:u w:val="none"/>
          <w:lang w:val="en-US"/>
        </w:rPr>
        <w:t>https://www.researchgate.net/publication/291355415_nejmoa1509981_appendix_1</w:t>
      </w:r>
      <w:r w:rsidR="00530D84">
        <w:rPr>
          <w:rStyle w:val="aff"/>
          <w:rFonts w:eastAsia="MS Mincho"/>
          <w:color w:val="auto"/>
          <w:u w:val="none"/>
          <w:lang w:val="en-US"/>
        </w:rPr>
        <w:fldChar w:fldCharType="end"/>
      </w:r>
    </w:p>
    <w:p w14:paraId="6AEF805A" w14:textId="77777777" w:rsidR="00C602C5" w:rsidRPr="002256A9" w:rsidRDefault="00C602C5" w:rsidP="00C602C5">
      <w:pPr>
        <w:pStyle w:val="a5"/>
        <w:numPr>
          <w:ilvl w:val="0"/>
          <w:numId w:val="11"/>
        </w:numPr>
        <w:jc w:val="both"/>
        <w:rPr>
          <w:lang w:val="en-US"/>
        </w:rPr>
      </w:pPr>
      <w:r w:rsidRPr="002256A9">
        <w:rPr>
          <w:lang w:val="en-US"/>
        </w:rPr>
        <w:t xml:space="preserve">Podoll, T. et al. Bioavailability, biotransformation, and excretion of the covalent BTK inhibitor acalabrutinib in rats, dogs, and humans. </w:t>
      </w:r>
      <w:r w:rsidRPr="002256A9">
        <w:t>Drug Metab. Dispos. 47, 145–154 (2019)</w:t>
      </w:r>
    </w:p>
    <w:p w14:paraId="011BEE98" w14:textId="77777777" w:rsidR="00C602C5" w:rsidRPr="001E28B3" w:rsidRDefault="002B1FAF" w:rsidP="00C602C5">
      <w:pPr>
        <w:pStyle w:val="a5"/>
        <w:numPr>
          <w:ilvl w:val="0"/>
          <w:numId w:val="11"/>
        </w:numPr>
        <w:jc w:val="both"/>
      </w:pPr>
      <w:hyperlink r:id="rId39" w:history="1">
        <w:r w:rsidR="00C602C5" w:rsidRPr="002256A9">
          <w:rPr>
            <w:rStyle w:val="aff"/>
            <w:rFonts w:eastAsia="MS Mincho"/>
            <w:color w:val="auto"/>
            <w:u w:val="none"/>
            <w:lang w:val="en-US"/>
          </w:rPr>
          <w:t>https</w:t>
        </w:r>
        <w:r w:rsidR="00C602C5" w:rsidRPr="002256A9">
          <w:rPr>
            <w:rStyle w:val="aff"/>
            <w:rFonts w:eastAsia="MS Mincho"/>
            <w:color w:val="auto"/>
            <w:u w:val="none"/>
          </w:rPr>
          <w:t>://</w:t>
        </w:r>
        <w:r w:rsidR="00C602C5" w:rsidRPr="002256A9">
          <w:rPr>
            <w:rStyle w:val="aff"/>
            <w:rFonts w:eastAsia="MS Mincho"/>
            <w:color w:val="auto"/>
            <w:u w:val="none"/>
            <w:lang w:val="en-US"/>
          </w:rPr>
          <w:t>www</w:t>
        </w:r>
        <w:r w:rsidR="00C602C5" w:rsidRPr="002256A9">
          <w:rPr>
            <w:rStyle w:val="aff"/>
            <w:rFonts w:eastAsia="MS Mincho"/>
            <w:color w:val="auto"/>
            <w:u w:val="none"/>
          </w:rPr>
          <w:t>.</w:t>
        </w:r>
        <w:r w:rsidR="00C602C5" w:rsidRPr="002256A9">
          <w:rPr>
            <w:rStyle w:val="aff"/>
            <w:rFonts w:eastAsia="MS Mincho"/>
            <w:color w:val="auto"/>
            <w:u w:val="none"/>
            <w:lang w:val="en-US"/>
          </w:rPr>
          <w:t>accessdata</w:t>
        </w:r>
        <w:r w:rsidR="00C602C5" w:rsidRPr="002256A9">
          <w:rPr>
            <w:rStyle w:val="aff"/>
            <w:rFonts w:eastAsia="MS Mincho"/>
            <w:color w:val="auto"/>
            <w:u w:val="none"/>
          </w:rPr>
          <w:t>.</w:t>
        </w:r>
        <w:r w:rsidR="00C602C5" w:rsidRPr="002256A9">
          <w:rPr>
            <w:rStyle w:val="aff"/>
            <w:rFonts w:eastAsia="MS Mincho"/>
            <w:color w:val="auto"/>
            <w:u w:val="none"/>
            <w:lang w:val="en-US"/>
          </w:rPr>
          <w:t>fda</w:t>
        </w:r>
        <w:r w:rsidR="00C602C5" w:rsidRPr="002256A9">
          <w:rPr>
            <w:rStyle w:val="aff"/>
            <w:rFonts w:eastAsia="MS Mincho"/>
            <w:color w:val="auto"/>
            <w:u w:val="none"/>
          </w:rPr>
          <w:t>.</w:t>
        </w:r>
        <w:r w:rsidR="00C602C5" w:rsidRPr="002256A9">
          <w:rPr>
            <w:rStyle w:val="aff"/>
            <w:rFonts w:eastAsia="MS Mincho"/>
            <w:color w:val="auto"/>
            <w:u w:val="none"/>
            <w:lang w:val="en-US"/>
          </w:rPr>
          <w:t>gov</w:t>
        </w:r>
        <w:r w:rsidR="00C602C5" w:rsidRPr="002256A9">
          <w:rPr>
            <w:rStyle w:val="aff"/>
            <w:rFonts w:eastAsia="MS Mincho"/>
            <w:color w:val="auto"/>
            <w:u w:val="none"/>
          </w:rPr>
          <w:t>/</w:t>
        </w:r>
        <w:r w:rsidR="00C602C5" w:rsidRPr="002256A9">
          <w:rPr>
            <w:rStyle w:val="aff"/>
            <w:rFonts w:eastAsia="MS Mincho"/>
            <w:color w:val="auto"/>
            <w:u w:val="none"/>
            <w:lang w:val="en-US"/>
          </w:rPr>
          <w:t>drugsatfda</w:t>
        </w:r>
        <w:r w:rsidR="00C602C5" w:rsidRPr="002256A9">
          <w:rPr>
            <w:rStyle w:val="aff"/>
            <w:rFonts w:eastAsia="MS Mincho"/>
            <w:color w:val="auto"/>
            <w:u w:val="none"/>
          </w:rPr>
          <w:t>_</w:t>
        </w:r>
        <w:r w:rsidR="00C602C5" w:rsidRPr="002256A9">
          <w:rPr>
            <w:rStyle w:val="aff"/>
            <w:rFonts w:eastAsia="MS Mincho"/>
            <w:color w:val="auto"/>
            <w:u w:val="none"/>
            <w:lang w:val="en-US"/>
          </w:rPr>
          <w:t>docs</w:t>
        </w:r>
        <w:r w:rsidR="00C602C5" w:rsidRPr="002256A9">
          <w:rPr>
            <w:rStyle w:val="aff"/>
            <w:rFonts w:eastAsia="MS Mincho"/>
            <w:color w:val="auto"/>
            <w:u w:val="none"/>
          </w:rPr>
          <w:t>/</w:t>
        </w:r>
        <w:r w:rsidR="00C602C5" w:rsidRPr="002256A9">
          <w:rPr>
            <w:rStyle w:val="aff"/>
            <w:rFonts w:eastAsia="MS Mincho"/>
            <w:color w:val="auto"/>
            <w:u w:val="none"/>
            <w:lang w:val="en-US"/>
          </w:rPr>
          <w:t>nda</w:t>
        </w:r>
        <w:r w:rsidR="00C602C5" w:rsidRPr="002256A9">
          <w:rPr>
            <w:rStyle w:val="aff"/>
            <w:rFonts w:eastAsia="MS Mincho"/>
            <w:color w:val="auto"/>
            <w:u w:val="none"/>
          </w:rPr>
          <w:t>/2017/210259</w:t>
        </w:r>
        <w:r w:rsidR="00C602C5" w:rsidRPr="002256A9">
          <w:rPr>
            <w:rStyle w:val="aff"/>
            <w:rFonts w:eastAsia="MS Mincho"/>
            <w:color w:val="auto"/>
            <w:u w:val="none"/>
            <w:lang w:val="en-US"/>
          </w:rPr>
          <w:t>Orig</w:t>
        </w:r>
        <w:r w:rsidR="00C602C5" w:rsidRPr="002256A9">
          <w:rPr>
            <w:rStyle w:val="aff"/>
            <w:rFonts w:eastAsia="MS Mincho"/>
            <w:color w:val="auto"/>
            <w:u w:val="none"/>
          </w:rPr>
          <w:t>1</w:t>
        </w:r>
        <w:r w:rsidR="00C602C5" w:rsidRPr="002256A9">
          <w:rPr>
            <w:rStyle w:val="aff"/>
            <w:rFonts w:eastAsia="MS Mincho"/>
            <w:color w:val="auto"/>
            <w:u w:val="none"/>
            <w:lang w:val="en-US"/>
          </w:rPr>
          <w:t>s</w:t>
        </w:r>
        <w:r w:rsidR="00C602C5" w:rsidRPr="002256A9">
          <w:rPr>
            <w:rStyle w:val="aff"/>
            <w:rFonts w:eastAsia="MS Mincho"/>
            <w:color w:val="auto"/>
            <w:u w:val="none"/>
          </w:rPr>
          <w:t>000</w:t>
        </w:r>
        <w:r w:rsidR="00C602C5" w:rsidRPr="002256A9">
          <w:rPr>
            <w:rStyle w:val="aff"/>
            <w:rFonts w:eastAsia="MS Mincho"/>
            <w:color w:val="auto"/>
            <w:u w:val="none"/>
            <w:lang w:val="en-US"/>
          </w:rPr>
          <w:t>MultidisciplineR</w:t>
        </w:r>
        <w:r w:rsidR="00C602C5" w:rsidRPr="002256A9">
          <w:rPr>
            <w:rStyle w:val="aff"/>
            <w:rFonts w:eastAsia="MS Mincho"/>
            <w:color w:val="auto"/>
            <w:u w:val="none"/>
          </w:rPr>
          <w:t>.</w:t>
        </w:r>
        <w:r w:rsidR="00C602C5" w:rsidRPr="002256A9">
          <w:rPr>
            <w:rStyle w:val="aff"/>
            <w:rFonts w:eastAsia="MS Mincho"/>
            <w:color w:val="auto"/>
            <w:u w:val="none"/>
            <w:lang w:val="en-US"/>
          </w:rPr>
          <w:t>pdf</w:t>
        </w:r>
      </w:hyperlink>
      <w:r w:rsidR="00C602C5" w:rsidRPr="001E28B3">
        <w:t xml:space="preserve">  стр. 38</w:t>
      </w:r>
    </w:p>
    <w:p w14:paraId="279CDC51" w14:textId="77777777" w:rsidR="00C602C5" w:rsidRPr="001E28B3" w:rsidRDefault="00C602C5" w:rsidP="00C602C5">
      <w:pPr>
        <w:pStyle w:val="a5"/>
        <w:jc w:val="both"/>
        <w:rPr>
          <w:lang w:eastAsia="ja-JP"/>
        </w:rPr>
      </w:pPr>
    </w:p>
    <w:p w14:paraId="47BCD183" w14:textId="38515E9A" w:rsidR="00C602C5" w:rsidRPr="00AA24AB" w:rsidRDefault="00C602C5" w:rsidP="002256A9">
      <w:pPr>
        <w:pStyle w:val="1"/>
        <w:spacing w:after="240"/>
        <w:rPr>
          <w:rFonts w:cs="Times New Roman"/>
          <w:color w:val="000000" w:themeColor="text1"/>
          <w:szCs w:val="24"/>
        </w:rPr>
      </w:pPr>
      <w:bookmarkStart w:id="338" w:name="_Toc115217966"/>
      <w:bookmarkStart w:id="339" w:name="_Toc159973318"/>
      <w:r w:rsidRPr="00AA24AB">
        <w:rPr>
          <w:rFonts w:cs="Times New Roman"/>
          <w:color w:val="000000" w:themeColor="text1"/>
          <w:szCs w:val="24"/>
        </w:rPr>
        <w:t>ДЕЙСТВИЕ У ЧЕЛОВЕКА</w:t>
      </w:r>
      <w:bookmarkEnd w:id="338"/>
      <w:bookmarkEnd w:id="339"/>
    </w:p>
    <w:p w14:paraId="31BE7BE0" w14:textId="77777777" w:rsidR="00C602C5" w:rsidRPr="00AA24AB" w:rsidRDefault="00C602C5" w:rsidP="002256A9">
      <w:pPr>
        <w:pStyle w:val="20"/>
        <w:numPr>
          <w:ilvl w:val="0"/>
          <w:numId w:val="0"/>
        </w:numPr>
        <w:rPr>
          <w:color w:val="000000" w:themeColor="text1"/>
          <w:szCs w:val="24"/>
        </w:rPr>
      </w:pPr>
      <w:bookmarkStart w:id="340" w:name="_Toc115217967"/>
      <w:bookmarkStart w:id="341" w:name="_Toc159973319"/>
      <w:r w:rsidRPr="00AA24AB">
        <w:rPr>
          <w:color w:val="000000" w:themeColor="text1"/>
          <w:szCs w:val="24"/>
        </w:rPr>
        <w:t>Введение и резюме</w:t>
      </w:r>
      <w:bookmarkEnd w:id="340"/>
      <w:bookmarkEnd w:id="341"/>
    </w:p>
    <w:p w14:paraId="73A3041B" w14:textId="46892E81" w:rsidR="00C602C5" w:rsidRPr="00843612" w:rsidRDefault="00C602C5" w:rsidP="00C602C5">
      <w:pPr>
        <w:ind w:firstLine="709"/>
        <w:jc w:val="both"/>
      </w:pPr>
      <w:bookmarkStart w:id="342" w:name="_Hlk113018996"/>
      <w:r w:rsidRPr="00843612">
        <w:t xml:space="preserve">Клинических исследований препарата </w:t>
      </w:r>
      <w:del w:id="343" w:author="Khasanova, Nailya" w:date="2024-09-23T08:28:00Z">
        <w:r w:rsidRPr="00843612" w:rsidDel="00814DBB">
          <w:rPr>
            <w:lang w:val="en-US"/>
          </w:rPr>
          <w:delText>DT</w:delText>
        </w:r>
        <w:r w:rsidRPr="00843612" w:rsidDel="00814DBB">
          <w:delText>-</w:delText>
        </w:r>
        <w:r w:rsidRPr="00843612" w:rsidDel="00814DBB">
          <w:rPr>
            <w:lang w:val="en-US"/>
          </w:rPr>
          <w:delText>AKL</w:delText>
        </w:r>
      </w:del>
      <w:ins w:id="344" w:author="Khasanova, Nailya" w:date="2024-09-23T08:28:00Z">
        <w:r w:rsidR="00814DBB">
          <w:rPr>
            <w:lang w:val="en-US"/>
          </w:rPr>
          <w:t>PT</w:t>
        </w:r>
        <w:r w:rsidR="00814DBB" w:rsidRPr="00502451">
          <w:rPr>
            <w:rPrChange w:id="345" w:author="Khasanova, Nailya" w:date="2024-10-17T07:08:00Z">
              <w:rPr>
                <w:lang w:val="en-US"/>
              </w:rPr>
            </w:rPrChange>
          </w:rPr>
          <w:t>-</w:t>
        </w:r>
        <w:r w:rsidR="00814DBB">
          <w:rPr>
            <w:lang w:val="en-US"/>
          </w:rPr>
          <w:t>AKL</w:t>
        </w:r>
      </w:ins>
      <w:r w:rsidRPr="00843612">
        <w:t xml:space="preserve">, капсулы 100 мг (АО «Р-Фарм», Россия) не проводилось. Так как препарат </w:t>
      </w:r>
      <w:del w:id="346" w:author="Khasanova, Nailya" w:date="2024-09-23T08:28:00Z">
        <w:r w:rsidRPr="00843612" w:rsidDel="00814DBB">
          <w:rPr>
            <w:lang w:val="en-US"/>
          </w:rPr>
          <w:delText>DT</w:delText>
        </w:r>
        <w:r w:rsidRPr="00843612" w:rsidDel="00814DBB">
          <w:delText>-</w:delText>
        </w:r>
        <w:r w:rsidRPr="00843612" w:rsidDel="00814DBB">
          <w:rPr>
            <w:lang w:val="en-US"/>
          </w:rPr>
          <w:delText>AKL</w:delText>
        </w:r>
      </w:del>
      <w:ins w:id="347" w:author="Khasanova, Nailya" w:date="2024-09-23T08:28:00Z">
        <w:r w:rsidR="00814DBB">
          <w:rPr>
            <w:lang w:val="en-US"/>
          </w:rPr>
          <w:t>PT</w:t>
        </w:r>
        <w:r w:rsidR="00814DBB" w:rsidRPr="00502451">
          <w:rPr>
            <w:rPrChange w:id="348" w:author="Khasanova, Nailya" w:date="2024-10-17T07:08:00Z">
              <w:rPr>
                <w:lang w:val="en-US"/>
              </w:rPr>
            </w:rPrChange>
          </w:rPr>
          <w:t>-</w:t>
        </w:r>
        <w:r w:rsidR="00814DBB">
          <w:rPr>
            <w:lang w:val="en-US"/>
          </w:rPr>
          <w:t>AKL</w:t>
        </w:r>
      </w:ins>
      <w:r w:rsidRPr="00843612">
        <w:rPr>
          <w:bCs/>
        </w:rPr>
        <w:t xml:space="preserve">, </w:t>
      </w:r>
      <w:r w:rsidRPr="00843612">
        <w:t xml:space="preserve">разработанный АО «Р-Фарм», Россия, представляет собой воспроизведенный препарат </w:t>
      </w:r>
      <w:r w:rsidRPr="00843612">
        <w:rPr>
          <w:bCs/>
        </w:rPr>
        <w:t xml:space="preserve">акалабрутиниба, </w:t>
      </w:r>
      <w:r w:rsidRPr="00843612">
        <w:t xml:space="preserve">ожидается, что его свойства будут идентичны свойствам оригинального препарата </w:t>
      </w:r>
      <w:r w:rsidRPr="00843612">
        <w:rPr>
          <w:color w:val="000000"/>
        </w:rPr>
        <w:t>Калквенс</w:t>
      </w:r>
      <w:r w:rsidRPr="00843612">
        <w:rPr>
          <w:color w:val="000000"/>
          <w:vertAlign w:val="superscript"/>
        </w:rPr>
        <w:t>®</w:t>
      </w:r>
      <w:r w:rsidRPr="00843612">
        <w:rPr>
          <w:color w:val="000000"/>
        </w:rPr>
        <w:t xml:space="preserve">, капсулы 100 мг </w:t>
      </w:r>
      <w:r w:rsidRPr="00843612">
        <w:t xml:space="preserve">(АстраЗенека АБ, Щвеция), которому </w:t>
      </w:r>
      <w:del w:id="349" w:author="Khasanova, Nailya" w:date="2024-09-23T08:28:00Z">
        <w:r w:rsidRPr="00843612" w:rsidDel="00814DBB">
          <w:rPr>
            <w:lang w:val="en-US"/>
          </w:rPr>
          <w:delText>DT</w:delText>
        </w:r>
        <w:r w:rsidRPr="00843612" w:rsidDel="00814DBB">
          <w:delText>-</w:delText>
        </w:r>
        <w:r w:rsidRPr="00843612" w:rsidDel="00814DBB">
          <w:rPr>
            <w:lang w:val="en-US"/>
          </w:rPr>
          <w:delText>AKL</w:delText>
        </w:r>
      </w:del>
      <w:ins w:id="350" w:author="Khasanova, Nailya" w:date="2024-09-23T08:28:00Z">
        <w:r w:rsidR="00814DBB">
          <w:rPr>
            <w:lang w:val="en-US"/>
          </w:rPr>
          <w:t>PT</w:t>
        </w:r>
        <w:r w:rsidR="00814DBB" w:rsidRPr="00502451">
          <w:rPr>
            <w:rPrChange w:id="351" w:author="Khasanova, Nailya" w:date="2024-10-17T07:08:00Z">
              <w:rPr>
                <w:lang w:val="en-US"/>
              </w:rPr>
            </w:rPrChange>
          </w:rPr>
          <w:t>-</w:t>
        </w:r>
        <w:r w:rsidR="00814DBB">
          <w:rPr>
            <w:lang w:val="en-US"/>
          </w:rPr>
          <w:t>AKL</w:t>
        </w:r>
      </w:ins>
      <w:r w:rsidRPr="00843612">
        <w:t xml:space="preserve"> </w:t>
      </w:r>
      <w:commentRangeStart w:id="352"/>
      <w:r w:rsidRPr="00843612">
        <w:t>полностью соответствует по качественному и количественному составу действующих и качественному составу вспомогательных веществ, а также по лекарственной форме и дозировке</w:t>
      </w:r>
      <w:commentRangeEnd w:id="352"/>
      <w:r w:rsidR="00637D4D">
        <w:rPr>
          <w:rStyle w:val="afb"/>
        </w:rPr>
        <w:commentReference w:id="352"/>
      </w:r>
      <w:r w:rsidRPr="00843612">
        <w:t xml:space="preserve">. </w:t>
      </w:r>
      <w:r w:rsidRPr="00843612">
        <w:rPr>
          <w:rFonts w:eastAsia="Calibri"/>
          <w:color w:val="000000" w:themeColor="text1"/>
        </w:rPr>
        <w:t xml:space="preserve">В связи с этим ниже приводятся данные об эффектах акалабрутиниба у человека, полученные в исследованиях препарата </w:t>
      </w:r>
      <w:r w:rsidRPr="00843612">
        <w:rPr>
          <w:color w:val="000000"/>
        </w:rPr>
        <w:t>Калквенс</w:t>
      </w:r>
      <w:r w:rsidRPr="00843612">
        <w:rPr>
          <w:color w:val="000000"/>
          <w:vertAlign w:val="superscript"/>
        </w:rPr>
        <w:t>®</w:t>
      </w:r>
      <w:r w:rsidRPr="00843612">
        <w:rPr>
          <w:rFonts w:eastAsia="Calibri"/>
          <w:color w:val="000000" w:themeColor="text1"/>
        </w:rPr>
        <w:t>.</w:t>
      </w:r>
      <w:r w:rsidRPr="00843612">
        <w:rPr>
          <w:rFonts w:eastAsiaTheme="minorEastAsia"/>
          <w:color w:val="000000" w:themeColor="text1"/>
        </w:rPr>
        <w:t xml:space="preserve"> К</w:t>
      </w:r>
      <w:r w:rsidRPr="00843612">
        <w:t xml:space="preserve">линических исследований лекарственного препарата </w:t>
      </w:r>
      <w:del w:id="353" w:author="Khasanova, Nailya" w:date="2024-09-23T08:28:00Z">
        <w:r w:rsidRPr="00843612" w:rsidDel="00814DBB">
          <w:rPr>
            <w:color w:val="000000" w:themeColor="text1"/>
            <w:lang w:val="en-US"/>
          </w:rPr>
          <w:delText>DT</w:delText>
        </w:r>
        <w:r w:rsidRPr="00843612" w:rsidDel="00814DBB">
          <w:rPr>
            <w:color w:val="000000" w:themeColor="text1"/>
          </w:rPr>
          <w:delText>-</w:delText>
        </w:r>
        <w:r w:rsidRPr="00843612" w:rsidDel="00814DBB">
          <w:rPr>
            <w:color w:val="000000" w:themeColor="text1"/>
            <w:lang w:val="en-US"/>
          </w:rPr>
          <w:delText>AKL</w:delText>
        </w:r>
      </w:del>
      <w:ins w:id="354" w:author="Khasanova, Nailya" w:date="2024-09-23T08:28:00Z">
        <w:r w:rsidR="00814DBB">
          <w:rPr>
            <w:color w:val="000000" w:themeColor="text1"/>
            <w:lang w:val="en-US"/>
          </w:rPr>
          <w:t>PT</w:t>
        </w:r>
        <w:r w:rsidR="00814DBB" w:rsidRPr="00502451">
          <w:rPr>
            <w:color w:val="000000" w:themeColor="text1"/>
            <w:rPrChange w:id="355" w:author="Khasanova, Nailya" w:date="2024-10-17T07:08:00Z">
              <w:rPr>
                <w:color w:val="000000" w:themeColor="text1"/>
                <w:lang w:val="en-US"/>
              </w:rPr>
            </w:rPrChange>
          </w:rPr>
          <w:t>-</w:t>
        </w:r>
        <w:r w:rsidR="00814DBB">
          <w:rPr>
            <w:color w:val="000000" w:themeColor="text1"/>
            <w:lang w:val="en-US"/>
          </w:rPr>
          <w:t>AKL</w:t>
        </w:r>
      </w:ins>
      <w:r w:rsidRPr="00843612">
        <w:t xml:space="preserve"> пока не проводилось.</w:t>
      </w:r>
    </w:p>
    <w:p w14:paraId="4FE187CE" w14:textId="77777777" w:rsidR="00C602C5" w:rsidRPr="00843612" w:rsidRDefault="00C602C5" w:rsidP="00C602C5">
      <w:pPr>
        <w:ind w:firstLine="708"/>
        <w:jc w:val="both"/>
      </w:pPr>
      <w:r w:rsidRPr="00843612">
        <w:rPr>
          <w:lang w:val="ru"/>
        </w:rPr>
        <w:t xml:space="preserve">Акалабрутиниб представляет собой селективный ингибитор тирозинкиназы Брутона (BTK). Акалабрутиниб и его активный метаболит АСР-5862 формируют ковалентную связь с цистеиновым остатком в активном центре BTK, что ведет к необратимой инактивации BTK с минимальными нецелевыми взаимодействиями </w:t>
      </w:r>
      <w:r w:rsidRPr="00843612">
        <w:fldChar w:fldCharType="begin"/>
      </w:r>
      <w:r w:rsidRPr="00843612">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843612">
        <w:fldChar w:fldCharType="separate"/>
      </w:r>
      <w:r w:rsidRPr="00843612">
        <w:t>[1]</w:t>
      </w:r>
      <w:r w:rsidRPr="00843612">
        <w:fldChar w:fldCharType="end"/>
      </w:r>
      <w:r w:rsidRPr="00843612">
        <w:t xml:space="preserve">.  </w:t>
      </w:r>
    </w:p>
    <w:p w14:paraId="1A23B764" w14:textId="77777777" w:rsidR="00C602C5" w:rsidRPr="00843612" w:rsidRDefault="00C602C5" w:rsidP="00C602C5">
      <w:pPr>
        <w:pStyle w:val="af3"/>
        <w:spacing w:before="0" w:beforeAutospacing="0" w:after="0" w:afterAutospacing="0"/>
        <w:ind w:firstLine="708"/>
        <w:jc w:val="both"/>
        <w:rPr>
          <w:color w:val="333333"/>
        </w:rPr>
      </w:pPr>
      <w:r w:rsidRPr="00843612">
        <w:rPr>
          <w:color w:val="333333"/>
        </w:rPr>
        <w:t>Фармакокинетика акалабрутиниба и его активного метаболита АСР-5862 была изучена в исследованиях с участием здоровых добровольцев и пациентов с В-клеточными лимфопролиферативными заболеваниями.</w:t>
      </w:r>
    </w:p>
    <w:p w14:paraId="673F2ABA" w14:textId="77777777" w:rsidR="00C602C5" w:rsidRPr="00843612" w:rsidRDefault="00C602C5" w:rsidP="00C602C5">
      <w:pPr>
        <w:tabs>
          <w:tab w:val="left" w:pos="567"/>
        </w:tabs>
        <w:jc w:val="both"/>
      </w:pPr>
      <w:r w:rsidRPr="00843612">
        <w:rPr>
          <w:lang w:val="ru"/>
        </w:rPr>
        <w:tab/>
        <w:t xml:space="preserve">В анализ популяционной фармакокинетики были включены данные 12 клинических исследований: 5 исследований фазы I у здоровых добровольцев (ACE-HV-001, -004, -112 и -113) и 8 исследований фазы Ib/II/III у пациентов с В-клеточными неоплазиями (ACE-CL-001, -CL-003, -CL-007, ACE-LY-002, -003, -004, -MY-001 и -WM-001). Объединенный массив данных для анализа включал данные по концентрациям в плазме крови акалабрутиниба и ACP-5862 (результаты анализа метаболитов отсутствовали во всех клинических исследованиях) и соответствующим контрольным переменным у 138 здоровых лиц и 575 лиц с В-клеточными неоплазиями. </w:t>
      </w:r>
    </w:p>
    <w:p w14:paraId="7D5712A2" w14:textId="77777777" w:rsidR="00C602C5" w:rsidRPr="00843612" w:rsidRDefault="00C602C5" w:rsidP="00C602C5">
      <w:pPr>
        <w:ind w:firstLine="709"/>
        <w:jc w:val="both"/>
        <w:rPr>
          <w:lang w:val="ru"/>
        </w:rPr>
      </w:pPr>
      <w:r w:rsidRPr="00843612">
        <w:rPr>
          <w:lang w:val="ru"/>
        </w:rPr>
        <w:t>Акалабрутиниб демонстрирует пропорциональность дозе, и как акалабрутиниб, так и ACP-5862 имеют практически линейную ФК в диапазоне доз от 75 до 250 мг</w:t>
      </w:r>
      <w:r w:rsidRPr="00843612">
        <w:t xml:space="preserve"> </w:t>
      </w:r>
      <w:r w:rsidRPr="00843612">
        <w:fldChar w:fldCharType="begin"/>
      </w:r>
      <w:r w:rsidRPr="00843612">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843612">
        <w:fldChar w:fldCharType="separate"/>
      </w:r>
      <w:r w:rsidRPr="00843612">
        <w:t>[2]</w:t>
      </w:r>
      <w:r w:rsidRPr="00843612">
        <w:fldChar w:fldCharType="end"/>
      </w:r>
      <w:r w:rsidRPr="00843612">
        <w:t>.</w:t>
      </w:r>
    </w:p>
    <w:p w14:paraId="1072D4BB" w14:textId="77777777" w:rsidR="00C602C5" w:rsidRPr="00843612" w:rsidRDefault="00C602C5" w:rsidP="00C602C5">
      <w:pPr>
        <w:pStyle w:val="af3"/>
        <w:spacing w:before="0" w:beforeAutospacing="0" w:after="0" w:afterAutospacing="0"/>
        <w:ind w:firstLine="708"/>
        <w:jc w:val="both"/>
        <w:rPr>
          <w:color w:val="333333"/>
        </w:rPr>
      </w:pPr>
      <w:r w:rsidRPr="00843612">
        <w:rPr>
          <w:color w:val="333333"/>
        </w:rPr>
        <w:t>По данным популяционного моделирования фармакокинетики, фармакокинетические показатели акалабрутиниба и АСР-5862 у пациентов с различными В-клеточными лимфопролиферативными заболеваниями существенно не различаются. У пациентов с В-клеточными лимфопролиферативными заболеваниями (в т. ч. мантийноклеточной лимфомой (МКЛ) и хроническим лимфоцитарным лейкозом (ХЛЛ)) геометрическое среднее суточной площади под кривой зависимости концентрации в плазме от времени для акалабрутиниба и АСР-5862 составило 1893 нг×ч/мл и 4091 нг×ч/мл, а C</w:t>
      </w:r>
      <w:r w:rsidRPr="00843612">
        <w:rPr>
          <w:color w:val="333333"/>
          <w:vertAlign w:val="subscript"/>
        </w:rPr>
        <w:t>max </w:t>
      </w:r>
      <w:r w:rsidRPr="00843612">
        <w:rPr>
          <w:color w:val="333333"/>
        </w:rPr>
        <w:t>акалабрутиниба в плазме - 466 нг/мл и 420 нг/мл, соответственно, при приеме препарата в рекомендуемой дозе 100 мг 2 раза/сут.</w:t>
      </w:r>
    </w:p>
    <w:p w14:paraId="2057B16C" w14:textId="77777777" w:rsidR="00C602C5" w:rsidRPr="00843612" w:rsidRDefault="00C602C5" w:rsidP="00C602C5">
      <w:pPr>
        <w:pStyle w:val="af3"/>
        <w:spacing w:before="0" w:beforeAutospacing="0" w:after="0" w:afterAutospacing="0"/>
        <w:ind w:firstLine="708"/>
        <w:jc w:val="both"/>
        <w:rPr>
          <w:color w:val="333333"/>
        </w:rPr>
      </w:pPr>
      <w:r w:rsidRPr="00843612">
        <w:rPr>
          <w:color w:val="333333"/>
        </w:rPr>
        <w:t>Медиана времени до достижения C</w:t>
      </w:r>
      <w:r w:rsidRPr="00843612">
        <w:rPr>
          <w:color w:val="333333"/>
          <w:vertAlign w:val="subscript"/>
        </w:rPr>
        <w:t>max</w:t>
      </w:r>
      <w:r w:rsidRPr="00843612">
        <w:rPr>
          <w:color w:val="333333"/>
        </w:rPr>
        <w:t> акалабрутиниба и АСР-5862 в плазме составила 0.75 ч и 1 ч соответственно. Абсолютная биодоступность препарата составила 25%.</w:t>
      </w:r>
    </w:p>
    <w:p w14:paraId="5F3E4B82" w14:textId="77777777" w:rsidR="00C602C5" w:rsidRPr="00843612" w:rsidRDefault="00C602C5" w:rsidP="00C602C5">
      <w:pPr>
        <w:pStyle w:val="af3"/>
        <w:spacing w:before="0" w:beforeAutospacing="0" w:after="0" w:afterAutospacing="0"/>
        <w:ind w:firstLine="708"/>
        <w:jc w:val="both"/>
        <w:rPr>
          <w:color w:val="333333"/>
        </w:rPr>
      </w:pPr>
      <w:r w:rsidRPr="00843612">
        <w:rPr>
          <w:color w:val="333333"/>
        </w:rPr>
        <w:t xml:space="preserve">Обратимое связывание с белками плазмы человека составило 97.5% для акалабрутиниба и 98.6% для АСР-5862. Среднее соотношение концентраций в крови и </w:t>
      </w:r>
      <w:r w:rsidRPr="00843612">
        <w:rPr>
          <w:color w:val="333333"/>
        </w:rPr>
        <w:lastRenderedPageBreak/>
        <w:t>плазме invitro составило 0.8 для акалабрутиниба и 0.7 для АСР-5862. Средний объем распределения акалабрутиниба в равновесном состоянии - приблизительно 34 л.</w:t>
      </w:r>
    </w:p>
    <w:p w14:paraId="73E39ACE" w14:textId="77777777" w:rsidR="00C602C5" w:rsidRPr="00843612" w:rsidRDefault="00C602C5" w:rsidP="00C602C5">
      <w:pPr>
        <w:pStyle w:val="af3"/>
        <w:spacing w:before="75" w:beforeAutospacing="0" w:after="75" w:afterAutospacing="0"/>
        <w:ind w:firstLine="708"/>
        <w:jc w:val="both"/>
        <w:rPr>
          <w:color w:val="333333"/>
        </w:rPr>
      </w:pPr>
      <w:r w:rsidRPr="00843612">
        <w:rPr>
          <w:color w:val="333333"/>
        </w:rPr>
        <w:t>Преимущественно подвергается метаболизму с участием изоферментов цитохрома СYР3А и в меньшей степени - посредством конъюгации с глутатионом и гидролиза амида.</w:t>
      </w:r>
    </w:p>
    <w:p w14:paraId="7DB6D634" w14:textId="77777777" w:rsidR="00C602C5" w:rsidRPr="00843612" w:rsidRDefault="00C602C5" w:rsidP="00C602C5">
      <w:pPr>
        <w:pStyle w:val="af3"/>
        <w:spacing w:before="75" w:beforeAutospacing="0" w:after="75" w:afterAutospacing="0"/>
        <w:jc w:val="both"/>
        <w:rPr>
          <w:color w:val="333333"/>
        </w:rPr>
      </w:pPr>
      <w:r w:rsidRPr="00843612">
        <w:rPr>
          <w:color w:val="333333"/>
        </w:rPr>
        <w:t xml:space="preserve">АСР-5862 является основным метаболитом в плазме крови, среднее геометрическое значение площади под кривой зависимости концентрации в плазме от времени которого приблизительно в 2-3 раза выше, чем акалабрутиниба. АСР-5862 приблизительно на 50% менее эффективно ингибирует </w:t>
      </w:r>
      <w:r>
        <w:rPr>
          <w:color w:val="333333"/>
        </w:rPr>
        <w:t>BTK</w:t>
      </w:r>
      <w:r w:rsidRPr="00843612">
        <w:rPr>
          <w:color w:val="333333"/>
        </w:rPr>
        <w:t>, чем акалабрутиниб.</w:t>
      </w:r>
    </w:p>
    <w:p w14:paraId="6A449561" w14:textId="77777777" w:rsidR="00C602C5" w:rsidRPr="00843612" w:rsidRDefault="00C602C5" w:rsidP="00C602C5">
      <w:pPr>
        <w:pStyle w:val="af3"/>
        <w:spacing w:before="0" w:beforeAutospacing="0" w:after="0" w:afterAutospacing="0"/>
        <w:ind w:firstLine="708"/>
        <w:jc w:val="both"/>
        <w:rPr>
          <w:color w:val="333333"/>
        </w:rPr>
      </w:pPr>
      <w:r w:rsidRPr="00843612">
        <w:rPr>
          <w:color w:val="333333"/>
        </w:rPr>
        <w:t>Акалабрутиниб является слабым ингибитором изоферментов цитохрома CYP3A4/5, CYP2C8 и CYP2C9, но не ингибирует CYP1A2, CYP2B6, CYP2C19, CYP2D6, UGT1A1 и UGT2B7. АСР-5862 является слабым ингибитором изоферментов цитохрома CYP2C8, CYP2C9 и CYP2C19, но не ингибирует CYP1A2, CYP2B6, CYP2D6, CYP3A4/5 UGT1А1 и UGT2B7 в условиях invitro. Акалабрутиниб является слабым индуктором мРНК изоферментов цитохрома CYP1A2, CYP2B6 и CYP3A4; АСР-5862 является слабым индуктором изоферментов цитохрома CYP3A4.</w:t>
      </w:r>
    </w:p>
    <w:p w14:paraId="64239A41" w14:textId="77777777" w:rsidR="00C602C5" w:rsidRPr="00843612" w:rsidRDefault="00C602C5" w:rsidP="00C602C5">
      <w:pPr>
        <w:pStyle w:val="af3"/>
        <w:spacing w:before="75" w:beforeAutospacing="0" w:after="75" w:afterAutospacing="0"/>
        <w:ind w:firstLine="708"/>
        <w:jc w:val="both"/>
        <w:rPr>
          <w:color w:val="333333"/>
        </w:rPr>
      </w:pPr>
      <w:r w:rsidRPr="00843612">
        <w:rPr>
          <w:color w:val="333333"/>
        </w:rPr>
        <w:t>При однократном приеме внутрь 100 мг акалабрутиниба, медиана T</w:t>
      </w:r>
      <w:r w:rsidRPr="00843612">
        <w:rPr>
          <w:color w:val="333333"/>
          <w:vertAlign w:val="subscript"/>
        </w:rPr>
        <w:t>1/2</w:t>
      </w:r>
      <w:r w:rsidRPr="00843612">
        <w:rPr>
          <w:color w:val="333333"/>
        </w:rPr>
        <w:t> составила 0.9 (от 0.6 до 2.8) ч, для АСР-5862 - 6.9 (от 2.7 до 9.1) ч. Средний установленный клиренс акалабрутиниба и АСР-5862 (CL/F) составил 70 л/ч и 13 л/ч соответственно; по данным популяционного фармакокинетического анализа, у здоровых добровольцев и пациентов отмечались одинаковые фармакокинетические параметры.</w:t>
      </w:r>
    </w:p>
    <w:p w14:paraId="44E19EA8" w14:textId="77777777" w:rsidR="00C602C5" w:rsidRPr="00843612" w:rsidRDefault="00C602C5" w:rsidP="00C602C5">
      <w:pPr>
        <w:pStyle w:val="af3"/>
        <w:spacing w:before="0" w:beforeAutospacing="0" w:after="0" w:afterAutospacing="0"/>
        <w:ind w:firstLine="708"/>
        <w:jc w:val="both"/>
        <w:rPr>
          <w:color w:val="333333"/>
        </w:rPr>
      </w:pPr>
      <w:r w:rsidRPr="00843612">
        <w:rPr>
          <w:color w:val="333333"/>
        </w:rPr>
        <w:t>При однократном приеме здоровыми добровольцами 100 мг акалабрутиниба, меченного радиоактивным изотопом </w:t>
      </w:r>
      <w:r w:rsidRPr="00843612">
        <w:rPr>
          <w:color w:val="333333"/>
          <w:vertAlign w:val="superscript"/>
        </w:rPr>
        <w:t>14</w:t>
      </w:r>
      <w:r w:rsidRPr="00843612">
        <w:rPr>
          <w:color w:val="333333"/>
        </w:rPr>
        <w:t>С, 84% принятой дозы выводилось через кишечник, 12% - через почки, и менее 2% выводилось в неизмененном виде через кишечник и через почки.</w:t>
      </w:r>
    </w:p>
    <w:p w14:paraId="1E907437" w14:textId="77777777" w:rsidR="00C602C5" w:rsidRPr="00843612" w:rsidRDefault="00C602C5" w:rsidP="00C602C5">
      <w:pPr>
        <w:tabs>
          <w:tab w:val="left" w:pos="567"/>
        </w:tabs>
        <w:jc w:val="both"/>
        <w:rPr>
          <w:lang w:val="ru"/>
        </w:rPr>
      </w:pPr>
      <w:r w:rsidRPr="00843612">
        <w:rPr>
          <w:lang w:val="ru"/>
        </w:rPr>
        <w:tab/>
        <w:t>По результатам анализа популяционной фармакокинетики, возраст (&gt;18 лет), пол, раса (европеоиды, афроамериканцы) и масса тела не оказывали клинически значимого влияния на ФК акалабрутиниба и его активного метаболита ACP-5862. Фармакокинетические исследования препарата Калквенс у пациентов младше 18 лет не проводились.</w:t>
      </w:r>
    </w:p>
    <w:p w14:paraId="26C72C03" w14:textId="77777777" w:rsidR="00C602C5" w:rsidRPr="00843612" w:rsidRDefault="00C602C5" w:rsidP="00C602C5">
      <w:pPr>
        <w:ind w:firstLine="708"/>
        <w:jc w:val="both"/>
        <w:rPr>
          <w:color w:val="333333"/>
        </w:rPr>
      </w:pPr>
      <w:r w:rsidRPr="00843612">
        <w:rPr>
          <w:color w:val="333333"/>
        </w:rPr>
        <w:t xml:space="preserve">Акалабрутиниб является высокоселективным ингибитором </w:t>
      </w:r>
      <w:r>
        <w:rPr>
          <w:color w:val="333333"/>
        </w:rPr>
        <w:t>BTK</w:t>
      </w:r>
      <w:r w:rsidRPr="00843612">
        <w:rPr>
          <w:color w:val="333333"/>
        </w:rPr>
        <w:t xml:space="preserve"> второго поколения, который не ингибирует другие тирозинкиназы, в частности EGF, поэтому клиническая эффективность препарата в проводимых исследованиях сопровождалась развитием меньшего количества внетаргетных эффектов, таких как кровотечения и аритмии.</w:t>
      </w:r>
    </w:p>
    <w:p w14:paraId="41F03440" w14:textId="77777777" w:rsidR="00C602C5" w:rsidRPr="00843612" w:rsidRDefault="00C602C5" w:rsidP="00C602C5">
      <w:pPr>
        <w:spacing w:after="75"/>
        <w:ind w:firstLine="708"/>
        <w:jc w:val="both"/>
        <w:rPr>
          <w:color w:val="333333"/>
        </w:rPr>
      </w:pPr>
      <w:r w:rsidRPr="00843612">
        <w:rPr>
          <w:color w:val="333333"/>
        </w:rPr>
        <w:t>Общий профиль безопасности акалабрутиниба основан на данных 1040 пациентов с онкогематологическими заболеваниями, получавших монотерапию акалабрутинибом. Наиболее частыми нежелательными лекарственными реакциями (≥20%) различной степени тяжести, отмеченными у пациентов, получавших акалабрутиниб, были инфекция, головная боль, диарея, кровоподтеки, боль в мышцах и костях, тошнота, утомляемость и сыпь.</w:t>
      </w:r>
    </w:p>
    <w:p w14:paraId="371147D4" w14:textId="77777777" w:rsidR="00C602C5" w:rsidRPr="00843612" w:rsidRDefault="00C602C5" w:rsidP="00C602C5">
      <w:pPr>
        <w:ind w:firstLine="708"/>
        <w:jc w:val="both"/>
        <w:rPr>
          <w:color w:val="333333"/>
        </w:rPr>
      </w:pPr>
      <w:r w:rsidRPr="00843612">
        <w:rPr>
          <w:color w:val="333333"/>
        </w:rPr>
        <w:t>Наиболее частыми (≥5%) нежелательными лекарственными реакциями ≥3 степени тяжести были инфекция (17.6%), нейтропения (14.2%) и анемия (7.8%). Из-за развития нежелательных явлений у 4.2% пациентов доза препарата была снижена, у 9.3% пациентов терапия была прекращена. Медиана интенсивности дозы составила 98.7%.</w:t>
      </w:r>
    </w:p>
    <w:p w14:paraId="2CFD5BEB" w14:textId="77777777" w:rsidR="00C602C5" w:rsidRPr="00843612" w:rsidRDefault="00C602C5" w:rsidP="00C602C5">
      <w:pPr>
        <w:ind w:firstLine="708"/>
        <w:jc w:val="both"/>
      </w:pPr>
      <w:r w:rsidRPr="00843612">
        <w:rPr>
          <w:lang w:val="ru"/>
        </w:rPr>
        <w:t xml:space="preserve">По результатам анализа фармакокинетики, включавшего данные по акалабрутинибу [ACP-5862], полученные у  участников с  почечной недостаточностью различных степеней, наблюдалась тенденция к незначительному росту уровня акалабрутиниба при снижении функции почек, но не метаболита ACP-5862, но статистически значимого влияния функции </w:t>
      </w:r>
      <w:r w:rsidRPr="00843612">
        <w:rPr>
          <w:lang w:val="ru"/>
        </w:rPr>
        <w:lastRenderedPageBreak/>
        <w:t>почек на клиренс выявлено не было. В клинические исследования не включались лица с показателем eGFR &lt;30 мл/мин/1,73 м</w:t>
      </w:r>
      <w:r w:rsidRPr="00843612">
        <w:rPr>
          <w:vertAlign w:val="superscript"/>
          <w:lang w:val="ru"/>
        </w:rPr>
        <w:t>2</w:t>
      </w:r>
      <w:r w:rsidRPr="00843612">
        <w:rPr>
          <w:lang w:val="ru"/>
        </w:rPr>
        <w:t>, акалабрутиниб может назначаться пациентам с легкой и умеренной почечной недостаточностью (eGFR &gt;30 мл/мин) без коррекции дозы.</w:t>
      </w:r>
    </w:p>
    <w:p w14:paraId="0EBC204A" w14:textId="11EB0AED" w:rsidR="00C602C5" w:rsidRPr="00843612" w:rsidRDefault="00C602C5" w:rsidP="00C602C5">
      <w:pPr>
        <w:tabs>
          <w:tab w:val="left" w:pos="567"/>
        </w:tabs>
        <w:jc w:val="both"/>
        <w:rPr>
          <w:lang w:val="ru"/>
        </w:rPr>
      </w:pPr>
      <w:r w:rsidRPr="00843612">
        <w:tab/>
      </w:r>
      <w:r w:rsidRPr="00843612">
        <w:rPr>
          <w:lang w:val="ru"/>
        </w:rPr>
        <w:t>По результатам анализа популяционной фармакокинетики не выявлено клинически значимых различий в ФК у 408 лиц с легкой почечной недостаточностью (рСКФ от 60 до 89 мл/мин/1,73м</w:t>
      </w:r>
      <w:r w:rsidRPr="00843612">
        <w:rPr>
          <w:vertAlign w:val="superscript"/>
          <w:lang w:val="ru"/>
        </w:rPr>
        <w:t>2</w:t>
      </w:r>
      <w:r w:rsidRPr="00843612">
        <w:rPr>
          <w:lang w:val="ru"/>
        </w:rPr>
        <w:t xml:space="preserve"> с расчетом на основе «Изменения диеты при заболеваниях почек» (MDRD)), 109 лиц с почечной недостаточностью средней тяжести (рСКФ от 30 до 59 мл/мин/1,73м</w:t>
      </w:r>
      <w:r w:rsidRPr="00843612">
        <w:rPr>
          <w:vertAlign w:val="superscript"/>
          <w:lang w:val="ru"/>
        </w:rPr>
        <w:t>2</w:t>
      </w:r>
      <w:r w:rsidRPr="00843612">
        <w:rPr>
          <w:lang w:val="ru"/>
        </w:rPr>
        <w:t>) по сравнению с 192 лицами с нормальной функцией почек (рСКФ ≥ 90 мл/мин/1,73м</w:t>
      </w:r>
      <w:r w:rsidRPr="00843612">
        <w:rPr>
          <w:vertAlign w:val="superscript"/>
          <w:lang w:val="ru"/>
        </w:rPr>
        <w:t>2</w:t>
      </w:r>
      <w:r w:rsidRPr="00843612">
        <w:rPr>
          <w:lang w:val="ru"/>
        </w:rPr>
        <w:t>). ФК акалабрутиниба не изучалась у пациентов с тяжелой почечной недостаточностью (рСКФ менее 29 мл/мин/1,73 м</w:t>
      </w:r>
      <w:r w:rsidRPr="00843612">
        <w:rPr>
          <w:vertAlign w:val="superscript"/>
          <w:lang w:val="ru"/>
        </w:rPr>
        <w:t>2</w:t>
      </w:r>
      <w:r w:rsidRPr="00843612">
        <w:rPr>
          <w:lang w:val="ru"/>
        </w:rPr>
        <w:t>) или почечной недостаточностью, требующей проведения диализа. При уровне креатинина, превышающем в 2,5 раза институциональную ВГН, пациенты не включались в клинические исследования</w:t>
      </w:r>
      <w:r w:rsidR="00CC6324">
        <w:rPr>
          <w:lang w:val="ru"/>
        </w:rPr>
        <w:t>.</w:t>
      </w:r>
    </w:p>
    <w:p w14:paraId="622F6928" w14:textId="77777777" w:rsidR="00C602C5" w:rsidRPr="00843612" w:rsidRDefault="00C602C5" w:rsidP="00C602C5">
      <w:pPr>
        <w:tabs>
          <w:tab w:val="left" w:pos="567"/>
        </w:tabs>
        <w:jc w:val="both"/>
        <w:rPr>
          <w:lang w:val="ru"/>
        </w:rPr>
      </w:pPr>
      <w:r w:rsidRPr="00843612">
        <w:rPr>
          <w:lang w:val="ru"/>
        </w:rPr>
        <w:tab/>
        <w:t>Акалабрутиниб метаболизируется в печени. По результатам анализа популяционной фармакокинетики не выявлено клинически значимых различий между пациентами с легкой (n = 79) или умеренной (n = 6) печеночной недостаточностью (общий билирубин — от 1,5 до 3 раз выше ВГН и любой уровень АСТ) по сравнению с пациентами с нормальной (n = 613) печеночной функцией (общий билирубин и АСТ в пределах ВГН).</w:t>
      </w:r>
    </w:p>
    <w:p w14:paraId="4FE21F2A" w14:textId="77777777" w:rsidR="00C602C5" w:rsidRPr="00843612" w:rsidRDefault="00C602C5" w:rsidP="00C602C5">
      <w:pPr>
        <w:tabs>
          <w:tab w:val="left" w:pos="567"/>
        </w:tabs>
        <w:jc w:val="both"/>
        <w:rPr>
          <w:lang w:val="ru"/>
        </w:rPr>
      </w:pPr>
      <w:r w:rsidRPr="00843612">
        <w:rPr>
          <w:lang w:val="ru"/>
        </w:rPr>
        <w:tab/>
        <w:t>Акалабрутиниб не рекомендуется применять при тяжелой печеночной недостаточности, но он может назначаться без коррекции дозы пациентам с легкой и умеренной печеночной недостаточностью; риск повышения концентрации акалабрутиниба у пациентов с умеренной печеночной недостаточностью, имеющих нарушения маркеров способности к выведению препаратов, был проанализирован у двух пациентов из когорт с умеренной печеночной недостаточностью (класс B по Чайлд–Пью), имеющих нарушения в отношении альбумина, и двух пациентов из когорт с тяжелой печеночной недостаточностью, наиболее близких к классификации класс B по Чайлд–Пью.</w:t>
      </w:r>
    </w:p>
    <w:p w14:paraId="30D25CDC" w14:textId="77777777" w:rsidR="00C602C5" w:rsidRDefault="00C602C5" w:rsidP="00C602C5">
      <w:pPr>
        <w:tabs>
          <w:tab w:val="left" w:pos="567"/>
        </w:tabs>
        <w:jc w:val="both"/>
        <w:rPr>
          <w:lang w:val="ru"/>
        </w:rPr>
      </w:pPr>
      <w:r w:rsidRPr="00843612">
        <w:rPr>
          <w:lang w:val="ru"/>
        </w:rPr>
        <w:tab/>
        <w:t>По данным доклинических исследований, акалабрутиниб не обладает тератогенностью, но обладает эмбриональной/фетальной токсичностью. Поэтому его не следует применять во время беременности, а пациенткам, способным к деторождению, следует рекомендовать избегать беременности.</w:t>
      </w:r>
    </w:p>
    <w:p w14:paraId="11412C28" w14:textId="77777777" w:rsidR="00C602C5" w:rsidRDefault="00C602C5" w:rsidP="00C602C5">
      <w:pPr>
        <w:tabs>
          <w:tab w:val="left" w:pos="567"/>
        </w:tabs>
        <w:jc w:val="both"/>
        <w:rPr>
          <w:color w:val="333333"/>
        </w:rPr>
      </w:pPr>
      <w:r>
        <w:rPr>
          <w:lang w:val="ru"/>
        </w:rPr>
        <w:tab/>
      </w:r>
      <w:r w:rsidRPr="00843612">
        <w:rPr>
          <w:color w:val="333333"/>
        </w:rPr>
        <w:t>Акалабрутиниб показал статистически достоверное и клинически значимое улучшение выживаемости без прогрессирования (ВБП) в ключевом исследовании препарата в терапии 1 линии ХЛЛ ELEVATE-TN  у пациентов, получавших препарат в комбинации с обинутузумабом или в монотерапии, по сравнению со стандартной терапией. Риск прогрессирования заболевания или летального исхода в группе комбинированной терапии акалабрутинибом снизился на 90% (ОР 0,10: 95% ДИ 0,06-0,17, p&lt;0,0001), а в группе монотерапии акалабрутинибом – на 80% (ОР 0,20; 95% ДИ 0,13-0,30, p&lt;0,0001).</w:t>
      </w:r>
      <w:r w:rsidRPr="00843612">
        <w:rPr>
          <w:color w:val="333333"/>
          <w:vertAlign w:val="superscript"/>
        </w:rPr>
        <w:t>3</w:t>
      </w:r>
      <w:r w:rsidRPr="00843612">
        <w:rPr>
          <w:color w:val="333333"/>
        </w:rPr>
        <w:t xml:space="preserve"> В исследовании ASCEND (р/р ХЛЛ) препарат также продемонстрировал высокую эффективность в сравнении с режимами иделалисиб с ритуксимабом и бендамустин с ритуксимабом: расчетная 12-месячная выживаемость без прогрессирования составила 88%, относительное снижение риска прогрессии или смерти составило 69%, 12-месячная общая выживаемость составила 94% </w:t>
      </w:r>
      <w:r w:rsidRPr="00843612">
        <w:fldChar w:fldCharType="begin"/>
      </w:r>
      <w:r w:rsidRPr="00843612">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843612">
        <w:fldChar w:fldCharType="separate"/>
      </w:r>
      <w:r w:rsidRPr="00843612">
        <w:t>[3]</w:t>
      </w:r>
      <w:r w:rsidRPr="00843612">
        <w:fldChar w:fldCharType="end"/>
      </w:r>
      <w:r w:rsidRPr="00843612">
        <w:rPr>
          <w:color w:val="333333"/>
        </w:rPr>
        <w:t>.</w:t>
      </w:r>
    </w:p>
    <w:p w14:paraId="0C47B1E8" w14:textId="77777777" w:rsidR="00C602C5" w:rsidRPr="00AA24AB" w:rsidRDefault="00C602C5" w:rsidP="00C602C5">
      <w:pPr>
        <w:tabs>
          <w:tab w:val="left" w:pos="567"/>
        </w:tabs>
        <w:jc w:val="both"/>
      </w:pPr>
      <w:r>
        <w:rPr>
          <w:color w:val="333333"/>
        </w:rPr>
        <w:tab/>
      </w:r>
      <w:r w:rsidRPr="00843612">
        <w:rPr>
          <w:color w:val="333333"/>
        </w:rPr>
        <w:t xml:space="preserve">Исследование ACE-LY-004 являлось регистрационным для показания р/р МКЛ. Применение акалабрутиниба у пациентов с данной патологией обеспечило высокую частоту длительных ответов (частота общего ответа составила 81%, а к 12-му месяцу длительность ответа составила 72%), оцениваемая 12-месячная общая выживаемость составила 87%, а медиана ВБП не достигнута </w:t>
      </w:r>
      <w:r w:rsidRPr="00843612">
        <w:fldChar w:fldCharType="begin"/>
      </w:r>
      <w:r w:rsidRPr="00843612">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843612">
        <w:fldChar w:fldCharType="separate"/>
      </w:r>
      <w:r w:rsidRPr="00843612">
        <w:t>[4]</w:t>
      </w:r>
      <w:r w:rsidRPr="00843612">
        <w:fldChar w:fldCharType="end"/>
      </w:r>
      <w:r w:rsidRPr="00843612">
        <w:rPr>
          <w:color w:val="333333"/>
        </w:rPr>
        <w:t>.</w:t>
      </w:r>
    </w:p>
    <w:p w14:paraId="3580CDAD" w14:textId="7A2712D3" w:rsidR="00C602C5" w:rsidRPr="00AA24AB" w:rsidRDefault="00C602C5" w:rsidP="00C602C5">
      <w:pPr>
        <w:pStyle w:val="20"/>
        <w:rPr>
          <w:color w:val="000000" w:themeColor="text1"/>
          <w:szCs w:val="24"/>
        </w:rPr>
      </w:pPr>
      <w:bookmarkStart w:id="356" w:name="_Toc112014978"/>
      <w:bookmarkStart w:id="357" w:name="_Toc115217968"/>
      <w:bookmarkStart w:id="358" w:name="_Toc159973320"/>
      <w:r w:rsidRPr="00AA24AB">
        <w:rPr>
          <w:color w:val="000000" w:themeColor="text1"/>
          <w:szCs w:val="24"/>
        </w:rPr>
        <w:lastRenderedPageBreak/>
        <w:t>Фармакокинетика и фармакодинамика у человека</w:t>
      </w:r>
      <w:bookmarkEnd w:id="356"/>
      <w:bookmarkEnd w:id="357"/>
      <w:bookmarkEnd w:id="358"/>
    </w:p>
    <w:p w14:paraId="295F28C3" w14:textId="77777777" w:rsidR="00C602C5" w:rsidRPr="00810ED3" w:rsidRDefault="00C602C5" w:rsidP="00C602C5">
      <w:pPr>
        <w:spacing w:before="240" w:after="240"/>
        <w:outlineLvl w:val="2"/>
        <w:rPr>
          <w:b/>
          <w:color w:val="000000" w:themeColor="text1"/>
        </w:rPr>
      </w:pPr>
      <w:bookmarkStart w:id="359" w:name="_Toc112014979"/>
      <w:bookmarkStart w:id="360" w:name="_Toc115217969"/>
      <w:bookmarkStart w:id="361" w:name="_Toc159973321"/>
      <w:bookmarkEnd w:id="342"/>
      <w:r w:rsidRPr="00AA24AB">
        <w:rPr>
          <w:b/>
          <w:color w:val="000000" w:themeColor="text1"/>
        </w:rPr>
        <w:t>4.1.1. Фармакокинетика</w:t>
      </w:r>
      <w:bookmarkEnd w:id="359"/>
      <w:bookmarkEnd w:id="360"/>
      <w:bookmarkEnd w:id="361"/>
    </w:p>
    <w:p w14:paraId="42AB7C2F" w14:textId="77777777" w:rsidR="00C602C5" w:rsidRPr="00807C74" w:rsidRDefault="00C602C5" w:rsidP="00C602C5">
      <w:pPr>
        <w:tabs>
          <w:tab w:val="left" w:pos="567"/>
        </w:tabs>
        <w:jc w:val="both"/>
        <w:rPr>
          <w:rFonts w:asciiTheme="majorBidi" w:hAnsiTheme="majorBidi" w:cstheme="majorBidi"/>
        </w:rPr>
      </w:pPr>
      <w:r>
        <w:rPr>
          <w:rFonts w:asciiTheme="majorBidi" w:hAnsiTheme="majorBidi" w:cstheme="majorBidi"/>
          <w:sz w:val="18"/>
          <w:lang w:val="ru"/>
        </w:rPr>
        <w:tab/>
      </w:r>
      <w:r w:rsidRPr="00807C74">
        <w:rPr>
          <w:rFonts w:asciiTheme="majorBidi" w:hAnsiTheme="majorBidi" w:cstheme="majorBidi"/>
          <w:lang w:val="ru"/>
        </w:rPr>
        <w:t>Концентрации акалабрутиниба и его метаболита ACP-5862 в плазме и моче определяли методами ЖХ-МС/МС. Во всех исследованиях, где применялась богатая выборка, проводился стандартный некомпартментный анализ.</w:t>
      </w:r>
    </w:p>
    <w:p w14:paraId="47C7EB85" w14:textId="77777777" w:rsidR="00C602C5" w:rsidRPr="00807C74" w:rsidRDefault="00C602C5" w:rsidP="00C602C5">
      <w:pPr>
        <w:tabs>
          <w:tab w:val="left" w:pos="567"/>
        </w:tabs>
        <w:jc w:val="both"/>
        <w:rPr>
          <w:rFonts w:asciiTheme="majorBidi" w:hAnsiTheme="majorBidi" w:cstheme="majorBidi"/>
        </w:rPr>
      </w:pPr>
      <w:r w:rsidRPr="00807C74">
        <w:rPr>
          <w:rFonts w:asciiTheme="majorBidi" w:hAnsiTheme="majorBidi" w:cstheme="majorBidi"/>
        </w:rPr>
        <w:tab/>
      </w:r>
      <w:r w:rsidRPr="00807C74">
        <w:rPr>
          <w:rFonts w:asciiTheme="majorBidi" w:hAnsiTheme="majorBidi" w:cstheme="majorBidi"/>
          <w:lang w:val="ru"/>
        </w:rPr>
        <w:t>В целях прогнозирования потенциала МЛВ между акалабрутинибом и модуляторами CYP3A выполнялись моделирование PBPK и симуляции с использованием программного обеспечения Simcyp, включая влияние на активный метаболит ACP-5862, а также с целью оценить потенциал ингибирования акалабрутинибом и ACP-5862 субстратов CYP3A4 или CYP2C8.</w:t>
      </w:r>
    </w:p>
    <w:p w14:paraId="5BA31BFD" w14:textId="77777777" w:rsidR="00C602C5" w:rsidRPr="00807C74" w:rsidRDefault="00C602C5" w:rsidP="00C602C5">
      <w:pPr>
        <w:tabs>
          <w:tab w:val="left" w:pos="567"/>
        </w:tabs>
        <w:jc w:val="both"/>
        <w:rPr>
          <w:rFonts w:asciiTheme="majorBidi" w:hAnsiTheme="majorBidi" w:cstheme="majorBidi"/>
        </w:rPr>
      </w:pPr>
      <w:r w:rsidRPr="00807C74">
        <w:rPr>
          <w:rFonts w:asciiTheme="majorBidi" w:hAnsiTheme="majorBidi" w:cstheme="majorBidi"/>
          <w:lang w:val="ru"/>
        </w:rPr>
        <w:tab/>
        <w:t>Проведен анализ популяционной фармакокинетики с целью описания фармакокинетики акалабрутиниба и ACP-5862 у здоровых лиц и лиц с В-клеточными неоплазиями, включая ХЛЛ, и определения эффекта контрольных переменных на ФК параметры, проведения отдельных эмпирических байесовских оценок и оценки концентрации акалабрутиниба/ACP-5862 для последующего анализа «концентрация-эффективность» и «концентрация-безопасность» у лиц с В-клеточными неоплазиями.</w:t>
      </w:r>
    </w:p>
    <w:p w14:paraId="1B75AE7A" w14:textId="77777777" w:rsidR="00C602C5" w:rsidRPr="00807C74" w:rsidRDefault="00C602C5" w:rsidP="00C602C5">
      <w:pPr>
        <w:tabs>
          <w:tab w:val="left" w:pos="567"/>
        </w:tabs>
        <w:jc w:val="both"/>
        <w:rPr>
          <w:rFonts w:asciiTheme="majorBidi" w:hAnsiTheme="majorBidi" w:cstheme="majorBidi"/>
        </w:rPr>
      </w:pPr>
      <w:r w:rsidRPr="00807C74">
        <w:rPr>
          <w:rFonts w:asciiTheme="majorBidi" w:hAnsiTheme="majorBidi" w:cstheme="majorBidi"/>
        </w:rPr>
        <w:tab/>
      </w:r>
      <w:r w:rsidRPr="00807C74">
        <w:rPr>
          <w:rFonts w:asciiTheme="majorBidi" w:hAnsiTheme="majorBidi" w:cstheme="majorBidi"/>
          <w:lang w:val="ru"/>
        </w:rPr>
        <w:t>Данные по соотношению «концентрация-время» для акалабрутиниба наилучшим образом описывались двухкомпартментной структурной моделью с абсорбцией транзитной цепи (5 транзитных камер и абсорбция первого порядка) и линейной элиминацией. Модель была параметризована в терминах MTT, Ka, CL/F, Vc/F, видимого межкамерного клиренса (Q/F) и Vp/F. Дисперсия между событиями (BOV) учитывалась для параметров МТТ и F1, а изменчивость в группе пациентов/межсубъектная вариабельность (BSV) оценивалась для параметров CL/F, Vc/F и Vp/F. Расчетные популяционные средние значения CL/F, Vc/F, Q/F, Vp/F, MTT и Ka составили: 133,7 л/ч, 30,95 л, 20,93 л/ч, 109,5 л, 0,4587 ч и 1,478 ч-1, соответственно. Показатель BSV для параметров CL/F, Vc/F и Vp/F составил 24 (% коэффициента вариации [КВ]), 270 (%КВ) и 34 (%КВ), соответственно. Показатель BOV для параметров МТТ и F1 составил 118 (%КВ) и 56 (%КВ), соответственно.</w:t>
      </w:r>
    </w:p>
    <w:p w14:paraId="0CB33193" w14:textId="77777777" w:rsidR="00C602C5" w:rsidRPr="00807C74" w:rsidRDefault="00C602C5" w:rsidP="00C602C5">
      <w:pPr>
        <w:tabs>
          <w:tab w:val="left" w:pos="567"/>
        </w:tabs>
        <w:jc w:val="both"/>
        <w:rPr>
          <w:rFonts w:asciiTheme="majorBidi" w:hAnsiTheme="majorBidi" w:cstheme="majorBidi"/>
        </w:rPr>
      </w:pPr>
      <w:r w:rsidRPr="00807C74">
        <w:rPr>
          <w:rFonts w:asciiTheme="majorBidi" w:hAnsiTheme="majorBidi" w:cstheme="majorBidi"/>
          <w:lang w:val="ru"/>
        </w:rPr>
        <w:tab/>
        <w:t>Данные по соотношению «концентрация-время» для ACP-5862 наилучшим образом описывались двухкомпартментной структурной моделью с производительностью первого порядка на уровне 0,4*CL/F и линейной элиминацией. Модель была параметризована в терминах наблюдаемого клиренса (CLM/F), наблюдаемого объема центральной камеры (VcM/F), наблюдаемого межкамерного клиренса (QM/F) и наблюдаемого объема периферической камеры (VpM/F). Показатель BSV оценивали по всем четырем параметрам. Расчетные популяционные значения параметров CLM/F, VcM/F, QM/F и VpM/F составили: 21,7 л/ч, 22,6 л, 26,7 л/ч и 89,2 л, соответственно. Показатель BSV по параметрам CLM/F, VcM/F, QM/F и VpM/F составил: 12 (%КВ), 47 (%КВ), 41 (%КВ) и 19 (%КВ), соответственно.</w:t>
      </w:r>
    </w:p>
    <w:p w14:paraId="5181912B" w14:textId="77777777" w:rsidR="00C602C5" w:rsidRPr="00B05213" w:rsidRDefault="00C602C5" w:rsidP="00C602C5">
      <w:pPr>
        <w:tabs>
          <w:tab w:val="left" w:pos="567"/>
        </w:tabs>
        <w:jc w:val="both"/>
        <w:rPr>
          <w:rFonts w:asciiTheme="majorBidi" w:hAnsiTheme="majorBidi" w:cstheme="majorBidi"/>
        </w:rPr>
      </w:pPr>
      <w:r w:rsidRPr="00807C74">
        <w:rPr>
          <w:rFonts w:asciiTheme="majorBidi" w:hAnsiTheme="majorBidi" w:cstheme="majorBidi"/>
        </w:rPr>
        <w:tab/>
      </w:r>
      <w:r w:rsidRPr="00807C74">
        <w:rPr>
          <w:rFonts w:asciiTheme="majorBidi" w:hAnsiTheme="majorBidi" w:cstheme="majorBidi"/>
          <w:lang w:val="ru"/>
        </w:rPr>
        <w:t>Ингибиторы протонной помпы (ИПП) были включены в F1 в качестве контрольной переменной. Исходный балл по шкале ECOG и состояние здоровья были включены в качестве контрольных переменных для параметра CL/F. Кроме того, состояние здоровья включали в качестве контрольной переменной по параметру Vp/F</w:t>
      </w:r>
      <w:r>
        <w:rPr>
          <w:rFonts w:asciiTheme="majorBidi" w:hAnsiTheme="majorBidi" w:cstheme="majorBidi"/>
          <w:lang w:val="ru"/>
        </w:rPr>
        <w:t xml:space="preserve"> </w:t>
      </w:r>
      <w:r w:rsidRPr="00843612">
        <w:fldChar w:fldCharType="begin"/>
      </w:r>
      <w:r w:rsidRPr="00843612">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843612">
        <w:fldChar w:fldCharType="separate"/>
      </w:r>
      <w:r>
        <w:t>[2</w:t>
      </w:r>
      <w:r w:rsidRPr="00843612">
        <w:t>]</w:t>
      </w:r>
      <w:r w:rsidRPr="00843612">
        <w:fldChar w:fldCharType="end"/>
      </w:r>
      <w:r w:rsidRPr="00843612">
        <w:rPr>
          <w:color w:val="333333"/>
        </w:rPr>
        <w:t>.</w:t>
      </w:r>
    </w:p>
    <w:p w14:paraId="72AB045F" w14:textId="77777777" w:rsidR="00C602C5" w:rsidRPr="00AA24AB" w:rsidRDefault="00C602C5" w:rsidP="00C602C5">
      <w:pPr>
        <w:spacing w:before="240" w:after="240"/>
        <w:jc w:val="both"/>
        <w:rPr>
          <w:b/>
          <w:i/>
        </w:rPr>
      </w:pPr>
      <w:r w:rsidRPr="00AA24AB">
        <w:rPr>
          <w:b/>
          <w:i/>
          <w:color w:val="000000"/>
        </w:rPr>
        <w:t>Всасывание</w:t>
      </w:r>
    </w:p>
    <w:p w14:paraId="25D3A3FA" w14:textId="77777777" w:rsidR="00C602C5" w:rsidRDefault="00C602C5" w:rsidP="00C602C5">
      <w:pPr>
        <w:tabs>
          <w:tab w:val="left" w:pos="567"/>
        </w:tabs>
        <w:jc w:val="both"/>
        <w:rPr>
          <w:rFonts w:asciiTheme="majorBidi" w:hAnsiTheme="majorBidi" w:cstheme="majorBidi"/>
        </w:rPr>
      </w:pPr>
      <w:bookmarkStart w:id="362" w:name="_Toc52190578"/>
      <w:r>
        <w:rPr>
          <w:rFonts w:asciiTheme="majorBidi" w:hAnsiTheme="majorBidi" w:cstheme="majorBidi"/>
          <w:lang w:val="ru"/>
        </w:rPr>
        <w:lastRenderedPageBreak/>
        <w:tab/>
      </w:r>
      <w:r w:rsidRPr="00B05213">
        <w:rPr>
          <w:rFonts w:asciiTheme="majorBidi" w:hAnsiTheme="majorBidi" w:cstheme="majorBidi"/>
          <w:lang w:val="ru"/>
        </w:rPr>
        <w:t>Абсолютная биодоступность акалабрутиниба после однократной пероральной дозы 100 мг составила 25,3% (диапазон от 20,7% до 31,3% у отдельных участников) (исследование ACE-HV-009).</w:t>
      </w:r>
    </w:p>
    <w:p w14:paraId="43468436" w14:textId="77777777" w:rsidR="00C602C5" w:rsidRDefault="00C602C5" w:rsidP="00C602C5">
      <w:pPr>
        <w:tabs>
          <w:tab w:val="left" w:pos="567"/>
        </w:tabs>
        <w:jc w:val="both"/>
        <w:rPr>
          <w:rFonts w:asciiTheme="majorBidi" w:hAnsiTheme="majorBidi" w:cstheme="majorBidi"/>
        </w:rPr>
      </w:pPr>
      <w:r>
        <w:rPr>
          <w:rFonts w:asciiTheme="majorBidi" w:hAnsiTheme="majorBidi" w:cstheme="majorBidi"/>
        </w:rPr>
        <w:tab/>
      </w:r>
      <w:r w:rsidRPr="00B05213">
        <w:rPr>
          <w:rFonts w:asciiTheme="majorBidi" w:hAnsiTheme="majorBidi" w:cstheme="majorBidi"/>
          <w:lang w:val="ru"/>
        </w:rPr>
        <w:t>Всасывание акалабрутиниба происходит быстро, максимальная концентрация в плазме крови наступает, как правило, через 0,5–1,5 часа после приема однократной и повторных доз.</w:t>
      </w:r>
    </w:p>
    <w:p w14:paraId="034AF605" w14:textId="77777777" w:rsidR="00C602C5" w:rsidRPr="00B05213" w:rsidRDefault="00C602C5" w:rsidP="00C602C5">
      <w:pPr>
        <w:tabs>
          <w:tab w:val="left" w:pos="567"/>
        </w:tabs>
        <w:jc w:val="both"/>
        <w:rPr>
          <w:rFonts w:asciiTheme="majorBidi" w:hAnsiTheme="majorBidi" w:cstheme="majorBidi"/>
        </w:rPr>
      </w:pPr>
      <w:r w:rsidRPr="00B05213">
        <w:rPr>
          <w:rFonts w:asciiTheme="majorBidi" w:hAnsiTheme="majorBidi" w:cstheme="majorBidi"/>
        </w:rPr>
        <w:tab/>
      </w:r>
      <w:r w:rsidRPr="00B05213">
        <w:rPr>
          <w:rFonts w:asciiTheme="majorBidi" w:hAnsiTheme="majorBidi" w:cstheme="majorBidi"/>
          <w:lang w:val="ru"/>
        </w:rPr>
        <w:t xml:space="preserve">Если судить по растворимости в водной среде в физиологическом диапазоне рН, то акалабрутиниб обладает низкой растворимостью, однако в кислой среде с показателем рН 4 растворимость оказывается высокой (например, при нормальном желудочном рН) </w:t>
      </w:r>
      <w:r w:rsidRPr="00B05213">
        <w:fldChar w:fldCharType="begin"/>
      </w:r>
      <w:r w:rsidRPr="00B05213">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B05213">
        <w:fldChar w:fldCharType="separate"/>
      </w:r>
      <w:r w:rsidRPr="00B05213">
        <w:t>[2]</w:t>
      </w:r>
      <w:r w:rsidRPr="00B05213">
        <w:fldChar w:fldCharType="end"/>
      </w:r>
      <w:r w:rsidRPr="00B05213">
        <w:rPr>
          <w:color w:val="333333"/>
        </w:rPr>
        <w:t>.</w:t>
      </w:r>
    </w:p>
    <w:p w14:paraId="6DCCCE98" w14:textId="77777777" w:rsidR="00C602C5" w:rsidRPr="00B05213" w:rsidRDefault="00C602C5" w:rsidP="00C602C5">
      <w:pPr>
        <w:tabs>
          <w:tab w:val="left" w:pos="567"/>
          <w:tab w:val="left" w:pos="815"/>
        </w:tabs>
        <w:spacing w:before="240" w:after="240"/>
        <w:jc w:val="both"/>
        <w:rPr>
          <w:rFonts w:asciiTheme="majorBidi" w:hAnsiTheme="majorBidi" w:cstheme="majorBidi"/>
        </w:rPr>
      </w:pPr>
      <w:r w:rsidRPr="00B05213">
        <w:rPr>
          <w:rFonts w:asciiTheme="majorBidi" w:hAnsiTheme="majorBidi" w:cstheme="majorBidi"/>
          <w:i/>
          <w:iCs/>
          <w:lang w:val="ru"/>
        </w:rPr>
        <w:t>Биоэквивалентность</w:t>
      </w:r>
    </w:p>
    <w:p w14:paraId="651E8093" w14:textId="77777777" w:rsidR="00C602C5" w:rsidRPr="00B05213"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B05213">
        <w:rPr>
          <w:rFonts w:asciiTheme="majorBidi" w:hAnsiTheme="majorBidi" w:cstheme="majorBidi"/>
          <w:lang w:val="ru"/>
        </w:rPr>
        <w:t>Исследования биоэквивалентности не проводились. Первоначальная лекарственная форма «смесь в капсулах» использовалась в ранних клинических исследованиях и на начальных этапах опорных исследований, однако в опорных исследованиях фазы III использовалась коммерчески репрезентативная лекарственная форма «капсулы»</w:t>
      </w:r>
      <w:r w:rsidRPr="00B05213">
        <w:t xml:space="preserve"> </w:t>
      </w:r>
      <w:r w:rsidRPr="00B05213">
        <w:fldChar w:fldCharType="begin"/>
      </w:r>
      <w:r w:rsidRPr="00B05213">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B05213">
        <w:fldChar w:fldCharType="separate"/>
      </w:r>
      <w:r w:rsidRPr="00B05213">
        <w:t>[2]</w:t>
      </w:r>
      <w:r w:rsidRPr="00B05213">
        <w:fldChar w:fldCharType="end"/>
      </w:r>
      <w:r w:rsidRPr="00B05213">
        <w:rPr>
          <w:rFonts w:asciiTheme="majorBidi" w:hAnsiTheme="majorBidi" w:cstheme="majorBidi"/>
          <w:lang w:val="ru"/>
        </w:rPr>
        <w:t>.</w:t>
      </w:r>
    </w:p>
    <w:p w14:paraId="5E3772C6" w14:textId="77777777" w:rsidR="00C602C5" w:rsidRPr="008630C0" w:rsidRDefault="00C602C5" w:rsidP="00C602C5">
      <w:pPr>
        <w:tabs>
          <w:tab w:val="left" w:pos="567"/>
          <w:tab w:val="left" w:pos="815"/>
        </w:tabs>
        <w:spacing w:before="240" w:after="240"/>
        <w:jc w:val="both"/>
        <w:rPr>
          <w:rFonts w:asciiTheme="majorBidi" w:hAnsiTheme="majorBidi" w:cstheme="majorBidi"/>
          <w:i/>
          <w:iCs/>
        </w:rPr>
      </w:pPr>
      <w:r w:rsidRPr="00B05213">
        <w:rPr>
          <w:rFonts w:asciiTheme="majorBidi" w:hAnsiTheme="majorBidi" w:cstheme="majorBidi"/>
          <w:i/>
          <w:iCs/>
          <w:lang w:val="ru"/>
        </w:rPr>
        <w:t>Взаимодействие с пищей</w:t>
      </w:r>
    </w:p>
    <w:p w14:paraId="103AFAF0" w14:textId="77777777" w:rsidR="00C602C5" w:rsidRPr="00B05213" w:rsidRDefault="00C602C5" w:rsidP="00C602C5">
      <w:pPr>
        <w:tabs>
          <w:tab w:val="left" w:pos="567"/>
        </w:tabs>
        <w:jc w:val="both"/>
        <w:rPr>
          <w:rFonts w:asciiTheme="majorBidi" w:hAnsiTheme="majorBidi" w:cstheme="majorBidi"/>
          <w:lang w:val="ru"/>
        </w:rPr>
      </w:pPr>
      <w:r w:rsidRPr="00B05213">
        <w:rPr>
          <w:rFonts w:asciiTheme="majorBidi" w:hAnsiTheme="majorBidi" w:cstheme="majorBidi"/>
          <w:lang w:val="ru"/>
        </w:rPr>
        <w:tab/>
        <w:t>В исследовании ACE-HV-001 изучалось влияние продуктов питания на исходную лекарственную форму «смесь в капсуле». При приеме препарата вместе с пищей с высоким содержанием жиров наблюдалось значительное снижение C</w:t>
      </w:r>
      <w:r w:rsidRPr="005A15F0">
        <w:rPr>
          <w:rFonts w:asciiTheme="majorBidi" w:hAnsiTheme="majorBidi" w:cstheme="majorBidi"/>
          <w:vertAlign w:val="subscript"/>
          <w:lang w:val="ru"/>
        </w:rPr>
        <w:t>max</w:t>
      </w:r>
      <w:r w:rsidRPr="00B05213">
        <w:rPr>
          <w:rFonts w:asciiTheme="majorBidi" w:hAnsiTheme="majorBidi" w:cstheme="majorBidi"/>
          <w:lang w:val="ru"/>
        </w:rPr>
        <w:t xml:space="preserve"> (на 69%) и задержка tmax с 0,5 до 2,5 часов по сравнению с приемом препарата натощак, в то время как значимое влияние на AUC не отмечено (результаты несколько выходят за рамки критериев приемлемости для БЭ)</w:t>
      </w:r>
      <w:r>
        <w:rPr>
          <w:rFonts w:asciiTheme="majorBidi" w:hAnsiTheme="majorBidi" w:cstheme="majorBidi"/>
          <w:lang w:val="ru"/>
        </w:rPr>
        <w:t xml:space="preserve"> </w:t>
      </w:r>
      <w:r w:rsidRPr="00B05213">
        <w:fldChar w:fldCharType="begin"/>
      </w:r>
      <w:r w:rsidRPr="00B05213">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B05213">
        <w:fldChar w:fldCharType="separate"/>
      </w:r>
      <w:r w:rsidRPr="00B05213">
        <w:t>[2]</w:t>
      </w:r>
      <w:r w:rsidRPr="00B05213">
        <w:fldChar w:fldCharType="end"/>
      </w:r>
      <w:r w:rsidRPr="00B05213">
        <w:rPr>
          <w:rFonts w:asciiTheme="majorBidi" w:hAnsiTheme="majorBidi" w:cstheme="majorBidi"/>
          <w:lang w:val="ru"/>
        </w:rPr>
        <w:t>.</w:t>
      </w:r>
    </w:p>
    <w:p w14:paraId="41B976F8" w14:textId="77777777" w:rsidR="00C602C5" w:rsidRPr="00CB7BFA" w:rsidRDefault="00C602C5" w:rsidP="00C602C5">
      <w:pPr>
        <w:tabs>
          <w:tab w:val="left" w:pos="567"/>
        </w:tabs>
        <w:rPr>
          <w:rFonts w:asciiTheme="majorBidi" w:hAnsiTheme="majorBidi" w:cstheme="majorBidi"/>
          <w:sz w:val="18"/>
        </w:rPr>
      </w:pPr>
    </w:p>
    <w:p w14:paraId="2201640A" w14:textId="580F844D" w:rsidR="002256A9" w:rsidRDefault="002256A9" w:rsidP="002256A9">
      <w:pPr>
        <w:pStyle w:val="af5"/>
        <w:jc w:val="both"/>
      </w:pPr>
      <w:bookmarkStart w:id="363" w:name="_Toc159973425"/>
      <w:r>
        <w:t xml:space="preserve">Рисунок </w:t>
      </w:r>
      <w:fldSimple w:instr=" STYLEREF 1 \s ">
        <w:r>
          <w:rPr>
            <w:noProof/>
          </w:rPr>
          <w:t>4</w:t>
        </w:r>
      </w:fldSimple>
      <w:r>
        <w:noBreakHyphen/>
      </w:r>
      <w:fldSimple w:instr=" SEQ Рисунок \* ARABIC \s 1 ">
        <w:r>
          <w:rPr>
            <w:noProof/>
          </w:rPr>
          <w:t>1</w:t>
        </w:r>
      </w:fldSimple>
      <w:r>
        <w:t>.</w:t>
      </w:r>
      <w:r w:rsidRPr="002256A9">
        <w:rPr>
          <w:rFonts w:asciiTheme="majorBidi" w:hAnsiTheme="majorBidi" w:cstheme="majorBidi"/>
          <w:iCs/>
          <w:lang w:val="ru"/>
        </w:rPr>
        <w:t xml:space="preserve"> </w:t>
      </w:r>
      <w:r w:rsidRPr="002256A9">
        <w:rPr>
          <w:rFonts w:asciiTheme="majorBidi" w:hAnsiTheme="majorBidi" w:cstheme="majorBidi"/>
          <w:b w:val="0"/>
          <w:iCs/>
          <w:lang w:val="ru"/>
        </w:rPr>
        <w:t>Данные зависимости средней концентрации ACP-196 в плазме крови (нг/мл) от времени (часы) после приема 75 мг ACP-196 после еды (О) и натощак (■) по логарифмической шкале.</w:t>
      </w:r>
      <w:bookmarkEnd w:id="363"/>
    </w:p>
    <w:p w14:paraId="796F80A8" w14:textId="382296D6" w:rsidR="00C602C5" w:rsidRPr="008621DF" w:rsidRDefault="00C602C5" w:rsidP="002256A9">
      <w:pPr>
        <w:pStyle w:val="af5"/>
        <w:rPr>
          <w:rFonts w:asciiTheme="majorBidi" w:hAnsiTheme="majorBidi" w:cstheme="majorBidi"/>
          <w:sz w:val="2"/>
          <w:szCs w:val="2"/>
        </w:rPr>
      </w:pPr>
      <w:r>
        <w:rPr>
          <w:rFonts w:asciiTheme="majorBidi" w:hAnsiTheme="majorBidi" w:cstheme="majorBidi"/>
          <w:noProof/>
          <w:color w:val="595859"/>
          <w:sz w:val="18"/>
          <w:lang w:eastAsia="ru-RU"/>
        </w:rPr>
        <mc:AlternateContent>
          <mc:Choice Requires="wps">
            <w:drawing>
              <wp:anchor distT="0" distB="0" distL="114300" distR="114300" simplePos="0" relativeHeight="251754496" behindDoc="0" locked="0" layoutInCell="1" allowOverlap="1" wp14:anchorId="763D8D3C" wp14:editId="32603D72">
                <wp:simplePos x="0" y="0"/>
                <wp:positionH relativeFrom="column">
                  <wp:posOffset>3890010</wp:posOffset>
                </wp:positionH>
                <wp:positionV relativeFrom="paragraph">
                  <wp:posOffset>1250950</wp:posOffset>
                </wp:positionV>
                <wp:extent cx="510540" cy="106680"/>
                <wp:effectExtent l="3810" t="3175" r="0" b="4445"/>
                <wp:wrapNone/>
                <wp:docPr id="183" name="Надпись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106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AB183B" w14:textId="77777777" w:rsidR="00530D84" w:rsidRPr="000407A1" w:rsidRDefault="00530D84" w:rsidP="00C602C5">
                            <w:pPr>
                              <w:spacing w:after="60"/>
                              <w:rPr>
                                <w:rFonts w:asciiTheme="majorBidi" w:hAnsiTheme="majorBidi" w:cstheme="majorBidi"/>
                                <w:b/>
                                <w:bCs/>
                                <w:sz w:val="12"/>
                                <w:szCs w:val="12"/>
                              </w:rPr>
                            </w:pPr>
                            <w:r w:rsidRPr="000407A1">
                              <w:rPr>
                                <w:rFonts w:asciiTheme="majorBidi" w:hAnsiTheme="majorBidi" w:cstheme="majorBidi"/>
                                <w:b/>
                                <w:bCs/>
                                <w:color w:val="1E1A23"/>
                                <w:sz w:val="14"/>
                                <w:szCs w:val="14"/>
                                <w:lang w:val="ru"/>
                              </w:rPr>
                              <w:t>После еды</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3D8D3C" id="Надпись 183" o:spid="_x0000_s1116" type="#_x0000_t202" style="position:absolute;margin-left:306.3pt;margin-top:98.5pt;width:40.2pt;height:8.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" stroked="f">
                <v:textbox inset="0,0,0,0">
                  <w:txbxContent>
                    <w:p w14:paraId="6CAB183B" w14:textId="77777777" w:rsidR="00530D84" w:rsidRPr="000407A1" w:rsidRDefault="00530D84" w:rsidP="00C602C5">
                      <w:pPr>
                        <w:spacing w:after="60"/>
                        <w:rPr>
                          <w:rFonts w:asciiTheme="majorBidi" w:hAnsiTheme="majorBidi" w:cstheme="majorBidi"/>
                          <w:b/>
                          <w:bCs/>
                          <w:sz w:val="12"/>
                          <w:szCs w:val="12"/>
                        </w:rPr>
                      </w:pPr>
                      <w:r w:rsidRPr="000407A1">
                        <w:rPr>
                          <w:rFonts w:asciiTheme="majorBidi" w:hAnsiTheme="majorBidi" w:cstheme="majorBidi"/>
                          <w:b/>
                          <w:bCs/>
                          <w:color w:val="1E1A23"/>
                          <w:sz w:val="14"/>
                          <w:szCs w:val="14"/>
                          <w:lang w:val="ru"/>
                        </w:rPr>
                        <w:t>После еды</w:t>
                      </w:r>
                    </w:p>
                  </w:txbxContent>
                </v:textbox>
              </v:shape>
            </w:pict>
          </mc:Fallback>
        </mc:AlternateContent>
      </w:r>
      <w:r>
        <w:rPr>
          <w:rFonts w:asciiTheme="majorBidi" w:hAnsiTheme="majorBidi" w:cstheme="majorBidi"/>
          <w:noProof/>
          <w:color w:val="595859"/>
          <w:sz w:val="18"/>
          <w:lang w:eastAsia="ru-RU"/>
        </w:rPr>
        <mc:AlternateContent>
          <mc:Choice Requires="wps">
            <w:drawing>
              <wp:anchor distT="0" distB="0" distL="114300" distR="114300" simplePos="0" relativeHeight="251753472" behindDoc="0" locked="0" layoutInCell="1" allowOverlap="1" wp14:anchorId="312201A0" wp14:editId="00A52E59">
                <wp:simplePos x="0" y="0"/>
                <wp:positionH relativeFrom="column">
                  <wp:posOffset>3882390</wp:posOffset>
                </wp:positionH>
                <wp:positionV relativeFrom="paragraph">
                  <wp:posOffset>1136650</wp:posOffset>
                </wp:positionV>
                <wp:extent cx="510540" cy="106680"/>
                <wp:effectExtent l="0" t="3175" r="0" b="4445"/>
                <wp:wrapNone/>
                <wp:docPr id="182" name="Надпись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106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73AD4E" w14:textId="77777777" w:rsidR="00530D84" w:rsidRPr="000407A1" w:rsidRDefault="00530D84" w:rsidP="00C602C5">
                            <w:pPr>
                              <w:spacing w:after="60"/>
                              <w:rPr>
                                <w:rFonts w:asciiTheme="majorBidi" w:hAnsiTheme="majorBidi" w:cstheme="majorBidi"/>
                                <w:b/>
                                <w:bCs/>
                                <w:sz w:val="12"/>
                                <w:szCs w:val="12"/>
                              </w:rPr>
                            </w:pPr>
                            <w:r w:rsidRPr="000407A1">
                              <w:rPr>
                                <w:rFonts w:asciiTheme="majorBidi" w:hAnsiTheme="majorBidi" w:cstheme="majorBidi"/>
                                <w:b/>
                                <w:bCs/>
                                <w:color w:val="1E1A23"/>
                                <w:sz w:val="14"/>
                                <w:szCs w:val="14"/>
                                <w:lang w:val="ru"/>
                              </w:rPr>
                              <w:t>Натощак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2201A0" id="Надпись 182" o:spid="_x0000_s1117" type="#_x0000_t202" style="position:absolute;margin-left:305.7pt;margin-top:89.5pt;width:40.2pt;height:8.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" stroked="f">
                <v:textbox inset="0,0,0,0">
                  <w:txbxContent>
                    <w:p w14:paraId="3B73AD4E" w14:textId="77777777" w:rsidR="00530D84" w:rsidRPr="000407A1" w:rsidRDefault="00530D84" w:rsidP="00C602C5">
                      <w:pPr>
                        <w:spacing w:after="60"/>
                        <w:rPr>
                          <w:rFonts w:asciiTheme="majorBidi" w:hAnsiTheme="majorBidi" w:cstheme="majorBidi"/>
                          <w:b/>
                          <w:bCs/>
                          <w:sz w:val="12"/>
                          <w:szCs w:val="12"/>
                        </w:rPr>
                      </w:pPr>
                      <w:r w:rsidRPr="000407A1">
                        <w:rPr>
                          <w:rFonts w:asciiTheme="majorBidi" w:hAnsiTheme="majorBidi" w:cstheme="majorBidi"/>
                          <w:b/>
                          <w:bCs/>
                          <w:color w:val="1E1A23"/>
                          <w:sz w:val="14"/>
                          <w:szCs w:val="14"/>
                          <w:lang w:val="ru"/>
                        </w:rPr>
                        <w:t>Натощак</w:t>
                      </w:r>
                    </w:p>
                  </w:txbxContent>
                </v:textbox>
              </v:shape>
            </w:pict>
          </mc:Fallback>
        </mc:AlternateContent>
      </w:r>
      <w:r>
        <w:rPr>
          <w:rFonts w:asciiTheme="majorBidi" w:hAnsiTheme="majorBidi" w:cstheme="majorBidi"/>
          <w:noProof/>
          <w:color w:val="595859"/>
          <w:sz w:val="18"/>
          <w:lang w:eastAsia="ru-RU"/>
        </w:rPr>
        <mc:AlternateContent>
          <mc:Choice Requires="wps">
            <w:drawing>
              <wp:anchor distT="0" distB="0" distL="114300" distR="114300" simplePos="0" relativeHeight="251752448" behindDoc="0" locked="0" layoutInCell="1" allowOverlap="1" wp14:anchorId="5BEFA9ED" wp14:editId="1456DFA3">
                <wp:simplePos x="0" y="0"/>
                <wp:positionH relativeFrom="column">
                  <wp:posOffset>1664970</wp:posOffset>
                </wp:positionH>
                <wp:positionV relativeFrom="paragraph">
                  <wp:posOffset>2630170</wp:posOffset>
                </wp:positionV>
                <wp:extent cx="510540" cy="106680"/>
                <wp:effectExtent l="0" t="1270" r="0" b="0"/>
                <wp:wrapNone/>
                <wp:docPr id="181" name="Надпись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106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C5F2D8" w14:textId="77777777" w:rsidR="00530D84" w:rsidRPr="000407A1" w:rsidRDefault="00530D84" w:rsidP="00C602C5">
                            <w:pPr>
                              <w:spacing w:after="60"/>
                              <w:jc w:val="center"/>
                              <w:rPr>
                                <w:rFonts w:asciiTheme="majorBidi" w:hAnsiTheme="majorBidi" w:cstheme="majorBidi"/>
                                <w:b/>
                                <w:bCs/>
                                <w:sz w:val="12"/>
                                <w:szCs w:val="12"/>
                              </w:rPr>
                            </w:pPr>
                            <w:r w:rsidRPr="000407A1">
                              <w:rPr>
                                <w:rFonts w:asciiTheme="majorBidi" w:hAnsiTheme="majorBidi" w:cstheme="majorBidi"/>
                                <w:b/>
                                <w:bCs/>
                                <w:color w:val="1E1A23"/>
                                <w:sz w:val="14"/>
                                <w:szCs w:val="14"/>
                                <w:lang w:val="ru"/>
                              </w:rPr>
                              <w:t>Время (часы)</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EFA9ED" id="Надпись 181" o:spid="_x0000_s1118" type="#_x0000_t202" style="position:absolute;margin-left:131.1pt;margin-top:207.1pt;width:40.2pt;height:8.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" stroked="f">
                <v:textbox inset="0,0,0,0">
                  <w:txbxContent>
                    <w:p w14:paraId="40C5F2D8" w14:textId="77777777" w:rsidR="00530D84" w:rsidRPr="000407A1" w:rsidRDefault="00530D84" w:rsidP="00C602C5">
                      <w:pPr>
                        <w:spacing w:after="60"/>
                        <w:jc w:val="center"/>
                        <w:rPr>
                          <w:rFonts w:asciiTheme="majorBidi" w:hAnsiTheme="majorBidi" w:cstheme="majorBidi"/>
                          <w:b/>
                          <w:bCs/>
                          <w:sz w:val="12"/>
                          <w:szCs w:val="12"/>
                        </w:rPr>
                      </w:pPr>
                      <w:r w:rsidRPr="000407A1">
                        <w:rPr>
                          <w:rFonts w:asciiTheme="majorBidi" w:hAnsiTheme="majorBidi" w:cstheme="majorBidi"/>
                          <w:b/>
                          <w:bCs/>
                          <w:color w:val="1E1A23"/>
                          <w:sz w:val="14"/>
                          <w:szCs w:val="14"/>
                          <w:lang w:val="ru"/>
                        </w:rPr>
                        <w:t>Время (часы)</w:t>
                      </w:r>
                    </w:p>
                  </w:txbxContent>
                </v:textbox>
              </v:shape>
            </w:pict>
          </mc:Fallback>
        </mc:AlternateContent>
      </w:r>
      <w:r>
        <w:rPr>
          <w:rFonts w:asciiTheme="majorBidi" w:hAnsiTheme="majorBidi" w:cstheme="majorBidi"/>
          <w:noProof/>
          <w:color w:val="595859"/>
          <w:sz w:val="18"/>
          <w:lang w:eastAsia="ru-RU"/>
        </w:rPr>
        <mc:AlternateContent>
          <mc:Choice Requires="wps">
            <w:drawing>
              <wp:anchor distT="0" distB="0" distL="114300" distR="114300" simplePos="0" relativeHeight="251751424" behindDoc="0" locked="0" layoutInCell="1" allowOverlap="1" wp14:anchorId="63CE3CCA" wp14:editId="79FF03A5">
                <wp:simplePos x="0" y="0"/>
                <wp:positionH relativeFrom="column">
                  <wp:posOffset>125730</wp:posOffset>
                </wp:positionH>
                <wp:positionV relativeFrom="paragraph">
                  <wp:posOffset>46990</wp:posOffset>
                </wp:positionV>
                <wp:extent cx="167640" cy="2339340"/>
                <wp:effectExtent l="1905" t="0" r="1905" b="4445"/>
                <wp:wrapNone/>
                <wp:docPr id="180" name="Надпись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2339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3E331C" w14:textId="77777777" w:rsidR="00530D84" w:rsidRPr="000407A1" w:rsidRDefault="00530D84" w:rsidP="00C602C5">
                            <w:pPr>
                              <w:spacing w:after="60"/>
                              <w:jc w:val="center"/>
                              <w:rPr>
                                <w:rFonts w:asciiTheme="majorBidi" w:hAnsiTheme="majorBidi" w:cstheme="majorBidi"/>
                                <w:b/>
                                <w:bCs/>
                                <w:sz w:val="12"/>
                                <w:szCs w:val="12"/>
                              </w:rPr>
                            </w:pPr>
                            <w:r w:rsidRPr="000407A1">
                              <w:rPr>
                                <w:rFonts w:asciiTheme="majorBidi" w:hAnsiTheme="majorBidi" w:cstheme="majorBidi"/>
                                <w:b/>
                                <w:bCs/>
                                <w:color w:val="1E1A23"/>
                                <w:sz w:val="14"/>
                                <w:szCs w:val="14"/>
                                <w:lang w:val="ru"/>
                              </w:rPr>
                              <w:t>Средняя концентрация ACP-196 в плазме крови (нг/мл)</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CE3CCA" id="Надпись 180" o:spid="_x0000_s1119" type="#_x0000_t202" style="position:absolute;margin-left:9.9pt;margin-top:3.7pt;width:13.2pt;height:184.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" stroked="f">
                <v:textbox style="layout-flow:vertical;mso-layout-flow-alt:bottom-to-top" inset="0,0,0,0">
                  <w:txbxContent>
                    <w:p w14:paraId="3F3E331C" w14:textId="77777777" w:rsidR="00530D84" w:rsidRPr="000407A1" w:rsidRDefault="00530D84" w:rsidP="00C602C5">
                      <w:pPr>
                        <w:spacing w:after="60"/>
                        <w:jc w:val="center"/>
                        <w:rPr>
                          <w:rFonts w:asciiTheme="majorBidi" w:hAnsiTheme="majorBidi" w:cstheme="majorBidi"/>
                          <w:b/>
                          <w:bCs/>
                          <w:sz w:val="12"/>
                          <w:szCs w:val="12"/>
                        </w:rPr>
                      </w:pPr>
                      <w:r w:rsidRPr="000407A1">
                        <w:rPr>
                          <w:rFonts w:asciiTheme="majorBidi" w:hAnsiTheme="majorBidi" w:cstheme="majorBidi"/>
                          <w:b/>
                          <w:bCs/>
                          <w:color w:val="1E1A23"/>
                          <w:sz w:val="14"/>
                          <w:szCs w:val="14"/>
                          <w:lang w:val="ru"/>
                        </w:rPr>
                        <w:t>Средняя концентрация ACP-196 в плазме крови (нг/мл)</w:t>
                      </w:r>
                    </w:p>
                  </w:txbxContent>
                </v:textbox>
              </v:shape>
            </w:pict>
          </mc:Fallback>
        </mc:AlternateContent>
      </w:r>
      <w:r w:rsidRPr="00447482">
        <w:rPr>
          <w:rFonts w:asciiTheme="majorBidi" w:hAnsiTheme="majorBidi" w:cstheme="majorBidi"/>
          <w:sz w:val="18"/>
        </w:rPr>
        <w:fldChar w:fldCharType="begin"/>
      </w:r>
      <w:r w:rsidRPr="00447482">
        <w:rPr>
          <w:rFonts w:asciiTheme="majorBidi" w:hAnsiTheme="majorBidi" w:cstheme="majorBidi"/>
          <w:sz w:val="18"/>
        </w:rPr>
        <w:instrText xml:space="preserve"> INCLUDEPICTURE  "P:\\..\\..\\..\\AppData\\Local\\Temp\\FineReader12.00\\media\\image14.jpeg" \* MERGEFORMATINET </w:instrText>
      </w:r>
      <w:r w:rsidRPr="00447482">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"\\\\gamma\\..\\..\\..\\AppData\\Local\\Temp\\FineReader12.00\\media\\image14.jpeg"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"\\\\gamma\\..\\..\\..\\AppData\\Local\\Temp\\FineReader12.00\\media\\image14.jpeg"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"\\\\gamma\\..\\..\\..\\AppData\\Local\\Temp\\FineReader12.00\\media\\image14.jpeg"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"\\\\gamma\\..\\..\\..\\AppData\\Local\\Temp\\FineReader12.00\\media\\image14.jpeg"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"\\\\gamma\\..\\..\\..\\AppData\\Local\\Temp\\FineReader12.00\\media\\image14.jpeg"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"\\\\gamma\\..\\..\\..\\AppData\\Local\\Temp\\FineReader12.00\\media\\image14.jpeg"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"\\\\gamma\\..\\..\\..\\AppData\\Local\\Temp\\FineReader12.00\\media\\image14.jpeg" \* MERGEFORMATINET </w:instrText>
      </w:r>
      <w:r>
        <w:rPr>
          <w:rFonts w:asciiTheme="majorBidi" w:hAnsiTheme="majorBidi" w:cstheme="majorBidi"/>
          <w:sz w:val="18"/>
        </w:rPr>
        <w:fldChar w:fldCharType="separate"/>
      </w:r>
      <w:r w:rsidR="00EF4A08">
        <w:rPr>
          <w:rFonts w:asciiTheme="majorBidi" w:hAnsiTheme="majorBidi" w:cstheme="majorBidi"/>
          <w:sz w:val="18"/>
        </w:rPr>
        <w:fldChar w:fldCharType="begin"/>
      </w:r>
      <w:r w:rsidR="00EF4A08">
        <w:rPr>
          <w:rFonts w:asciiTheme="majorBidi" w:hAnsiTheme="majorBidi" w:cstheme="majorBidi"/>
          <w:sz w:val="18"/>
        </w:rPr>
        <w:instrText xml:space="preserve"> INCLUDEPICTURE  "\\\\gamma\\..\\..\\..\\AppData\\Local\\Temp\\FineReader12.00\\media\\image14.jpeg" \* MERGEFORMATINET </w:instrText>
      </w:r>
      <w:r w:rsidR="00EF4A08">
        <w:rPr>
          <w:rFonts w:asciiTheme="majorBidi" w:hAnsiTheme="majorBidi" w:cstheme="majorBidi"/>
          <w:sz w:val="18"/>
        </w:rPr>
        <w:fldChar w:fldCharType="separate"/>
      </w:r>
      <w:r w:rsidR="00C949AD">
        <w:rPr>
          <w:rFonts w:asciiTheme="majorBidi" w:hAnsiTheme="majorBidi" w:cstheme="majorBidi"/>
          <w:sz w:val="18"/>
        </w:rPr>
        <w:fldChar w:fldCharType="begin"/>
      </w:r>
      <w:r w:rsidR="00C949AD">
        <w:rPr>
          <w:rFonts w:asciiTheme="majorBidi" w:hAnsiTheme="majorBidi" w:cstheme="majorBidi"/>
          <w:sz w:val="18"/>
        </w:rPr>
        <w:instrText xml:space="preserve"> INCLUDEPICTURE  "\\\\gamma\\..\\..\\..\\AppData\\Local\\Temp\\FineReader12.00\\media\\image14.jpeg" \* MERGEFORMATINET </w:instrText>
      </w:r>
      <w:r w:rsidR="00C949AD">
        <w:rPr>
          <w:rFonts w:asciiTheme="majorBidi" w:hAnsiTheme="majorBidi" w:cstheme="majorBidi"/>
          <w:sz w:val="18"/>
        </w:rPr>
        <w:fldChar w:fldCharType="separate"/>
      </w:r>
      <w:r w:rsidR="00AC2EC6">
        <w:rPr>
          <w:rFonts w:asciiTheme="majorBidi" w:hAnsiTheme="majorBidi" w:cstheme="majorBidi"/>
          <w:sz w:val="18"/>
        </w:rPr>
        <w:fldChar w:fldCharType="begin"/>
      </w:r>
      <w:r w:rsidR="00AC2EC6">
        <w:rPr>
          <w:rFonts w:asciiTheme="majorBidi" w:hAnsiTheme="majorBidi" w:cstheme="majorBidi"/>
          <w:sz w:val="18"/>
        </w:rPr>
        <w:instrText xml:space="preserve"> INCLUDEPICTURE  "\\\\gamma\\..\\..\\..\\AppData\\Local\\Temp\\FineReader12.00\\media\\image14.jpeg" \* MERGEFORMATINET </w:instrText>
      </w:r>
      <w:r w:rsidR="00AC2EC6">
        <w:rPr>
          <w:rFonts w:asciiTheme="majorBidi" w:hAnsiTheme="majorBidi" w:cstheme="majorBidi"/>
          <w:sz w:val="18"/>
        </w:rPr>
        <w:fldChar w:fldCharType="separate"/>
      </w:r>
      <w:r w:rsidR="00340AB4">
        <w:rPr>
          <w:rFonts w:asciiTheme="majorBidi" w:hAnsiTheme="majorBidi" w:cstheme="majorBidi"/>
          <w:sz w:val="18"/>
        </w:rPr>
        <w:fldChar w:fldCharType="begin"/>
      </w:r>
      <w:r w:rsidR="00340AB4">
        <w:rPr>
          <w:rFonts w:asciiTheme="majorBidi" w:hAnsiTheme="majorBidi" w:cstheme="majorBidi"/>
          <w:sz w:val="18"/>
        </w:rPr>
        <w:instrText xml:space="preserve"> INCLUDEPICTURE  "\\\\gamma\\..\\..\\..\\AppData\\Local\\Temp\\FineReader12.00\\media\\image14.jpeg" \* MERGEFORMATINET </w:instrText>
      </w:r>
      <w:r w:rsidR="00340AB4">
        <w:rPr>
          <w:rFonts w:asciiTheme="majorBidi" w:hAnsiTheme="majorBidi" w:cstheme="majorBidi"/>
          <w:sz w:val="18"/>
        </w:rPr>
        <w:fldChar w:fldCharType="separate"/>
      </w:r>
      <w:r w:rsidR="00FB0E21">
        <w:rPr>
          <w:rFonts w:asciiTheme="majorBidi" w:hAnsiTheme="majorBidi" w:cstheme="majorBidi"/>
          <w:sz w:val="18"/>
        </w:rPr>
        <w:fldChar w:fldCharType="begin"/>
      </w:r>
      <w:r w:rsidR="00FB0E21">
        <w:rPr>
          <w:rFonts w:asciiTheme="majorBidi" w:hAnsiTheme="majorBidi" w:cstheme="majorBidi"/>
          <w:sz w:val="18"/>
        </w:rPr>
        <w:instrText xml:space="preserve"> INCLUDEPICTURE  "\\\\gamma\\..\\..\\..\\AppData\\Local\\Temp\\FineReader12.00\\media\\image14.jpeg" \* MERGEFORMATINET </w:instrText>
      </w:r>
      <w:r w:rsidR="00FB0E21">
        <w:rPr>
          <w:rFonts w:asciiTheme="majorBidi" w:hAnsiTheme="majorBidi" w:cstheme="majorBidi"/>
          <w:sz w:val="18"/>
        </w:rPr>
        <w:fldChar w:fldCharType="separate"/>
      </w:r>
      <w:r w:rsidR="00883972">
        <w:rPr>
          <w:rFonts w:asciiTheme="majorBidi" w:hAnsiTheme="majorBidi" w:cstheme="majorBidi"/>
          <w:sz w:val="18"/>
        </w:rPr>
        <w:fldChar w:fldCharType="begin"/>
      </w:r>
      <w:r w:rsidR="00883972">
        <w:rPr>
          <w:rFonts w:asciiTheme="majorBidi" w:hAnsiTheme="majorBidi" w:cstheme="majorBidi"/>
          <w:sz w:val="18"/>
        </w:rPr>
        <w:instrText xml:space="preserve"> INCLUDEPICTURE  "\\\\gamma\\..\\..\\..\\AppData\\Local\\Temp\\FineReader12.00\\media\\image14.jpeg" \* MERGEFORMATINET </w:instrText>
      </w:r>
      <w:r w:rsidR="00883972">
        <w:rPr>
          <w:rFonts w:asciiTheme="majorBidi" w:hAnsiTheme="majorBidi" w:cstheme="majorBidi"/>
          <w:sz w:val="18"/>
        </w:rPr>
        <w:fldChar w:fldCharType="separate"/>
      </w:r>
      <w:r w:rsidR="00787E70">
        <w:rPr>
          <w:rFonts w:asciiTheme="majorBidi" w:hAnsiTheme="majorBidi" w:cstheme="majorBidi"/>
          <w:sz w:val="18"/>
        </w:rPr>
        <w:fldChar w:fldCharType="begin"/>
      </w:r>
      <w:r w:rsidR="00787E70">
        <w:rPr>
          <w:rFonts w:asciiTheme="majorBidi" w:hAnsiTheme="majorBidi" w:cstheme="majorBidi"/>
          <w:sz w:val="18"/>
        </w:rPr>
        <w:instrText xml:space="preserve"> INCLUDEPICTURE  "\\\\gamma\\..\\..\\..\\AppData\\Local\\Temp\\FineReader12.00\\media\\image14.jpeg" \* MERGEFORMATINET </w:instrText>
      </w:r>
      <w:r w:rsidR="00787E70">
        <w:rPr>
          <w:rFonts w:asciiTheme="majorBidi" w:hAnsiTheme="majorBidi" w:cstheme="majorBidi"/>
          <w:sz w:val="18"/>
        </w:rPr>
        <w:fldChar w:fldCharType="separate"/>
      </w:r>
      <w:r w:rsidR="00DF0A8E">
        <w:rPr>
          <w:rFonts w:asciiTheme="majorBidi" w:hAnsiTheme="majorBidi" w:cstheme="majorBidi"/>
          <w:sz w:val="18"/>
        </w:rPr>
        <w:fldChar w:fldCharType="begin"/>
      </w:r>
      <w:r w:rsidR="00DF0A8E">
        <w:rPr>
          <w:rFonts w:asciiTheme="majorBidi" w:hAnsiTheme="majorBidi" w:cstheme="majorBidi"/>
          <w:sz w:val="18"/>
        </w:rPr>
        <w:instrText xml:space="preserve"> INCLUDEPICTURE  "\\\\gamma\\..\\..\\..\\AppData\\Local\\Temp\\FineReader12.00\\media\\image14.jpeg" \* MERGEFORMATINET </w:instrText>
      </w:r>
      <w:r w:rsidR="00DF0A8E">
        <w:rPr>
          <w:rFonts w:asciiTheme="majorBidi" w:hAnsiTheme="majorBidi" w:cstheme="majorBidi"/>
          <w:sz w:val="18"/>
        </w:rPr>
        <w:fldChar w:fldCharType="separate"/>
      </w:r>
      <w:r w:rsidR="000E2CF2">
        <w:rPr>
          <w:rFonts w:asciiTheme="majorBidi" w:hAnsiTheme="majorBidi" w:cstheme="majorBidi"/>
          <w:sz w:val="18"/>
        </w:rPr>
        <w:fldChar w:fldCharType="begin"/>
      </w:r>
      <w:r w:rsidR="000E2CF2">
        <w:rPr>
          <w:rFonts w:asciiTheme="majorBidi" w:hAnsiTheme="majorBidi" w:cstheme="majorBidi"/>
          <w:sz w:val="18"/>
        </w:rPr>
        <w:instrText xml:space="preserve"> INCLUDEPICTURE  "\\\\gamma\\..\\..\\..\\AppData\\Local\\Temp\\FineReader12.00\\media\\image14.jpeg" \* MERGEFORMATINET </w:instrText>
      </w:r>
      <w:r w:rsidR="000E2CF2">
        <w:rPr>
          <w:rFonts w:asciiTheme="majorBidi" w:hAnsiTheme="majorBidi" w:cstheme="majorBidi"/>
          <w:sz w:val="18"/>
        </w:rPr>
        <w:fldChar w:fldCharType="separate"/>
      </w:r>
      <w:r w:rsidR="00530D84">
        <w:rPr>
          <w:rFonts w:asciiTheme="majorBidi" w:hAnsiTheme="majorBidi" w:cstheme="majorBidi"/>
          <w:sz w:val="18"/>
        </w:rPr>
        <w:fldChar w:fldCharType="begin"/>
      </w:r>
      <w:r w:rsidR="00530D84">
        <w:rPr>
          <w:rFonts w:asciiTheme="majorBidi" w:hAnsiTheme="majorBidi" w:cstheme="majorBidi"/>
          <w:sz w:val="18"/>
        </w:rPr>
        <w:instrText xml:space="preserve"> INCLUDEPICTURE  "\\\\gamma\\..\\..\\..\\AppData\\Local\\Temp\\FineReader12.00\\media\\image14.jpeg" \* MERGEFORMATINET </w:instrText>
      </w:r>
      <w:r w:rsidR="00530D84">
        <w:rPr>
          <w:rFonts w:asciiTheme="majorBidi" w:hAnsiTheme="majorBidi" w:cstheme="majorBidi"/>
          <w:sz w:val="18"/>
        </w:rPr>
        <w:fldChar w:fldCharType="separate"/>
      </w:r>
      <w:r w:rsidR="00814DBB">
        <w:rPr>
          <w:rFonts w:asciiTheme="majorBidi" w:hAnsiTheme="majorBidi" w:cstheme="majorBidi"/>
          <w:sz w:val="18"/>
        </w:rPr>
        <w:fldChar w:fldCharType="begin"/>
      </w:r>
      <w:r w:rsidR="00814DBB">
        <w:rPr>
          <w:rFonts w:asciiTheme="majorBidi" w:hAnsiTheme="majorBidi" w:cstheme="majorBidi"/>
          <w:sz w:val="18"/>
        </w:rPr>
        <w:instrText xml:space="preserve"> INCLUDEPICTURE  "\\\\gamma\\..\\..\\..\\AppData\\Local\\Temp\\FineReader12.00\\media\\image14.jpeg" \* MERGEFORMATINET </w:instrText>
      </w:r>
      <w:r w:rsidR="00814DBB">
        <w:rPr>
          <w:rFonts w:asciiTheme="majorBidi" w:hAnsiTheme="majorBidi" w:cstheme="majorBidi"/>
          <w:sz w:val="18"/>
        </w:rPr>
        <w:fldChar w:fldCharType="separate"/>
      </w:r>
      <w:r w:rsidR="0092595C">
        <w:rPr>
          <w:rFonts w:asciiTheme="majorBidi" w:hAnsiTheme="majorBidi" w:cstheme="majorBidi"/>
          <w:sz w:val="18"/>
        </w:rPr>
        <w:fldChar w:fldCharType="begin"/>
      </w:r>
      <w:r w:rsidR="0092595C">
        <w:rPr>
          <w:rFonts w:asciiTheme="majorBidi" w:hAnsiTheme="majorBidi" w:cstheme="majorBidi"/>
          <w:sz w:val="18"/>
        </w:rPr>
        <w:instrText xml:space="preserve"> INCLUDEPICTURE  "\\\\gamma\\..\\..\\..\\AppData\\Local\\Temp\\FineReader12.00\\media\\image14.jpeg" \* MERGEFORMATINET </w:instrText>
      </w:r>
      <w:r w:rsidR="0092595C">
        <w:rPr>
          <w:rFonts w:asciiTheme="majorBidi" w:hAnsiTheme="majorBidi" w:cstheme="majorBidi"/>
          <w:sz w:val="18"/>
        </w:rPr>
        <w:fldChar w:fldCharType="separate"/>
      </w:r>
      <w:r w:rsidR="0028130E">
        <w:rPr>
          <w:rFonts w:asciiTheme="majorBidi" w:hAnsiTheme="majorBidi" w:cstheme="majorBidi"/>
          <w:sz w:val="18"/>
        </w:rPr>
        <w:fldChar w:fldCharType="begin"/>
      </w:r>
      <w:r w:rsidR="0028130E">
        <w:rPr>
          <w:rFonts w:asciiTheme="majorBidi" w:hAnsiTheme="majorBidi" w:cstheme="majorBidi"/>
          <w:sz w:val="18"/>
        </w:rPr>
        <w:instrText xml:space="preserve"> INCLUDEPICTURE  "\\\\gamma\\..\\..\\..\\AppData\\Local\\Temp\\FineReader12.00\\media\\image14.jpeg" \* MERGEFORMATINET </w:instrText>
      </w:r>
      <w:r w:rsidR="0028130E">
        <w:rPr>
          <w:rFonts w:asciiTheme="majorBidi" w:hAnsiTheme="majorBidi" w:cstheme="majorBidi"/>
          <w:sz w:val="18"/>
        </w:rPr>
        <w:fldChar w:fldCharType="separate"/>
      </w:r>
      <w:r w:rsidR="002B1FAF">
        <w:rPr>
          <w:rFonts w:asciiTheme="majorBidi" w:hAnsiTheme="majorBidi" w:cstheme="majorBidi"/>
          <w:sz w:val="18"/>
        </w:rPr>
        <w:fldChar w:fldCharType="begin"/>
      </w:r>
      <w:r w:rsidR="002B1FAF">
        <w:rPr>
          <w:rFonts w:asciiTheme="majorBidi" w:hAnsiTheme="majorBidi" w:cstheme="majorBidi"/>
          <w:sz w:val="18"/>
        </w:rPr>
        <w:instrText xml:space="preserve"> </w:instrText>
      </w:r>
      <w:r w:rsidR="002B1FAF">
        <w:rPr>
          <w:rFonts w:asciiTheme="majorBidi" w:hAnsiTheme="majorBidi" w:cstheme="majorBidi"/>
          <w:sz w:val="18"/>
        </w:rPr>
        <w:instrText>INCLUDEPICTURE  "\\\\gamma\\..\\..\\..\\AppData\\Local\\Temp\\FineReader12.00\\media\\image14.jpeg" \* MERGEFORMATINET</w:instrText>
      </w:r>
      <w:r w:rsidR="002B1FAF">
        <w:rPr>
          <w:rFonts w:asciiTheme="majorBidi" w:hAnsiTheme="majorBidi" w:cstheme="majorBidi"/>
          <w:sz w:val="18"/>
        </w:rPr>
        <w:instrText xml:space="preserve"> </w:instrText>
      </w:r>
      <w:r w:rsidR="002B1FAF">
        <w:rPr>
          <w:rFonts w:asciiTheme="majorBidi" w:hAnsiTheme="majorBidi" w:cstheme="majorBidi"/>
          <w:sz w:val="18"/>
        </w:rPr>
        <w:fldChar w:fldCharType="separate"/>
      </w:r>
      <w:r w:rsidR="002B1FAF">
        <w:rPr>
          <w:rFonts w:asciiTheme="majorBidi" w:hAnsiTheme="majorBidi" w:cstheme="majorBidi"/>
          <w:sz w:val="18"/>
        </w:rPr>
        <w:pict w14:anchorId="100D0356">
          <v:shape id="_x0000_i1036" type="#_x0000_t75" style="width:5in;height:223.35pt">
            <v:imagedata r:id="rId40" r:href="rId41"/>
          </v:shape>
        </w:pict>
      </w:r>
      <w:r w:rsidR="002B1FAF">
        <w:rPr>
          <w:rFonts w:asciiTheme="majorBidi" w:hAnsiTheme="majorBidi" w:cstheme="majorBidi"/>
          <w:sz w:val="18"/>
        </w:rPr>
        <w:fldChar w:fldCharType="end"/>
      </w:r>
      <w:r w:rsidR="0028130E">
        <w:rPr>
          <w:rFonts w:asciiTheme="majorBidi" w:hAnsiTheme="majorBidi" w:cstheme="majorBidi"/>
          <w:sz w:val="18"/>
        </w:rPr>
        <w:fldChar w:fldCharType="end"/>
      </w:r>
      <w:r w:rsidR="0092595C">
        <w:rPr>
          <w:rFonts w:asciiTheme="majorBidi" w:hAnsiTheme="majorBidi" w:cstheme="majorBidi"/>
          <w:sz w:val="18"/>
        </w:rPr>
        <w:fldChar w:fldCharType="end"/>
      </w:r>
      <w:r w:rsidR="00814DBB">
        <w:rPr>
          <w:rFonts w:asciiTheme="majorBidi" w:hAnsiTheme="majorBidi" w:cstheme="majorBidi"/>
          <w:sz w:val="18"/>
        </w:rPr>
        <w:fldChar w:fldCharType="end"/>
      </w:r>
      <w:r w:rsidR="00530D84">
        <w:rPr>
          <w:rFonts w:asciiTheme="majorBidi" w:hAnsiTheme="majorBidi" w:cstheme="majorBidi"/>
          <w:sz w:val="18"/>
        </w:rPr>
        <w:fldChar w:fldCharType="end"/>
      </w:r>
      <w:r w:rsidR="000E2CF2">
        <w:rPr>
          <w:rFonts w:asciiTheme="majorBidi" w:hAnsiTheme="majorBidi" w:cstheme="majorBidi"/>
          <w:sz w:val="18"/>
        </w:rPr>
        <w:fldChar w:fldCharType="end"/>
      </w:r>
      <w:r w:rsidR="00DF0A8E">
        <w:rPr>
          <w:rFonts w:asciiTheme="majorBidi" w:hAnsiTheme="majorBidi" w:cstheme="majorBidi"/>
          <w:sz w:val="18"/>
        </w:rPr>
        <w:fldChar w:fldCharType="end"/>
      </w:r>
      <w:r w:rsidR="00787E70">
        <w:rPr>
          <w:rFonts w:asciiTheme="majorBidi" w:hAnsiTheme="majorBidi" w:cstheme="majorBidi"/>
          <w:sz w:val="18"/>
        </w:rPr>
        <w:fldChar w:fldCharType="end"/>
      </w:r>
      <w:r w:rsidR="00883972">
        <w:rPr>
          <w:rFonts w:asciiTheme="majorBidi" w:hAnsiTheme="majorBidi" w:cstheme="majorBidi"/>
          <w:sz w:val="18"/>
        </w:rPr>
        <w:fldChar w:fldCharType="end"/>
      </w:r>
      <w:r w:rsidR="00FB0E21">
        <w:rPr>
          <w:rFonts w:asciiTheme="majorBidi" w:hAnsiTheme="majorBidi" w:cstheme="majorBidi"/>
          <w:sz w:val="18"/>
        </w:rPr>
        <w:fldChar w:fldCharType="end"/>
      </w:r>
      <w:r w:rsidR="00340AB4">
        <w:rPr>
          <w:rFonts w:asciiTheme="majorBidi" w:hAnsiTheme="majorBidi" w:cstheme="majorBidi"/>
          <w:sz w:val="18"/>
        </w:rPr>
        <w:fldChar w:fldCharType="end"/>
      </w:r>
      <w:r w:rsidR="00AC2EC6">
        <w:rPr>
          <w:rFonts w:asciiTheme="majorBidi" w:hAnsiTheme="majorBidi" w:cstheme="majorBidi"/>
          <w:sz w:val="18"/>
        </w:rPr>
        <w:fldChar w:fldCharType="end"/>
      </w:r>
      <w:r w:rsidR="00C949AD">
        <w:rPr>
          <w:rFonts w:asciiTheme="majorBidi" w:hAnsiTheme="majorBidi" w:cstheme="majorBidi"/>
          <w:sz w:val="18"/>
        </w:rPr>
        <w:fldChar w:fldCharType="end"/>
      </w:r>
      <w:r w:rsidR="00EF4A08">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sidRPr="00447482">
        <w:rPr>
          <w:rFonts w:asciiTheme="majorBidi" w:hAnsiTheme="majorBidi" w:cstheme="majorBidi"/>
          <w:sz w:val="18"/>
        </w:rPr>
        <w:fldChar w:fldCharType="end"/>
      </w:r>
    </w:p>
    <w:p w14:paraId="45A7AB83" w14:textId="77777777" w:rsidR="00C602C5" w:rsidRDefault="00C602C5" w:rsidP="00C602C5">
      <w:pPr>
        <w:tabs>
          <w:tab w:val="left" w:pos="567"/>
        </w:tabs>
        <w:rPr>
          <w:rFonts w:asciiTheme="majorBidi" w:hAnsiTheme="majorBidi" w:cstheme="majorBidi"/>
          <w:sz w:val="18"/>
        </w:rPr>
      </w:pPr>
    </w:p>
    <w:p w14:paraId="4C6BA285" w14:textId="77777777" w:rsidR="00C602C5" w:rsidRPr="00453D3D" w:rsidRDefault="00C602C5" w:rsidP="00C602C5">
      <w:pPr>
        <w:tabs>
          <w:tab w:val="left" w:pos="567"/>
        </w:tabs>
        <w:rPr>
          <w:rFonts w:asciiTheme="majorBidi" w:hAnsiTheme="majorBidi" w:cstheme="majorBidi"/>
          <w:i/>
          <w:iCs/>
        </w:rPr>
      </w:pPr>
      <w:r w:rsidRPr="00453D3D">
        <w:rPr>
          <w:rFonts w:asciiTheme="majorBidi" w:hAnsiTheme="majorBidi" w:cstheme="majorBidi"/>
          <w:i/>
          <w:iCs/>
          <w:lang w:val="ru"/>
        </w:rPr>
        <w:t>Влияние желудочного рН</w:t>
      </w:r>
    </w:p>
    <w:p w14:paraId="5846B1AA" w14:textId="77777777" w:rsidR="00C602C5" w:rsidRPr="00CB7BFA" w:rsidRDefault="00C602C5" w:rsidP="00C602C5">
      <w:pPr>
        <w:tabs>
          <w:tab w:val="left" w:pos="567"/>
        </w:tabs>
        <w:rPr>
          <w:rFonts w:asciiTheme="majorBidi" w:hAnsiTheme="majorBidi" w:cstheme="majorBidi"/>
          <w:sz w:val="18"/>
        </w:rPr>
      </w:pPr>
    </w:p>
    <w:p w14:paraId="2B1AAF6F" w14:textId="77777777" w:rsidR="00C602C5" w:rsidRPr="00453D3D" w:rsidRDefault="00C602C5" w:rsidP="00C602C5">
      <w:pPr>
        <w:tabs>
          <w:tab w:val="left" w:pos="567"/>
        </w:tabs>
        <w:jc w:val="both"/>
        <w:rPr>
          <w:rFonts w:asciiTheme="majorBidi" w:hAnsiTheme="majorBidi" w:cstheme="majorBidi"/>
        </w:rPr>
      </w:pPr>
      <w:r>
        <w:rPr>
          <w:rFonts w:asciiTheme="majorBidi" w:hAnsiTheme="majorBidi" w:cstheme="majorBidi"/>
          <w:lang w:val="ru"/>
        </w:rPr>
        <w:lastRenderedPageBreak/>
        <w:tab/>
      </w:r>
      <w:r w:rsidRPr="00453D3D">
        <w:rPr>
          <w:rFonts w:asciiTheme="majorBidi" w:hAnsiTheme="majorBidi" w:cstheme="majorBidi"/>
          <w:lang w:val="ru"/>
        </w:rPr>
        <w:t xml:space="preserve">Акалабрутиниб — слабоосновной препарат, в котором присутствуют две основные (pKa = 3,5 и 5,8) и одна кислотная молекулы с pKa 12,1. Его растворимость зависит от уровня рН и находится в физиологическом диапазоне рН. С учетом дозы 100 мг, акалабрутиниб можно охарактеризовать как вещество, хорошо растворимое в водной среде при уровне pH 4 и ниже и плохо растворимое при pH &gt; 4. Таким образом, акалабрутиниб растворим в желудке, а его абсорбция в условиях </w:t>
      </w:r>
      <w:r w:rsidRPr="000A28D8">
        <w:rPr>
          <w:rFonts w:asciiTheme="majorBidi" w:hAnsiTheme="majorBidi" w:cstheme="majorBidi"/>
          <w:i/>
          <w:lang w:val="ru"/>
        </w:rPr>
        <w:t xml:space="preserve">in vivo </w:t>
      </w:r>
      <w:r w:rsidRPr="00453D3D">
        <w:rPr>
          <w:rFonts w:asciiTheme="majorBidi" w:hAnsiTheme="majorBidi" w:cstheme="majorBidi"/>
          <w:lang w:val="ru"/>
        </w:rPr>
        <w:t>снижается под действием веществ, повышающих уровень рН желудка (таких как ИПП, антагонисты Н2-рецепторов и антациды) (см. также раздел «Взаимодействия с лекарственными препаратами»).</w:t>
      </w:r>
    </w:p>
    <w:p w14:paraId="39C905A6" w14:textId="77777777" w:rsidR="00C602C5" w:rsidRPr="00453D3D" w:rsidRDefault="00C602C5" w:rsidP="00C602C5">
      <w:pPr>
        <w:tabs>
          <w:tab w:val="left" w:pos="567"/>
        </w:tabs>
        <w:spacing w:before="240" w:after="240"/>
        <w:jc w:val="both"/>
        <w:rPr>
          <w:rFonts w:asciiTheme="majorBidi" w:hAnsiTheme="majorBidi" w:cstheme="majorBidi"/>
          <w:i/>
          <w:iCs/>
        </w:rPr>
      </w:pPr>
      <w:r w:rsidRPr="00453D3D">
        <w:rPr>
          <w:rFonts w:asciiTheme="majorBidi" w:hAnsiTheme="majorBidi" w:cstheme="majorBidi"/>
          <w:i/>
          <w:iCs/>
          <w:lang w:val="ru"/>
        </w:rPr>
        <w:t>Инфекция Helicobacter pylori</w:t>
      </w:r>
    </w:p>
    <w:p w14:paraId="6FEA805A" w14:textId="77777777" w:rsidR="00C602C5" w:rsidRPr="00453D3D"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453D3D">
        <w:rPr>
          <w:rFonts w:asciiTheme="majorBidi" w:hAnsiTheme="majorBidi" w:cstheme="majorBidi"/>
          <w:lang w:val="ru"/>
        </w:rPr>
        <w:t xml:space="preserve">В исследуемой популяции здоровых добровольцев, участвовавших в исследовании, было много участников латиноамериканского происхождения, которые, как известно, имеют повышенную частоту инфицирования </w:t>
      </w:r>
      <w:r w:rsidRPr="00453D3D">
        <w:rPr>
          <w:rFonts w:asciiTheme="majorBidi" w:hAnsiTheme="majorBidi" w:cstheme="majorBidi"/>
          <w:i/>
          <w:iCs/>
          <w:lang w:val="ru"/>
        </w:rPr>
        <w:t>H. pylori</w:t>
      </w:r>
      <w:r w:rsidRPr="00453D3D">
        <w:rPr>
          <w:rFonts w:asciiTheme="majorBidi" w:hAnsiTheme="majorBidi" w:cstheme="majorBidi"/>
          <w:lang w:val="ru"/>
        </w:rPr>
        <w:t xml:space="preserve">, что может влиять на ФК параметры лекарственных препаратов, растворение которых зависит от уровня рН. С учетом этого, статус наличия </w:t>
      </w:r>
      <w:r w:rsidRPr="00453D3D">
        <w:rPr>
          <w:rFonts w:asciiTheme="majorBidi" w:hAnsiTheme="majorBidi" w:cstheme="majorBidi"/>
          <w:i/>
          <w:iCs/>
          <w:lang w:val="ru"/>
        </w:rPr>
        <w:t>H. pylori</w:t>
      </w:r>
      <w:r w:rsidRPr="00453D3D">
        <w:rPr>
          <w:rFonts w:asciiTheme="majorBidi" w:hAnsiTheme="majorBidi" w:cstheme="majorBidi"/>
          <w:lang w:val="ru"/>
        </w:rPr>
        <w:t xml:space="preserve"> у здоровых добровольцев проверялся в нескольких исследованиях на здоровых добровольцах. Последовательного эффекта от статуса инфицирования </w:t>
      </w:r>
      <w:r w:rsidRPr="00453D3D">
        <w:rPr>
          <w:rFonts w:asciiTheme="majorBidi" w:hAnsiTheme="majorBidi" w:cstheme="majorBidi"/>
          <w:i/>
          <w:iCs/>
          <w:lang w:val="ru"/>
        </w:rPr>
        <w:t>H. pylori</w:t>
      </w:r>
      <w:r w:rsidRPr="00453D3D">
        <w:rPr>
          <w:rFonts w:asciiTheme="majorBidi" w:hAnsiTheme="majorBidi" w:cstheme="majorBidi"/>
          <w:lang w:val="ru"/>
        </w:rPr>
        <w:t xml:space="preserve"> на концентрацию акалабрутиниба не выявлено.</w:t>
      </w:r>
      <w:r w:rsidRPr="00453D3D">
        <w:rPr>
          <w:rFonts w:eastAsia="Calibri"/>
          <w:color w:val="000000" w:themeColor="text1"/>
        </w:rPr>
        <w:tab/>
      </w:r>
      <w:bookmarkStart w:id="364" w:name="_Hlk149151685"/>
    </w:p>
    <w:p w14:paraId="124AEEBD" w14:textId="77777777" w:rsidR="00C602C5" w:rsidRPr="00AA24AB" w:rsidRDefault="00C602C5" w:rsidP="00C602C5">
      <w:pPr>
        <w:spacing w:before="240" w:after="240"/>
        <w:rPr>
          <w:rFonts w:eastAsia="Calibri"/>
          <w:b/>
          <w:i/>
          <w:color w:val="000000" w:themeColor="text1"/>
          <w:szCs w:val="28"/>
        </w:rPr>
      </w:pPr>
      <w:bookmarkStart w:id="365" w:name="_Toc52190579"/>
      <w:bookmarkEnd w:id="362"/>
      <w:bookmarkEnd w:id="364"/>
      <w:r w:rsidRPr="00AA24AB">
        <w:rPr>
          <w:rFonts w:eastAsia="Calibri"/>
          <w:b/>
          <w:i/>
          <w:color w:val="000000" w:themeColor="text1"/>
          <w:szCs w:val="28"/>
        </w:rPr>
        <w:t>Распределение</w:t>
      </w:r>
    </w:p>
    <w:p w14:paraId="5FB58DD1" w14:textId="77777777" w:rsidR="00C602C5" w:rsidRPr="00453D3D" w:rsidRDefault="00C602C5" w:rsidP="00C602C5">
      <w:pPr>
        <w:tabs>
          <w:tab w:val="left" w:pos="567"/>
        </w:tabs>
        <w:jc w:val="both"/>
        <w:rPr>
          <w:rFonts w:asciiTheme="majorBidi" w:hAnsiTheme="majorBidi" w:cstheme="majorBidi"/>
        </w:rPr>
      </w:pPr>
      <w:bookmarkStart w:id="366" w:name="_Toc52190580"/>
      <w:bookmarkEnd w:id="365"/>
      <w:r>
        <w:rPr>
          <w:rFonts w:asciiTheme="majorBidi" w:hAnsiTheme="majorBidi" w:cstheme="majorBidi"/>
          <w:lang w:val="ru"/>
        </w:rPr>
        <w:tab/>
      </w:r>
      <w:r w:rsidRPr="00453D3D">
        <w:rPr>
          <w:rFonts w:asciiTheme="majorBidi" w:hAnsiTheme="majorBidi" w:cstheme="majorBidi"/>
          <w:lang w:val="ru"/>
        </w:rPr>
        <w:t>Объем распределения (Vz) акалабрутиниба составил 98,0 л (42,8%) (среднее геометрическое [КВ%]), а объем распределения в равновесном состоянии (Vss) — 34,2 л (40,2%) после в/в введения микродозы радиоактивно меченого (&lt;10 мкг; ≤1мкКи) [</w:t>
      </w:r>
      <w:r w:rsidRPr="00453D3D">
        <w:rPr>
          <w:rFonts w:asciiTheme="majorBidi" w:hAnsiTheme="majorBidi" w:cstheme="majorBidi"/>
          <w:vertAlign w:val="superscript"/>
          <w:lang w:val="ru"/>
        </w:rPr>
        <w:t>14</w:t>
      </w:r>
      <w:r w:rsidRPr="00453D3D">
        <w:rPr>
          <w:rFonts w:asciiTheme="majorBidi" w:hAnsiTheme="majorBidi" w:cstheme="majorBidi"/>
          <w:lang w:val="ru"/>
        </w:rPr>
        <w:t>C]</w:t>
      </w:r>
      <w:r>
        <w:rPr>
          <w:rFonts w:asciiTheme="majorBidi" w:hAnsiTheme="majorBidi" w:cstheme="majorBidi"/>
          <w:lang w:val="ru"/>
        </w:rPr>
        <w:t xml:space="preserve"> </w:t>
      </w:r>
      <w:r w:rsidRPr="00453D3D">
        <w:rPr>
          <w:rFonts w:asciiTheme="majorBidi" w:hAnsiTheme="majorBidi" w:cstheme="majorBidi"/>
          <w:lang w:val="ru"/>
        </w:rPr>
        <w:t xml:space="preserve">акалабрутиниба (исследование ACE-HV-009). В исследовании ACE-HV-009 параметр Vz/F составил 344 л (36,2%) (среднее геометрическое [КВ%]) после приема пероральной дозы акалабрутиниба, введенной вместе с в/в микродозой </w:t>
      </w:r>
      <w:r w:rsidRPr="00CC6324">
        <w:rPr>
          <w:rFonts w:asciiTheme="majorBidi" w:hAnsiTheme="majorBidi" w:cstheme="majorBidi"/>
          <w:vertAlign w:val="superscript"/>
          <w:lang w:val="ru"/>
        </w:rPr>
        <w:t>14</w:t>
      </w:r>
      <w:r w:rsidRPr="00453D3D">
        <w:rPr>
          <w:rFonts w:asciiTheme="majorBidi" w:hAnsiTheme="majorBidi" w:cstheme="majorBidi"/>
          <w:lang w:val="ru"/>
        </w:rPr>
        <w:t>C-меченного препарата.</w:t>
      </w:r>
    </w:p>
    <w:p w14:paraId="530E7DDD" w14:textId="77777777" w:rsidR="00C602C5" w:rsidRPr="00453D3D"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453D3D">
        <w:rPr>
          <w:rFonts w:asciiTheme="majorBidi" w:hAnsiTheme="majorBidi" w:cstheme="majorBidi"/>
          <w:lang w:val="ru"/>
        </w:rPr>
        <w:t>Связывание с белками плазмы оценивалось для акалабрутиниба и его метаболита ACP-5862 с помощью ультрацентрифугирования с использованием поликарбонатных пробирок с низким связыванием. Доля препарата в несвязанном состоянии составила 2,5% для акалабрутиниба и 1,4% — для ACP-5862.</w:t>
      </w:r>
    </w:p>
    <w:p w14:paraId="6DFF798C" w14:textId="7A07083E" w:rsidR="00C602C5" w:rsidRPr="00673DBB" w:rsidRDefault="00C602C5" w:rsidP="00C602C5">
      <w:pPr>
        <w:tabs>
          <w:tab w:val="left" w:pos="567"/>
        </w:tabs>
        <w:jc w:val="both"/>
        <w:rPr>
          <w:rFonts w:asciiTheme="majorBidi" w:hAnsiTheme="majorBidi" w:cstheme="majorBidi"/>
        </w:rPr>
      </w:pPr>
      <w:r>
        <w:rPr>
          <w:rFonts w:asciiTheme="majorBidi" w:hAnsiTheme="majorBidi" w:cstheme="majorBidi"/>
        </w:rPr>
        <w:tab/>
      </w:r>
      <w:r w:rsidRPr="00453D3D">
        <w:rPr>
          <w:rFonts w:asciiTheme="majorBidi" w:hAnsiTheme="majorBidi" w:cstheme="majorBidi"/>
          <w:lang w:val="ru"/>
        </w:rPr>
        <w:t xml:space="preserve">Соотношение между средней концентрацией в цельной крови и плазме крови в условиях </w:t>
      </w:r>
      <w:r w:rsidRPr="00453D3D">
        <w:rPr>
          <w:rFonts w:asciiTheme="majorBidi" w:hAnsiTheme="majorBidi" w:cstheme="majorBidi"/>
          <w:i/>
          <w:iCs/>
          <w:lang w:val="ru"/>
        </w:rPr>
        <w:t>in vitro</w:t>
      </w:r>
      <w:r w:rsidRPr="00453D3D">
        <w:rPr>
          <w:rFonts w:asciiTheme="majorBidi" w:hAnsiTheme="majorBidi" w:cstheme="majorBidi"/>
          <w:lang w:val="ru"/>
        </w:rPr>
        <w:t xml:space="preserve"> составило 0,8 для акалабрутиниба и 0,7 для метаболита ACP-5862. При исследовании баланса масс соотношение общей радиоактивности в крови/плазме составило 0,86 по данным расчета AUC</w:t>
      </w:r>
      <w:r w:rsidRPr="00CC6324">
        <w:rPr>
          <w:rFonts w:asciiTheme="majorBidi" w:hAnsiTheme="majorBidi" w:cstheme="majorBidi"/>
          <w:vertAlign w:val="subscript"/>
          <w:lang w:val="ru"/>
        </w:rPr>
        <w:t xml:space="preserve">0-12ч </w:t>
      </w:r>
      <w:r w:rsidR="00CC6324">
        <w:rPr>
          <w:rFonts w:asciiTheme="majorBidi" w:hAnsiTheme="majorBidi" w:cstheme="majorBidi"/>
          <w:lang w:val="ru"/>
        </w:rPr>
        <w:t xml:space="preserve"> </w:t>
      </w:r>
      <w:r w:rsidRPr="00453D3D">
        <w:rPr>
          <w:rFonts w:asciiTheme="majorBidi" w:hAnsiTheme="majorBidi" w:cstheme="majorBidi"/>
          <w:lang w:val="ru"/>
        </w:rPr>
        <w:t>и росло в динамике, что, вероятно, связано с ковалентным связыванием препарата с BTK в клетках крови.</w:t>
      </w:r>
    </w:p>
    <w:p w14:paraId="7CE6F022" w14:textId="77777777" w:rsidR="00C602C5" w:rsidRDefault="00C602C5" w:rsidP="00C602C5">
      <w:pPr>
        <w:spacing w:before="240" w:after="240"/>
        <w:rPr>
          <w:rFonts w:eastAsia="Calibri"/>
          <w:b/>
          <w:i/>
          <w:color w:val="000000" w:themeColor="text1"/>
        </w:rPr>
      </w:pPr>
      <w:r w:rsidRPr="00AA24AB">
        <w:rPr>
          <w:rFonts w:eastAsia="Calibri"/>
          <w:b/>
          <w:i/>
          <w:color w:val="000000" w:themeColor="text1"/>
        </w:rPr>
        <w:t>Метаболизм</w:t>
      </w:r>
    </w:p>
    <w:p w14:paraId="4297475B" w14:textId="77777777" w:rsidR="00C602C5" w:rsidRPr="00453D3D" w:rsidRDefault="00C602C5" w:rsidP="00C602C5">
      <w:pPr>
        <w:tabs>
          <w:tab w:val="left" w:pos="567"/>
        </w:tabs>
        <w:jc w:val="both"/>
        <w:rPr>
          <w:rFonts w:asciiTheme="majorBidi" w:hAnsiTheme="majorBidi" w:cstheme="majorBidi"/>
          <w:lang w:val="ru"/>
        </w:rPr>
      </w:pPr>
      <w:bookmarkStart w:id="367" w:name="_Toc83655951"/>
      <w:bookmarkEnd w:id="366"/>
      <w:r>
        <w:rPr>
          <w:rFonts w:asciiTheme="majorBidi" w:hAnsiTheme="majorBidi" w:cstheme="majorBidi"/>
          <w:lang w:val="ru"/>
        </w:rPr>
        <w:tab/>
      </w:r>
      <w:r w:rsidRPr="00453D3D">
        <w:rPr>
          <w:rFonts w:asciiTheme="majorBidi" w:hAnsiTheme="majorBidi" w:cstheme="majorBidi"/>
          <w:lang w:val="ru"/>
        </w:rPr>
        <w:t xml:space="preserve">Окисление, опосредованное CYP3A, является основным путем метаболизма в организме человека. Конъюгация с глутатионом и гидролиз амидов являются второстепенными путями метаболизма. Данные фенотипирования реакций </w:t>
      </w:r>
      <w:r w:rsidRPr="000A28D8">
        <w:rPr>
          <w:rFonts w:asciiTheme="majorBidi" w:hAnsiTheme="majorBidi" w:cstheme="majorBidi"/>
          <w:i/>
          <w:lang w:val="ru"/>
        </w:rPr>
        <w:t>in vitro</w:t>
      </w:r>
      <w:r w:rsidRPr="00453D3D">
        <w:rPr>
          <w:rFonts w:asciiTheme="majorBidi" w:hAnsiTheme="majorBidi" w:cstheme="majorBidi"/>
          <w:lang w:val="ru"/>
        </w:rPr>
        <w:t xml:space="preserve"> показали, что конъюгация акалабрутиниба с глутатионом опосредуется преимущественно глутатионтрансферазами человека M1 и M2 (GSTM1, GSTM2).</w:t>
      </w:r>
    </w:p>
    <w:p w14:paraId="40994367" w14:textId="77777777" w:rsidR="00C602C5" w:rsidRPr="00453D3D"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453D3D">
        <w:rPr>
          <w:rFonts w:asciiTheme="majorBidi" w:hAnsiTheme="majorBidi" w:cstheme="majorBidi"/>
          <w:lang w:val="ru"/>
        </w:rPr>
        <w:t xml:space="preserve">Данные </w:t>
      </w:r>
      <w:r w:rsidRPr="00453D3D">
        <w:rPr>
          <w:rFonts w:asciiTheme="majorBidi" w:hAnsiTheme="majorBidi" w:cstheme="majorBidi"/>
          <w:i/>
          <w:lang w:val="ru"/>
        </w:rPr>
        <w:t>in vitro</w:t>
      </w:r>
      <w:r w:rsidRPr="00453D3D">
        <w:rPr>
          <w:rFonts w:asciiTheme="majorBidi" w:hAnsiTheme="majorBidi" w:cstheme="majorBidi"/>
          <w:lang w:val="ru"/>
        </w:rPr>
        <w:t xml:space="preserve"> показывают, что образование основного метаболита ACP-5862 из акалабрутиниба опосредовано CYP3A4. Также метаболизм самого ACP-5862, по-видимому, опосредован CYP3A4.</w:t>
      </w:r>
    </w:p>
    <w:p w14:paraId="52BB9BFC" w14:textId="77777777" w:rsidR="00C602C5" w:rsidRPr="00453D3D"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453D3D">
        <w:rPr>
          <w:rFonts w:asciiTheme="majorBidi" w:hAnsiTheme="majorBidi" w:cstheme="majorBidi"/>
          <w:lang w:val="ru"/>
        </w:rPr>
        <w:t xml:space="preserve">После перорального приема </w:t>
      </w:r>
      <w:r w:rsidRPr="00453D3D">
        <w:rPr>
          <w:rFonts w:asciiTheme="majorBidi" w:hAnsiTheme="majorBidi" w:cstheme="majorBidi"/>
          <w:vertAlign w:val="superscript"/>
          <w:lang w:val="ru"/>
        </w:rPr>
        <w:t>14</w:t>
      </w:r>
      <w:r w:rsidRPr="00453D3D">
        <w:rPr>
          <w:rFonts w:asciiTheme="majorBidi" w:hAnsiTheme="majorBidi" w:cstheme="majorBidi"/>
          <w:lang w:val="ru"/>
        </w:rPr>
        <w:t xml:space="preserve">С-меченный акалабрутиниб подвергался интенсивному метаболизму, при этом в плазме крови, моче и фекалиях было обнаружено 15 метаболитов. </w:t>
      </w:r>
      <w:r w:rsidRPr="00453D3D">
        <w:rPr>
          <w:rFonts w:asciiTheme="majorBidi" w:hAnsiTheme="majorBidi" w:cstheme="majorBidi"/>
          <w:lang w:val="ru"/>
        </w:rPr>
        <w:lastRenderedPageBreak/>
        <w:t>В плазме крови на долю исходного акалабрутиниба приходилось 8,6% от общей радиоактивности, а наиболее распространенным метаболитом был M27 (ACP-5862), связанный с 34,7% общей радиоактивности. M27 был единственным метаболитом у людей, связанный с &gt;10% радиоактивности, и примерно в 4 раза превышал количество исходного акалабрутиниба. Следующие после M27 по распространенности компоненты метаболита в плазме крови соответствовали 10,8% (M7, M8, M9, M10 и M11, вместе взятые) радиоактивности в профиле плазмы крови. В моче исходный акалабрутиниб составлял 0,5% от выведенной дозы. Наиболее часто встречающийся метаболит выводился совместно, составлял 2,7% от выведенной дозы и представлял в основном M7, M10 и M11, вместе взятые. Метаболит M27 (ACP-5862) составлял 0,5% от выведенной дозы. В фекалиях исходный акалабрутиниб составлял 1,2% от выведенной дозы. Наиболее распространенный метаболит выводился совместно, составлял 12,1% от выведенной дозы и представлял M22, M45 и M23, вместе взятые.</w:t>
      </w:r>
    </w:p>
    <w:p w14:paraId="5A0381CC" w14:textId="6268D0C4" w:rsidR="002256A9" w:rsidRDefault="00C602C5" w:rsidP="00C602C5">
      <w:pPr>
        <w:tabs>
          <w:tab w:val="left" w:pos="567"/>
        </w:tabs>
      </w:pPr>
      <w:r>
        <w:rPr>
          <w:rFonts w:asciiTheme="majorBidi" w:hAnsiTheme="majorBidi" w:cstheme="majorBidi"/>
          <w:i/>
          <w:iCs/>
          <w:noProof/>
          <w:color w:val="445469"/>
          <w:sz w:val="18"/>
          <w:lang w:eastAsia="ru-RU"/>
        </w:rPr>
        <mc:AlternateContent>
          <mc:Choice Requires="wps">
            <w:drawing>
              <wp:anchor distT="0" distB="0" distL="114300" distR="114300" simplePos="0" relativeHeight="251758592" behindDoc="0" locked="0" layoutInCell="1" allowOverlap="1" wp14:anchorId="473BD138" wp14:editId="5CD629FC">
                <wp:simplePos x="0" y="0"/>
                <wp:positionH relativeFrom="column">
                  <wp:posOffset>80010</wp:posOffset>
                </wp:positionH>
                <wp:positionV relativeFrom="paragraph">
                  <wp:posOffset>1972310</wp:posOffset>
                </wp:positionV>
                <wp:extent cx="891540" cy="228600"/>
                <wp:effectExtent l="3810" t="635" r="0" b="0"/>
                <wp:wrapNone/>
                <wp:docPr id="196" name="Надпись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4F9712" w14:textId="77777777" w:rsidR="00530D84" w:rsidRPr="004C3B8F" w:rsidRDefault="00530D84" w:rsidP="00C602C5">
                            <w:pPr>
                              <w:jc w:val="center"/>
                              <w:rPr>
                                <w:color w:val="1E1A23"/>
                                <w:sz w:val="16"/>
                                <w:szCs w:val="16"/>
                                <w:lang w:val="en-GB"/>
                              </w:rPr>
                            </w:pPr>
                            <w:r w:rsidRPr="004C3B8F">
                              <w:rPr>
                                <w:color w:val="1E1A23"/>
                                <w:sz w:val="16"/>
                                <w:szCs w:val="16"/>
                                <w:lang w:val="ru"/>
                              </w:rPr>
                              <w:t>ACP-196</w:t>
                            </w:r>
                          </w:p>
                          <w:p w14:paraId="7A635FBB" w14:textId="77777777" w:rsidR="00530D84" w:rsidRPr="00DA3300" w:rsidRDefault="00530D84" w:rsidP="00C602C5">
                            <w:pPr>
                              <w:jc w:val="center"/>
                              <w:rPr>
                                <w:sz w:val="14"/>
                                <w:szCs w:val="14"/>
                              </w:rPr>
                            </w:pPr>
                            <w:r w:rsidRPr="004C3B8F">
                              <w:rPr>
                                <w:color w:val="1E1A23"/>
                                <w:sz w:val="16"/>
                                <w:szCs w:val="16"/>
                                <w:lang w:val="ru"/>
                              </w:rPr>
                              <w:t>акалабрутиниб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3BD138" id="Надпись 196" o:spid="_x0000_s1120" type="#_x0000_t202" style="position:absolute;margin-left:6.3pt;margin-top:155.3pt;width:70.2pt;height:1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" stroked="f">
                <v:textbox inset="0,0,0,0">
                  <w:txbxContent>
                    <w:p w14:paraId="1A4F9712" w14:textId="77777777" w:rsidR="00530D84" w:rsidRPr="004C3B8F" w:rsidRDefault="00530D84" w:rsidP="00C602C5">
                      <w:pPr>
                        <w:jc w:val="center"/>
                        <w:rPr>
                          <w:color w:val="1E1A23"/>
                          <w:sz w:val="16"/>
                          <w:szCs w:val="16"/>
                          <w:lang w:val="en-GB"/>
                        </w:rPr>
                      </w:pPr>
                      <w:r w:rsidRPr="004C3B8F">
                        <w:rPr>
                          <w:color w:val="1E1A23"/>
                          <w:sz w:val="16"/>
                          <w:szCs w:val="16"/>
                          <w:lang w:val="ru"/>
                        </w:rPr>
                        <w:t>ACP-196</w:t>
                      </w:r>
                    </w:p>
                    <w:p w14:paraId="7A635FBB" w14:textId="77777777" w:rsidR="00530D84" w:rsidRPr="00DA3300" w:rsidRDefault="00530D84" w:rsidP="00C602C5">
                      <w:pPr>
                        <w:jc w:val="center"/>
                        <w:rPr>
                          <w:sz w:val="14"/>
                          <w:szCs w:val="14"/>
                        </w:rPr>
                      </w:pPr>
                      <w:r w:rsidRPr="004C3B8F">
                        <w:rPr>
                          <w:color w:val="1E1A23"/>
                          <w:sz w:val="16"/>
                          <w:szCs w:val="16"/>
                          <w:lang w:val="ru"/>
                        </w:rPr>
                        <w:t>акалабрутиниб</w:t>
                      </w:r>
                    </w:p>
                  </w:txbxContent>
                </v:textbox>
              </v:shape>
            </w:pict>
          </mc:Fallback>
        </mc:AlternateContent>
      </w:r>
    </w:p>
    <w:p w14:paraId="53975B74" w14:textId="0018CD50" w:rsidR="002256A9" w:rsidRDefault="002256A9" w:rsidP="002256A9">
      <w:pPr>
        <w:pStyle w:val="af5"/>
        <w:keepNext/>
        <w:jc w:val="both"/>
      </w:pPr>
      <w:bookmarkStart w:id="368" w:name="_Toc159973426"/>
      <w:r>
        <w:t xml:space="preserve">Рисунок </w:t>
      </w:r>
      <w:fldSimple w:instr=" STYLEREF 1 \s ">
        <w:r>
          <w:rPr>
            <w:noProof/>
          </w:rPr>
          <w:t>4</w:t>
        </w:r>
      </w:fldSimple>
      <w:r>
        <w:noBreakHyphen/>
      </w:r>
      <w:fldSimple w:instr=" SEQ Рисунок \* ARABIC \s 1 ">
        <w:r>
          <w:rPr>
            <w:noProof/>
          </w:rPr>
          <w:t>2</w:t>
        </w:r>
      </w:fldSimple>
      <w:r>
        <w:t>.</w:t>
      </w:r>
      <w:r w:rsidRPr="002256A9">
        <w:rPr>
          <w:rFonts w:asciiTheme="majorBidi" w:hAnsiTheme="majorBidi" w:cstheme="majorBidi"/>
          <w:iCs/>
          <w:lang w:val="ru"/>
        </w:rPr>
        <w:t xml:space="preserve"> </w:t>
      </w:r>
      <w:r w:rsidRPr="002256A9">
        <w:rPr>
          <w:rFonts w:asciiTheme="majorBidi" w:hAnsiTheme="majorBidi" w:cstheme="majorBidi"/>
          <w:b w:val="0"/>
          <w:iCs/>
          <w:lang w:val="ru"/>
        </w:rPr>
        <w:t>Предлагаемая схема метаболизма. Верхняя часть: основной путь метаболизма. Нижняя часть: Предполагаемые полные пути биотрансформации ACP-196 в организме человека.</w:t>
      </w:r>
      <w:bookmarkEnd w:id="368"/>
    </w:p>
    <w:p w14:paraId="086CD58E" w14:textId="6A1DE909" w:rsidR="00C602C5" w:rsidRPr="00447482" w:rsidRDefault="002256A9" w:rsidP="00C602C5">
      <w:pPr>
        <w:tabs>
          <w:tab w:val="left" w:pos="567"/>
        </w:tabs>
        <w:rPr>
          <w:rFonts w:asciiTheme="majorBidi" w:hAnsiTheme="majorBidi" w:cstheme="majorBidi"/>
          <w:sz w:val="18"/>
        </w:rPr>
      </w:pPr>
      <w:r>
        <w:rPr>
          <w:rFonts w:asciiTheme="majorBidi" w:hAnsiTheme="majorBidi" w:cstheme="majorBidi"/>
          <w:i/>
          <w:iCs/>
          <w:noProof/>
          <w:color w:val="445469"/>
          <w:sz w:val="18"/>
          <w:lang w:eastAsia="ru-RU"/>
        </w:rPr>
        <mc:AlternateContent>
          <mc:Choice Requires="wps">
            <w:drawing>
              <wp:anchor distT="0" distB="0" distL="114300" distR="114300" simplePos="0" relativeHeight="251755520" behindDoc="0" locked="0" layoutInCell="1" allowOverlap="1" wp14:anchorId="59E64503" wp14:editId="09D55FA7">
                <wp:simplePos x="0" y="0"/>
                <wp:positionH relativeFrom="column">
                  <wp:posOffset>1128361</wp:posOffset>
                </wp:positionH>
                <wp:positionV relativeFrom="paragraph">
                  <wp:posOffset>416460</wp:posOffset>
                </wp:positionV>
                <wp:extent cx="975360" cy="114300"/>
                <wp:effectExtent l="0" t="4445" r="0" b="0"/>
                <wp:wrapNone/>
                <wp:docPr id="193" name="Надпись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114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A760F6" w14:textId="77777777" w:rsidR="00530D84" w:rsidRPr="00DA3300" w:rsidRDefault="00530D84" w:rsidP="00C602C5">
                            <w:pPr>
                              <w:spacing w:after="60"/>
                              <w:jc w:val="center"/>
                              <w:rPr>
                                <w:sz w:val="14"/>
                                <w:szCs w:val="14"/>
                              </w:rPr>
                            </w:pPr>
                            <w:r w:rsidRPr="00DA3300">
                              <w:rPr>
                                <w:color w:val="1E1A23"/>
                                <w:sz w:val="16"/>
                                <w:szCs w:val="16"/>
                                <w:lang w:val="ru"/>
                              </w:rPr>
                              <w:t>Гидролиз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E64503" id="Надпись 193" o:spid="_x0000_s1121" type="#_x0000_t202" style="position:absolute;margin-left:88.85pt;margin-top:32.8pt;width:76.8pt;height: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" stroked="f">
                <v:textbox inset="0,0,0,0">
                  <w:txbxContent>
                    <w:p w14:paraId="5AA760F6" w14:textId="77777777" w:rsidR="00530D84" w:rsidRPr="00DA3300" w:rsidRDefault="00530D84" w:rsidP="00C602C5">
                      <w:pPr>
                        <w:spacing w:after="60"/>
                        <w:jc w:val="center"/>
                        <w:rPr>
                          <w:sz w:val="14"/>
                          <w:szCs w:val="14"/>
                        </w:rPr>
                      </w:pPr>
                      <w:r w:rsidRPr="00DA3300">
                        <w:rPr>
                          <w:color w:val="1E1A23"/>
                          <w:sz w:val="16"/>
                          <w:szCs w:val="16"/>
                          <w:lang w:val="ru"/>
                        </w:rPr>
                        <w:t>Гидролиз</w:t>
                      </w:r>
                    </w:p>
                  </w:txbxContent>
                </v:textbox>
              </v:shape>
            </w:pict>
          </mc:Fallback>
        </mc:AlternateContent>
      </w:r>
      <w:r>
        <w:rPr>
          <w:rFonts w:asciiTheme="majorBidi" w:hAnsiTheme="majorBidi" w:cstheme="majorBidi"/>
          <w:i/>
          <w:iCs/>
          <w:noProof/>
          <w:color w:val="445469"/>
          <w:sz w:val="18"/>
          <w:lang w:eastAsia="ru-RU"/>
        </w:rPr>
        <mc:AlternateContent>
          <mc:Choice Requires="wps">
            <w:drawing>
              <wp:anchor distT="0" distB="0" distL="114300" distR="114300" simplePos="0" relativeHeight="251756544" behindDoc="0" locked="0" layoutInCell="1" allowOverlap="1" wp14:anchorId="0F10C847" wp14:editId="19382FF3">
                <wp:simplePos x="0" y="0"/>
                <wp:positionH relativeFrom="column">
                  <wp:posOffset>1301216</wp:posOffset>
                </wp:positionH>
                <wp:positionV relativeFrom="paragraph">
                  <wp:posOffset>1014028</wp:posOffset>
                </wp:positionV>
                <wp:extent cx="1280160" cy="114300"/>
                <wp:effectExtent l="1905" t="2540" r="3810" b="0"/>
                <wp:wrapNone/>
                <wp:docPr id="194" name="Надпись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114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9DEC41" w14:textId="77777777" w:rsidR="00530D84" w:rsidRPr="00DA3300" w:rsidRDefault="00530D84" w:rsidP="00C602C5">
                            <w:pPr>
                              <w:spacing w:after="60"/>
                              <w:jc w:val="center"/>
                              <w:rPr>
                                <w:sz w:val="14"/>
                                <w:szCs w:val="14"/>
                              </w:rPr>
                            </w:pPr>
                            <w:r w:rsidRPr="004C3B8F">
                              <w:rPr>
                                <w:color w:val="1E1A23"/>
                                <w:sz w:val="16"/>
                                <w:szCs w:val="16"/>
                                <w:lang w:val="ru"/>
                              </w:rPr>
                              <w:t>Конъюгация с глутатионом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10C847" id="Надпись 194" o:spid="_x0000_s1122" type="#_x0000_t202" style="position:absolute;margin-left:102.45pt;margin-top:79.85pt;width:100.8pt;height: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" stroked="f">
                <v:textbox inset="0,0,0,0">
                  <w:txbxContent>
                    <w:p w14:paraId="1A9DEC41" w14:textId="77777777" w:rsidR="00530D84" w:rsidRPr="00DA3300" w:rsidRDefault="00530D84" w:rsidP="00C602C5">
                      <w:pPr>
                        <w:spacing w:after="60"/>
                        <w:jc w:val="center"/>
                        <w:rPr>
                          <w:sz w:val="14"/>
                          <w:szCs w:val="14"/>
                        </w:rPr>
                      </w:pPr>
                      <w:r w:rsidRPr="004C3B8F">
                        <w:rPr>
                          <w:color w:val="1E1A23"/>
                          <w:sz w:val="16"/>
                          <w:szCs w:val="16"/>
                          <w:lang w:val="ru"/>
                        </w:rPr>
                        <w:t>Конъюгация с глутатионом</w:t>
                      </w:r>
                    </w:p>
                  </w:txbxContent>
                </v:textbox>
              </v:shape>
            </w:pict>
          </mc:Fallback>
        </mc:AlternateContent>
      </w:r>
      <w:r>
        <w:rPr>
          <w:rFonts w:asciiTheme="majorBidi" w:hAnsiTheme="majorBidi" w:cstheme="majorBidi"/>
          <w:i/>
          <w:iCs/>
          <w:noProof/>
          <w:color w:val="445469"/>
          <w:sz w:val="18"/>
          <w:lang w:eastAsia="ru-RU"/>
        </w:rPr>
        <mc:AlternateContent>
          <mc:Choice Requires="wps">
            <w:drawing>
              <wp:anchor distT="0" distB="0" distL="114300" distR="114300" simplePos="0" relativeHeight="251757568" behindDoc="0" locked="0" layoutInCell="1" allowOverlap="1" wp14:anchorId="1F157DD1" wp14:editId="6EB3D72F">
                <wp:simplePos x="0" y="0"/>
                <wp:positionH relativeFrom="column">
                  <wp:posOffset>1779671</wp:posOffset>
                </wp:positionH>
                <wp:positionV relativeFrom="paragraph">
                  <wp:posOffset>1682583</wp:posOffset>
                </wp:positionV>
                <wp:extent cx="1280160" cy="114300"/>
                <wp:effectExtent l="0" t="0" r="0" b="1270"/>
                <wp:wrapNone/>
                <wp:docPr id="195" name="Надпись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114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84242F" w14:textId="77777777" w:rsidR="00530D84" w:rsidRPr="00DA3300" w:rsidRDefault="00530D84" w:rsidP="00C602C5">
                            <w:pPr>
                              <w:spacing w:after="60"/>
                              <w:jc w:val="center"/>
                              <w:rPr>
                                <w:sz w:val="14"/>
                                <w:szCs w:val="14"/>
                              </w:rPr>
                            </w:pPr>
                            <w:r w:rsidRPr="004C3B8F">
                              <w:rPr>
                                <w:color w:val="1E1A23"/>
                                <w:sz w:val="16"/>
                                <w:szCs w:val="16"/>
                                <w:lang w:val="ru"/>
                              </w:rPr>
                              <w:t>Окисление CYP3A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157DD1" id="Надпись 195" o:spid="_x0000_s1123" type="#_x0000_t202" style="position:absolute;margin-left:140.15pt;margin-top:132.5pt;width:100.8pt;height: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" stroked="f">
                <v:textbox inset="0,0,0,0">
                  <w:txbxContent>
                    <w:p w14:paraId="6784242F" w14:textId="77777777" w:rsidR="00530D84" w:rsidRPr="00DA3300" w:rsidRDefault="00530D84" w:rsidP="00C602C5">
                      <w:pPr>
                        <w:spacing w:after="60"/>
                        <w:jc w:val="center"/>
                        <w:rPr>
                          <w:sz w:val="14"/>
                          <w:szCs w:val="14"/>
                        </w:rPr>
                      </w:pPr>
                      <w:r w:rsidRPr="004C3B8F">
                        <w:rPr>
                          <w:color w:val="1E1A23"/>
                          <w:sz w:val="16"/>
                          <w:szCs w:val="16"/>
                          <w:lang w:val="ru"/>
                        </w:rPr>
                        <w:t>Окисление CYP3A</w:t>
                      </w:r>
                    </w:p>
                  </w:txbxContent>
                </v:textbox>
              </v:shape>
            </w:pict>
          </mc:Fallback>
        </mc:AlternateContent>
      </w:r>
      <w:r w:rsidR="00C602C5" w:rsidRPr="00447482">
        <w:rPr>
          <w:rFonts w:asciiTheme="majorBidi" w:hAnsiTheme="majorBidi" w:cstheme="majorBidi"/>
          <w:noProof/>
          <w:sz w:val="18"/>
          <w:lang w:eastAsia="ru-RU"/>
        </w:rPr>
        <w:drawing>
          <wp:inline distT="0" distB="0" distL="0" distR="0" wp14:anchorId="7C5A6A7D" wp14:editId="33B43838">
            <wp:extent cx="5943600" cy="2314876"/>
            <wp:effectExtent l="0" t="0" r="0" b="9525"/>
            <wp:docPr id="184" name="Рисунок 184" descr="C:\Users\virgi\AppData\Local\Temp\FineReader12.00\media\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72560" name="Picture 158" descr="C:\Users\virgi\AppData\Local\Temp\FineReader12.00\media\image13.png"/>
                    <pic:cNvPicPr>
                      <a:picLocks noChangeAspect="1" noChangeArrowheads="1"/>
                    </pic:cNvPicPr>
                  </pic:nvPicPr>
                  <pic:blipFill>
                    <a:blip r:embed="rId42" r:link="rId43" cstate="print">
                      <a:extLst>
                        <a:ext uri="{28A0092B-C50C-407E-A947-70E740481C1C}">
                          <a14:useLocalDpi xmlns:a14="http://schemas.microsoft.com/office/drawing/2010/main" val="0"/>
                        </a:ext>
                      </a:extLst>
                    </a:blip>
                    <a:stretch>
                      <a:fillRect/>
                    </a:stretch>
                  </pic:blipFill>
                  <pic:spPr bwMode="auto">
                    <a:xfrm>
                      <a:off x="0" y="0"/>
                      <a:ext cx="5956296" cy="2319821"/>
                    </a:xfrm>
                    <a:prstGeom prst="rect">
                      <a:avLst/>
                    </a:prstGeom>
                    <a:noFill/>
                    <a:ln>
                      <a:noFill/>
                    </a:ln>
                  </pic:spPr>
                </pic:pic>
              </a:graphicData>
            </a:graphic>
          </wp:inline>
        </w:drawing>
      </w:r>
      <w:r w:rsidR="00C602C5" w:rsidRPr="00447482">
        <w:rPr>
          <w:rFonts w:asciiTheme="majorBidi" w:hAnsiTheme="majorBidi" w:cstheme="majorBidi"/>
          <w:sz w:val="18"/>
        </w:rPr>
        <w:br w:type="page"/>
      </w:r>
    </w:p>
    <w:p w14:paraId="52495CCF" w14:textId="77777777" w:rsidR="00C602C5" w:rsidRPr="008621DF" w:rsidRDefault="00C602C5" w:rsidP="00C602C5">
      <w:pPr>
        <w:tabs>
          <w:tab w:val="left" w:pos="567"/>
        </w:tabs>
        <w:rPr>
          <w:rFonts w:asciiTheme="majorBidi" w:hAnsiTheme="majorBidi" w:cstheme="majorBidi"/>
          <w:sz w:val="2"/>
          <w:szCs w:val="2"/>
        </w:rPr>
      </w:pPr>
      <w:r>
        <w:rPr>
          <w:rFonts w:asciiTheme="majorBidi" w:hAnsiTheme="majorBidi" w:cstheme="majorBidi"/>
          <w:noProof/>
          <w:color w:val="595859"/>
          <w:sz w:val="18"/>
          <w:lang w:eastAsia="ru-RU"/>
        </w:rPr>
        <w:lastRenderedPageBreak/>
        <mc:AlternateContent>
          <mc:Choice Requires="wps">
            <w:drawing>
              <wp:anchor distT="0" distB="0" distL="114300" distR="114300" simplePos="0" relativeHeight="251760640" behindDoc="0" locked="0" layoutInCell="1" allowOverlap="1" wp14:anchorId="23DD8B18" wp14:editId="052DEDE4">
                <wp:simplePos x="0" y="0"/>
                <wp:positionH relativeFrom="column">
                  <wp:posOffset>2244090</wp:posOffset>
                </wp:positionH>
                <wp:positionV relativeFrom="paragraph">
                  <wp:posOffset>2907030</wp:posOffset>
                </wp:positionV>
                <wp:extent cx="998220" cy="770255"/>
                <wp:effectExtent l="0" t="1905" r="0" b="0"/>
                <wp:wrapNone/>
                <wp:docPr id="192" name="Надпись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77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7E110D" w14:textId="77777777" w:rsidR="00530D84" w:rsidRPr="00CB7BFA" w:rsidRDefault="00530D84" w:rsidP="00C602C5">
                            <w:pPr>
                              <w:tabs>
                                <w:tab w:val="left" w:pos="142"/>
                              </w:tabs>
                              <w:rPr>
                                <w:rFonts w:asciiTheme="majorBidi" w:hAnsiTheme="majorBidi" w:cstheme="majorBidi"/>
                                <w:color w:val="1E1A23"/>
                                <w:sz w:val="10"/>
                                <w:szCs w:val="10"/>
                              </w:rPr>
                            </w:pPr>
                            <w:r w:rsidRPr="00643FAA">
                              <w:rPr>
                                <w:rFonts w:asciiTheme="majorBidi" w:hAnsiTheme="majorBidi" w:cstheme="majorBidi"/>
                                <w:color w:val="1E1A23"/>
                                <w:sz w:val="10"/>
                                <w:szCs w:val="10"/>
                                <w:lang w:val="ru"/>
                              </w:rPr>
                              <w:t xml:space="preserve">p - Метаболит, наблюдаемый в плазме крови </w:t>
                            </w:r>
                          </w:p>
                          <w:p w14:paraId="3F60EE8C" w14:textId="77777777" w:rsidR="00530D84" w:rsidRPr="00CB7BFA" w:rsidRDefault="00530D84" w:rsidP="00C602C5">
                            <w:pPr>
                              <w:tabs>
                                <w:tab w:val="left" w:pos="142"/>
                              </w:tabs>
                              <w:rPr>
                                <w:rFonts w:asciiTheme="majorBidi" w:hAnsiTheme="majorBidi" w:cstheme="majorBidi"/>
                                <w:color w:val="1E1A23"/>
                                <w:sz w:val="10"/>
                                <w:szCs w:val="10"/>
                              </w:rPr>
                            </w:pPr>
                            <w:r w:rsidRPr="00643FAA">
                              <w:rPr>
                                <w:rFonts w:asciiTheme="majorBidi" w:hAnsiTheme="majorBidi" w:cstheme="majorBidi"/>
                                <w:color w:val="1E1A23"/>
                                <w:sz w:val="10"/>
                                <w:szCs w:val="10"/>
                                <w:lang w:val="ru"/>
                              </w:rPr>
                              <w:t xml:space="preserve">u = Метаболит, наблюдаемый в моче </w:t>
                            </w:r>
                          </w:p>
                          <w:p w14:paraId="04AC4E00" w14:textId="77777777" w:rsidR="00530D84" w:rsidRPr="00CB7BFA" w:rsidRDefault="00530D84" w:rsidP="00C602C5">
                            <w:pPr>
                              <w:tabs>
                                <w:tab w:val="left" w:pos="142"/>
                              </w:tabs>
                              <w:rPr>
                                <w:rFonts w:asciiTheme="majorBidi" w:hAnsiTheme="majorBidi" w:cstheme="majorBidi"/>
                                <w:color w:val="1E1A23"/>
                                <w:sz w:val="10"/>
                                <w:szCs w:val="10"/>
                              </w:rPr>
                            </w:pPr>
                            <w:r w:rsidRPr="00643FAA">
                              <w:rPr>
                                <w:rFonts w:asciiTheme="majorBidi" w:hAnsiTheme="majorBidi" w:cstheme="majorBidi"/>
                                <w:color w:val="1E1A23"/>
                                <w:sz w:val="10"/>
                                <w:szCs w:val="10"/>
                                <w:lang w:val="ru"/>
                              </w:rPr>
                              <w:t xml:space="preserve">f = Метаболит, наблюдаемый в фекалиях </w:t>
                            </w:r>
                          </w:p>
                          <w:p w14:paraId="61390102" w14:textId="77777777" w:rsidR="00530D84" w:rsidRPr="00CB7BFA" w:rsidRDefault="00530D84" w:rsidP="00C602C5">
                            <w:pPr>
                              <w:tabs>
                                <w:tab w:val="left" w:pos="142"/>
                              </w:tabs>
                              <w:rPr>
                                <w:rFonts w:asciiTheme="majorBidi" w:hAnsiTheme="majorBidi" w:cstheme="majorBidi"/>
                                <w:color w:val="1E1A23"/>
                                <w:sz w:val="10"/>
                                <w:szCs w:val="10"/>
                              </w:rPr>
                            </w:pPr>
                            <w:r w:rsidRPr="00643FAA">
                              <w:rPr>
                                <w:rFonts w:asciiTheme="majorBidi" w:hAnsiTheme="majorBidi" w:cstheme="majorBidi"/>
                                <w:color w:val="1E1A23"/>
                                <w:sz w:val="10"/>
                                <w:szCs w:val="10"/>
                                <w:lang w:val="ru"/>
                              </w:rPr>
                              <w:t>*показывает положение радиоактивной метки 14C</w:t>
                            </w:r>
                          </w:p>
                          <w:p w14:paraId="62E88D9B" w14:textId="77777777" w:rsidR="00530D84" w:rsidRPr="00643FAA" w:rsidRDefault="00530D84" w:rsidP="00C602C5">
                            <w:pPr>
                              <w:tabs>
                                <w:tab w:val="left" w:pos="142"/>
                              </w:tabs>
                              <w:rPr>
                                <w:rFonts w:asciiTheme="majorBidi" w:hAnsiTheme="majorBidi" w:cstheme="majorBidi"/>
                                <w:sz w:val="8"/>
                                <w:szCs w:val="8"/>
                              </w:rPr>
                            </w:pPr>
                            <w:r w:rsidRPr="00643FAA">
                              <w:rPr>
                                <w:rFonts w:asciiTheme="majorBidi" w:hAnsiTheme="majorBidi" w:cstheme="majorBidi"/>
                                <w:color w:val="1E1A23"/>
                                <w:sz w:val="10"/>
                                <w:szCs w:val="10"/>
                                <w:lang w:val="ru"/>
                              </w:rPr>
                              <w:t>** Показаны транс-изомеры, возможны цис-изомеры</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DD8B18" id="Надпись 192" o:spid="_x0000_s1124" type="#_x0000_t202" style="position:absolute;margin-left:176.7pt;margin-top:228.9pt;width:78.6pt;height:60.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" stroked="f">
                <v:textbox inset="0,0,0,0">
                  <w:txbxContent>
                    <w:p w14:paraId="407E110D" w14:textId="77777777" w:rsidR="00530D84" w:rsidRPr="00CB7BFA" w:rsidRDefault="00530D84" w:rsidP="00C602C5">
                      <w:pPr>
                        <w:tabs>
                          <w:tab w:val="left" w:pos="142"/>
                        </w:tabs>
                        <w:rPr>
                          <w:rFonts w:asciiTheme="majorBidi" w:hAnsiTheme="majorBidi" w:cstheme="majorBidi"/>
                          <w:color w:val="1E1A23"/>
                          <w:sz w:val="10"/>
                          <w:szCs w:val="10"/>
                        </w:rPr>
                      </w:pPr>
                      <w:r w:rsidRPr="00643FAA">
                        <w:rPr>
                          <w:rFonts w:asciiTheme="majorBidi" w:hAnsiTheme="majorBidi" w:cstheme="majorBidi"/>
                          <w:color w:val="1E1A23"/>
                          <w:sz w:val="10"/>
                          <w:szCs w:val="10"/>
                          <w:lang w:val="ru"/>
                        </w:rPr>
                        <w:t xml:space="preserve">p - Метаболит, наблюдаемый в плазме крови </w:t>
                      </w:r>
                    </w:p>
                    <w:p w14:paraId="3F60EE8C" w14:textId="77777777" w:rsidR="00530D84" w:rsidRPr="00CB7BFA" w:rsidRDefault="00530D84" w:rsidP="00C602C5">
                      <w:pPr>
                        <w:tabs>
                          <w:tab w:val="left" w:pos="142"/>
                        </w:tabs>
                        <w:rPr>
                          <w:rFonts w:asciiTheme="majorBidi" w:hAnsiTheme="majorBidi" w:cstheme="majorBidi"/>
                          <w:color w:val="1E1A23"/>
                          <w:sz w:val="10"/>
                          <w:szCs w:val="10"/>
                        </w:rPr>
                      </w:pPr>
                      <w:r w:rsidRPr="00643FAA">
                        <w:rPr>
                          <w:rFonts w:asciiTheme="majorBidi" w:hAnsiTheme="majorBidi" w:cstheme="majorBidi"/>
                          <w:color w:val="1E1A23"/>
                          <w:sz w:val="10"/>
                          <w:szCs w:val="10"/>
                          <w:lang w:val="ru"/>
                        </w:rPr>
                        <w:t xml:space="preserve">u = Метаболит, наблюдаемый в моче </w:t>
                      </w:r>
                    </w:p>
                    <w:p w14:paraId="04AC4E00" w14:textId="77777777" w:rsidR="00530D84" w:rsidRPr="00CB7BFA" w:rsidRDefault="00530D84" w:rsidP="00C602C5">
                      <w:pPr>
                        <w:tabs>
                          <w:tab w:val="left" w:pos="142"/>
                        </w:tabs>
                        <w:rPr>
                          <w:rFonts w:asciiTheme="majorBidi" w:hAnsiTheme="majorBidi" w:cstheme="majorBidi"/>
                          <w:color w:val="1E1A23"/>
                          <w:sz w:val="10"/>
                          <w:szCs w:val="10"/>
                        </w:rPr>
                      </w:pPr>
                      <w:r w:rsidRPr="00643FAA">
                        <w:rPr>
                          <w:rFonts w:asciiTheme="majorBidi" w:hAnsiTheme="majorBidi" w:cstheme="majorBidi"/>
                          <w:color w:val="1E1A23"/>
                          <w:sz w:val="10"/>
                          <w:szCs w:val="10"/>
                          <w:lang w:val="ru"/>
                        </w:rPr>
                        <w:t xml:space="preserve">f = Метаболит, наблюдаемый в фекалиях </w:t>
                      </w:r>
                    </w:p>
                    <w:p w14:paraId="61390102" w14:textId="77777777" w:rsidR="00530D84" w:rsidRPr="00CB7BFA" w:rsidRDefault="00530D84" w:rsidP="00C602C5">
                      <w:pPr>
                        <w:tabs>
                          <w:tab w:val="left" w:pos="142"/>
                        </w:tabs>
                        <w:rPr>
                          <w:rFonts w:asciiTheme="majorBidi" w:hAnsiTheme="majorBidi" w:cstheme="majorBidi"/>
                          <w:color w:val="1E1A23"/>
                          <w:sz w:val="10"/>
                          <w:szCs w:val="10"/>
                        </w:rPr>
                      </w:pPr>
                      <w:r w:rsidRPr="00643FAA">
                        <w:rPr>
                          <w:rFonts w:asciiTheme="majorBidi" w:hAnsiTheme="majorBidi" w:cstheme="majorBidi"/>
                          <w:color w:val="1E1A23"/>
                          <w:sz w:val="10"/>
                          <w:szCs w:val="10"/>
                          <w:lang w:val="ru"/>
                        </w:rPr>
                        <w:t>*показывает положение радиоактивной метки 14C</w:t>
                      </w:r>
                    </w:p>
                    <w:p w14:paraId="62E88D9B" w14:textId="77777777" w:rsidR="00530D84" w:rsidRPr="00643FAA" w:rsidRDefault="00530D84" w:rsidP="00C602C5">
                      <w:pPr>
                        <w:tabs>
                          <w:tab w:val="left" w:pos="142"/>
                        </w:tabs>
                        <w:rPr>
                          <w:rFonts w:asciiTheme="majorBidi" w:hAnsiTheme="majorBidi" w:cstheme="majorBidi"/>
                          <w:sz w:val="8"/>
                          <w:szCs w:val="8"/>
                        </w:rPr>
                      </w:pPr>
                      <w:r w:rsidRPr="00643FAA">
                        <w:rPr>
                          <w:rFonts w:asciiTheme="majorBidi" w:hAnsiTheme="majorBidi" w:cstheme="majorBidi"/>
                          <w:color w:val="1E1A23"/>
                          <w:sz w:val="10"/>
                          <w:szCs w:val="10"/>
                          <w:lang w:val="ru"/>
                        </w:rPr>
                        <w:t>** Показаны транс-изомеры, возможны цис-изомеры</w:t>
                      </w:r>
                    </w:p>
                  </w:txbxContent>
                </v:textbox>
              </v:shape>
            </w:pict>
          </mc:Fallback>
        </mc:AlternateContent>
      </w:r>
      <w:r>
        <w:rPr>
          <w:rFonts w:asciiTheme="majorBidi" w:hAnsiTheme="majorBidi" w:cstheme="majorBidi"/>
          <w:noProof/>
          <w:color w:val="595859"/>
          <w:sz w:val="18"/>
          <w:lang w:eastAsia="ru-RU"/>
        </w:rPr>
        <mc:AlternateContent>
          <mc:Choice Requires="wps">
            <w:drawing>
              <wp:anchor distT="0" distB="0" distL="114300" distR="114300" simplePos="0" relativeHeight="251759616" behindDoc="0" locked="0" layoutInCell="1" allowOverlap="1" wp14:anchorId="4E0BF2F5" wp14:editId="3B748482">
                <wp:simplePos x="0" y="0"/>
                <wp:positionH relativeFrom="column">
                  <wp:posOffset>506730</wp:posOffset>
                </wp:positionH>
                <wp:positionV relativeFrom="paragraph">
                  <wp:posOffset>2876550</wp:posOffset>
                </wp:positionV>
                <wp:extent cx="754380" cy="721995"/>
                <wp:effectExtent l="1905" t="0" r="0" b="1905"/>
                <wp:wrapNone/>
                <wp:docPr id="191" name="Надпись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 cy="721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905412" w14:textId="77777777" w:rsidR="00530D84" w:rsidRPr="00CB7BFA" w:rsidRDefault="00530D84" w:rsidP="00C602C5">
                            <w:pPr>
                              <w:tabs>
                                <w:tab w:val="left" w:pos="142"/>
                              </w:tabs>
                              <w:rPr>
                                <w:rFonts w:asciiTheme="majorBidi" w:hAnsiTheme="majorBidi" w:cstheme="majorBidi"/>
                                <w:color w:val="1E1A23"/>
                                <w:sz w:val="10"/>
                                <w:szCs w:val="10"/>
                              </w:rPr>
                            </w:pPr>
                            <w:r w:rsidRPr="00643FAA">
                              <w:rPr>
                                <w:rFonts w:asciiTheme="majorBidi" w:hAnsiTheme="majorBidi" w:cstheme="majorBidi"/>
                                <w:color w:val="1E1A23"/>
                                <w:sz w:val="10"/>
                                <w:szCs w:val="10"/>
                                <w:lang w:val="ru"/>
                              </w:rPr>
                              <w:t>1.</w:t>
                            </w:r>
                            <w:r w:rsidRPr="00643FAA">
                              <w:rPr>
                                <w:rFonts w:asciiTheme="majorBidi" w:hAnsiTheme="majorBidi" w:cstheme="majorBidi"/>
                                <w:color w:val="1E1A23"/>
                                <w:sz w:val="10"/>
                                <w:szCs w:val="10"/>
                                <w:lang w:val="ru"/>
                              </w:rPr>
                              <w:tab/>
                              <w:t>Окисление</w:t>
                            </w:r>
                          </w:p>
                          <w:p w14:paraId="61F6109A" w14:textId="77777777" w:rsidR="00530D84" w:rsidRPr="00CB7BFA" w:rsidRDefault="00530D84" w:rsidP="00C602C5">
                            <w:pPr>
                              <w:tabs>
                                <w:tab w:val="left" w:pos="142"/>
                              </w:tabs>
                              <w:rPr>
                                <w:rFonts w:asciiTheme="majorBidi" w:hAnsiTheme="majorBidi" w:cstheme="majorBidi"/>
                                <w:color w:val="1E1A23"/>
                                <w:sz w:val="10"/>
                                <w:szCs w:val="10"/>
                              </w:rPr>
                            </w:pPr>
                            <w:r w:rsidRPr="00643FAA">
                              <w:rPr>
                                <w:rFonts w:asciiTheme="majorBidi" w:hAnsiTheme="majorBidi" w:cstheme="majorBidi"/>
                                <w:color w:val="1E1A23"/>
                                <w:sz w:val="10"/>
                                <w:szCs w:val="10"/>
                                <w:lang w:val="ru"/>
                              </w:rPr>
                              <w:t>2.</w:t>
                            </w:r>
                            <w:r w:rsidRPr="00643FAA">
                              <w:rPr>
                                <w:rFonts w:asciiTheme="majorBidi" w:hAnsiTheme="majorBidi" w:cstheme="majorBidi"/>
                                <w:color w:val="1E1A23"/>
                                <w:sz w:val="10"/>
                                <w:szCs w:val="10"/>
                                <w:lang w:val="ru"/>
                              </w:rPr>
                              <w:tab/>
                              <w:t>M/O-алкилирование</w:t>
                            </w:r>
                          </w:p>
                          <w:p w14:paraId="37E7CA86" w14:textId="77777777" w:rsidR="00530D84" w:rsidRPr="00CB7BFA" w:rsidRDefault="00530D84" w:rsidP="00C602C5">
                            <w:pPr>
                              <w:tabs>
                                <w:tab w:val="left" w:pos="142"/>
                              </w:tabs>
                              <w:rPr>
                                <w:rFonts w:asciiTheme="majorBidi" w:hAnsiTheme="majorBidi" w:cstheme="majorBidi"/>
                                <w:color w:val="1E1A23"/>
                                <w:sz w:val="10"/>
                                <w:szCs w:val="10"/>
                              </w:rPr>
                            </w:pPr>
                            <w:r w:rsidRPr="00643FAA">
                              <w:rPr>
                                <w:rFonts w:asciiTheme="majorBidi" w:hAnsiTheme="majorBidi" w:cstheme="majorBidi"/>
                                <w:color w:val="1E1A23"/>
                                <w:sz w:val="10"/>
                                <w:szCs w:val="10"/>
                                <w:lang w:val="ru"/>
                              </w:rPr>
                              <w:t>3.</w:t>
                            </w:r>
                            <w:r w:rsidRPr="00643FAA">
                              <w:rPr>
                                <w:rFonts w:asciiTheme="majorBidi" w:hAnsiTheme="majorBidi" w:cstheme="majorBidi"/>
                                <w:color w:val="1E1A23"/>
                                <w:sz w:val="10"/>
                                <w:szCs w:val="10"/>
                                <w:lang w:val="ru"/>
                              </w:rPr>
                              <w:tab/>
                              <w:t>Конъюгация с глутатионом</w:t>
                            </w:r>
                          </w:p>
                          <w:p w14:paraId="525143B5" w14:textId="77777777" w:rsidR="00530D84" w:rsidRPr="00643FAA" w:rsidRDefault="00530D84" w:rsidP="00C602C5">
                            <w:pPr>
                              <w:tabs>
                                <w:tab w:val="left" w:pos="142"/>
                              </w:tabs>
                              <w:rPr>
                                <w:rFonts w:asciiTheme="majorBidi" w:hAnsiTheme="majorBidi" w:cstheme="majorBidi"/>
                                <w:color w:val="1E1A23"/>
                                <w:sz w:val="10"/>
                                <w:szCs w:val="10"/>
                                <w:lang w:val="en-GB"/>
                              </w:rPr>
                            </w:pPr>
                            <w:r w:rsidRPr="00643FAA">
                              <w:rPr>
                                <w:rFonts w:asciiTheme="majorBidi" w:hAnsiTheme="majorBidi" w:cstheme="majorBidi"/>
                                <w:color w:val="1E1A23"/>
                                <w:sz w:val="10"/>
                                <w:szCs w:val="10"/>
                                <w:lang w:val="ru"/>
                              </w:rPr>
                              <w:t>4.</w:t>
                            </w:r>
                            <w:r w:rsidRPr="00643FAA">
                              <w:rPr>
                                <w:rFonts w:asciiTheme="majorBidi" w:hAnsiTheme="majorBidi" w:cstheme="majorBidi"/>
                                <w:color w:val="1E1A23"/>
                                <w:sz w:val="10"/>
                                <w:szCs w:val="10"/>
                                <w:lang w:val="ru"/>
                              </w:rPr>
                              <w:tab/>
                              <w:t>Гидролиз амидов</w:t>
                            </w:r>
                          </w:p>
                          <w:p w14:paraId="129F461B" w14:textId="77777777" w:rsidR="00530D84" w:rsidRPr="00643FAA" w:rsidRDefault="00530D84" w:rsidP="00C602C5">
                            <w:pPr>
                              <w:tabs>
                                <w:tab w:val="left" w:pos="142"/>
                              </w:tabs>
                              <w:rPr>
                                <w:rFonts w:asciiTheme="majorBidi" w:hAnsiTheme="majorBidi" w:cstheme="majorBidi"/>
                                <w:color w:val="1E1A23"/>
                                <w:sz w:val="10"/>
                                <w:szCs w:val="10"/>
                                <w:lang w:val="en-GB"/>
                              </w:rPr>
                            </w:pPr>
                            <w:r w:rsidRPr="00643FAA">
                              <w:rPr>
                                <w:rFonts w:asciiTheme="majorBidi" w:hAnsiTheme="majorBidi" w:cstheme="majorBidi"/>
                                <w:color w:val="1E1A23"/>
                                <w:sz w:val="10"/>
                                <w:szCs w:val="10"/>
                                <w:lang w:val="ru"/>
                              </w:rPr>
                              <w:t>5.</w:t>
                            </w:r>
                            <w:r w:rsidRPr="00643FAA">
                              <w:rPr>
                                <w:rFonts w:asciiTheme="majorBidi" w:hAnsiTheme="majorBidi" w:cstheme="majorBidi"/>
                                <w:color w:val="1E1A23"/>
                                <w:sz w:val="10"/>
                                <w:szCs w:val="10"/>
                                <w:lang w:val="ru"/>
                              </w:rPr>
                              <w:tab/>
                              <w:t>Дегидратация</w:t>
                            </w:r>
                          </w:p>
                          <w:p w14:paraId="03513B00" w14:textId="77777777" w:rsidR="00530D84" w:rsidRPr="00643FAA" w:rsidRDefault="00530D84" w:rsidP="00C602C5">
                            <w:pPr>
                              <w:tabs>
                                <w:tab w:val="left" w:pos="142"/>
                              </w:tabs>
                              <w:rPr>
                                <w:rFonts w:asciiTheme="majorBidi" w:hAnsiTheme="majorBidi" w:cstheme="majorBidi"/>
                                <w:color w:val="1E1A23"/>
                                <w:sz w:val="10"/>
                                <w:szCs w:val="10"/>
                                <w:lang w:val="en-GB"/>
                              </w:rPr>
                            </w:pPr>
                            <w:r w:rsidRPr="00643FAA">
                              <w:rPr>
                                <w:rFonts w:asciiTheme="majorBidi" w:hAnsiTheme="majorBidi" w:cstheme="majorBidi"/>
                                <w:color w:val="1E1A23"/>
                                <w:sz w:val="10"/>
                                <w:szCs w:val="10"/>
                                <w:lang w:val="ru"/>
                              </w:rPr>
                              <w:t>6.</w:t>
                            </w:r>
                            <w:r w:rsidRPr="00643FAA">
                              <w:rPr>
                                <w:rFonts w:asciiTheme="majorBidi" w:hAnsiTheme="majorBidi" w:cstheme="majorBidi"/>
                                <w:color w:val="1E1A23"/>
                                <w:sz w:val="10"/>
                                <w:szCs w:val="10"/>
                                <w:lang w:val="ru"/>
                              </w:rPr>
                              <w:tab/>
                              <w:t>Восстановление</w:t>
                            </w:r>
                          </w:p>
                          <w:p w14:paraId="5E512386" w14:textId="77777777" w:rsidR="00530D84" w:rsidRPr="00643FAA" w:rsidRDefault="00530D84" w:rsidP="00C602C5">
                            <w:pPr>
                              <w:tabs>
                                <w:tab w:val="left" w:pos="142"/>
                              </w:tabs>
                              <w:rPr>
                                <w:rFonts w:asciiTheme="majorBidi" w:hAnsiTheme="majorBidi" w:cstheme="majorBidi"/>
                                <w:sz w:val="8"/>
                                <w:szCs w:val="8"/>
                              </w:rPr>
                            </w:pPr>
                            <w:r w:rsidRPr="00643FAA">
                              <w:rPr>
                                <w:rFonts w:asciiTheme="majorBidi" w:hAnsiTheme="majorBidi" w:cstheme="majorBidi"/>
                                <w:color w:val="1E1A23"/>
                                <w:sz w:val="10"/>
                                <w:szCs w:val="10"/>
                                <w:lang w:val="ru"/>
                              </w:rPr>
                              <w:t>7.</w:t>
                            </w:r>
                            <w:r w:rsidRPr="00643FAA">
                              <w:rPr>
                                <w:rFonts w:asciiTheme="majorBidi" w:hAnsiTheme="majorBidi" w:cstheme="majorBidi"/>
                                <w:color w:val="1E1A23"/>
                                <w:sz w:val="10"/>
                                <w:szCs w:val="10"/>
                                <w:lang w:val="ru"/>
                              </w:rPr>
                              <w:tab/>
                              <w:t>Гидратация</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0BF2F5" id="Надпись 191" o:spid="_x0000_s1125" type="#_x0000_t202" style="position:absolute;margin-left:39.9pt;margin-top:226.5pt;width:59.4pt;height:56.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" stroked="f">
                <v:textbox inset="0,0,0,0">
                  <w:txbxContent>
                    <w:p w14:paraId="5E905412" w14:textId="77777777" w:rsidR="00530D84" w:rsidRPr="00CB7BFA" w:rsidRDefault="00530D84" w:rsidP="00C602C5">
                      <w:pPr>
                        <w:tabs>
                          <w:tab w:val="left" w:pos="142"/>
                        </w:tabs>
                        <w:rPr>
                          <w:rFonts w:asciiTheme="majorBidi" w:hAnsiTheme="majorBidi" w:cstheme="majorBidi"/>
                          <w:color w:val="1E1A23"/>
                          <w:sz w:val="10"/>
                          <w:szCs w:val="10"/>
                        </w:rPr>
                      </w:pPr>
                      <w:r w:rsidRPr="00643FAA">
                        <w:rPr>
                          <w:rFonts w:asciiTheme="majorBidi" w:hAnsiTheme="majorBidi" w:cstheme="majorBidi"/>
                          <w:color w:val="1E1A23"/>
                          <w:sz w:val="10"/>
                          <w:szCs w:val="10"/>
                          <w:lang w:val="ru"/>
                        </w:rPr>
                        <w:t>1.</w:t>
                      </w:r>
                      <w:r w:rsidRPr="00643FAA">
                        <w:rPr>
                          <w:rFonts w:asciiTheme="majorBidi" w:hAnsiTheme="majorBidi" w:cstheme="majorBidi"/>
                          <w:color w:val="1E1A23"/>
                          <w:sz w:val="10"/>
                          <w:szCs w:val="10"/>
                          <w:lang w:val="ru"/>
                        </w:rPr>
                        <w:tab/>
                        <w:t>Окисление</w:t>
                      </w:r>
                    </w:p>
                    <w:p w14:paraId="61F6109A" w14:textId="77777777" w:rsidR="00530D84" w:rsidRPr="00CB7BFA" w:rsidRDefault="00530D84" w:rsidP="00C602C5">
                      <w:pPr>
                        <w:tabs>
                          <w:tab w:val="left" w:pos="142"/>
                        </w:tabs>
                        <w:rPr>
                          <w:rFonts w:asciiTheme="majorBidi" w:hAnsiTheme="majorBidi" w:cstheme="majorBidi"/>
                          <w:color w:val="1E1A23"/>
                          <w:sz w:val="10"/>
                          <w:szCs w:val="10"/>
                        </w:rPr>
                      </w:pPr>
                      <w:r w:rsidRPr="00643FAA">
                        <w:rPr>
                          <w:rFonts w:asciiTheme="majorBidi" w:hAnsiTheme="majorBidi" w:cstheme="majorBidi"/>
                          <w:color w:val="1E1A23"/>
                          <w:sz w:val="10"/>
                          <w:szCs w:val="10"/>
                          <w:lang w:val="ru"/>
                        </w:rPr>
                        <w:t>2.</w:t>
                      </w:r>
                      <w:r w:rsidRPr="00643FAA">
                        <w:rPr>
                          <w:rFonts w:asciiTheme="majorBidi" w:hAnsiTheme="majorBidi" w:cstheme="majorBidi"/>
                          <w:color w:val="1E1A23"/>
                          <w:sz w:val="10"/>
                          <w:szCs w:val="10"/>
                          <w:lang w:val="ru"/>
                        </w:rPr>
                        <w:tab/>
                        <w:t>M/O-алкилирование</w:t>
                      </w:r>
                    </w:p>
                    <w:p w14:paraId="37E7CA86" w14:textId="77777777" w:rsidR="00530D84" w:rsidRPr="00CB7BFA" w:rsidRDefault="00530D84" w:rsidP="00C602C5">
                      <w:pPr>
                        <w:tabs>
                          <w:tab w:val="left" w:pos="142"/>
                        </w:tabs>
                        <w:rPr>
                          <w:rFonts w:asciiTheme="majorBidi" w:hAnsiTheme="majorBidi" w:cstheme="majorBidi"/>
                          <w:color w:val="1E1A23"/>
                          <w:sz w:val="10"/>
                          <w:szCs w:val="10"/>
                        </w:rPr>
                      </w:pPr>
                      <w:r w:rsidRPr="00643FAA">
                        <w:rPr>
                          <w:rFonts w:asciiTheme="majorBidi" w:hAnsiTheme="majorBidi" w:cstheme="majorBidi"/>
                          <w:color w:val="1E1A23"/>
                          <w:sz w:val="10"/>
                          <w:szCs w:val="10"/>
                          <w:lang w:val="ru"/>
                        </w:rPr>
                        <w:t>3.</w:t>
                      </w:r>
                      <w:r w:rsidRPr="00643FAA">
                        <w:rPr>
                          <w:rFonts w:asciiTheme="majorBidi" w:hAnsiTheme="majorBidi" w:cstheme="majorBidi"/>
                          <w:color w:val="1E1A23"/>
                          <w:sz w:val="10"/>
                          <w:szCs w:val="10"/>
                          <w:lang w:val="ru"/>
                        </w:rPr>
                        <w:tab/>
                        <w:t>Конъюгация с глутатионом</w:t>
                      </w:r>
                    </w:p>
                    <w:p w14:paraId="525143B5" w14:textId="77777777" w:rsidR="00530D84" w:rsidRPr="00643FAA" w:rsidRDefault="00530D84" w:rsidP="00C602C5">
                      <w:pPr>
                        <w:tabs>
                          <w:tab w:val="left" w:pos="142"/>
                        </w:tabs>
                        <w:rPr>
                          <w:rFonts w:asciiTheme="majorBidi" w:hAnsiTheme="majorBidi" w:cstheme="majorBidi"/>
                          <w:color w:val="1E1A23"/>
                          <w:sz w:val="10"/>
                          <w:szCs w:val="10"/>
                          <w:lang w:val="en-GB"/>
                        </w:rPr>
                      </w:pPr>
                      <w:r w:rsidRPr="00643FAA">
                        <w:rPr>
                          <w:rFonts w:asciiTheme="majorBidi" w:hAnsiTheme="majorBidi" w:cstheme="majorBidi"/>
                          <w:color w:val="1E1A23"/>
                          <w:sz w:val="10"/>
                          <w:szCs w:val="10"/>
                          <w:lang w:val="ru"/>
                        </w:rPr>
                        <w:t>4.</w:t>
                      </w:r>
                      <w:r w:rsidRPr="00643FAA">
                        <w:rPr>
                          <w:rFonts w:asciiTheme="majorBidi" w:hAnsiTheme="majorBidi" w:cstheme="majorBidi"/>
                          <w:color w:val="1E1A23"/>
                          <w:sz w:val="10"/>
                          <w:szCs w:val="10"/>
                          <w:lang w:val="ru"/>
                        </w:rPr>
                        <w:tab/>
                        <w:t>Гидролиз амидов</w:t>
                      </w:r>
                    </w:p>
                    <w:p w14:paraId="129F461B" w14:textId="77777777" w:rsidR="00530D84" w:rsidRPr="00643FAA" w:rsidRDefault="00530D84" w:rsidP="00C602C5">
                      <w:pPr>
                        <w:tabs>
                          <w:tab w:val="left" w:pos="142"/>
                        </w:tabs>
                        <w:rPr>
                          <w:rFonts w:asciiTheme="majorBidi" w:hAnsiTheme="majorBidi" w:cstheme="majorBidi"/>
                          <w:color w:val="1E1A23"/>
                          <w:sz w:val="10"/>
                          <w:szCs w:val="10"/>
                          <w:lang w:val="en-GB"/>
                        </w:rPr>
                      </w:pPr>
                      <w:r w:rsidRPr="00643FAA">
                        <w:rPr>
                          <w:rFonts w:asciiTheme="majorBidi" w:hAnsiTheme="majorBidi" w:cstheme="majorBidi"/>
                          <w:color w:val="1E1A23"/>
                          <w:sz w:val="10"/>
                          <w:szCs w:val="10"/>
                          <w:lang w:val="ru"/>
                        </w:rPr>
                        <w:t>5.</w:t>
                      </w:r>
                      <w:r w:rsidRPr="00643FAA">
                        <w:rPr>
                          <w:rFonts w:asciiTheme="majorBidi" w:hAnsiTheme="majorBidi" w:cstheme="majorBidi"/>
                          <w:color w:val="1E1A23"/>
                          <w:sz w:val="10"/>
                          <w:szCs w:val="10"/>
                          <w:lang w:val="ru"/>
                        </w:rPr>
                        <w:tab/>
                        <w:t>Дегидратация</w:t>
                      </w:r>
                    </w:p>
                    <w:p w14:paraId="03513B00" w14:textId="77777777" w:rsidR="00530D84" w:rsidRPr="00643FAA" w:rsidRDefault="00530D84" w:rsidP="00C602C5">
                      <w:pPr>
                        <w:tabs>
                          <w:tab w:val="left" w:pos="142"/>
                        </w:tabs>
                        <w:rPr>
                          <w:rFonts w:asciiTheme="majorBidi" w:hAnsiTheme="majorBidi" w:cstheme="majorBidi"/>
                          <w:color w:val="1E1A23"/>
                          <w:sz w:val="10"/>
                          <w:szCs w:val="10"/>
                          <w:lang w:val="en-GB"/>
                        </w:rPr>
                      </w:pPr>
                      <w:r w:rsidRPr="00643FAA">
                        <w:rPr>
                          <w:rFonts w:asciiTheme="majorBidi" w:hAnsiTheme="majorBidi" w:cstheme="majorBidi"/>
                          <w:color w:val="1E1A23"/>
                          <w:sz w:val="10"/>
                          <w:szCs w:val="10"/>
                          <w:lang w:val="ru"/>
                        </w:rPr>
                        <w:t>6.</w:t>
                      </w:r>
                      <w:r w:rsidRPr="00643FAA">
                        <w:rPr>
                          <w:rFonts w:asciiTheme="majorBidi" w:hAnsiTheme="majorBidi" w:cstheme="majorBidi"/>
                          <w:color w:val="1E1A23"/>
                          <w:sz w:val="10"/>
                          <w:szCs w:val="10"/>
                          <w:lang w:val="ru"/>
                        </w:rPr>
                        <w:tab/>
                        <w:t>Восстановление</w:t>
                      </w:r>
                    </w:p>
                    <w:p w14:paraId="5E512386" w14:textId="77777777" w:rsidR="00530D84" w:rsidRPr="00643FAA" w:rsidRDefault="00530D84" w:rsidP="00C602C5">
                      <w:pPr>
                        <w:tabs>
                          <w:tab w:val="left" w:pos="142"/>
                        </w:tabs>
                        <w:rPr>
                          <w:rFonts w:asciiTheme="majorBidi" w:hAnsiTheme="majorBidi" w:cstheme="majorBidi"/>
                          <w:sz w:val="8"/>
                          <w:szCs w:val="8"/>
                        </w:rPr>
                      </w:pPr>
                      <w:r w:rsidRPr="00643FAA">
                        <w:rPr>
                          <w:rFonts w:asciiTheme="majorBidi" w:hAnsiTheme="majorBidi" w:cstheme="majorBidi"/>
                          <w:color w:val="1E1A23"/>
                          <w:sz w:val="10"/>
                          <w:szCs w:val="10"/>
                          <w:lang w:val="ru"/>
                        </w:rPr>
                        <w:t>7.</w:t>
                      </w:r>
                      <w:r w:rsidRPr="00643FAA">
                        <w:rPr>
                          <w:rFonts w:asciiTheme="majorBidi" w:hAnsiTheme="majorBidi" w:cstheme="majorBidi"/>
                          <w:color w:val="1E1A23"/>
                          <w:sz w:val="10"/>
                          <w:szCs w:val="10"/>
                          <w:lang w:val="ru"/>
                        </w:rPr>
                        <w:tab/>
                        <w:t>Гидратация</w:t>
                      </w:r>
                    </w:p>
                  </w:txbxContent>
                </v:textbox>
              </v:shape>
            </w:pict>
          </mc:Fallback>
        </mc:AlternateContent>
      </w:r>
      <w:r w:rsidRPr="00447482">
        <w:rPr>
          <w:rFonts w:asciiTheme="majorBidi" w:hAnsiTheme="majorBidi" w:cstheme="majorBidi"/>
          <w:sz w:val="18"/>
        </w:rPr>
        <w:fldChar w:fldCharType="begin"/>
      </w:r>
      <w:r w:rsidRPr="00447482">
        <w:rPr>
          <w:rFonts w:asciiTheme="majorBidi" w:hAnsiTheme="majorBidi" w:cstheme="majorBidi"/>
          <w:sz w:val="18"/>
        </w:rPr>
        <w:instrText xml:space="preserve"> INCLUDEPICTURE  "P:\\..\\..\\..\\AppData\\Local\\Temp\\FineReader12.00\\media\\image17.jpeg" \* MERGEFORMATINET </w:instrText>
      </w:r>
      <w:r w:rsidRPr="00447482">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"\\\\gamma\\..\\..\\..\\AppData\\Local\\Temp\\FineReader12.00\\media\\image17.jpeg"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"\\\\gamma\\..\\..\\..\\AppData\\Local\\Temp\\FineReader12.00\\media\\image17.jpeg"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"\\\\gamma\\..\\..\\..\\AppData\\Local\\Temp\\FineReader12.00\\media\\image17.jpeg"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"\\\\gamma\\..\\..\\..\\AppData\\Local\\Temp\\FineReader12.00\\media\\image17.jpeg"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"\\\\gamma\\..\\..\\..\\AppData\\Local\\Temp\\FineReader12.00\\media\\image17.jpeg"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"\\\\gamma\\..\\..\\..\\AppData\\Local\\Temp\\FineReader12.00\\media\\image17.jpeg"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"\\\\gamma\\..\\..\\..\\AppData\\Local\\Temp\\FineReader12.00\\media\\image17.jpeg" \* MERGEFORMATINET </w:instrText>
      </w:r>
      <w:r>
        <w:rPr>
          <w:rFonts w:asciiTheme="majorBidi" w:hAnsiTheme="majorBidi" w:cstheme="majorBidi"/>
          <w:sz w:val="18"/>
        </w:rPr>
        <w:fldChar w:fldCharType="separate"/>
      </w:r>
      <w:r w:rsidR="00EF4A08">
        <w:rPr>
          <w:rFonts w:asciiTheme="majorBidi" w:hAnsiTheme="majorBidi" w:cstheme="majorBidi"/>
          <w:sz w:val="18"/>
        </w:rPr>
        <w:fldChar w:fldCharType="begin"/>
      </w:r>
      <w:r w:rsidR="00EF4A08">
        <w:rPr>
          <w:rFonts w:asciiTheme="majorBidi" w:hAnsiTheme="majorBidi" w:cstheme="majorBidi"/>
          <w:sz w:val="18"/>
        </w:rPr>
        <w:instrText xml:space="preserve"> INCLUDEPICTURE  "\\\\gamma\\..\\..\\..\\AppData\\Local\\Temp\\FineReader12.00\\media\\image17.jpeg" \* MERGEFORMATINET </w:instrText>
      </w:r>
      <w:r w:rsidR="00EF4A08">
        <w:rPr>
          <w:rFonts w:asciiTheme="majorBidi" w:hAnsiTheme="majorBidi" w:cstheme="majorBidi"/>
          <w:sz w:val="18"/>
        </w:rPr>
        <w:fldChar w:fldCharType="separate"/>
      </w:r>
      <w:r w:rsidR="00C949AD">
        <w:rPr>
          <w:rFonts w:asciiTheme="majorBidi" w:hAnsiTheme="majorBidi" w:cstheme="majorBidi"/>
          <w:sz w:val="18"/>
        </w:rPr>
        <w:fldChar w:fldCharType="begin"/>
      </w:r>
      <w:r w:rsidR="00C949AD">
        <w:rPr>
          <w:rFonts w:asciiTheme="majorBidi" w:hAnsiTheme="majorBidi" w:cstheme="majorBidi"/>
          <w:sz w:val="18"/>
        </w:rPr>
        <w:instrText xml:space="preserve"> INCLUDEPICTURE  "\\\\gamma\\..\\..\\..\\AppData\\Local\\Temp\\FineReader12.00\\media\\image17.jpeg" \* MERGEFORMATINET </w:instrText>
      </w:r>
      <w:r w:rsidR="00C949AD">
        <w:rPr>
          <w:rFonts w:asciiTheme="majorBidi" w:hAnsiTheme="majorBidi" w:cstheme="majorBidi"/>
          <w:sz w:val="18"/>
        </w:rPr>
        <w:fldChar w:fldCharType="separate"/>
      </w:r>
      <w:r w:rsidR="00AC2EC6">
        <w:rPr>
          <w:rFonts w:asciiTheme="majorBidi" w:hAnsiTheme="majorBidi" w:cstheme="majorBidi"/>
          <w:sz w:val="18"/>
        </w:rPr>
        <w:fldChar w:fldCharType="begin"/>
      </w:r>
      <w:r w:rsidR="00AC2EC6">
        <w:rPr>
          <w:rFonts w:asciiTheme="majorBidi" w:hAnsiTheme="majorBidi" w:cstheme="majorBidi"/>
          <w:sz w:val="18"/>
        </w:rPr>
        <w:instrText xml:space="preserve"> INCLUDEPICTURE  "\\\\gamma\\..\\..\\..\\AppData\\Local\\Temp\\FineReader12.00\\media\\image17.jpeg" \* MERGEFORMATINET </w:instrText>
      </w:r>
      <w:r w:rsidR="00AC2EC6">
        <w:rPr>
          <w:rFonts w:asciiTheme="majorBidi" w:hAnsiTheme="majorBidi" w:cstheme="majorBidi"/>
          <w:sz w:val="18"/>
        </w:rPr>
        <w:fldChar w:fldCharType="separate"/>
      </w:r>
      <w:r w:rsidR="00340AB4">
        <w:rPr>
          <w:rFonts w:asciiTheme="majorBidi" w:hAnsiTheme="majorBidi" w:cstheme="majorBidi"/>
          <w:sz w:val="18"/>
        </w:rPr>
        <w:fldChar w:fldCharType="begin"/>
      </w:r>
      <w:r w:rsidR="00340AB4">
        <w:rPr>
          <w:rFonts w:asciiTheme="majorBidi" w:hAnsiTheme="majorBidi" w:cstheme="majorBidi"/>
          <w:sz w:val="18"/>
        </w:rPr>
        <w:instrText xml:space="preserve"> INCLUDEPICTURE  "\\\\gamma\\..\\..\\..\\AppData\\Local\\Temp\\FineReader12.00\\media\\image17.jpeg" \* MERGEFORMATINET </w:instrText>
      </w:r>
      <w:r w:rsidR="00340AB4">
        <w:rPr>
          <w:rFonts w:asciiTheme="majorBidi" w:hAnsiTheme="majorBidi" w:cstheme="majorBidi"/>
          <w:sz w:val="18"/>
        </w:rPr>
        <w:fldChar w:fldCharType="separate"/>
      </w:r>
      <w:r w:rsidR="00FB0E21">
        <w:rPr>
          <w:rFonts w:asciiTheme="majorBidi" w:hAnsiTheme="majorBidi" w:cstheme="majorBidi"/>
          <w:sz w:val="18"/>
        </w:rPr>
        <w:fldChar w:fldCharType="begin"/>
      </w:r>
      <w:r w:rsidR="00FB0E21">
        <w:rPr>
          <w:rFonts w:asciiTheme="majorBidi" w:hAnsiTheme="majorBidi" w:cstheme="majorBidi"/>
          <w:sz w:val="18"/>
        </w:rPr>
        <w:instrText xml:space="preserve"> INCLUDEPICTURE  "\\\\gamma\\..\\..\\..\\AppData\\Local\\Temp\\FineReader12.00\\media\\image17.jpeg" \* MERGEFORMATINET </w:instrText>
      </w:r>
      <w:r w:rsidR="00FB0E21">
        <w:rPr>
          <w:rFonts w:asciiTheme="majorBidi" w:hAnsiTheme="majorBidi" w:cstheme="majorBidi"/>
          <w:sz w:val="18"/>
        </w:rPr>
        <w:fldChar w:fldCharType="separate"/>
      </w:r>
      <w:r w:rsidR="00883972">
        <w:rPr>
          <w:rFonts w:asciiTheme="majorBidi" w:hAnsiTheme="majorBidi" w:cstheme="majorBidi"/>
          <w:sz w:val="18"/>
        </w:rPr>
        <w:fldChar w:fldCharType="begin"/>
      </w:r>
      <w:r w:rsidR="00883972">
        <w:rPr>
          <w:rFonts w:asciiTheme="majorBidi" w:hAnsiTheme="majorBidi" w:cstheme="majorBidi"/>
          <w:sz w:val="18"/>
        </w:rPr>
        <w:instrText xml:space="preserve"> INCLUDEPICTURE  "\\\\gamma\\..\\..\\..\\AppData\\Local\\Temp\\FineReader12.00\\media\\image17.jpeg" \* MERGEFORMATINET </w:instrText>
      </w:r>
      <w:r w:rsidR="00883972">
        <w:rPr>
          <w:rFonts w:asciiTheme="majorBidi" w:hAnsiTheme="majorBidi" w:cstheme="majorBidi"/>
          <w:sz w:val="18"/>
        </w:rPr>
        <w:fldChar w:fldCharType="separate"/>
      </w:r>
      <w:r w:rsidR="00787E70">
        <w:rPr>
          <w:rFonts w:asciiTheme="majorBidi" w:hAnsiTheme="majorBidi" w:cstheme="majorBidi"/>
          <w:sz w:val="18"/>
        </w:rPr>
        <w:fldChar w:fldCharType="begin"/>
      </w:r>
      <w:r w:rsidR="00787E70">
        <w:rPr>
          <w:rFonts w:asciiTheme="majorBidi" w:hAnsiTheme="majorBidi" w:cstheme="majorBidi"/>
          <w:sz w:val="18"/>
        </w:rPr>
        <w:instrText xml:space="preserve"> INCLUDEPICTURE  "\\\\gamma\\..\\..\\..\\AppData\\Local\\Temp\\FineReader12.00\\media\\image17.jpeg" \* MERGEFORMATINET </w:instrText>
      </w:r>
      <w:r w:rsidR="00787E70">
        <w:rPr>
          <w:rFonts w:asciiTheme="majorBidi" w:hAnsiTheme="majorBidi" w:cstheme="majorBidi"/>
          <w:sz w:val="18"/>
        </w:rPr>
        <w:fldChar w:fldCharType="separate"/>
      </w:r>
      <w:r w:rsidR="00DF0A8E">
        <w:rPr>
          <w:rFonts w:asciiTheme="majorBidi" w:hAnsiTheme="majorBidi" w:cstheme="majorBidi"/>
          <w:sz w:val="18"/>
        </w:rPr>
        <w:fldChar w:fldCharType="begin"/>
      </w:r>
      <w:r w:rsidR="00DF0A8E">
        <w:rPr>
          <w:rFonts w:asciiTheme="majorBidi" w:hAnsiTheme="majorBidi" w:cstheme="majorBidi"/>
          <w:sz w:val="18"/>
        </w:rPr>
        <w:instrText xml:space="preserve"> INCLUDEPICTURE  "\\\\gamma\\..\\..\\..\\AppData\\Local\\Temp\\FineReader12.00\\media\\image17.jpeg" \* MERGEFORMATINET </w:instrText>
      </w:r>
      <w:r w:rsidR="00DF0A8E">
        <w:rPr>
          <w:rFonts w:asciiTheme="majorBidi" w:hAnsiTheme="majorBidi" w:cstheme="majorBidi"/>
          <w:sz w:val="18"/>
        </w:rPr>
        <w:fldChar w:fldCharType="separate"/>
      </w:r>
      <w:r w:rsidR="000E2CF2">
        <w:rPr>
          <w:rFonts w:asciiTheme="majorBidi" w:hAnsiTheme="majorBidi" w:cstheme="majorBidi"/>
          <w:sz w:val="18"/>
        </w:rPr>
        <w:fldChar w:fldCharType="begin"/>
      </w:r>
      <w:r w:rsidR="000E2CF2">
        <w:rPr>
          <w:rFonts w:asciiTheme="majorBidi" w:hAnsiTheme="majorBidi" w:cstheme="majorBidi"/>
          <w:sz w:val="18"/>
        </w:rPr>
        <w:instrText xml:space="preserve"> INCLUDEPICTURE  "\\\\gamma\\..\\..\\..\\AppData\\Local\\Temp\\FineReader12.00\\media\\image17.jpeg" \* MERGEFORMATINET </w:instrText>
      </w:r>
      <w:r w:rsidR="000E2CF2">
        <w:rPr>
          <w:rFonts w:asciiTheme="majorBidi" w:hAnsiTheme="majorBidi" w:cstheme="majorBidi"/>
          <w:sz w:val="18"/>
        </w:rPr>
        <w:fldChar w:fldCharType="separate"/>
      </w:r>
      <w:r w:rsidR="00530D84">
        <w:rPr>
          <w:rFonts w:asciiTheme="majorBidi" w:hAnsiTheme="majorBidi" w:cstheme="majorBidi"/>
          <w:sz w:val="18"/>
        </w:rPr>
        <w:fldChar w:fldCharType="begin"/>
      </w:r>
      <w:r w:rsidR="00530D84">
        <w:rPr>
          <w:rFonts w:asciiTheme="majorBidi" w:hAnsiTheme="majorBidi" w:cstheme="majorBidi"/>
          <w:sz w:val="18"/>
        </w:rPr>
        <w:instrText xml:space="preserve"> INCLUDEPICTURE  "\\\\gamma\\..\\..\\..\\AppData\\Local\\Temp\\FineReader12.00\\media\\image17.jpeg" \* MERGEFORMATINET </w:instrText>
      </w:r>
      <w:r w:rsidR="00530D84">
        <w:rPr>
          <w:rFonts w:asciiTheme="majorBidi" w:hAnsiTheme="majorBidi" w:cstheme="majorBidi"/>
          <w:sz w:val="18"/>
        </w:rPr>
        <w:fldChar w:fldCharType="separate"/>
      </w:r>
      <w:r w:rsidR="00814DBB">
        <w:rPr>
          <w:rFonts w:asciiTheme="majorBidi" w:hAnsiTheme="majorBidi" w:cstheme="majorBidi"/>
          <w:sz w:val="18"/>
        </w:rPr>
        <w:fldChar w:fldCharType="begin"/>
      </w:r>
      <w:r w:rsidR="00814DBB">
        <w:rPr>
          <w:rFonts w:asciiTheme="majorBidi" w:hAnsiTheme="majorBidi" w:cstheme="majorBidi"/>
          <w:sz w:val="18"/>
        </w:rPr>
        <w:instrText xml:space="preserve"> INCLUDEPICTURE  "\\\\gamma\\..\\..\\..\\AppData\\Local\\Temp\\FineReader12.00\\media\\image17.jpeg" \* MERGEFORMATINET </w:instrText>
      </w:r>
      <w:r w:rsidR="00814DBB">
        <w:rPr>
          <w:rFonts w:asciiTheme="majorBidi" w:hAnsiTheme="majorBidi" w:cstheme="majorBidi"/>
          <w:sz w:val="18"/>
        </w:rPr>
        <w:fldChar w:fldCharType="separate"/>
      </w:r>
      <w:r w:rsidR="0092595C">
        <w:rPr>
          <w:rFonts w:asciiTheme="majorBidi" w:hAnsiTheme="majorBidi" w:cstheme="majorBidi"/>
          <w:sz w:val="18"/>
        </w:rPr>
        <w:fldChar w:fldCharType="begin"/>
      </w:r>
      <w:r w:rsidR="0092595C">
        <w:rPr>
          <w:rFonts w:asciiTheme="majorBidi" w:hAnsiTheme="majorBidi" w:cstheme="majorBidi"/>
          <w:sz w:val="18"/>
        </w:rPr>
        <w:instrText xml:space="preserve"> INCLUDEPICTURE  "\\\\gamma\\..\\..\\..\\AppData\\Local\\Temp\\FineReader12.00\\media\\image17.jpeg" \* MERGEFORMATINET </w:instrText>
      </w:r>
      <w:r w:rsidR="0092595C">
        <w:rPr>
          <w:rFonts w:asciiTheme="majorBidi" w:hAnsiTheme="majorBidi" w:cstheme="majorBidi"/>
          <w:sz w:val="18"/>
        </w:rPr>
        <w:fldChar w:fldCharType="separate"/>
      </w:r>
      <w:r w:rsidR="0028130E">
        <w:rPr>
          <w:rFonts w:asciiTheme="majorBidi" w:hAnsiTheme="majorBidi" w:cstheme="majorBidi"/>
          <w:sz w:val="18"/>
        </w:rPr>
        <w:fldChar w:fldCharType="begin"/>
      </w:r>
      <w:r w:rsidR="0028130E">
        <w:rPr>
          <w:rFonts w:asciiTheme="majorBidi" w:hAnsiTheme="majorBidi" w:cstheme="majorBidi"/>
          <w:sz w:val="18"/>
        </w:rPr>
        <w:instrText xml:space="preserve"> INCLUDEPICTURE  "\\\\gamma\\..\\..\\..\\AppData\\Local\\Temp\\FineReader12.00\\media\\image17.jpeg" \* MERGEFORMATINET </w:instrText>
      </w:r>
      <w:r w:rsidR="0028130E">
        <w:rPr>
          <w:rFonts w:asciiTheme="majorBidi" w:hAnsiTheme="majorBidi" w:cstheme="majorBidi"/>
          <w:sz w:val="18"/>
        </w:rPr>
        <w:fldChar w:fldCharType="separate"/>
      </w:r>
      <w:r w:rsidR="002B1FAF">
        <w:rPr>
          <w:rFonts w:asciiTheme="majorBidi" w:hAnsiTheme="majorBidi" w:cstheme="majorBidi"/>
          <w:sz w:val="18"/>
        </w:rPr>
        <w:fldChar w:fldCharType="begin"/>
      </w:r>
      <w:r w:rsidR="002B1FAF">
        <w:rPr>
          <w:rFonts w:asciiTheme="majorBidi" w:hAnsiTheme="majorBidi" w:cstheme="majorBidi"/>
          <w:sz w:val="18"/>
        </w:rPr>
        <w:instrText xml:space="preserve"> </w:instrText>
      </w:r>
      <w:r w:rsidR="002B1FAF">
        <w:rPr>
          <w:rFonts w:asciiTheme="majorBidi" w:hAnsiTheme="majorBidi" w:cstheme="majorBidi"/>
          <w:sz w:val="18"/>
        </w:rPr>
        <w:instrText>INCLUDEPICTURE  "\\\\gamma\\..\\..\\..\\AppData\\Local\\Temp\\FineReader12.00\\media\\image17.jpeg" \* MERGEFORMATINET</w:instrText>
      </w:r>
      <w:r w:rsidR="002B1FAF">
        <w:rPr>
          <w:rFonts w:asciiTheme="majorBidi" w:hAnsiTheme="majorBidi" w:cstheme="majorBidi"/>
          <w:sz w:val="18"/>
        </w:rPr>
        <w:instrText xml:space="preserve"> </w:instrText>
      </w:r>
      <w:r w:rsidR="002B1FAF">
        <w:rPr>
          <w:rFonts w:asciiTheme="majorBidi" w:hAnsiTheme="majorBidi" w:cstheme="majorBidi"/>
          <w:sz w:val="18"/>
        </w:rPr>
        <w:fldChar w:fldCharType="separate"/>
      </w:r>
      <w:r w:rsidR="002B1FAF">
        <w:rPr>
          <w:rFonts w:asciiTheme="majorBidi" w:hAnsiTheme="majorBidi" w:cstheme="majorBidi"/>
          <w:sz w:val="18"/>
        </w:rPr>
        <w:pict w14:anchorId="5E45B642">
          <v:shape id="_x0000_i1037" type="#_x0000_t75" style="width:483.35pt;height:272.65pt">
            <v:imagedata r:id="rId44" r:href="rId45"/>
          </v:shape>
        </w:pict>
      </w:r>
      <w:r w:rsidR="002B1FAF">
        <w:rPr>
          <w:rFonts w:asciiTheme="majorBidi" w:hAnsiTheme="majorBidi" w:cstheme="majorBidi"/>
          <w:sz w:val="18"/>
        </w:rPr>
        <w:fldChar w:fldCharType="end"/>
      </w:r>
      <w:r w:rsidR="0028130E">
        <w:rPr>
          <w:rFonts w:asciiTheme="majorBidi" w:hAnsiTheme="majorBidi" w:cstheme="majorBidi"/>
          <w:sz w:val="18"/>
        </w:rPr>
        <w:fldChar w:fldCharType="end"/>
      </w:r>
      <w:r w:rsidR="0092595C">
        <w:rPr>
          <w:rFonts w:asciiTheme="majorBidi" w:hAnsiTheme="majorBidi" w:cstheme="majorBidi"/>
          <w:sz w:val="18"/>
        </w:rPr>
        <w:fldChar w:fldCharType="end"/>
      </w:r>
      <w:r w:rsidR="00814DBB">
        <w:rPr>
          <w:rFonts w:asciiTheme="majorBidi" w:hAnsiTheme="majorBidi" w:cstheme="majorBidi"/>
          <w:sz w:val="18"/>
        </w:rPr>
        <w:fldChar w:fldCharType="end"/>
      </w:r>
      <w:r w:rsidR="00530D84">
        <w:rPr>
          <w:rFonts w:asciiTheme="majorBidi" w:hAnsiTheme="majorBidi" w:cstheme="majorBidi"/>
          <w:sz w:val="18"/>
        </w:rPr>
        <w:fldChar w:fldCharType="end"/>
      </w:r>
      <w:r w:rsidR="000E2CF2">
        <w:rPr>
          <w:rFonts w:asciiTheme="majorBidi" w:hAnsiTheme="majorBidi" w:cstheme="majorBidi"/>
          <w:sz w:val="18"/>
        </w:rPr>
        <w:fldChar w:fldCharType="end"/>
      </w:r>
      <w:r w:rsidR="00DF0A8E">
        <w:rPr>
          <w:rFonts w:asciiTheme="majorBidi" w:hAnsiTheme="majorBidi" w:cstheme="majorBidi"/>
          <w:sz w:val="18"/>
        </w:rPr>
        <w:fldChar w:fldCharType="end"/>
      </w:r>
      <w:r w:rsidR="00787E70">
        <w:rPr>
          <w:rFonts w:asciiTheme="majorBidi" w:hAnsiTheme="majorBidi" w:cstheme="majorBidi"/>
          <w:sz w:val="18"/>
        </w:rPr>
        <w:fldChar w:fldCharType="end"/>
      </w:r>
      <w:r w:rsidR="00883972">
        <w:rPr>
          <w:rFonts w:asciiTheme="majorBidi" w:hAnsiTheme="majorBidi" w:cstheme="majorBidi"/>
          <w:sz w:val="18"/>
        </w:rPr>
        <w:fldChar w:fldCharType="end"/>
      </w:r>
      <w:r w:rsidR="00FB0E21">
        <w:rPr>
          <w:rFonts w:asciiTheme="majorBidi" w:hAnsiTheme="majorBidi" w:cstheme="majorBidi"/>
          <w:sz w:val="18"/>
        </w:rPr>
        <w:fldChar w:fldCharType="end"/>
      </w:r>
      <w:r w:rsidR="00340AB4">
        <w:rPr>
          <w:rFonts w:asciiTheme="majorBidi" w:hAnsiTheme="majorBidi" w:cstheme="majorBidi"/>
          <w:sz w:val="18"/>
        </w:rPr>
        <w:fldChar w:fldCharType="end"/>
      </w:r>
      <w:r w:rsidR="00AC2EC6">
        <w:rPr>
          <w:rFonts w:asciiTheme="majorBidi" w:hAnsiTheme="majorBidi" w:cstheme="majorBidi"/>
          <w:sz w:val="18"/>
        </w:rPr>
        <w:fldChar w:fldCharType="end"/>
      </w:r>
      <w:r w:rsidR="00C949AD">
        <w:rPr>
          <w:rFonts w:asciiTheme="majorBidi" w:hAnsiTheme="majorBidi" w:cstheme="majorBidi"/>
          <w:sz w:val="18"/>
        </w:rPr>
        <w:fldChar w:fldCharType="end"/>
      </w:r>
      <w:r w:rsidR="00EF4A08">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sidRPr="00447482">
        <w:rPr>
          <w:rFonts w:asciiTheme="majorBidi" w:hAnsiTheme="majorBidi" w:cstheme="majorBidi"/>
          <w:sz w:val="18"/>
        </w:rPr>
        <w:fldChar w:fldCharType="end"/>
      </w:r>
    </w:p>
    <w:p w14:paraId="637A6230" w14:textId="77777777" w:rsidR="00C602C5" w:rsidRPr="00447482" w:rsidRDefault="00C602C5" w:rsidP="00C602C5">
      <w:pPr>
        <w:tabs>
          <w:tab w:val="left" w:pos="567"/>
        </w:tabs>
        <w:rPr>
          <w:rFonts w:asciiTheme="majorBidi" w:hAnsiTheme="majorBidi" w:cstheme="majorBidi"/>
          <w:color w:val="453C49"/>
          <w:sz w:val="18"/>
        </w:rPr>
      </w:pPr>
    </w:p>
    <w:p w14:paraId="6915C857" w14:textId="77777777" w:rsidR="00C602C5" w:rsidRPr="00453D3D" w:rsidRDefault="00C602C5" w:rsidP="00C602C5">
      <w:pPr>
        <w:tabs>
          <w:tab w:val="left" w:pos="567"/>
        </w:tabs>
        <w:jc w:val="both"/>
        <w:rPr>
          <w:rFonts w:asciiTheme="majorBidi" w:hAnsiTheme="majorBidi" w:cstheme="majorBidi"/>
          <w:color w:val="453C49"/>
        </w:rPr>
      </w:pPr>
    </w:p>
    <w:p w14:paraId="03B3A9F2" w14:textId="77777777" w:rsidR="00C602C5" w:rsidRPr="00453D3D" w:rsidRDefault="00C602C5" w:rsidP="00C602C5">
      <w:pPr>
        <w:tabs>
          <w:tab w:val="left" w:pos="567"/>
        </w:tabs>
        <w:jc w:val="both"/>
        <w:rPr>
          <w:rFonts w:asciiTheme="majorBidi" w:hAnsiTheme="majorBidi" w:cstheme="majorBidi"/>
        </w:rPr>
      </w:pPr>
      <w:r w:rsidRPr="00453D3D">
        <w:rPr>
          <w:rFonts w:asciiTheme="majorBidi" w:hAnsiTheme="majorBidi" w:cstheme="majorBidi"/>
          <w:color w:val="453C49"/>
          <w:lang w:val="ru"/>
        </w:rPr>
        <w:tab/>
        <w:t xml:space="preserve">Пути биотрансформации предложены </w:t>
      </w:r>
      <w:r w:rsidRPr="00453D3D">
        <w:rPr>
          <w:rFonts w:asciiTheme="majorBidi" w:hAnsiTheme="majorBidi" w:cstheme="majorBidi"/>
          <w:color w:val="613E1D"/>
          <w:lang w:val="ru"/>
        </w:rPr>
        <w:t>на</w:t>
      </w:r>
      <w:r w:rsidRPr="00453D3D">
        <w:rPr>
          <w:rFonts w:asciiTheme="majorBidi" w:hAnsiTheme="majorBidi" w:cstheme="majorBidi"/>
          <w:color w:val="453C49"/>
          <w:lang w:val="ru"/>
        </w:rPr>
        <w:t xml:space="preserve"> </w:t>
      </w:r>
      <w:r w:rsidRPr="00453D3D">
        <w:rPr>
          <w:rFonts w:asciiTheme="majorBidi" w:hAnsiTheme="majorBidi" w:cstheme="majorBidi"/>
          <w:lang w:val="ru"/>
        </w:rPr>
        <w:t xml:space="preserve">основе </w:t>
      </w:r>
      <w:r w:rsidRPr="00453D3D">
        <w:rPr>
          <w:rFonts w:asciiTheme="majorBidi" w:hAnsiTheme="majorBidi" w:cstheme="majorBidi"/>
          <w:color w:val="110533"/>
          <w:lang w:val="ru"/>
        </w:rPr>
        <w:t xml:space="preserve">общих </w:t>
      </w:r>
      <w:r w:rsidRPr="00453D3D">
        <w:rPr>
          <w:rFonts w:asciiTheme="majorBidi" w:hAnsiTheme="majorBidi" w:cstheme="majorBidi"/>
          <w:color w:val="453C49"/>
          <w:lang w:val="ru"/>
        </w:rPr>
        <w:t xml:space="preserve">знаний </w:t>
      </w:r>
      <w:r w:rsidRPr="00453D3D">
        <w:rPr>
          <w:rFonts w:asciiTheme="majorBidi" w:hAnsiTheme="majorBidi" w:cstheme="majorBidi"/>
          <w:color w:val="110533"/>
          <w:lang w:val="ru"/>
        </w:rPr>
        <w:t xml:space="preserve">о </w:t>
      </w:r>
      <w:r w:rsidRPr="00453D3D">
        <w:rPr>
          <w:rFonts w:asciiTheme="majorBidi" w:hAnsiTheme="majorBidi" w:cstheme="majorBidi"/>
          <w:color w:val="453C49"/>
          <w:lang w:val="ru"/>
        </w:rPr>
        <w:t>метаболизме и не являются окончательными. Прямой эксперимент не проводился.</w:t>
      </w:r>
    </w:p>
    <w:p w14:paraId="1E8B5174" w14:textId="77777777" w:rsidR="00C602C5" w:rsidRPr="00453D3D" w:rsidRDefault="00C602C5" w:rsidP="00C602C5">
      <w:pPr>
        <w:tabs>
          <w:tab w:val="left" w:pos="567"/>
        </w:tabs>
        <w:jc w:val="both"/>
        <w:rPr>
          <w:rFonts w:asciiTheme="majorBidi" w:hAnsiTheme="majorBidi" w:cstheme="majorBidi"/>
        </w:rPr>
      </w:pPr>
      <w:r w:rsidRPr="00453D3D">
        <w:rPr>
          <w:rFonts w:asciiTheme="majorBidi" w:hAnsiTheme="majorBidi" w:cstheme="majorBidi"/>
          <w:lang w:val="ru"/>
        </w:rPr>
        <w:tab/>
        <w:t xml:space="preserve">Среднее соотношение акалабрутиниба (ACP-196) к общей радиоактивности </w:t>
      </w:r>
      <w:r w:rsidRPr="00453D3D">
        <w:rPr>
          <w:rFonts w:asciiTheme="majorBidi" w:hAnsiTheme="majorBidi" w:cstheme="majorBidi"/>
          <w:vertAlign w:val="superscript"/>
          <w:lang w:val="ru"/>
        </w:rPr>
        <w:t>14</w:t>
      </w:r>
      <w:r w:rsidRPr="00453D3D">
        <w:rPr>
          <w:rFonts w:asciiTheme="majorBidi" w:hAnsiTheme="majorBidi" w:cstheme="majorBidi"/>
          <w:lang w:val="ru"/>
        </w:rPr>
        <w:t>C составляло 0,0635 для AUC</w:t>
      </w:r>
      <w:r w:rsidRPr="00453D3D">
        <w:rPr>
          <w:rFonts w:asciiTheme="majorBidi" w:hAnsiTheme="majorBidi" w:cstheme="majorBidi"/>
          <w:vertAlign w:val="subscript"/>
          <w:lang w:val="ru"/>
        </w:rPr>
        <w:t>0-∞</w:t>
      </w:r>
      <w:r w:rsidRPr="00453D3D">
        <w:rPr>
          <w:rFonts w:asciiTheme="majorBidi" w:hAnsiTheme="majorBidi" w:cstheme="majorBidi"/>
          <w:lang w:val="ru"/>
        </w:rPr>
        <w:t xml:space="preserve">, что указывает на то, что акалабрутиниб связан лишь с небольшой долей общей радиоактивности </w:t>
      </w:r>
      <w:r w:rsidRPr="00453D3D">
        <w:rPr>
          <w:rFonts w:asciiTheme="majorBidi" w:hAnsiTheme="majorBidi" w:cstheme="majorBidi"/>
          <w:vertAlign w:val="superscript"/>
          <w:lang w:val="ru"/>
        </w:rPr>
        <w:t>14</w:t>
      </w:r>
      <w:r w:rsidRPr="00453D3D">
        <w:rPr>
          <w:rFonts w:asciiTheme="majorBidi" w:hAnsiTheme="majorBidi" w:cstheme="majorBidi"/>
          <w:lang w:val="ru"/>
        </w:rPr>
        <w:t xml:space="preserve">C, при этом большая часть общей радиоактивности </w:t>
      </w:r>
      <w:r w:rsidRPr="00453D3D">
        <w:rPr>
          <w:rFonts w:asciiTheme="majorBidi" w:hAnsiTheme="majorBidi" w:cstheme="majorBidi"/>
          <w:vertAlign w:val="superscript"/>
          <w:lang w:val="ru"/>
        </w:rPr>
        <w:t>14</w:t>
      </w:r>
      <w:r w:rsidRPr="00453D3D">
        <w:rPr>
          <w:rFonts w:asciiTheme="majorBidi" w:hAnsiTheme="majorBidi" w:cstheme="majorBidi"/>
          <w:lang w:val="ru"/>
        </w:rPr>
        <w:t>C была связана с метаболитами.</w:t>
      </w:r>
    </w:p>
    <w:p w14:paraId="61C08CE1" w14:textId="77777777" w:rsidR="00C602C5" w:rsidRPr="00453D3D" w:rsidRDefault="00C602C5" w:rsidP="00C602C5">
      <w:pPr>
        <w:tabs>
          <w:tab w:val="left" w:pos="567"/>
        </w:tabs>
        <w:jc w:val="both"/>
        <w:rPr>
          <w:rFonts w:asciiTheme="majorBidi" w:hAnsiTheme="majorBidi" w:cstheme="majorBidi"/>
        </w:rPr>
      </w:pPr>
      <w:r w:rsidRPr="00453D3D">
        <w:rPr>
          <w:rFonts w:asciiTheme="majorBidi" w:hAnsiTheme="majorBidi" w:cstheme="majorBidi"/>
          <w:lang w:val="ru"/>
        </w:rPr>
        <w:tab/>
        <w:t>Средний конечный t</w:t>
      </w:r>
      <w:r w:rsidRPr="00453D3D">
        <w:rPr>
          <w:rFonts w:asciiTheme="majorBidi" w:hAnsiTheme="majorBidi" w:cstheme="majorBidi"/>
          <w:vertAlign w:val="subscript"/>
          <w:lang w:val="ru"/>
        </w:rPr>
        <w:t>1/2</w:t>
      </w:r>
      <w:r w:rsidRPr="00453D3D">
        <w:rPr>
          <w:rFonts w:asciiTheme="majorBidi" w:hAnsiTheme="majorBidi" w:cstheme="majorBidi"/>
          <w:lang w:val="ru"/>
        </w:rPr>
        <w:t xml:space="preserve"> общей радиоактивности в плазме крови составил 46,5 часов, а период полувыведения исходного препарата - 1,47 часов. Значение t</w:t>
      </w:r>
      <w:r w:rsidRPr="00453D3D">
        <w:rPr>
          <w:rFonts w:asciiTheme="majorBidi" w:hAnsiTheme="majorBidi" w:cstheme="majorBidi"/>
          <w:vertAlign w:val="subscript"/>
          <w:lang w:val="ru"/>
        </w:rPr>
        <w:t>1/2</w:t>
      </w:r>
      <w:r w:rsidRPr="00453D3D">
        <w:rPr>
          <w:rFonts w:asciiTheme="majorBidi" w:hAnsiTheme="majorBidi" w:cstheme="majorBidi"/>
          <w:lang w:val="ru"/>
        </w:rPr>
        <w:t xml:space="preserve"> для общей радиоактивности в цельной крови у 5 из 6 испытуемых когорты 2 превышало интервал отбора проб в 2 раза, и средний период полувыведения не рассчитывался</w:t>
      </w:r>
      <w:r>
        <w:rPr>
          <w:rFonts w:asciiTheme="majorBidi" w:hAnsiTheme="majorBidi" w:cstheme="majorBidi"/>
          <w:lang w:val="ru"/>
        </w:rPr>
        <w:t xml:space="preserve"> (рисунок 4-3).</w:t>
      </w:r>
      <w:r w:rsidRPr="00453D3D">
        <w:rPr>
          <w:rFonts w:asciiTheme="majorBidi" w:hAnsiTheme="majorBidi" w:cstheme="majorBidi"/>
          <w:lang w:val="ru"/>
        </w:rPr>
        <w:br w:type="page"/>
      </w:r>
    </w:p>
    <w:p w14:paraId="70E8AD54" w14:textId="0128D9D5" w:rsidR="002256A9" w:rsidRDefault="002256A9" w:rsidP="002256A9">
      <w:pPr>
        <w:pStyle w:val="af5"/>
        <w:jc w:val="both"/>
      </w:pPr>
      <w:bookmarkStart w:id="369" w:name="_Toc159973427"/>
      <w:r>
        <w:lastRenderedPageBreak/>
        <w:t xml:space="preserve">Рисунок </w:t>
      </w:r>
      <w:fldSimple w:instr=" STYLEREF 1 \s ">
        <w:r>
          <w:rPr>
            <w:noProof/>
          </w:rPr>
          <w:t>4</w:t>
        </w:r>
      </w:fldSimple>
      <w:r>
        <w:noBreakHyphen/>
      </w:r>
      <w:fldSimple w:instr=" SEQ Рисунок \* ARABIC \s 1 ">
        <w:r>
          <w:rPr>
            <w:noProof/>
          </w:rPr>
          <w:t>3</w:t>
        </w:r>
      </w:fldSimple>
      <w:r>
        <w:t>.</w:t>
      </w:r>
      <w:r w:rsidRPr="002256A9">
        <w:rPr>
          <w:rFonts w:asciiTheme="majorBidi" w:hAnsiTheme="majorBidi" w:cstheme="majorBidi"/>
          <w:iCs/>
          <w:lang w:val="ru"/>
        </w:rPr>
        <w:t xml:space="preserve"> </w:t>
      </w:r>
      <w:r w:rsidRPr="002256A9">
        <w:rPr>
          <w:rFonts w:asciiTheme="majorBidi" w:hAnsiTheme="majorBidi" w:cstheme="majorBidi"/>
          <w:b w:val="0"/>
          <w:iCs/>
          <w:lang w:val="ru"/>
        </w:rPr>
        <w:t xml:space="preserve">Средние профили концентрации акалабрутиниба после перорального приема в плазме крови, суммарного </w:t>
      </w:r>
      <w:r w:rsidRPr="002256A9">
        <w:rPr>
          <w:rFonts w:asciiTheme="majorBidi" w:hAnsiTheme="majorBidi" w:cstheme="majorBidi"/>
          <w:b w:val="0"/>
          <w:iCs/>
          <w:vertAlign w:val="superscript"/>
          <w:lang w:val="ru"/>
        </w:rPr>
        <w:t>14</w:t>
      </w:r>
      <w:r w:rsidRPr="002256A9">
        <w:rPr>
          <w:rFonts w:asciiTheme="majorBidi" w:hAnsiTheme="majorBidi" w:cstheme="majorBidi"/>
          <w:b w:val="0"/>
          <w:iCs/>
          <w:lang w:val="ru"/>
        </w:rPr>
        <w:t>C в плазме крови и цельной крови (n=6; ACE-HV-009</w:t>
      </w:r>
      <w:r>
        <w:rPr>
          <w:rFonts w:asciiTheme="majorBidi" w:hAnsiTheme="majorBidi" w:cstheme="majorBidi"/>
          <w:b w:val="0"/>
          <w:iCs/>
          <w:lang w:val="ru"/>
        </w:rPr>
        <w:t>)</w:t>
      </w:r>
      <w:r w:rsidRPr="002256A9">
        <w:rPr>
          <w:rFonts w:asciiTheme="majorBidi" w:hAnsiTheme="majorBidi" w:cstheme="majorBidi"/>
          <w:b w:val="0"/>
          <w:iCs/>
          <w:lang w:val="ru"/>
        </w:rPr>
        <w:t>.</w:t>
      </w:r>
      <w:bookmarkEnd w:id="369"/>
    </w:p>
    <w:p w14:paraId="43FA6BF3" w14:textId="4D271F4D" w:rsidR="00C602C5" w:rsidRPr="00453D3D" w:rsidRDefault="00C602C5" w:rsidP="002256A9">
      <w:pPr>
        <w:pStyle w:val="af5"/>
        <w:rPr>
          <w:rFonts w:asciiTheme="majorBidi" w:hAnsiTheme="majorBidi" w:cstheme="majorBidi"/>
          <w:sz w:val="2"/>
          <w:szCs w:val="2"/>
        </w:rPr>
      </w:pPr>
      <w:r>
        <w:rPr>
          <w:rFonts w:asciiTheme="majorBidi" w:hAnsiTheme="majorBidi" w:cstheme="majorBidi"/>
          <w:i/>
          <w:iCs/>
          <w:noProof/>
          <w:color w:val="445469"/>
          <w:sz w:val="18"/>
          <w:lang w:eastAsia="ru-RU"/>
        </w:rPr>
        <mc:AlternateContent>
          <mc:Choice Requires="wps">
            <w:drawing>
              <wp:anchor distT="0" distB="0" distL="114300" distR="114300" simplePos="0" relativeHeight="251762688" behindDoc="0" locked="0" layoutInCell="1" allowOverlap="1" wp14:anchorId="000C5176" wp14:editId="739DD45C">
                <wp:simplePos x="0" y="0"/>
                <wp:positionH relativeFrom="column">
                  <wp:posOffset>2800350</wp:posOffset>
                </wp:positionH>
                <wp:positionV relativeFrom="paragraph">
                  <wp:posOffset>2608580</wp:posOffset>
                </wp:positionV>
                <wp:extent cx="1433195" cy="144780"/>
                <wp:effectExtent l="0" t="0" r="0" b="0"/>
                <wp:wrapNone/>
                <wp:docPr id="190" name="Надпись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3195" cy="144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C9222" w14:textId="77777777" w:rsidR="00530D84" w:rsidRPr="000407A1" w:rsidRDefault="00530D84" w:rsidP="00C602C5">
                            <w:pPr>
                              <w:spacing w:after="60"/>
                              <w:jc w:val="center"/>
                              <w:rPr>
                                <w:rFonts w:asciiTheme="majorBidi" w:hAnsiTheme="majorBidi" w:cstheme="majorBidi"/>
                                <w:b/>
                                <w:bCs/>
                                <w:sz w:val="12"/>
                                <w:szCs w:val="12"/>
                              </w:rPr>
                            </w:pPr>
                            <w:r w:rsidRPr="00643FAA">
                              <w:rPr>
                                <w:rFonts w:asciiTheme="majorBidi" w:hAnsiTheme="majorBidi" w:cstheme="majorBidi"/>
                                <w:b/>
                                <w:bCs/>
                                <w:color w:val="1E1A23"/>
                                <w:sz w:val="14"/>
                                <w:szCs w:val="14"/>
                                <w:lang w:val="ru"/>
                              </w:rPr>
                              <w:t>Время после приема дозы (ч)</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C5176" id="Надпись 190" o:spid="_x0000_s1126" type="#_x0000_t202" style="position:absolute;margin-left:220.5pt;margin-top:205.4pt;width:112.85pt;height:11.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" stroked="f">
                <v:textbox inset="0,0,0,0">
                  <w:txbxContent>
                    <w:p w14:paraId="6CDC9222" w14:textId="77777777" w:rsidR="00530D84" w:rsidRPr="000407A1" w:rsidRDefault="00530D84" w:rsidP="00C602C5">
                      <w:pPr>
                        <w:spacing w:after="60"/>
                        <w:jc w:val="center"/>
                        <w:rPr>
                          <w:rFonts w:asciiTheme="majorBidi" w:hAnsiTheme="majorBidi" w:cstheme="majorBidi"/>
                          <w:b/>
                          <w:bCs/>
                          <w:sz w:val="12"/>
                          <w:szCs w:val="12"/>
                        </w:rPr>
                      </w:pPr>
                      <w:r w:rsidRPr="00643FAA">
                        <w:rPr>
                          <w:rFonts w:asciiTheme="majorBidi" w:hAnsiTheme="majorBidi" w:cstheme="majorBidi"/>
                          <w:b/>
                          <w:bCs/>
                          <w:color w:val="1E1A23"/>
                          <w:sz w:val="14"/>
                          <w:szCs w:val="14"/>
                          <w:lang w:val="ru"/>
                        </w:rPr>
                        <w:t>Время после приема дозы (ч)</w:t>
                      </w:r>
                    </w:p>
                  </w:txbxContent>
                </v:textbox>
              </v:shape>
            </w:pict>
          </mc:Fallback>
        </mc:AlternateContent>
      </w:r>
      <w:r>
        <w:rPr>
          <w:rFonts w:asciiTheme="majorBidi" w:hAnsiTheme="majorBidi" w:cstheme="majorBidi"/>
          <w:i/>
          <w:iCs/>
          <w:noProof/>
          <w:color w:val="445469"/>
          <w:sz w:val="18"/>
          <w:lang w:eastAsia="ru-RU"/>
        </w:rPr>
        <mc:AlternateContent>
          <mc:Choice Requires="wps">
            <w:drawing>
              <wp:anchor distT="0" distB="0" distL="114300" distR="114300" simplePos="0" relativeHeight="251764736" behindDoc="0" locked="0" layoutInCell="1" allowOverlap="1" wp14:anchorId="08E8CBFB" wp14:editId="65E6155A">
                <wp:simplePos x="0" y="0"/>
                <wp:positionH relativeFrom="column">
                  <wp:posOffset>2259330</wp:posOffset>
                </wp:positionH>
                <wp:positionV relativeFrom="paragraph">
                  <wp:posOffset>2957830</wp:posOffset>
                </wp:positionV>
                <wp:extent cx="3284855" cy="449580"/>
                <wp:effectExtent l="1905" t="0" r="0" b="2540"/>
                <wp:wrapNone/>
                <wp:docPr id="189" name="Надпись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4855" cy="449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ED4DF9" w14:textId="77777777" w:rsidR="00530D84" w:rsidRPr="00CB7BFA" w:rsidRDefault="00530D84" w:rsidP="00C602C5">
                            <w:pPr>
                              <w:spacing w:after="20"/>
                              <w:rPr>
                                <w:rFonts w:asciiTheme="majorBidi" w:hAnsiTheme="majorBidi" w:cstheme="majorBidi"/>
                                <w:b/>
                                <w:bCs/>
                                <w:color w:val="1E1A23"/>
                                <w:sz w:val="14"/>
                                <w:szCs w:val="14"/>
                              </w:rPr>
                            </w:pPr>
                            <w:r w:rsidRPr="00643FAA">
                              <w:rPr>
                                <w:rFonts w:asciiTheme="majorBidi" w:hAnsiTheme="majorBidi" w:cstheme="majorBidi"/>
                                <w:b/>
                                <w:bCs/>
                                <w:color w:val="1E1A23"/>
                                <w:sz w:val="14"/>
                                <w:szCs w:val="14"/>
                                <w:lang w:val="ru"/>
                              </w:rPr>
                              <w:t xml:space="preserve">Акалабрутиниб (нг/мл) </w:t>
                            </w:r>
                          </w:p>
                          <w:p w14:paraId="16D52EC3" w14:textId="77777777" w:rsidR="00530D84" w:rsidRPr="00CB7BFA" w:rsidRDefault="00530D84" w:rsidP="00C602C5">
                            <w:pPr>
                              <w:spacing w:after="20"/>
                              <w:rPr>
                                <w:rFonts w:asciiTheme="majorBidi" w:hAnsiTheme="majorBidi" w:cstheme="majorBidi"/>
                                <w:b/>
                                <w:bCs/>
                                <w:color w:val="1E1A23"/>
                                <w:sz w:val="14"/>
                                <w:szCs w:val="14"/>
                              </w:rPr>
                            </w:pPr>
                            <w:r w:rsidRPr="00643FAA">
                              <w:rPr>
                                <w:rFonts w:asciiTheme="majorBidi" w:hAnsiTheme="majorBidi" w:cstheme="majorBidi"/>
                                <w:b/>
                                <w:bCs/>
                                <w:color w:val="1E1A23"/>
                                <w:sz w:val="14"/>
                                <w:szCs w:val="14"/>
                                <w:lang w:val="ru"/>
                              </w:rPr>
                              <w:t xml:space="preserve">Общее содержание </w:t>
                            </w:r>
                            <w:r w:rsidRPr="00643FAA">
                              <w:rPr>
                                <w:rFonts w:asciiTheme="majorBidi" w:hAnsiTheme="majorBidi" w:cstheme="majorBidi"/>
                                <w:b/>
                                <w:bCs/>
                                <w:color w:val="1E1A23"/>
                                <w:sz w:val="14"/>
                                <w:szCs w:val="14"/>
                                <w:vertAlign w:val="superscript"/>
                                <w:lang w:val="ru"/>
                              </w:rPr>
                              <w:t>14</w:t>
                            </w:r>
                            <w:r w:rsidRPr="00643FAA">
                              <w:rPr>
                                <w:rFonts w:asciiTheme="majorBidi" w:hAnsiTheme="majorBidi" w:cstheme="majorBidi"/>
                                <w:b/>
                                <w:bCs/>
                                <w:color w:val="1E1A23"/>
                                <w:sz w:val="14"/>
                                <w:szCs w:val="14"/>
                                <w:lang w:val="ru"/>
                              </w:rPr>
                              <w:t>С в плазме крови (нг-эквивалентов/мл)</w:t>
                            </w:r>
                          </w:p>
                          <w:p w14:paraId="0B6FB87F" w14:textId="77777777" w:rsidR="00530D84" w:rsidRPr="00CB7BFA" w:rsidRDefault="00530D84" w:rsidP="00C602C5">
                            <w:pPr>
                              <w:spacing w:after="20"/>
                              <w:rPr>
                                <w:rFonts w:asciiTheme="majorBidi" w:hAnsiTheme="majorBidi" w:cstheme="majorBidi"/>
                                <w:b/>
                                <w:bCs/>
                                <w:color w:val="1E1A23"/>
                                <w:sz w:val="14"/>
                                <w:szCs w:val="14"/>
                              </w:rPr>
                            </w:pPr>
                            <w:r w:rsidRPr="00643FAA">
                              <w:rPr>
                                <w:rFonts w:asciiTheme="majorBidi" w:hAnsiTheme="majorBidi" w:cstheme="majorBidi"/>
                                <w:b/>
                                <w:bCs/>
                                <w:color w:val="1E1A23"/>
                                <w:sz w:val="14"/>
                                <w:szCs w:val="14"/>
                                <w:lang w:val="ru"/>
                              </w:rPr>
                              <w:t xml:space="preserve">Общее содержание </w:t>
                            </w:r>
                            <w:r w:rsidRPr="00643FAA">
                              <w:rPr>
                                <w:rFonts w:asciiTheme="majorBidi" w:hAnsiTheme="majorBidi" w:cstheme="majorBidi"/>
                                <w:b/>
                                <w:bCs/>
                                <w:color w:val="1E1A23"/>
                                <w:sz w:val="14"/>
                                <w:szCs w:val="14"/>
                                <w:vertAlign w:val="superscript"/>
                                <w:lang w:val="ru"/>
                              </w:rPr>
                              <w:t>14</w:t>
                            </w:r>
                            <w:r w:rsidRPr="00643FAA">
                              <w:rPr>
                                <w:rFonts w:asciiTheme="majorBidi" w:hAnsiTheme="majorBidi" w:cstheme="majorBidi"/>
                                <w:b/>
                                <w:bCs/>
                                <w:color w:val="1E1A23"/>
                                <w:sz w:val="14"/>
                                <w:szCs w:val="14"/>
                                <w:lang w:val="ru"/>
                              </w:rPr>
                              <w:t>С в цельной крови (нг-эквивалентов/мл)</w:t>
                            </w:r>
                          </w:p>
                          <w:p w14:paraId="5805A8D1" w14:textId="77777777" w:rsidR="00530D84" w:rsidRPr="000407A1" w:rsidRDefault="00530D84" w:rsidP="00C602C5">
                            <w:pPr>
                              <w:spacing w:after="20"/>
                              <w:rPr>
                                <w:rFonts w:asciiTheme="majorBidi" w:hAnsiTheme="majorBidi" w:cstheme="majorBidi"/>
                                <w:b/>
                                <w:bCs/>
                                <w:sz w:val="12"/>
                                <w:szCs w:val="12"/>
                              </w:rPr>
                            </w:pPr>
                            <w:r>
                              <w:rPr>
                                <w:rFonts w:asciiTheme="majorBidi" w:hAnsiTheme="majorBidi" w:cstheme="majorBidi"/>
                                <w:b/>
                                <w:bCs/>
                                <w:color w:val="1E1A23"/>
                                <w:sz w:val="14"/>
                                <w:szCs w:val="14"/>
                                <w:lang w:val="ru"/>
                              </w:rPr>
                              <w:t>Нижний предел количественного определения акалабрутиниба (&lt;1,00 нг/мл)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8CBFB" id="Надпись 189" o:spid="_x0000_s1127" type="#_x0000_t202" style="position:absolute;margin-left:177.9pt;margin-top:232.9pt;width:258.65pt;height:35.4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" stroked="f">
                <v:textbox inset="0,0,0,0">
                  <w:txbxContent>
                    <w:p w14:paraId="5CED4DF9" w14:textId="77777777" w:rsidR="00530D84" w:rsidRPr="00CB7BFA" w:rsidRDefault="00530D84" w:rsidP="00C602C5">
                      <w:pPr>
                        <w:spacing w:after="20"/>
                        <w:rPr>
                          <w:rFonts w:asciiTheme="majorBidi" w:hAnsiTheme="majorBidi" w:cstheme="majorBidi"/>
                          <w:b/>
                          <w:bCs/>
                          <w:color w:val="1E1A23"/>
                          <w:sz w:val="14"/>
                          <w:szCs w:val="14"/>
                        </w:rPr>
                      </w:pPr>
                      <w:r w:rsidRPr="00643FAA">
                        <w:rPr>
                          <w:rFonts w:asciiTheme="majorBidi" w:hAnsiTheme="majorBidi" w:cstheme="majorBidi"/>
                          <w:b/>
                          <w:bCs/>
                          <w:color w:val="1E1A23"/>
                          <w:sz w:val="14"/>
                          <w:szCs w:val="14"/>
                          <w:lang w:val="ru"/>
                        </w:rPr>
                        <w:t xml:space="preserve">Акалабрутиниб (нг/мл) </w:t>
                      </w:r>
                    </w:p>
                    <w:p w14:paraId="16D52EC3" w14:textId="77777777" w:rsidR="00530D84" w:rsidRPr="00CB7BFA" w:rsidRDefault="00530D84" w:rsidP="00C602C5">
                      <w:pPr>
                        <w:spacing w:after="20"/>
                        <w:rPr>
                          <w:rFonts w:asciiTheme="majorBidi" w:hAnsiTheme="majorBidi" w:cstheme="majorBidi"/>
                          <w:b/>
                          <w:bCs/>
                          <w:color w:val="1E1A23"/>
                          <w:sz w:val="14"/>
                          <w:szCs w:val="14"/>
                        </w:rPr>
                      </w:pPr>
                      <w:r w:rsidRPr="00643FAA">
                        <w:rPr>
                          <w:rFonts w:asciiTheme="majorBidi" w:hAnsiTheme="majorBidi" w:cstheme="majorBidi"/>
                          <w:b/>
                          <w:bCs/>
                          <w:color w:val="1E1A23"/>
                          <w:sz w:val="14"/>
                          <w:szCs w:val="14"/>
                          <w:lang w:val="ru"/>
                        </w:rPr>
                        <w:t xml:space="preserve">Общее содержание </w:t>
                      </w:r>
                      <w:r w:rsidRPr="00643FAA">
                        <w:rPr>
                          <w:rFonts w:asciiTheme="majorBidi" w:hAnsiTheme="majorBidi" w:cstheme="majorBidi"/>
                          <w:b/>
                          <w:bCs/>
                          <w:color w:val="1E1A23"/>
                          <w:sz w:val="14"/>
                          <w:szCs w:val="14"/>
                          <w:vertAlign w:val="superscript"/>
                          <w:lang w:val="ru"/>
                        </w:rPr>
                        <w:t>14</w:t>
                      </w:r>
                      <w:r w:rsidRPr="00643FAA">
                        <w:rPr>
                          <w:rFonts w:asciiTheme="majorBidi" w:hAnsiTheme="majorBidi" w:cstheme="majorBidi"/>
                          <w:b/>
                          <w:bCs/>
                          <w:color w:val="1E1A23"/>
                          <w:sz w:val="14"/>
                          <w:szCs w:val="14"/>
                          <w:lang w:val="ru"/>
                        </w:rPr>
                        <w:t>С в плазме крови (нг-эквивалентов/мл)</w:t>
                      </w:r>
                    </w:p>
                    <w:p w14:paraId="0B6FB87F" w14:textId="77777777" w:rsidR="00530D84" w:rsidRPr="00CB7BFA" w:rsidRDefault="00530D84" w:rsidP="00C602C5">
                      <w:pPr>
                        <w:spacing w:after="20"/>
                        <w:rPr>
                          <w:rFonts w:asciiTheme="majorBidi" w:hAnsiTheme="majorBidi" w:cstheme="majorBidi"/>
                          <w:b/>
                          <w:bCs/>
                          <w:color w:val="1E1A23"/>
                          <w:sz w:val="14"/>
                          <w:szCs w:val="14"/>
                        </w:rPr>
                      </w:pPr>
                      <w:r w:rsidRPr="00643FAA">
                        <w:rPr>
                          <w:rFonts w:asciiTheme="majorBidi" w:hAnsiTheme="majorBidi" w:cstheme="majorBidi"/>
                          <w:b/>
                          <w:bCs/>
                          <w:color w:val="1E1A23"/>
                          <w:sz w:val="14"/>
                          <w:szCs w:val="14"/>
                          <w:lang w:val="ru"/>
                        </w:rPr>
                        <w:t xml:space="preserve">Общее содержание </w:t>
                      </w:r>
                      <w:r w:rsidRPr="00643FAA">
                        <w:rPr>
                          <w:rFonts w:asciiTheme="majorBidi" w:hAnsiTheme="majorBidi" w:cstheme="majorBidi"/>
                          <w:b/>
                          <w:bCs/>
                          <w:color w:val="1E1A23"/>
                          <w:sz w:val="14"/>
                          <w:szCs w:val="14"/>
                          <w:vertAlign w:val="superscript"/>
                          <w:lang w:val="ru"/>
                        </w:rPr>
                        <w:t>14</w:t>
                      </w:r>
                      <w:r w:rsidRPr="00643FAA">
                        <w:rPr>
                          <w:rFonts w:asciiTheme="majorBidi" w:hAnsiTheme="majorBidi" w:cstheme="majorBidi"/>
                          <w:b/>
                          <w:bCs/>
                          <w:color w:val="1E1A23"/>
                          <w:sz w:val="14"/>
                          <w:szCs w:val="14"/>
                          <w:lang w:val="ru"/>
                        </w:rPr>
                        <w:t>С в цельной крови (нг-эквивалентов/мл)</w:t>
                      </w:r>
                    </w:p>
                    <w:p w14:paraId="5805A8D1" w14:textId="77777777" w:rsidR="00530D84" w:rsidRPr="000407A1" w:rsidRDefault="00530D84" w:rsidP="00C602C5">
                      <w:pPr>
                        <w:spacing w:after="20"/>
                        <w:rPr>
                          <w:rFonts w:asciiTheme="majorBidi" w:hAnsiTheme="majorBidi" w:cstheme="majorBidi"/>
                          <w:b/>
                          <w:bCs/>
                          <w:sz w:val="12"/>
                          <w:szCs w:val="12"/>
                        </w:rPr>
                      </w:pPr>
                      <w:r>
                        <w:rPr>
                          <w:rFonts w:asciiTheme="majorBidi" w:hAnsiTheme="majorBidi" w:cstheme="majorBidi"/>
                          <w:b/>
                          <w:bCs/>
                          <w:color w:val="1E1A23"/>
                          <w:sz w:val="14"/>
                          <w:szCs w:val="14"/>
                          <w:lang w:val="ru"/>
                        </w:rPr>
                        <w:t>Нижний предел количественного определения акалабрутиниба (&lt;1,00 нг/мл)</w:t>
                      </w:r>
                    </w:p>
                  </w:txbxContent>
                </v:textbox>
              </v:shape>
            </w:pict>
          </mc:Fallback>
        </mc:AlternateContent>
      </w:r>
      <w:r>
        <w:rPr>
          <w:rFonts w:asciiTheme="majorBidi" w:hAnsiTheme="majorBidi" w:cstheme="majorBidi"/>
          <w:i/>
          <w:iCs/>
          <w:noProof/>
          <w:color w:val="445469"/>
          <w:sz w:val="18"/>
          <w:lang w:eastAsia="ru-RU"/>
        </w:rPr>
        <mc:AlternateContent>
          <mc:Choice Requires="wps">
            <w:drawing>
              <wp:anchor distT="0" distB="0" distL="114300" distR="114300" simplePos="0" relativeHeight="251763712" behindDoc="0" locked="0" layoutInCell="1" allowOverlap="1" wp14:anchorId="46CE0E3D" wp14:editId="6A050D41">
                <wp:simplePos x="0" y="0"/>
                <wp:positionH relativeFrom="column">
                  <wp:posOffset>781050</wp:posOffset>
                </wp:positionH>
                <wp:positionV relativeFrom="paragraph">
                  <wp:posOffset>63500</wp:posOffset>
                </wp:positionV>
                <wp:extent cx="1043940" cy="144780"/>
                <wp:effectExtent l="0" t="0" r="3810" b="1270"/>
                <wp:wrapNone/>
                <wp:docPr id="188" name="Надпись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144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2A6B34" w14:textId="77777777" w:rsidR="00530D84" w:rsidRPr="000407A1" w:rsidRDefault="00530D84" w:rsidP="00C602C5">
                            <w:pPr>
                              <w:spacing w:after="60"/>
                              <w:rPr>
                                <w:rFonts w:asciiTheme="majorBidi" w:hAnsiTheme="majorBidi" w:cstheme="majorBidi"/>
                                <w:b/>
                                <w:bCs/>
                                <w:sz w:val="12"/>
                                <w:szCs w:val="12"/>
                              </w:rPr>
                            </w:pPr>
                            <w:r>
                              <w:rPr>
                                <w:rFonts w:asciiTheme="majorBidi" w:hAnsiTheme="majorBidi" w:cstheme="majorBidi"/>
                                <w:b/>
                                <w:bCs/>
                                <w:color w:val="1E1A23"/>
                                <w:sz w:val="14"/>
                                <w:szCs w:val="14"/>
                                <w:lang w:val="ru"/>
                              </w:rPr>
                              <w:t>Полулогарифмическая шкала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CE0E3D" id="Надпись 188" o:spid="_x0000_s1128" type="#_x0000_t202" style="position:absolute;margin-left:61.5pt;margin-top:5pt;width:82.2pt;height:11.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" stroked="f">
                <v:textbox inset="0,0,0,0">
                  <w:txbxContent>
                    <w:p w14:paraId="2B2A6B34" w14:textId="77777777" w:rsidR="00530D84" w:rsidRPr="000407A1" w:rsidRDefault="00530D84" w:rsidP="00C602C5">
                      <w:pPr>
                        <w:spacing w:after="60"/>
                        <w:rPr>
                          <w:rFonts w:asciiTheme="majorBidi" w:hAnsiTheme="majorBidi" w:cstheme="majorBidi"/>
                          <w:b/>
                          <w:bCs/>
                          <w:sz w:val="12"/>
                          <w:szCs w:val="12"/>
                        </w:rPr>
                      </w:pPr>
                      <w:r>
                        <w:rPr>
                          <w:rFonts w:asciiTheme="majorBidi" w:hAnsiTheme="majorBidi" w:cstheme="majorBidi"/>
                          <w:b/>
                          <w:bCs/>
                          <w:color w:val="1E1A23"/>
                          <w:sz w:val="14"/>
                          <w:szCs w:val="14"/>
                          <w:lang w:val="ru"/>
                        </w:rPr>
                        <w:t>Полулогарифмическая шкала</w:t>
                      </w:r>
                    </w:p>
                  </w:txbxContent>
                </v:textbox>
              </v:shape>
            </w:pict>
          </mc:Fallback>
        </mc:AlternateContent>
      </w:r>
      <w:r>
        <w:rPr>
          <w:rFonts w:asciiTheme="majorBidi" w:hAnsiTheme="majorBidi" w:cstheme="majorBidi"/>
          <w:i/>
          <w:iCs/>
          <w:noProof/>
          <w:color w:val="445469"/>
          <w:sz w:val="18"/>
          <w:lang w:eastAsia="ru-RU"/>
        </w:rPr>
        <mc:AlternateContent>
          <mc:Choice Requires="wps">
            <w:drawing>
              <wp:anchor distT="0" distB="0" distL="114300" distR="114300" simplePos="0" relativeHeight="251761664" behindDoc="0" locked="0" layoutInCell="1" allowOverlap="1" wp14:anchorId="5EDA614F" wp14:editId="7AD406B6">
                <wp:simplePos x="0" y="0"/>
                <wp:positionH relativeFrom="column">
                  <wp:posOffset>293370</wp:posOffset>
                </wp:positionH>
                <wp:positionV relativeFrom="paragraph">
                  <wp:posOffset>208280</wp:posOffset>
                </wp:positionV>
                <wp:extent cx="167640" cy="2339340"/>
                <wp:effectExtent l="0" t="0" r="0" b="0"/>
                <wp:wrapNone/>
                <wp:docPr id="187" name="Надпись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2339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34124E" w14:textId="77777777" w:rsidR="00530D84" w:rsidRPr="000407A1" w:rsidRDefault="00530D84" w:rsidP="00C602C5">
                            <w:pPr>
                              <w:spacing w:after="60"/>
                              <w:jc w:val="center"/>
                              <w:rPr>
                                <w:rFonts w:asciiTheme="majorBidi" w:hAnsiTheme="majorBidi" w:cstheme="majorBidi"/>
                                <w:b/>
                                <w:bCs/>
                                <w:sz w:val="12"/>
                                <w:szCs w:val="12"/>
                              </w:rPr>
                            </w:pPr>
                            <w:r>
                              <w:rPr>
                                <w:rFonts w:asciiTheme="majorBidi" w:hAnsiTheme="majorBidi" w:cstheme="majorBidi"/>
                                <w:b/>
                                <w:bCs/>
                                <w:color w:val="1E1A23"/>
                                <w:sz w:val="14"/>
                                <w:szCs w:val="14"/>
                                <w:lang w:val="ru"/>
                              </w:rPr>
                              <w:t>Концентрация</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A614F" id="Надпись 187" o:spid="_x0000_s1129" type="#_x0000_t202" style="position:absolute;margin-left:23.1pt;margin-top:16.4pt;width:13.2pt;height:184.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" stroked="f">
                <v:textbox style="layout-flow:vertical;mso-layout-flow-alt:bottom-to-top" inset="0,0,0,0">
                  <w:txbxContent>
                    <w:p w14:paraId="0934124E" w14:textId="77777777" w:rsidR="00530D84" w:rsidRPr="000407A1" w:rsidRDefault="00530D84" w:rsidP="00C602C5">
                      <w:pPr>
                        <w:spacing w:after="60"/>
                        <w:jc w:val="center"/>
                        <w:rPr>
                          <w:rFonts w:asciiTheme="majorBidi" w:hAnsiTheme="majorBidi" w:cstheme="majorBidi"/>
                          <w:b/>
                          <w:bCs/>
                          <w:sz w:val="12"/>
                          <w:szCs w:val="12"/>
                        </w:rPr>
                      </w:pPr>
                      <w:r>
                        <w:rPr>
                          <w:rFonts w:asciiTheme="majorBidi" w:hAnsiTheme="majorBidi" w:cstheme="majorBidi"/>
                          <w:b/>
                          <w:bCs/>
                          <w:color w:val="1E1A23"/>
                          <w:sz w:val="14"/>
                          <w:szCs w:val="14"/>
                          <w:lang w:val="ru"/>
                        </w:rPr>
                        <w:t>Концентрация</w:t>
                      </w:r>
                    </w:p>
                  </w:txbxContent>
                </v:textbox>
              </v:shape>
            </w:pict>
          </mc:Fallback>
        </mc:AlternateContent>
      </w:r>
      <w:r w:rsidRPr="00447482">
        <w:rPr>
          <w:rFonts w:asciiTheme="majorBidi" w:hAnsiTheme="majorBidi" w:cstheme="majorBidi"/>
          <w:sz w:val="18"/>
        </w:rPr>
        <w:fldChar w:fldCharType="begin"/>
      </w:r>
      <w:r w:rsidRPr="00447482">
        <w:rPr>
          <w:rFonts w:asciiTheme="majorBidi" w:hAnsiTheme="majorBidi" w:cstheme="majorBidi"/>
          <w:sz w:val="18"/>
        </w:rPr>
        <w:instrText xml:space="preserve"> INCLUDEPICTURE  "P:\\..\\..\\..\\AppData\\Local\\Temp\\FineReader12.00\\media\\image18.jpeg" \* MERGEFORMATINET </w:instrText>
      </w:r>
      <w:r w:rsidRPr="00447482">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"\\\\gamma\\..\\..\\..\\AppData\\Local\\Temp\\FineReader12.00\\media\\image18.jpeg"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"\\\\gamma\\..\\..\\..\\AppData\\Local\\Temp\\FineReader12.00\\media\\image18.jpeg"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"\\\\gamma\\..\\..\\..\\AppData\\Local\\Temp\\FineReader12.00\\media\\image18.jpeg"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"\\\\gamma\\..\\..\\..\\AppData\\Local\\Temp\\FineReader12.00\\media\\image18.jpeg"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"\\\\gamma\\..\\..\\..\\AppData\\Local\\Temp\\FineReader12.00\\media\\image18.jpeg"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"\\\\gamma\\..\\..\\..\\AppData\\Local\\Temp\\FineReader12.00\\media\\image18.jpeg"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"\\\\gamma\\..\\..\\..\\AppData\\Local\\Temp\\FineReader12.00\\media\\image18.jpeg" \* MERGEFORMATINET </w:instrText>
      </w:r>
      <w:r>
        <w:rPr>
          <w:rFonts w:asciiTheme="majorBidi" w:hAnsiTheme="majorBidi" w:cstheme="majorBidi"/>
          <w:sz w:val="18"/>
        </w:rPr>
        <w:fldChar w:fldCharType="separate"/>
      </w:r>
      <w:r w:rsidR="00EF4A08">
        <w:rPr>
          <w:rFonts w:asciiTheme="majorBidi" w:hAnsiTheme="majorBidi" w:cstheme="majorBidi"/>
          <w:sz w:val="18"/>
        </w:rPr>
        <w:fldChar w:fldCharType="begin"/>
      </w:r>
      <w:r w:rsidR="00EF4A08">
        <w:rPr>
          <w:rFonts w:asciiTheme="majorBidi" w:hAnsiTheme="majorBidi" w:cstheme="majorBidi"/>
          <w:sz w:val="18"/>
        </w:rPr>
        <w:instrText xml:space="preserve"> INCLUDEPICTURE  "\\\\gamma\\..\\..\\..\\AppData\\Local\\Temp\\FineReader12.00\\media\\image18.jpeg" \* MERGEFORMATINET </w:instrText>
      </w:r>
      <w:r w:rsidR="00EF4A08">
        <w:rPr>
          <w:rFonts w:asciiTheme="majorBidi" w:hAnsiTheme="majorBidi" w:cstheme="majorBidi"/>
          <w:sz w:val="18"/>
        </w:rPr>
        <w:fldChar w:fldCharType="separate"/>
      </w:r>
      <w:r w:rsidR="00C949AD">
        <w:rPr>
          <w:rFonts w:asciiTheme="majorBidi" w:hAnsiTheme="majorBidi" w:cstheme="majorBidi"/>
          <w:sz w:val="18"/>
        </w:rPr>
        <w:fldChar w:fldCharType="begin"/>
      </w:r>
      <w:r w:rsidR="00C949AD">
        <w:rPr>
          <w:rFonts w:asciiTheme="majorBidi" w:hAnsiTheme="majorBidi" w:cstheme="majorBidi"/>
          <w:sz w:val="18"/>
        </w:rPr>
        <w:instrText xml:space="preserve"> INCLUDEPICTURE  "\\\\gamma\\..\\..\\..\\AppData\\Local\\Temp\\FineReader12.00\\media\\image18.jpeg" \* MERGEFORMATINET </w:instrText>
      </w:r>
      <w:r w:rsidR="00C949AD">
        <w:rPr>
          <w:rFonts w:asciiTheme="majorBidi" w:hAnsiTheme="majorBidi" w:cstheme="majorBidi"/>
          <w:sz w:val="18"/>
        </w:rPr>
        <w:fldChar w:fldCharType="separate"/>
      </w:r>
      <w:r w:rsidR="00AC2EC6">
        <w:rPr>
          <w:rFonts w:asciiTheme="majorBidi" w:hAnsiTheme="majorBidi" w:cstheme="majorBidi"/>
          <w:sz w:val="18"/>
        </w:rPr>
        <w:fldChar w:fldCharType="begin"/>
      </w:r>
      <w:r w:rsidR="00AC2EC6">
        <w:rPr>
          <w:rFonts w:asciiTheme="majorBidi" w:hAnsiTheme="majorBidi" w:cstheme="majorBidi"/>
          <w:sz w:val="18"/>
        </w:rPr>
        <w:instrText xml:space="preserve"> INCLUDEPICTURE  "\\\\gamma\\..\\..\\..\\AppData\\Local\\Temp\\FineReader12.00\\media\\image18.jpeg" \* MERGEFORMATINET </w:instrText>
      </w:r>
      <w:r w:rsidR="00AC2EC6">
        <w:rPr>
          <w:rFonts w:asciiTheme="majorBidi" w:hAnsiTheme="majorBidi" w:cstheme="majorBidi"/>
          <w:sz w:val="18"/>
        </w:rPr>
        <w:fldChar w:fldCharType="separate"/>
      </w:r>
      <w:r w:rsidR="00340AB4">
        <w:rPr>
          <w:rFonts w:asciiTheme="majorBidi" w:hAnsiTheme="majorBidi" w:cstheme="majorBidi"/>
          <w:sz w:val="18"/>
        </w:rPr>
        <w:fldChar w:fldCharType="begin"/>
      </w:r>
      <w:r w:rsidR="00340AB4">
        <w:rPr>
          <w:rFonts w:asciiTheme="majorBidi" w:hAnsiTheme="majorBidi" w:cstheme="majorBidi"/>
          <w:sz w:val="18"/>
        </w:rPr>
        <w:instrText xml:space="preserve"> INCLUDEPICTURE  "\\\\gamma\\..\\..\\..\\AppData\\Local\\Temp\\FineReader12.00\\media\\image18.jpeg" \* MERGEFORMATINET </w:instrText>
      </w:r>
      <w:r w:rsidR="00340AB4">
        <w:rPr>
          <w:rFonts w:asciiTheme="majorBidi" w:hAnsiTheme="majorBidi" w:cstheme="majorBidi"/>
          <w:sz w:val="18"/>
        </w:rPr>
        <w:fldChar w:fldCharType="separate"/>
      </w:r>
      <w:r w:rsidR="00FB0E21">
        <w:rPr>
          <w:rFonts w:asciiTheme="majorBidi" w:hAnsiTheme="majorBidi" w:cstheme="majorBidi"/>
          <w:sz w:val="18"/>
        </w:rPr>
        <w:fldChar w:fldCharType="begin"/>
      </w:r>
      <w:r w:rsidR="00FB0E21">
        <w:rPr>
          <w:rFonts w:asciiTheme="majorBidi" w:hAnsiTheme="majorBidi" w:cstheme="majorBidi"/>
          <w:sz w:val="18"/>
        </w:rPr>
        <w:instrText xml:space="preserve"> INCLUDEPICTURE  "\\\\gamma\\..\\..\\..\\AppData\\Local\\Temp\\FineReader12.00\\media\\image18.jpeg" \* MERGEFORMATINET </w:instrText>
      </w:r>
      <w:r w:rsidR="00FB0E21">
        <w:rPr>
          <w:rFonts w:asciiTheme="majorBidi" w:hAnsiTheme="majorBidi" w:cstheme="majorBidi"/>
          <w:sz w:val="18"/>
        </w:rPr>
        <w:fldChar w:fldCharType="separate"/>
      </w:r>
      <w:r w:rsidR="00883972">
        <w:rPr>
          <w:rFonts w:asciiTheme="majorBidi" w:hAnsiTheme="majorBidi" w:cstheme="majorBidi"/>
          <w:sz w:val="18"/>
        </w:rPr>
        <w:fldChar w:fldCharType="begin"/>
      </w:r>
      <w:r w:rsidR="00883972">
        <w:rPr>
          <w:rFonts w:asciiTheme="majorBidi" w:hAnsiTheme="majorBidi" w:cstheme="majorBidi"/>
          <w:sz w:val="18"/>
        </w:rPr>
        <w:instrText xml:space="preserve"> INCLUDEPICTURE  "\\\\gamma\\..\\..\\..\\AppData\\Local\\Temp\\FineReader12.00\\media\\image18.jpeg" \* MERGEFORMATINET </w:instrText>
      </w:r>
      <w:r w:rsidR="00883972">
        <w:rPr>
          <w:rFonts w:asciiTheme="majorBidi" w:hAnsiTheme="majorBidi" w:cstheme="majorBidi"/>
          <w:sz w:val="18"/>
        </w:rPr>
        <w:fldChar w:fldCharType="separate"/>
      </w:r>
      <w:r w:rsidR="00787E70">
        <w:rPr>
          <w:rFonts w:asciiTheme="majorBidi" w:hAnsiTheme="majorBidi" w:cstheme="majorBidi"/>
          <w:sz w:val="18"/>
        </w:rPr>
        <w:fldChar w:fldCharType="begin"/>
      </w:r>
      <w:r w:rsidR="00787E70">
        <w:rPr>
          <w:rFonts w:asciiTheme="majorBidi" w:hAnsiTheme="majorBidi" w:cstheme="majorBidi"/>
          <w:sz w:val="18"/>
        </w:rPr>
        <w:instrText xml:space="preserve"> INCLUDEPICTURE  "\\\\gamma\\..\\..\\..\\AppData\\Local\\Temp\\FineReader12.00\\media\\image18.jpeg" \* MERGEFORMATINET </w:instrText>
      </w:r>
      <w:r w:rsidR="00787E70">
        <w:rPr>
          <w:rFonts w:asciiTheme="majorBidi" w:hAnsiTheme="majorBidi" w:cstheme="majorBidi"/>
          <w:sz w:val="18"/>
        </w:rPr>
        <w:fldChar w:fldCharType="separate"/>
      </w:r>
      <w:r w:rsidR="00DF0A8E">
        <w:rPr>
          <w:rFonts w:asciiTheme="majorBidi" w:hAnsiTheme="majorBidi" w:cstheme="majorBidi"/>
          <w:sz w:val="18"/>
        </w:rPr>
        <w:fldChar w:fldCharType="begin"/>
      </w:r>
      <w:r w:rsidR="00DF0A8E">
        <w:rPr>
          <w:rFonts w:asciiTheme="majorBidi" w:hAnsiTheme="majorBidi" w:cstheme="majorBidi"/>
          <w:sz w:val="18"/>
        </w:rPr>
        <w:instrText xml:space="preserve"> INCLUDEPICTURE  "\\\\gamma\\..\\..\\..\\AppData\\Local\\Temp\\FineReader12.00\\media\\image18.jpeg" \* MERGEFORMATINET </w:instrText>
      </w:r>
      <w:r w:rsidR="00DF0A8E">
        <w:rPr>
          <w:rFonts w:asciiTheme="majorBidi" w:hAnsiTheme="majorBidi" w:cstheme="majorBidi"/>
          <w:sz w:val="18"/>
        </w:rPr>
        <w:fldChar w:fldCharType="separate"/>
      </w:r>
      <w:r w:rsidR="000E2CF2">
        <w:rPr>
          <w:rFonts w:asciiTheme="majorBidi" w:hAnsiTheme="majorBidi" w:cstheme="majorBidi"/>
          <w:sz w:val="18"/>
        </w:rPr>
        <w:fldChar w:fldCharType="begin"/>
      </w:r>
      <w:r w:rsidR="000E2CF2">
        <w:rPr>
          <w:rFonts w:asciiTheme="majorBidi" w:hAnsiTheme="majorBidi" w:cstheme="majorBidi"/>
          <w:sz w:val="18"/>
        </w:rPr>
        <w:instrText xml:space="preserve"> INCLUDEPICTURE  "\\\\gamma\\..\\..\\..\\AppData\\Local\\Temp\\FineReader12.00\\media\\image18.jpeg" \* MERGEFORMATINET </w:instrText>
      </w:r>
      <w:r w:rsidR="000E2CF2">
        <w:rPr>
          <w:rFonts w:asciiTheme="majorBidi" w:hAnsiTheme="majorBidi" w:cstheme="majorBidi"/>
          <w:sz w:val="18"/>
        </w:rPr>
        <w:fldChar w:fldCharType="separate"/>
      </w:r>
      <w:r w:rsidR="00530D84">
        <w:rPr>
          <w:rFonts w:asciiTheme="majorBidi" w:hAnsiTheme="majorBidi" w:cstheme="majorBidi"/>
          <w:sz w:val="18"/>
        </w:rPr>
        <w:fldChar w:fldCharType="begin"/>
      </w:r>
      <w:r w:rsidR="00530D84">
        <w:rPr>
          <w:rFonts w:asciiTheme="majorBidi" w:hAnsiTheme="majorBidi" w:cstheme="majorBidi"/>
          <w:sz w:val="18"/>
        </w:rPr>
        <w:instrText xml:space="preserve"> INCLUDEPICTURE  "\\\\gamma\\..\\..\\..\\AppData\\Local\\Temp\\FineReader12.00\\media\\image18.jpeg" \* MERGEFORMATINET </w:instrText>
      </w:r>
      <w:r w:rsidR="00530D84">
        <w:rPr>
          <w:rFonts w:asciiTheme="majorBidi" w:hAnsiTheme="majorBidi" w:cstheme="majorBidi"/>
          <w:sz w:val="18"/>
        </w:rPr>
        <w:fldChar w:fldCharType="separate"/>
      </w:r>
      <w:r w:rsidR="00814DBB">
        <w:rPr>
          <w:rFonts w:asciiTheme="majorBidi" w:hAnsiTheme="majorBidi" w:cstheme="majorBidi"/>
          <w:sz w:val="18"/>
        </w:rPr>
        <w:fldChar w:fldCharType="begin"/>
      </w:r>
      <w:r w:rsidR="00814DBB">
        <w:rPr>
          <w:rFonts w:asciiTheme="majorBidi" w:hAnsiTheme="majorBidi" w:cstheme="majorBidi"/>
          <w:sz w:val="18"/>
        </w:rPr>
        <w:instrText xml:space="preserve"> INCLUDEPICTURE  "\\\\gamma\\..\\..\\..\\AppData\\Local\\Temp\\FineReader12.00\\media\\image18.jpeg" \* MERGEFORMATINET </w:instrText>
      </w:r>
      <w:r w:rsidR="00814DBB">
        <w:rPr>
          <w:rFonts w:asciiTheme="majorBidi" w:hAnsiTheme="majorBidi" w:cstheme="majorBidi"/>
          <w:sz w:val="18"/>
        </w:rPr>
        <w:fldChar w:fldCharType="separate"/>
      </w:r>
      <w:r w:rsidR="0092595C">
        <w:rPr>
          <w:rFonts w:asciiTheme="majorBidi" w:hAnsiTheme="majorBidi" w:cstheme="majorBidi"/>
          <w:sz w:val="18"/>
        </w:rPr>
        <w:fldChar w:fldCharType="begin"/>
      </w:r>
      <w:r w:rsidR="0092595C">
        <w:rPr>
          <w:rFonts w:asciiTheme="majorBidi" w:hAnsiTheme="majorBidi" w:cstheme="majorBidi"/>
          <w:sz w:val="18"/>
        </w:rPr>
        <w:instrText xml:space="preserve"> INCLUDEPICTURE  "\\\\gamma\\..\\..\\..\\AppData\\Local\\Temp\\FineReader12.00\\media\\image18.jpeg" \* MERGEFORMATINET </w:instrText>
      </w:r>
      <w:r w:rsidR="0092595C">
        <w:rPr>
          <w:rFonts w:asciiTheme="majorBidi" w:hAnsiTheme="majorBidi" w:cstheme="majorBidi"/>
          <w:sz w:val="18"/>
        </w:rPr>
        <w:fldChar w:fldCharType="separate"/>
      </w:r>
      <w:r w:rsidR="0028130E">
        <w:rPr>
          <w:rFonts w:asciiTheme="majorBidi" w:hAnsiTheme="majorBidi" w:cstheme="majorBidi"/>
          <w:sz w:val="18"/>
        </w:rPr>
        <w:fldChar w:fldCharType="begin"/>
      </w:r>
      <w:r w:rsidR="0028130E">
        <w:rPr>
          <w:rFonts w:asciiTheme="majorBidi" w:hAnsiTheme="majorBidi" w:cstheme="majorBidi"/>
          <w:sz w:val="18"/>
        </w:rPr>
        <w:instrText xml:space="preserve"> INCLUDEPICTURE  "\\\\gamma\\..\\..\\..\\AppData\\Local\\Temp\\FineReader12.00\\media\\image18.jpeg" \* MERGEFORMATINET </w:instrText>
      </w:r>
      <w:r w:rsidR="0028130E">
        <w:rPr>
          <w:rFonts w:asciiTheme="majorBidi" w:hAnsiTheme="majorBidi" w:cstheme="majorBidi"/>
          <w:sz w:val="18"/>
        </w:rPr>
        <w:fldChar w:fldCharType="separate"/>
      </w:r>
      <w:r w:rsidR="002B1FAF">
        <w:rPr>
          <w:rFonts w:asciiTheme="majorBidi" w:hAnsiTheme="majorBidi" w:cstheme="majorBidi"/>
          <w:sz w:val="18"/>
        </w:rPr>
        <w:fldChar w:fldCharType="begin"/>
      </w:r>
      <w:r w:rsidR="002B1FAF">
        <w:rPr>
          <w:rFonts w:asciiTheme="majorBidi" w:hAnsiTheme="majorBidi" w:cstheme="majorBidi"/>
          <w:sz w:val="18"/>
        </w:rPr>
        <w:instrText xml:space="preserve"> </w:instrText>
      </w:r>
      <w:r w:rsidR="002B1FAF">
        <w:rPr>
          <w:rFonts w:asciiTheme="majorBidi" w:hAnsiTheme="majorBidi" w:cstheme="majorBidi"/>
          <w:sz w:val="18"/>
        </w:rPr>
        <w:instrText>INCLUDEPICTURE  "\\\\gamma\\..\\..\\..\\AppData\\Local\\Temp\\FineReader12.00\\media\\image18.jpeg" \* MERGEFORMATINET</w:instrText>
      </w:r>
      <w:r w:rsidR="002B1FAF">
        <w:rPr>
          <w:rFonts w:asciiTheme="majorBidi" w:hAnsiTheme="majorBidi" w:cstheme="majorBidi"/>
          <w:sz w:val="18"/>
        </w:rPr>
        <w:instrText xml:space="preserve"> </w:instrText>
      </w:r>
      <w:r w:rsidR="002B1FAF">
        <w:rPr>
          <w:rFonts w:asciiTheme="majorBidi" w:hAnsiTheme="majorBidi" w:cstheme="majorBidi"/>
          <w:sz w:val="18"/>
        </w:rPr>
        <w:fldChar w:fldCharType="separate"/>
      </w:r>
      <w:r w:rsidR="002B1FAF">
        <w:rPr>
          <w:rFonts w:asciiTheme="majorBidi" w:hAnsiTheme="majorBidi" w:cstheme="majorBidi"/>
          <w:sz w:val="18"/>
        </w:rPr>
        <w:pict w14:anchorId="336DEEC6">
          <v:shape id="_x0000_i1038" type="#_x0000_t75" style="width:485.35pt;height:285.35pt">
            <v:imagedata r:id="rId46" r:href="rId47"/>
          </v:shape>
        </w:pict>
      </w:r>
      <w:r w:rsidR="002B1FAF">
        <w:rPr>
          <w:rFonts w:asciiTheme="majorBidi" w:hAnsiTheme="majorBidi" w:cstheme="majorBidi"/>
          <w:sz w:val="18"/>
        </w:rPr>
        <w:fldChar w:fldCharType="end"/>
      </w:r>
      <w:r w:rsidR="0028130E">
        <w:rPr>
          <w:rFonts w:asciiTheme="majorBidi" w:hAnsiTheme="majorBidi" w:cstheme="majorBidi"/>
          <w:sz w:val="18"/>
        </w:rPr>
        <w:fldChar w:fldCharType="end"/>
      </w:r>
      <w:r w:rsidR="0092595C">
        <w:rPr>
          <w:rFonts w:asciiTheme="majorBidi" w:hAnsiTheme="majorBidi" w:cstheme="majorBidi"/>
          <w:sz w:val="18"/>
        </w:rPr>
        <w:fldChar w:fldCharType="end"/>
      </w:r>
      <w:r w:rsidR="00814DBB">
        <w:rPr>
          <w:rFonts w:asciiTheme="majorBidi" w:hAnsiTheme="majorBidi" w:cstheme="majorBidi"/>
          <w:sz w:val="18"/>
        </w:rPr>
        <w:fldChar w:fldCharType="end"/>
      </w:r>
      <w:r w:rsidR="00530D84">
        <w:rPr>
          <w:rFonts w:asciiTheme="majorBidi" w:hAnsiTheme="majorBidi" w:cstheme="majorBidi"/>
          <w:sz w:val="18"/>
        </w:rPr>
        <w:fldChar w:fldCharType="end"/>
      </w:r>
      <w:r w:rsidR="000E2CF2">
        <w:rPr>
          <w:rFonts w:asciiTheme="majorBidi" w:hAnsiTheme="majorBidi" w:cstheme="majorBidi"/>
          <w:sz w:val="18"/>
        </w:rPr>
        <w:fldChar w:fldCharType="end"/>
      </w:r>
      <w:r w:rsidR="00DF0A8E">
        <w:rPr>
          <w:rFonts w:asciiTheme="majorBidi" w:hAnsiTheme="majorBidi" w:cstheme="majorBidi"/>
          <w:sz w:val="18"/>
        </w:rPr>
        <w:fldChar w:fldCharType="end"/>
      </w:r>
      <w:r w:rsidR="00787E70">
        <w:rPr>
          <w:rFonts w:asciiTheme="majorBidi" w:hAnsiTheme="majorBidi" w:cstheme="majorBidi"/>
          <w:sz w:val="18"/>
        </w:rPr>
        <w:fldChar w:fldCharType="end"/>
      </w:r>
      <w:r w:rsidR="00883972">
        <w:rPr>
          <w:rFonts w:asciiTheme="majorBidi" w:hAnsiTheme="majorBidi" w:cstheme="majorBidi"/>
          <w:sz w:val="18"/>
        </w:rPr>
        <w:fldChar w:fldCharType="end"/>
      </w:r>
      <w:r w:rsidR="00FB0E21">
        <w:rPr>
          <w:rFonts w:asciiTheme="majorBidi" w:hAnsiTheme="majorBidi" w:cstheme="majorBidi"/>
          <w:sz w:val="18"/>
        </w:rPr>
        <w:fldChar w:fldCharType="end"/>
      </w:r>
      <w:r w:rsidR="00340AB4">
        <w:rPr>
          <w:rFonts w:asciiTheme="majorBidi" w:hAnsiTheme="majorBidi" w:cstheme="majorBidi"/>
          <w:sz w:val="18"/>
        </w:rPr>
        <w:fldChar w:fldCharType="end"/>
      </w:r>
      <w:r w:rsidR="00AC2EC6">
        <w:rPr>
          <w:rFonts w:asciiTheme="majorBidi" w:hAnsiTheme="majorBidi" w:cstheme="majorBidi"/>
          <w:sz w:val="18"/>
        </w:rPr>
        <w:fldChar w:fldCharType="end"/>
      </w:r>
      <w:r w:rsidR="00C949AD">
        <w:rPr>
          <w:rFonts w:asciiTheme="majorBidi" w:hAnsiTheme="majorBidi" w:cstheme="majorBidi"/>
          <w:sz w:val="18"/>
        </w:rPr>
        <w:fldChar w:fldCharType="end"/>
      </w:r>
      <w:r w:rsidR="00EF4A08">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sidRPr="00447482">
        <w:rPr>
          <w:rFonts w:asciiTheme="majorBidi" w:hAnsiTheme="majorBidi" w:cstheme="majorBidi"/>
          <w:sz w:val="18"/>
        </w:rPr>
        <w:fldChar w:fldCharType="end"/>
      </w:r>
    </w:p>
    <w:p w14:paraId="790C2476" w14:textId="77777777" w:rsidR="00C602C5" w:rsidRDefault="00C602C5" w:rsidP="00C602C5">
      <w:pPr>
        <w:tabs>
          <w:tab w:val="left" w:pos="567"/>
        </w:tabs>
        <w:rPr>
          <w:rFonts w:asciiTheme="majorBidi" w:hAnsiTheme="majorBidi" w:cstheme="majorBidi"/>
          <w:b/>
          <w:bCs/>
          <w:sz w:val="12"/>
          <w:szCs w:val="16"/>
          <w:lang w:val="ru"/>
        </w:rPr>
      </w:pPr>
    </w:p>
    <w:p w14:paraId="61DFC53E" w14:textId="77777777" w:rsidR="00C602C5" w:rsidRPr="000E2097"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453D3D">
        <w:rPr>
          <w:rFonts w:asciiTheme="majorBidi" w:hAnsiTheme="majorBidi" w:cstheme="majorBidi"/>
          <w:lang w:val="ru"/>
        </w:rPr>
        <w:t>Акалабрутиниб имеет один хиральный центр и является чистым (S)-энантиомером. Данные о конфигурационном взаимопревращении не представлены.</w:t>
      </w:r>
    </w:p>
    <w:p w14:paraId="609EB775" w14:textId="77777777" w:rsidR="00C602C5" w:rsidRPr="00453D3D" w:rsidRDefault="00C602C5" w:rsidP="00C602C5">
      <w:pPr>
        <w:tabs>
          <w:tab w:val="left" w:pos="567"/>
        </w:tabs>
        <w:spacing w:before="240" w:after="240"/>
        <w:jc w:val="both"/>
        <w:rPr>
          <w:rFonts w:asciiTheme="majorBidi" w:hAnsiTheme="majorBidi" w:cstheme="majorBidi"/>
        </w:rPr>
      </w:pPr>
      <w:r w:rsidRPr="00453D3D">
        <w:rPr>
          <w:rFonts w:asciiTheme="majorBidi" w:hAnsiTheme="majorBidi" w:cstheme="majorBidi"/>
          <w:i/>
          <w:iCs/>
          <w:lang w:val="ru"/>
        </w:rPr>
        <w:t>Фармакокинетика метаболитов</w:t>
      </w:r>
    </w:p>
    <w:p w14:paraId="6AF73417" w14:textId="3791D025" w:rsidR="00C602C5" w:rsidRPr="002256A9" w:rsidRDefault="00C602C5" w:rsidP="002256A9">
      <w:pPr>
        <w:tabs>
          <w:tab w:val="left" w:pos="567"/>
        </w:tabs>
        <w:jc w:val="both"/>
        <w:rPr>
          <w:rFonts w:asciiTheme="majorBidi" w:hAnsiTheme="majorBidi" w:cstheme="majorBidi"/>
        </w:rPr>
      </w:pPr>
      <w:r>
        <w:rPr>
          <w:rFonts w:asciiTheme="majorBidi" w:hAnsiTheme="majorBidi" w:cstheme="majorBidi"/>
          <w:lang w:val="ru"/>
        </w:rPr>
        <w:tab/>
      </w:r>
      <w:r w:rsidRPr="00453D3D">
        <w:rPr>
          <w:rFonts w:asciiTheme="majorBidi" w:hAnsiTheme="majorBidi" w:cstheme="majorBidi"/>
          <w:lang w:val="ru"/>
        </w:rPr>
        <w:t xml:space="preserve">Отмечалось более длительное время </w:t>
      </w:r>
      <w:r w:rsidRPr="008630C0">
        <w:rPr>
          <w:rFonts w:asciiTheme="majorBidi" w:hAnsiTheme="majorBidi" w:cstheme="majorBidi"/>
          <w:vertAlign w:val="subscript"/>
          <w:lang w:val="ru"/>
        </w:rPr>
        <w:t xml:space="preserve">t1/2 </w:t>
      </w:r>
      <w:r w:rsidRPr="00453D3D">
        <w:rPr>
          <w:rFonts w:asciiTheme="majorBidi" w:hAnsiTheme="majorBidi" w:cstheme="majorBidi"/>
          <w:lang w:val="ru"/>
        </w:rPr>
        <w:t>и более высокая AUC или AUC</w:t>
      </w:r>
      <w:r w:rsidRPr="00453D3D">
        <w:rPr>
          <w:rFonts w:asciiTheme="majorBidi" w:hAnsiTheme="majorBidi" w:cstheme="majorBidi"/>
          <w:vertAlign w:val="subscript"/>
          <w:lang w:val="ru"/>
        </w:rPr>
        <w:t>0-last</w:t>
      </w:r>
      <w:r w:rsidRPr="00453D3D">
        <w:rPr>
          <w:rFonts w:asciiTheme="majorBidi" w:hAnsiTheme="majorBidi" w:cstheme="majorBidi"/>
          <w:lang w:val="ru"/>
        </w:rPr>
        <w:t xml:space="preserve"> для метаболита по сравнению с исходной субстанцией, при этом значимого накопления ACP-5862 после приема многократных доз 2 р/сут не наблюдалось. В данном исследовании уровень метаболита увеличивался примерно пропорционально увеличению дозы от 100 до 400 мг (в то время как уровень исходного препарата увеличивался более чем пропорционально дозе), отношение AUC метаболита к исходному препарату (M/P) составляло 2,36 после однократного приема 100 мг акалабрутиниба, а период полувыведения для метаболита был таким же, как и для исходного препарата (2,54 часа для метаболита и 2,64 часа для исходного препарата после приема 100 мг). В исследовании ACE-CL-001 период полувыведения метаболита составил около 2 часов по сравнению с 1 часом для исходного препарата. В исследовании ACE-ACE-HV-113 период полувыведения исходного препарата был явно больше, чем метаболита (6,8 часа против 1,9 часа), соотношение M/P для AUC составило 2,69, а tmax — 1 час.</w:t>
      </w:r>
      <w:r w:rsidRPr="00453D3D">
        <w:rPr>
          <w:rFonts w:asciiTheme="majorBidi" w:hAnsiTheme="majorBidi" w:cstheme="majorBidi"/>
          <w:lang w:val="ru"/>
        </w:rPr>
        <w:br w:type="page"/>
      </w:r>
    </w:p>
    <w:p w14:paraId="2E38CC26" w14:textId="739D0DC1" w:rsidR="002256A9" w:rsidRDefault="002256A9" w:rsidP="002256A9">
      <w:pPr>
        <w:pStyle w:val="af5"/>
        <w:jc w:val="both"/>
      </w:pPr>
      <w:bookmarkStart w:id="370" w:name="_Toc159973428"/>
      <w:r>
        <w:lastRenderedPageBreak/>
        <w:t xml:space="preserve">Рисунок </w:t>
      </w:r>
      <w:fldSimple w:instr=" STYLEREF 1 \s ">
        <w:r>
          <w:rPr>
            <w:noProof/>
          </w:rPr>
          <w:t>4</w:t>
        </w:r>
      </w:fldSimple>
      <w:r>
        <w:noBreakHyphen/>
      </w:r>
      <w:fldSimple w:instr=" SEQ Рисунок \* ARABIC \s 1 ">
        <w:r>
          <w:rPr>
            <w:noProof/>
          </w:rPr>
          <w:t>4</w:t>
        </w:r>
      </w:fldSimple>
      <w:r>
        <w:t>.</w:t>
      </w:r>
      <w:r w:rsidRPr="002256A9">
        <w:rPr>
          <w:rFonts w:asciiTheme="majorBidi" w:hAnsiTheme="majorBidi" w:cstheme="majorBidi"/>
          <w:iCs/>
          <w:lang w:val="ru"/>
        </w:rPr>
        <w:t xml:space="preserve"> </w:t>
      </w:r>
      <w:r w:rsidRPr="002256A9">
        <w:rPr>
          <w:rFonts w:asciiTheme="majorBidi" w:hAnsiTheme="majorBidi" w:cstheme="majorBidi"/>
          <w:b w:val="0"/>
          <w:iCs/>
          <w:lang w:val="ru"/>
        </w:rPr>
        <w:t>Среднегрупповая концентрация ACP-5862 и акалабрутиниба в плазме крови в зависимости от времени после приема акалабрутиниба (линейно-логарифмическая шкала; ACE-HV-005).</w:t>
      </w:r>
      <w:bookmarkEnd w:id="370"/>
    </w:p>
    <w:p w14:paraId="289658F5" w14:textId="1A259102" w:rsidR="00C602C5" w:rsidRPr="008621DF" w:rsidRDefault="00C602C5" w:rsidP="002256A9">
      <w:pPr>
        <w:pStyle w:val="af5"/>
        <w:rPr>
          <w:rFonts w:asciiTheme="majorBidi" w:hAnsiTheme="majorBidi" w:cstheme="majorBidi"/>
          <w:sz w:val="2"/>
          <w:szCs w:val="2"/>
        </w:rPr>
      </w:pPr>
      <w:r>
        <w:rPr>
          <w:rFonts w:asciiTheme="majorBidi" w:hAnsiTheme="majorBidi" w:cstheme="majorBidi"/>
          <w:b w:val="0"/>
          <w:bCs w:val="0"/>
          <w:noProof/>
          <w:color w:val="453C49"/>
          <w:sz w:val="18"/>
          <w:lang w:eastAsia="ru-RU"/>
        </w:rPr>
        <mc:AlternateContent>
          <mc:Choice Requires="wps">
            <w:drawing>
              <wp:anchor distT="0" distB="0" distL="114300" distR="114300" simplePos="0" relativeHeight="251765760" behindDoc="0" locked="0" layoutInCell="1" allowOverlap="1" wp14:anchorId="33126D5A" wp14:editId="64F9EBA3">
                <wp:simplePos x="0" y="0"/>
                <wp:positionH relativeFrom="column">
                  <wp:posOffset>321310</wp:posOffset>
                </wp:positionH>
                <wp:positionV relativeFrom="paragraph">
                  <wp:posOffset>214630</wp:posOffset>
                </wp:positionV>
                <wp:extent cx="292100" cy="2339340"/>
                <wp:effectExtent l="0" t="0" r="0" b="0"/>
                <wp:wrapNone/>
                <wp:docPr id="186" name="Надпись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2339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CF6E4A" w14:textId="77777777" w:rsidR="00530D84" w:rsidRPr="00447482" w:rsidRDefault="00530D84" w:rsidP="00C602C5">
                            <w:pPr>
                              <w:spacing w:after="60"/>
                              <w:jc w:val="center"/>
                              <w:rPr>
                                <w:rFonts w:asciiTheme="majorBidi" w:hAnsiTheme="majorBidi" w:cstheme="majorBidi"/>
                                <w:b/>
                                <w:bCs/>
                                <w:sz w:val="16"/>
                                <w:szCs w:val="16"/>
                              </w:rPr>
                            </w:pPr>
                            <w:r w:rsidRPr="00447482">
                              <w:rPr>
                                <w:rFonts w:asciiTheme="majorBidi" w:hAnsiTheme="majorBidi" w:cstheme="majorBidi"/>
                                <w:b/>
                                <w:bCs/>
                                <w:color w:val="1E1A23"/>
                                <w:sz w:val="18"/>
                                <w:szCs w:val="18"/>
                                <w:lang w:val="ru"/>
                              </w:rPr>
                              <w:t>Средняя концентрация анализируемого вещества (нг/мл)</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126D5A" id="Надпись 186" o:spid="_x0000_s1130" type="#_x0000_t202" style="position:absolute;margin-left:25.3pt;margin-top:16.9pt;width:23pt;height:184.2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" stroked="f">
                <v:textbox style="layout-flow:vertical;mso-layout-flow-alt:bottom-to-top" inset="0,0,0,0">
                  <w:txbxContent>
                    <w:p w14:paraId="28CF6E4A" w14:textId="77777777" w:rsidR="00530D84" w:rsidRPr="00447482" w:rsidRDefault="00530D84" w:rsidP="00C602C5">
                      <w:pPr>
                        <w:spacing w:after="60"/>
                        <w:jc w:val="center"/>
                        <w:rPr>
                          <w:rFonts w:asciiTheme="majorBidi" w:hAnsiTheme="majorBidi" w:cstheme="majorBidi"/>
                          <w:b/>
                          <w:bCs/>
                          <w:sz w:val="16"/>
                          <w:szCs w:val="16"/>
                        </w:rPr>
                      </w:pPr>
                      <w:r w:rsidRPr="00447482">
                        <w:rPr>
                          <w:rFonts w:asciiTheme="majorBidi" w:hAnsiTheme="majorBidi" w:cstheme="majorBidi"/>
                          <w:b/>
                          <w:bCs/>
                          <w:color w:val="1E1A23"/>
                          <w:sz w:val="18"/>
                          <w:szCs w:val="18"/>
                          <w:lang w:val="ru"/>
                        </w:rPr>
                        <w:t>Средняя концентрация анализируемого вещества (нг/мл)</w:t>
                      </w:r>
                    </w:p>
                  </w:txbxContent>
                </v:textbox>
              </v:shape>
            </w:pict>
          </mc:Fallback>
        </mc:AlternateContent>
      </w:r>
      <w:r>
        <w:rPr>
          <w:rFonts w:asciiTheme="majorBidi" w:hAnsiTheme="majorBidi" w:cstheme="majorBidi"/>
          <w:b w:val="0"/>
          <w:bCs w:val="0"/>
          <w:noProof/>
          <w:color w:val="453C49"/>
          <w:sz w:val="18"/>
          <w:lang w:eastAsia="ru-RU"/>
        </w:rPr>
        <mc:AlternateContent>
          <mc:Choice Requires="wps">
            <w:drawing>
              <wp:anchor distT="0" distB="0" distL="114300" distR="114300" simplePos="0" relativeHeight="251766784" behindDoc="0" locked="0" layoutInCell="1" allowOverlap="1" wp14:anchorId="62D1B32A" wp14:editId="21D34221">
                <wp:simplePos x="0" y="0"/>
                <wp:positionH relativeFrom="column">
                  <wp:posOffset>1390650</wp:posOffset>
                </wp:positionH>
                <wp:positionV relativeFrom="paragraph">
                  <wp:posOffset>2811780</wp:posOffset>
                </wp:positionV>
                <wp:extent cx="1722120" cy="158750"/>
                <wp:effectExtent l="0" t="1905" r="1905" b="1270"/>
                <wp:wrapNone/>
                <wp:docPr id="185" name="Надпись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120" cy="15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01AF3" w14:textId="77777777" w:rsidR="00530D84" w:rsidRPr="007E1CC8" w:rsidRDefault="00530D84" w:rsidP="00C602C5">
                            <w:pPr>
                              <w:spacing w:after="60"/>
                              <w:jc w:val="center"/>
                              <w:rPr>
                                <w:rFonts w:asciiTheme="majorBidi" w:hAnsiTheme="majorBidi" w:cstheme="majorBidi"/>
                                <w:b/>
                                <w:bCs/>
                                <w:sz w:val="18"/>
                                <w:szCs w:val="18"/>
                              </w:rPr>
                            </w:pPr>
                            <w:r>
                              <w:rPr>
                                <w:rFonts w:asciiTheme="majorBidi" w:hAnsiTheme="majorBidi" w:cstheme="majorBidi"/>
                                <w:b/>
                                <w:bCs/>
                                <w:color w:val="1E1A23"/>
                                <w:szCs w:val="20"/>
                                <w:lang w:val="ru"/>
                              </w:rPr>
                              <w:t>Время (ч)</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D1B32A" id="Надпись 185" o:spid="_x0000_s1131" type="#_x0000_t202" style="position:absolute;margin-left:109.5pt;margin-top:221.4pt;width:135.6pt;height:1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" stroked="f">
                <v:textbox inset="0,0,0,0">
                  <w:txbxContent>
                    <w:p w14:paraId="41601AF3" w14:textId="77777777" w:rsidR="00530D84" w:rsidRPr="007E1CC8" w:rsidRDefault="00530D84" w:rsidP="00C602C5">
                      <w:pPr>
                        <w:spacing w:after="60"/>
                        <w:jc w:val="center"/>
                        <w:rPr>
                          <w:rFonts w:asciiTheme="majorBidi" w:hAnsiTheme="majorBidi" w:cstheme="majorBidi"/>
                          <w:b/>
                          <w:bCs/>
                          <w:sz w:val="18"/>
                          <w:szCs w:val="18"/>
                        </w:rPr>
                      </w:pPr>
                      <w:r>
                        <w:rPr>
                          <w:rFonts w:asciiTheme="majorBidi" w:hAnsiTheme="majorBidi" w:cstheme="majorBidi"/>
                          <w:b/>
                          <w:bCs/>
                          <w:color w:val="1E1A23"/>
                          <w:szCs w:val="20"/>
                          <w:lang w:val="ru"/>
                        </w:rPr>
                        <w:t>Время (ч)</w:t>
                      </w:r>
                    </w:p>
                  </w:txbxContent>
                </v:textbox>
              </v:shape>
            </w:pict>
          </mc:Fallback>
        </mc:AlternateContent>
      </w:r>
      <w:r w:rsidRPr="00447482">
        <w:rPr>
          <w:rFonts w:asciiTheme="majorBidi" w:hAnsiTheme="majorBidi" w:cstheme="majorBidi"/>
          <w:sz w:val="18"/>
        </w:rPr>
        <w:fldChar w:fldCharType="begin"/>
      </w:r>
      <w:r w:rsidRPr="00447482">
        <w:rPr>
          <w:rFonts w:asciiTheme="majorBidi" w:hAnsiTheme="majorBidi" w:cstheme="majorBidi"/>
          <w:sz w:val="18"/>
        </w:rPr>
        <w:instrText xml:space="preserve"> INCLUDEPICTURE  "P:\\..\\..\\..\\AppData\\Local\\Temp\\FineReader12.00\\media\\image19.jpeg" \* MERGEFORMATINET </w:instrText>
      </w:r>
      <w:r w:rsidRPr="00447482">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"\\\\gamma\\..\\..\\..\\AppData\\Local\\Temp\\FineReader12.00\\media\\image19.jpeg"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"\\\\gamma\\..\\..\\..\\AppData\\Local\\Temp\\FineReader12.00\\media\\image19.jpeg"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"\\\\gamma\\..\\..\\..\\AppData\\Local\\Temp\\FineReader12.00\\media\\image19.jpeg"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"\\\\gamma\\..\\..\\..\\AppData\\Local\\Temp\\FineReader12.00\\media\\image19.jpeg"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"\\\\gamma\\..\\..\\..\\AppData\\Local\\Temp\\FineReader12.00\\media\\image19.jpeg"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"\\\\gamma\\..\\..\\..\\AppData\\Local\\Temp\\FineReader12.00\\media\\image19.jpeg"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"\\\\gamma\\..\\..\\..\\AppData\\Local\\Temp\\FineReader12.00\\media\\image19.jpeg" \* MERGEFORMATINET </w:instrText>
      </w:r>
      <w:r>
        <w:rPr>
          <w:rFonts w:asciiTheme="majorBidi" w:hAnsiTheme="majorBidi" w:cstheme="majorBidi"/>
          <w:sz w:val="18"/>
        </w:rPr>
        <w:fldChar w:fldCharType="separate"/>
      </w:r>
      <w:r w:rsidR="00EF4A08">
        <w:rPr>
          <w:rFonts w:asciiTheme="majorBidi" w:hAnsiTheme="majorBidi" w:cstheme="majorBidi"/>
          <w:sz w:val="18"/>
        </w:rPr>
        <w:fldChar w:fldCharType="begin"/>
      </w:r>
      <w:r w:rsidR="00EF4A08">
        <w:rPr>
          <w:rFonts w:asciiTheme="majorBidi" w:hAnsiTheme="majorBidi" w:cstheme="majorBidi"/>
          <w:sz w:val="18"/>
        </w:rPr>
        <w:instrText xml:space="preserve"> INCLUDEPICTURE  "\\\\gamma\\..\\..\\..\\AppData\\Local\\Temp\\FineReader12.00\\media\\image19.jpeg" \* MERGEFORMATINET </w:instrText>
      </w:r>
      <w:r w:rsidR="00EF4A08">
        <w:rPr>
          <w:rFonts w:asciiTheme="majorBidi" w:hAnsiTheme="majorBidi" w:cstheme="majorBidi"/>
          <w:sz w:val="18"/>
        </w:rPr>
        <w:fldChar w:fldCharType="separate"/>
      </w:r>
      <w:r w:rsidR="00C949AD">
        <w:rPr>
          <w:rFonts w:asciiTheme="majorBidi" w:hAnsiTheme="majorBidi" w:cstheme="majorBidi"/>
          <w:sz w:val="18"/>
        </w:rPr>
        <w:fldChar w:fldCharType="begin"/>
      </w:r>
      <w:r w:rsidR="00C949AD">
        <w:rPr>
          <w:rFonts w:asciiTheme="majorBidi" w:hAnsiTheme="majorBidi" w:cstheme="majorBidi"/>
          <w:sz w:val="18"/>
        </w:rPr>
        <w:instrText xml:space="preserve"> INCLUDEPICTURE  "\\\\gamma\\..\\..\\..\\AppData\\Local\\Temp\\FineReader12.00\\media\\image19.jpeg" \* MERGEFORMATINET </w:instrText>
      </w:r>
      <w:r w:rsidR="00C949AD">
        <w:rPr>
          <w:rFonts w:asciiTheme="majorBidi" w:hAnsiTheme="majorBidi" w:cstheme="majorBidi"/>
          <w:sz w:val="18"/>
        </w:rPr>
        <w:fldChar w:fldCharType="separate"/>
      </w:r>
      <w:r w:rsidR="00AC2EC6">
        <w:rPr>
          <w:rFonts w:asciiTheme="majorBidi" w:hAnsiTheme="majorBidi" w:cstheme="majorBidi"/>
          <w:sz w:val="18"/>
        </w:rPr>
        <w:fldChar w:fldCharType="begin"/>
      </w:r>
      <w:r w:rsidR="00AC2EC6">
        <w:rPr>
          <w:rFonts w:asciiTheme="majorBidi" w:hAnsiTheme="majorBidi" w:cstheme="majorBidi"/>
          <w:sz w:val="18"/>
        </w:rPr>
        <w:instrText xml:space="preserve"> INCLUDEPICTURE  "\\\\gamma\\..\\..\\..\\AppData\\Local\\Temp\\FineReader12.00\\media\\image19.jpeg" \* MERGEFORMATINET </w:instrText>
      </w:r>
      <w:r w:rsidR="00AC2EC6">
        <w:rPr>
          <w:rFonts w:asciiTheme="majorBidi" w:hAnsiTheme="majorBidi" w:cstheme="majorBidi"/>
          <w:sz w:val="18"/>
        </w:rPr>
        <w:fldChar w:fldCharType="separate"/>
      </w:r>
      <w:r w:rsidR="00340AB4">
        <w:rPr>
          <w:rFonts w:asciiTheme="majorBidi" w:hAnsiTheme="majorBidi" w:cstheme="majorBidi"/>
          <w:sz w:val="18"/>
        </w:rPr>
        <w:fldChar w:fldCharType="begin"/>
      </w:r>
      <w:r w:rsidR="00340AB4">
        <w:rPr>
          <w:rFonts w:asciiTheme="majorBidi" w:hAnsiTheme="majorBidi" w:cstheme="majorBidi"/>
          <w:sz w:val="18"/>
        </w:rPr>
        <w:instrText xml:space="preserve"> INCLUDEPICTURE  "\\\\gamma\\..\\..\\..\\AppData\\Local\\Temp\\FineReader12.00\\media\\image19.jpeg" \* MERGEFORMATINET </w:instrText>
      </w:r>
      <w:r w:rsidR="00340AB4">
        <w:rPr>
          <w:rFonts w:asciiTheme="majorBidi" w:hAnsiTheme="majorBidi" w:cstheme="majorBidi"/>
          <w:sz w:val="18"/>
        </w:rPr>
        <w:fldChar w:fldCharType="separate"/>
      </w:r>
      <w:r w:rsidR="00FB0E21">
        <w:rPr>
          <w:rFonts w:asciiTheme="majorBidi" w:hAnsiTheme="majorBidi" w:cstheme="majorBidi"/>
          <w:sz w:val="18"/>
        </w:rPr>
        <w:fldChar w:fldCharType="begin"/>
      </w:r>
      <w:r w:rsidR="00FB0E21">
        <w:rPr>
          <w:rFonts w:asciiTheme="majorBidi" w:hAnsiTheme="majorBidi" w:cstheme="majorBidi"/>
          <w:sz w:val="18"/>
        </w:rPr>
        <w:instrText xml:space="preserve"> INCLUDEPICTURE  "\\\\gamma\\..\\..\\..\\AppData\\Local\\Temp\\FineReader12.00\\media\\image19.jpeg" \* MERGEFORMATINET </w:instrText>
      </w:r>
      <w:r w:rsidR="00FB0E21">
        <w:rPr>
          <w:rFonts w:asciiTheme="majorBidi" w:hAnsiTheme="majorBidi" w:cstheme="majorBidi"/>
          <w:sz w:val="18"/>
        </w:rPr>
        <w:fldChar w:fldCharType="separate"/>
      </w:r>
      <w:r w:rsidR="00883972">
        <w:rPr>
          <w:rFonts w:asciiTheme="majorBidi" w:hAnsiTheme="majorBidi" w:cstheme="majorBidi"/>
          <w:sz w:val="18"/>
        </w:rPr>
        <w:fldChar w:fldCharType="begin"/>
      </w:r>
      <w:r w:rsidR="00883972">
        <w:rPr>
          <w:rFonts w:asciiTheme="majorBidi" w:hAnsiTheme="majorBidi" w:cstheme="majorBidi"/>
          <w:sz w:val="18"/>
        </w:rPr>
        <w:instrText xml:space="preserve"> INCLUDEPICTURE  "\\\\gamma\\..\\..\\..\\AppData\\Local\\Temp\\FineReader12.00\\media\\image19.jpeg" \* MERGEFORMATINET </w:instrText>
      </w:r>
      <w:r w:rsidR="00883972">
        <w:rPr>
          <w:rFonts w:asciiTheme="majorBidi" w:hAnsiTheme="majorBidi" w:cstheme="majorBidi"/>
          <w:sz w:val="18"/>
        </w:rPr>
        <w:fldChar w:fldCharType="separate"/>
      </w:r>
      <w:r w:rsidR="00787E70">
        <w:rPr>
          <w:rFonts w:asciiTheme="majorBidi" w:hAnsiTheme="majorBidi" w:cstheme="majorBidi"/>
          <w:sz w:val="18"/>
        </w:rPr>
        <w:fldChar w:fldCharType="begin"/>
      </w:r>
      <w:r w:rsidR="00787E70">
        <w:rPr>
          <w:rFonts w:asciiTheme="majorBidi" w:hAnsiTheme="majorBidi" w:cstheme="majorBidi"/>
          <w:sz w:val="18"/>
        </w:rPr>
        <w:instrText xml:space="preserve"> INCLUDEPICTURE  "\\\\gamma\\..\\..\\..\\AppData\\Local\\Temp\\FineReader12.00\\media\\image19.jpeg" \* MERGEFORMATINET </w:instrText>
      </w:r>
      <w:r w:rsidR="00787E70">
        <w:rPr>
          <w:rFonts w:asciiTheme="majorBidi" w:hAnsiTheme="majorBidi" w:cstheme="majorBidi"/>
          <w:sz w:val="18"/>
        </w:rPr>
        <w:fldChar w:fldCharType="separate"/>
      </w:r>
      <w:r w:rsidR="00DF0A8E">
        <w:rPr>
          <w:rFonts w:asciiTheme="majorBidi" w:hAnsiTheme="majorBidi" w:cstheme="majorBidi"/>
          <w:sz w:val="18"/>
        </w:rPr>
        <w:fldChar w:fldCharType="begin"/>
      </w:r>
      <w:r w:rsidR="00DF0A8E">
        <w:rPr>
          <w:rFonts w:asciiTheme="majorBidi" w:hAnsiTheme="majorBidi" w:cstheme="majorBidi"/>
          <w:sz w:val="18"/>
        </w:rPr>
        <w:instrText xml:space="preserve"> INCLUDEPICTURE  "\\\\gamma\\..\\..\\..\\AppData\\Local\\Temp\\FineReader12.00\\media\\image19.jpeg" \* MERGEFORMATINET </w:instrText>
      </w:r>
      <w:r w:rsidR="00DF0A8E">
        <w:rPr>
          <w:rFonts w:asciiTheme="majorBidi" w:hAnsiTheme="majorBidi" w:cstheme="majorBidi"/>
          <w:sz w:val="18"/>
        </w:rPr>
        <w:fldChar w:fldCharType="separate"/>
      </w:r>
      <w:r w:rsidR="000E2CF2">
        <w:rPr>
          <w:rFonts w:asciiTheme="majorBidi" w:hAnsiTheme="majorBidi" w:cstheme="majorBidi"/>
          <w:sz w:val="18"/>
        </w:rPr>
        <w:fldChar w:fldCharType="begin"/>
      </w:r>
      <w:r w:rsidR="000E2CF2">
        <w:rPr>
          <w:rFonts w:asciiTheme="majorBidi" w:hAnsiTheme="majorBidi" w:cstheme="majorBidi"/>
          <w:sz w:val="18"/>
        </w:rPr>
        <w:instrText xml:space="preserve"> INCLUDEPICTURE  "\\\\gamma\\..\\..\\..\\AppData\\Local\\Temp\\FineReader12.00\\media\\image19.jpeg" \* MERGEFORMATINET </w:instrText>
      </w:r>
      <w:r w:rsidR="000E2CF2">
        <w:rPr>
          <w:rFonts w:asciiTheme="majorBidi" w:hAnsiTheme="majorBidi" w:cstheme="majorBidi"/>
          <w:sz w:val="18"/>
        </w:rPr>
        <w:fldChar w:fldCharType="separate"/>
      </w:r>
      <w:r w:rsidR="00530D84">
        <w:rPr>
          <w:rFonts w:asciiTheme="majorBidi" w:hAnsiTheme="majorBidi" w:cstheme="majorBidi"/>
          <w:sz w:val="18"/>
        </w:rPr>
        <w:fldChar w:fldCharType="begin"/>
      </w:r>
      <w:r w:rsidR="00530D84">
        <w:rPr>
          <w:rFonts w:asciiTheme="majorBidi" w:hAnsiTheme="majorBidi" w:cstheme="majorBidi"/>
          <w:sz w:val="18"/>
        </w:rPr>
        <w:instrText xml:space="preserve"> INCLUDEPICTURE  "\\\\gamma\\..\\..\\..\\AppData\\Local\\Temp\\FineReader12.00\\media\\image19.jpeg" \* MERGEFORMATINET </w:instrText>
      </w:r>
      <w:r w:rsidR="00530D84">
        <w:rPr>
          <w:rFonts w:asciiTheme="majorBidi" w:hAnsiTheme="majorBidi" w:cstheme="majorBidi"/>
          <w:sz w:val="18"/>
        </w:rPr>
        <w:fldChar w:fldCharType="separate"/>
      </w:r>
      <w:r w:rsidR="00814DBB">
        <w:rPr>
          <w:rFonts w:asciiTheme="majorBidi" w:hAnsiTheme="majorBidi" w:cstheme="majorBidi"/>
          <w:sz w:val="18"/>
        </w:rPr>
        <w:fldChar w:fldCharType="begin"/>
      </w:r>
      <w:r w:rsidR="00814DBB">
        <w:rPr>
          <w:rFonts w:asciiTheme="majorBidi" w:hAnsiTheme="majorBidi" w:cstheme="majorBidi"/>
          <w:sz w:val="18"/>
        </w:rPr>
        <w:instrText xml:space="preserve"> INCLUDEPICTURE  "\\\\gamma\\..\\..\\..\\AppData\\Local\\Temp\\FineReader12.00\\media\\image19.jpeg" \* MERGEFORMATINET </w:instrText>
      </w:r>
      <w:r w:rsidR="00814DBB">
        <w:rPr>
          <w:rFonts w:asciiTheme="majorBidi" w:hAnsiTheme="majorBidi" w:cstheme="majorBidi"/>
          <w:sz w:val="18"/>
        </w:rPr>
        <w:fldChar w:fldCharType="separate"/>
      </w:r>
      <w:r w:rsidR="0092595C">
        <w:rPr>
          <w:rFonts w:asciiTheme="majorBidi" w:hAnsiTheme="majorBidi" w:cstheme="majorBidi"/>
          <w:sz w:val="18"/>
        </w:rPr>
        <w:fldChar w:fldCharType="begin"/>
      </w:r>
      <w:r w:rsidR="0092595C">
        <w:rPr>
          <w:rFonts w:asciiTheme="majorBidi" w:hAnsiTheme="majorBidi" w:cstheme="majorBidi"/>
          <w:sz w:val="18"/>
        </w:rPr>
        <w:instrText xml:space="preserve"> INCLUDEPICTURE  "\\\\gamma\\..\\..\\..\\AppData\\Local\\Temp\\FineReader12.00\\media\\image19.jpeg" \* MERGEFORMATINET </w:instrText>
      </w:r>
      <w:r w:rsidR="0092595C">
        <w:rPr>
          <w:rFonts w:asciiTheme="majorBidi" w:hAnsiTheme="majorBidi" w:cstheme="majorBidi"/>
          <w:sz w:val="18"/>
        </w:rPr>
        <w:fldChar w:fldCharType="separate"/>
      </w:r>
      <w:r w:rsidR="0028130E">
        <w:rPr>
          <w:rFonts w:asciiTheme="majorBidi" w:hAnsiTheme="majorBidi" w:cstheme="majorBidi"/>
          <w:sz w:val="18"/>
        </w:rPr>
        <w:fldChar w:fldCharType="begin"/>
      </w:r>
      <w:r w:rsidR="0028130E">
        <w:rPr>
          <w:rFonts w:asciiTheme="majorBidi" w:hAnsiTheme="majorBidi" w:cstheme="majorBidi"/>
          <w:sz w:val="18"/>
        </w:rPr>
        <w:instrText xml:space="preserve"> INCLUDEPICTURE  "\\\\gamma\\..\\..\\..\\AppData\\Local\\Temp\\FineReader12.00\\media\\image19.jpeg" \* MERGEFORMATINET </w:instrText>
      </w:r>
      <w:r w:rsidR="0028130E">
        <w:rPr>
          <w:rFonts w:asciiTheme="majorBidi" w:hAnsiTheme="majorBidi" w:cstheme="majorBidi"/>
          <w:sz w:val="18"/>
        </w:rPr>
        <w:fldChar w:fldCharType="separate"/>
      </w:r>
      <w:r w:rsidR="002B1FAF">
        <w:rPr>
          <w:rFonts w:asciiTheme="majorBidi" w:hAnsiTheme="majorBidi" w:cstheme="majorBidi"/>
          <w:sz w:val="18"/>
        </w:rPr>
        <w:fldChar w:fldCharType="begin"/>
      </w:r>
      <w:r w:rsidR="002B1FAF">
        <w:rPr>
          <w:rFonts w:asciiTheme="majorBidi" w:hAnsiTheme="majorBidi" w:cstheme="majorBidi"/>
          <w:sz w:val="18"/>
        </w:rPr>
        <w:instrText xml:space="preserve"> </w:instrText>
      </w:r>
      <w:r w:rsidR="002B1FAF">
        <w:rPr>
          <w:rFonts w:asciiTheme="majorBidi" w:hAnsiTheme="majorBidi" w:cstheme="majorBidi"/>
          <w:sz w:val="18"/>
        </w:rPr>
        <w:instrText>INCLUDEPICTURE  "\\\\gamma\\..\\..\\..\\AppData\\Local\\Temp\\FineReader12.00\\media\\image19.jpeg" \* MERGEFORMATINET</w:instrText>
      </w:r>
      <w:r w:rsidR="002B1FAF">
        <w:rPr>
          <w:rFonts w:asciiTheme="majorBidi" w:hAnsiTheme="majorBidi" w:cstheme="majorBidi"/>
          <w:sz w:val="18"/>
        </w:rPr>
        <w:instrText xml:space="preserve"> </w:instrText>
      </w:r>
      <w:r w:rsidR="002B1FAF">
        <w:rPr>
          <w:rFonts w:asciiTheme="majorBidi" w:hAnsiTheme="majorBidi" w:cstheme="majorBidi"/>
          <w:sz w:val="18"/>
        </w:rPr>
        <w:fldChar w:fldCharType="separate"/>
      </w:r>
      <w:r w:rsidR="002B1FAF">
        <w:rPr>
          <w:rFonts w:asciiTheme="majorBidi" w:hAnsiTheme="majorBidi" w:cstheme="majorBidi"/>
          <w:sz w:val="18"/>
        </w:rPr>
        <w:pict w14:anchorId="1B6DF1E1">
          <v:shape id="_x0000_i1039" type="#_x0000_t75" style="width:396pt;height:246pt">
            <v:imagedata r:id="rId48" r:href="rId49"/>
          </v:shape>
        </w:pict>
      </w:r>
      <w:r w:rsidR="002B1FAF">
        <w:rPr>
          <w:rFonts w:asciiTheme="majorBidi" w:hAnsiTheme="majorBidi" w:cstheme="majorBidi"/>
          <w:sz w:val="18"/>
        </w:rPr>
        <w:fldChar w:fldCharType="end"/>
      </w:r>
      <w:r w:rsidR="0028130E">
        <w:rPr>
          <w:rFonts w:asciiTheme="majorBidi" w:hAnsiTheme="majorBidi" w:cstheme="majorBidi"/>
          <w:sz w:val="18"/>
        </w:rPr>
        <w:fldChar w:fldCharType="end"/>
      </w:r>
      <w:r w:rsidR="0092595C">
        <w:rPr>
          <w:rFonts w:asciiTheme="majorBidi" w:hAnsiTheme="majorBidi" w:cstheme="majorBidi"/>
          <w:sz w:val="18"/>
        </w:rPr>
        <w:fldChar w:fldCharType="end"/>
      </w:r>
      <w:r w:rsidR="00814DBB">
        <w:rPr>
          <w:rFonts w:asciiTheme="majorBidi" w:hAnsiTheme="majorBidi" w:cstheme="majorBidi"/>
          <w:sz w:val="18"/>
        </w:rPr>
        <w:fldChar w:fldCharType="end"/>
      </w:r>
      <w:r w:rsidR="00530D84">
        <w:rPr>
          <w:rFonts w:asciiTheme="majorBidi" w:hAnsiTheme="majorBidi" w:cstheme="majorBidi"/>
          <w:sz w:val="18"/>
        </w:rPr>
        <w:fldChar w:fldCharType="end"/>
      </w:r>
      <w:r w:rsidR="000E2CF2">
        <w:rPr>
          <w:rFonts w:asciiTheme="majorBidi" w:hAnsiTheme="majorBidi" w:cstheme="majorBidi"/>
          <w:sz w:val="18"/>
        </w:rPr>
        <w:fldChar w:fldCharType="end"/>
      </w:r>
      <w:r w:rsidR="00DF0A8E">
        <w:rPr>
          <w:rFonts w:asciiTheme="majorBidi" w:hAnsiTheme="majorBidi" w:cstheme="majorBidi"/>
          <w:sz w:val="18"/>
        </w:rPr>
        <w:fldChar w:fldCharType="end"/>
      </w:r>
      <w:r w:rsidR="00787E70">
        <w:rPr>
          <w:rFonts w:asciiTheme="majorBidi" w:hAnsiTheme="majorBidi" w:cstheme="majorBidi"/>
          <w:sz w:val="18"/>
        </w:rPr>
        <w:fldChar w:fldCharType="end"/>
      </w:r>
      <w:r w:rsidR="00883972">
        <w:rPr>
          <w:rFonts w:asciiTheme="majorBidi" w:hAnsiTheme="majorBidi" w:cstheme="majorBidi"/>
          <w:sz w:val="18"/>
        </w:rPr>
        <w:fldChar w:fldCharType="end"/>
      </w:r>
      <w:r w:rsidR="00FB0E21">
        <w:rPr>
          <w:rFonts w:asciiTheme="majorBidi" w:hAnsiTheme="majorBidi" w:cstheme="majorBidi"/>
          <w:sz w:val="18"/>
        </w:rPr>
        <w:fldChar w:fldCharType="end"/>
      </w:r>
      <w:r w:rsidR="00340AB4">
        <w:rPr>
          <w:rFonts w:asciiTheme="majorBidi" w:hAnsiTheme="majorBidi" w:cstheme="majorBidi"/>
          <w:sz w:val="18"/>
        </w:rPr>
        <w:fldChar w:fldCharType="end"/>
      </w:r>
      <w:r w:rsidR="00AC2EC6">
        <w:rPr>
          <w:rFonts w:asciiTheme="majorBidi" w:hAnsiTheme="majorBidi" w:cstheme="majorBidi"/>
          <w:sz w:val="18"/>
        </w:rPr>
        <w:fldChar w:fldCharType="end"/>
      </w:r>
      <w:r w:rsidR="00C949AD">
        <w:rPr>
          <w:rFonts w:asciiTheme="majorBidi" w:hAnsiTheme="majorBidi" w:cstheme="majorBidi"/>
          <w:sz w:val="18"/>
        </w:rPr>
        <w:fldChar w:fldCharType="end"/>
      </w:r>
      <w:r w:rsidR="00EF4A08">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sidRPr="00447482">
        <w:rPr>
          <w:rFonts w:asciiTheme="majorBidi" w:hAnsiTheme="majorBidi" w:cstheme="majorBidi"/>
          <w:sz w:val="18"/>
        </w:rPr>
        <w:fldChar w:fldCharType="end"/>
      </w:r>
    </w:p>
    <w:p w14:paraId="2ADF798F" w14:textId="77777777" w:rsidR="00C602C5" w:rsidRPr="00447482" w:rsidRDefault="00C602C5" w:rsidP="00C602C5">
      <w:pPr>
        <w:tabs>
          <w:tab w:val="left" w:pos="567"/>
        </w:tabs>
        <w:rPr>
          <w:rFonts w:asciiTheme="majorBidi" w:hAnsiTheme="majorBidi" w:cstheme="majorBidi"/>
          <w:sz w:val="18"/>
        </w:rPr>
      </w:pPr>
    </w:p>
    <w:p w14:paraId="5A473286" w14:textId="77777777" w:rsidR="00C602C5" w:rsidRDefault="00C602C5" w:rsidP="00C602C5">
      <w:pPr>
        <w:tabs>
          <w:tab w:val="left" w:pos="567"/>
        </w:tabs>
        <w:rPr>
          <w:rFonts w:asciiTheme="majorBidi" w:hAnsiTheme="majorBidi" w:cstheme="majorBidi"/>
          <w:color w:val="1E1A23"/>
          <w:sz w:val="20"/>
          <w:szCs w:val="20"/>
          <w:lang w:val="ru"/>
        </w:rPr>
      </w:pPr>
      <w:r w:rsidRPr="008630C0">
        <w:rPr>
          <w:rFonts w:asciiTheme="majorBidi" w:hAnsiTheme="majorBidi" w:cstheme="majorBidi"/>
          <w:b/>
          <w:color w:val="1E1A23"/>
          <w:sz w:val="20"/>
          <w:szCs w:val="20"/>
          <w:lang w:val="ru"/>
        </w:rPr>
        <w:t>Примечание:</w:t>
      </w:r>
      <w:r w:rsidRPr="00453D3D">
        <w:rPr>
          <w:rFonts w:asciiTheme="majorBidi" w:hAnsiTheme="majorBidi" w:cstheme="majorBidi"/>
          <w:color w:val="1E1A23"/>
          <w:sz w:val="20"/>
          <w:szCs w:val="20"/>
          <w:lang w:val="ru"/>
        </w:rPr>
        <w:t xml:space="preserve"> </w:t>
      </w:r>
    </w:p>
    <w:p w14:paraId="786A14C5" w14:textId="77777777" w:rsidR="00C602C5" w:rsidRPr="00453D3D" w:rsidRDefault="00C602C5" w:rsidP="00C602C5">
      <w:pPr>
        <w:tabs>
          <w:tab w:val="left" w:pos="567"/>
        </w:tabs>
        <w:rPr>
          <w:rFonts w:asciiTheme="majorBidi" w:hAnsiTheme="majorBidi" w:cstheme="majorBidi"/>
          <w:sz w:val="20"/>
          <w:szCs w:val="20"/>
        </w:rPr>
      </w:pPr>
      <w:r w:rsidRPr="00453D3D">
        <w:rPr>
          <w:rFonts w:asciiTheme="majorBidi" w:hAnsiTheme="majorBidi" w:cstheme="majorBidi"/>
          <w:color w:val="1E1A23"/>
          <w:sz w:val="20"/>
          <w:szCs w:val="20"/>
          <w:lang w:val="ru"/>
        </w:rPr>
        <w:t>ACP-196 = акалабрутиниб; ч = часы.</w:t>
      </w:r>
    </w:p>
    <w:p w14:paraId="18ABBE75" w14:textId="77777777" w:rsidR="00C602C5" w:rsidRPr="00453D3D" w:rsidRDefault="00C602C5" w:rsidP="00C602C5">
      <w:pPr>
        <w:tabs>
          <w:tab w:val="left" w:pos="567"/>
        </w:tabs>
        <w:rPr>
          <w:rFonts w:asciiTheme="majorBidi" w:hAnsiTheme="majorBidi" w:cstheme="majorBidi"/>
          <w:color w:val="1E1A23"/>
          <w:sz w:val="20"/>
          <w:szCs w:val="20"/>
          <w:lang w:val="ru"/>
        </w:rPr>
      </w:pPr>
      <w:r w:rsidRPr="00453D3D">
        <w:rPr>
          <w:rFonts w:asciiTheme="majorBidi" w:hAnsiTheme="majorBidi" w:cstheme="majorBidi"/>
          <w:color w:val="1E1A23"/>
          <w:sz w:val="20"/>
          <w:szCs w:val="20"/>
          <w:lang w:val="ru"/>
        </w:rPr>
        <w:t>анализируемое вещество, вводимая доза ACP-196 (мг); планки погрешностей представляют собой стандартное отклонение.</w:t>
      </w:r>
    </w:p>
    <w:p w14:paraId="0FB64FC5" w14:textId="77777777" w:rsidR="00C602C5" w:rsidRPr="00CB7BFA" w:rsidRDefault="00C602C5" w:rsidP="00C602C5"/>
    <w:p w14:paraId="601EF40F" w14:textId="77777777" w:rsidR="00C602C5" w:rsidRPr="00AA24AB" w:rsidRDefault="00C602C5" w:rsidP="00C602C5">
      <w:pPr>
        <w:spacing w:after="240"/>
        <w:rPr>
          <w:rFonts w:eastAsia="Calibri"/>
          <w:b/>
          <w:i/>
          <w:color w:val="000000" w:themeColor="text1"/>
          <w:szCs w:val="28"/>
        </w:rPr>
      </w:pPr>
      <w:r w:rsidRPr="00AA24AB">
        <w:rPr>
          <w:rFonts w:eastAsia="Calibri"/>
          <w:b/>
          <w:i/>
          <w:color w:val="000000" w:themeColor="text1"/>
          <w:szCs w:val="28"/>
        </w:rPr>
        <w:t>Выведение</w:t>
      </w:r>
    </w:p>
    <w:bookmarkEnd w:id="367"/>
    <w:p w14:paraId="1E85C5D5" w14:textId="77777777" w:rsidR="00C602C5" w:rsidRDefault="00C602C5" w:rsidP="00C602C5">
      <w:pPr>
        <w:tabs>
          <w:tab w:val="left" w:pos="567"/>
        </w:tabs>
        <w:jc w:val="both"/>
        <w:rPr>
          <w:rFonts w:asciiTheme="majorBidi" w:hAnsiTheme="majorBidi" w:cstheme="majorBidi"/>
          <w:lang w:val="ru"/>
        </w:rPr>
      </w:pPr>
      <w:r>
        <w:rPr>
          <w:rFonts w:asciiTheme="majorBidi" w:hAnsiTheme="majorBidi" w:cstheme="majorBidi"/>
          <w:lang w:val="ru"/>
        </w:rPr>
        <w:tab/>
      </w:r>
      <w:r w:rsidRPr="00453D3D">
        <w:rPr>
          <w:rFonts w:asciiTheme="majorBidi" w:hAnsiTheme="majorBidi" w:cstheme="majorBidi"/>
          <w:lang w:val="ru"/>
        </w:rPr>
        <w:t xml:space="preserve">Основным путем элиминации акалабрутиниба является системный метаболизм с последующим выведением с фекалиями. </w:t>
      </w:r>
    </w:p>
    <w:p w14:paraId="0D0342D1" w14:textId="00FBD130" w:rsidR="00C602C5" w:rsidRPr="00453D3D" w:rsidRDefault="00CC6324" w:rsidP="00C602C5">
      <w:pPr>
        <w:tabs>
          <w:tab w:val="left" w:pos="567"/>
        </w:tabs>
        <w:jc w:val="both"/>
        <w:rPr>
          <w:rFonts w:asciiTheme="majorBidi" w:hAnsiTheme="majorBidi" w:cstheme="majorBidi"/>
        </w:rPr>
      </w:pPr>
      <w:r>
        <w:rPr>
          <w:rFonts w:asciiTheme="majorBidi" w:hAnsiTheme="majorBidi" w:cstheme="majorBidi"/>
          <w:lang w:val="ru"/>
        </w:rPr>
        <w:tab/>
      </w:r>
      <w:r w:rsidR="00C602C5" w:rsidRPr="00453D3D">
        <w:rPr>
          <w:rFonts w:asciiTheme="majorBidi" w:hAnsiTheme="majorBidi" w:cstheme="majorBidi"/>
          <w:lang w:val="ru"/>
        </w:rPr>
        <w:t>По данным исследования ACE-HV-009 (когорта 1, в/в микродоза меченного вещества), общее CL и CLr для акалабрутиниба (среднее геометрическое [КВ%]) составили 39,4 л/ч (30,6%) и 0,654 л/ч (55,6%), соответственно. Наблюдаемый клиренс (CL/F) после перорального приема 100 мг (капсула) акалабрутиниба составил 163 л/ч (КВ 35,7%), а CLr — 1,33 л/ч (КВ 32,8%).</w:t>
      </w:r>
    </w:p>
    <w:p w14:paraId="5126F583" w14:textId="77777777" w:rsidR="00C602C5" w:rsidRPr="00453D3D"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453D3D">
        <w:rPr>
          <w:rFonts w:asciiTheme="majorBidi" w:hAnsiTheme="majorBidi" w:cstheme="majorBidi"/>
          <w:lang w:val="ru"/>
        </w:rPr>
        <w:t>Конечный t</w:t>
      </w:r>
      <w:r w:rsidRPr="00453D3D">
        <w:rPr>
          <w:rFonts w:asciiTheme="majorBidi" w:hAnsiTheme="majorBidi" w:cstheme="majorBidi"/>
          <w:vertAlign w:val="subscript"/>
          <w:lang w:val="ru"/>
        </w:rPr>
        <w:t xml:space="preserve">1/2 </w:t>
      </w:r>
      <w:r w:rsidRPr="00453D3D">
        <w:rPr>
          <w:rFonts w:asciiTheme="majorBidi" w:hAnsiTheme="majorBidi" w:cstheme="majorBidi"/>
          <w:lang w:val="ru"/>
        </w:rPr>
        <w:t>акалабрутиниба (среднее геометрическое [КВ%]) был сходным для пероральных и в/в доз — 1,57 (0,60%) часа при пероральном приеме и 1,78 (0,46%) часа при в/в приеме (когорта 1; исследование ACE HV 009), т.е. примерно 1-2 часа. После однократной или многократных доз 100 мг акалабрутиниба средний конечный t</w:t>
      </w:r>
      <w:r w:rsidRPr="00CC6324">
        <w:rPr>
          <w:rFonts w:asciiTheme="majorBidi" w:hAnsiTheme="majorBidi" w:cstheme="majorBidi"/>
          <w:vertAlign w:val="subscript"/>
          <w:lang w:val="ru"/>
        </w:rPr>
        <w:t xml:space="preserve">1/2 </w:t>
      </w:r>
      <w:r w:rsidRPr="00453D3D">
        <w:rPr>
          <w:rFonts w:asciiTheme="majorBidi" w:hAnsiTheme="majorBidi" w:cstheme="majorBidi"/>
          <w:lang w:val="ru"/>
        </w:rPr>
        <w:t>акалабрутиниба у здоровых добровольцев составлял от 0,965 ч до 2,64 ч.</w:t>
      </w:r>
    </w:p>
    <w:p w14:paraId="5EA57529" w14:textId="77777777" w:rsidR="00C602C5" w:rsidRPr="00453D3D" w:rsidRDefault="00C602C5" w:rsidP="00C602C5">
      <w:pPr>
        <w:tabs>
          <w:tab w:val="left" w:pos="709"/>
        </w:tabs>
        <w:spacing w:before="240" w:after="240"/>
        <w:jc w:val="both"/>
        <w:rPr>
          <w:rFonts w:asciiTheme="majorBidi" w:hAnsiTheme="majorBidi" w:cstheme="majorBidi"/>
        </w:rPr>
      </w:pPr>
      <w:r w:rsidRPr="00453D3D">
        <w:rPr>
          <w:rFonts w:asciiTheme="majorBidi" w:hAnsiTheme="majorBidi" w:cstheme="majorBidi"/>
          <w:i/>
          <w:iCs/>
          <w:lang w:val="ru"/>
        </w:rPr>
        <w:t>Баланс масс</w:t>
      </w:r>
    </w:p>
    <w:p w14:paraId="0C8C862E" w14:textId="77777777" w:rsidR="00C602C5" w:rsidRPr="00453D3D"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453D3D">
        <w:rPr>
          <w:rFonts w:asciiTheme="majorBidi" w:hAnsiTheme="majorBidi" w:cstheme="majorBidi"/>
          <w:lang w:val="ru"/>
        </w:rPr>
        <w:t>Когорта 2 в исследовании ACE-HV-009 представляла собой однодозовое исследование баланса масс у 6 здоровых добровольцев натощак (4 мужчин и 2 женщины). Каждый участник получил однократную пероральную дозу 100 мг акалабрутиниба (1 мг/мл раствора для приема внутрь), содержащего микродозу радиоактивно меченого вещества (&lt;10 gg, &lt;1 г Ci [</w:t>
      </w:r>
      <w:r w:rsidRPr="00453D3D">
        <w:rPr>
          <w:rFonts w:asciiTheme="majorBidi" w:hAnsiTheme="majorBidi" w:cstheme="majorBidi"/>
          <w:vertAlign w:val="superscript"/>
          <w:lang w:val="ru"/>
        </w:rPr>
        <w:t>14</w:t>
      </w:r>
      <w:r w:rsidRPr="00453D3D">
        <w:rPr>
          <w:rFonts w:asciiTheme="majorBidi" w:hAnsiTheme="majorBidi" w:cstheme="majorBidi"/>
          <w:lang w:val="ru"/>
        </w:rPr>
        <w:t xml:space="preserve">C]акалабрутиниба). Большая часть общей радиоактивности выводилась с </w:t>
      </w:r>
      <w:r w:rsidRPr="00453D3D">
        <w:rPr>
          <w:rFonts w:asciiTheme="majorBidi" w:hAnsiTheme="majorBidi" w:cstheme="majorBidi"/>
          <w:lang w:val="ru"/>
        </w:rPr>
        <w:lastRenderedPageBreak/>
        <w:t>фекалиями, при этом среднее геометрическое (КВ%) выведения общей радиоактивности с мочой и фекалиями составило 12,0% (15,9%) и 83,5% (5,1%), соответственно. Менее 1% (0,5%) дозы выводилось с мочой в виде неизмененного акалабрутиниба. На долю акалабрутиниба приходилось 1,2% выведенной с фекалиями дозы.</w:t>
      </w:r>
    </w:p>
    <w:p w14:paraId="0C4D8BB7" w14:textId="324CE5EC" w:rsidR="00C602C5" w:rsidRPr="00CB7BFA" w:rsidRDefault="00C602C5" w:rsidP="00C602C5">
      <w:pPr>
        <w:tabs>
          <w:tab w:val="left" w:pos="567"/>
        </w:tabs>
        <w:rPr>
          <w:rFonts w:asciiTheme="majorBidi" w:hAnsiTheme="majorBidi" w:cstheme="majorBidi"/>
          <w:sz w:val="18"/>
        </w:rPr>
      </w:pPr>
    </w:p>
    <w:p w14:paraId="26388265" w14:textId="7E551350" w:rsidR="002256A9" w:rsidRDefault="002256A9" w:rsidP="002256A9">
      <w:pPr>
        <w:pStyle w:val="af5"/>
        <w:jc w:val="both"/>
      </w:pPr>
      <w:bookmarkStart w:id="371" w:name="_Toc159973429"/>
      <w:r>
        <w:t xml:space="preserve">Рисунок </w:t>
      </w:r>
      <w:fldSimple w:instr=" STYLEREF 1 \s ">
        <w:r>
          <w:rPr>
            <w:noProof/>
          </w:rPr>
          <w:t>4</w:t>
        </w:r>
      </w:fldSimple>
      <w:r>
        <w:noBreakHyphen/>
      </w:r>
      <w:fldSimple w:instr=" SEQ Рисунок \* ARABIC \s 1 ">
        <w:r>
          <w:rPr>
            <w:noProof/>
          </w:rPr>
          <w:t>5</w:t>
        </w:r>
      </w:fldSimple>
      <w:r>
        <w:t>.</w:t>
      </w:r>
      <w:r w:rsidRPr="002256A9">
        <w:rPr>
          <w:rFonts w:asciiTheme="majorBidi" w:hAnsiTheme="majorBidi" w:cstheme="majorBidi"/>
          <w:iCs/>
          <w:lang w:val="ru"/>
        </w:rPr>
        <w:t xml:space="preserve"> </w:t>
      </w:r>
      <w:r w:rsidRPr="002256A9">
        <w:rPr>
          <w:rFonts w:asciiTheme="majorBidi" w:hAnsiTheme="majorBidi" w:cstheme="majorBidi"/>
          <w:b w:val="0"/>
          <w:iCs/>
          <w:lang w:val="ru"/>
        </w:rPr>
        <w:t>Среднее арифметическое кумулятивное содержание (%) акалабрутиниба и общего 14С в моче и фекалиях после перорального приема дозы (n=5).</w:t>
      </w:r>
      <w:bookmarkEnd w:id="371"/>
    </w:p>
    <w:p w14:paraId="15F59512" w14:textId="1E1BA93E" w:rsidR="00C602C5" w:rsidRPr="008621DF" w:rsidRDefault="00C602C5" w:rsidP="002256A9">
      <w:pPr>
        <w:pStyle w:val="af5"/>
        <w:rPr>
          <w:rFonts w:asciiTheme="majorBidi" w:hAnsiTheme="majorBidi" w:cstheme="majorBidi"/>
          <w:sz w:val="2"/>
          <w:szCs w:val="2"/>
        </w:rPr>
      </w:pPr>
      <w:r>
        <w:rPr>
          <w:rFonts w:asciiTheme="majorBidi" w:hAnsiTheme="majorBidi" w:cstheme="majorBidi"/>
          <w:noProof/>
          <w:color w:val="595859"/>
          <w:sz w:val="18"/>
          <w:lang w:eastAsia="ru-RU"/>
        </w:rPr>
        <mc:AlternateContent>
          <mc:Choice Requires="wps">
            <w:drawing>
              <wp:anchor distT="0" distB="0" distL="114300" distR="114300" simplePos="0" relativeHeight="251770880" behindDoc="0" locked="0" layoutInCell="1" allowOverlap="1" wp14:anchorId="409CA6BB" wp14:editId="54B53D5B">
                <wp:simplePos x="0" y="0"/>
                <wp:positionH relativeFrom="column">
                  <wp:posOffset>2289810</wp:posOffset>
                </wp:positionH>
                <wp:positionV relativeFrom="paragraph">
                  <wp:posOffset>3050540</wp:posOffset>
                </wp:positionV>
                <wp:extent cx="1419225" cy="144780"/>
                <wp:effectExtent l="3810" t="2540" r="0" b="0"/>
                <wp:wrapNone/>
                <wp:docPr id="202" name="Надпись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44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0641F7" w14:textId="77777777" w:rsidR="00530D84" w:rsidRPr="000407A1" w:rsidRDefault="00530D84" w:rsidP="00C602C5">
                            <w:pPr>
                              <w:spacing w:after="60"/>
                              <w:jc w:val="center"/>
                              <w:rPr>
                                <w:rFonts w:asciiTheme="majorBidi" w:hAnsiTheme="majorBidi" w:cstheme="majorBidi"/>
                                <w:b/>
                                <w:bCs/>
                                <w:sz w:val="12"/>
                                <w:szCs w:val="12"/>
                              </w:rPr>
                            </w:pPr>
                            <w:r w:rsidRPr="00643FAA">
                              <w:rPr>
                                <w:rFonts w:asciiTheme="majorBidi" w:hAnsiTheme="majorBidi" w:cstheme="majorBidi"/>
                                <w:b/>
                                <w:bCs/>
                                <w:color w:val="1E1A23"/>
                                <w:sz w:val="14"/>
                                <w:szCs w:val="14"/>
                                <w:lang w:val="ru"/>
                              </w:rPr>
                              <w:t>Время после приема дозы (ч)</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CA6BB" id="Надпись 202" o:spid="_x0000_s1132" type="#_x0000_t202" style="position:absolute;margin-left:180.3pt;margin-top:240.2pt;width:111.75pt;height:11.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" stroked="f">
                <v:textbox inset="0,0,0,0">
                  <w:txbxContent>
                    <w:p w14:paraId="780641F7" w14:textId="77777777" w:rsidR="00530D84" w:rsidRPr="000407A1" w:rsidRDefault="00530D84" w:rsidP="00C602C5">
                      <w:pPr>
                        <w:spacing w:after="60"/>
                        <w:jc w:val="center"/>
                        <w:rPr>
                          <w:rFonts w:asciiTheme="majorBidi" w:hAnsiTheme="majorBidi" w:cstheme="majorBidi"/>
                          <w:b/>
                          <w:bCs/>
                          <w:sz w:val="12"/>
                          <w:szCs w:val="12"/>
                        </w:rPr>
                      </w:pPr>
                      <w:r w:rsidRPr="00643FAA">
                        <w:rPr>
                          <w:rFonts w:asciiTheme="majorBidi" w:hAnsiTheme="majorBidi" w:cstheme="majorBidi"/>
                          <w:b/>
                          <w:bCs/>
                          <w:color w:val="1E1A23"/>
                          <w:sz w:val="14"/>
                          <w:szCs w:val="14"/>
                          <w:lang w:val="ru"/>
                        </w:rPr>
                        <w:t>Время после приема дозы (ч)</w:t>
                      </w:r>
                    </w:p>
                  </w:txbxContent>
                </v:textbox>
              </v:shape>
            </w:pict>
          </mc:Fallback>
        </mc:AlternateContent>
      </w:r>
      <w:r>
        <w:rPr>
          <w:rFonts w:asciiTheme="majorBidi" w:hAnsiTheme="majorBidi" w:cstheme="majorBidi"/>
          <w:noProof/>
          <w:color w:val="595859"/>
          <w:sz w:val="18"/>
          <w:lang w:eastAsia="ru-RU"/>
        </w:rPr>
        <mc:AlternateContent>
          <mc:Choice Requires="wps">
            <w:drawing>
              <wp:anchor distT="0" distB="0" distL="114300" distR="114300" simplePos="0" relativeHeight="251772928" behindDoc="0" locked="0" layoutInCell="1" allowOverlap="1" wp14:anchorId="47FFBBB4" wp14:editId="38D0B498">
                <wp:simplePos x="0" y="0"/>
                <wp:positionH relativeFrom="column">
                  <wp:posOffset>2183130</wp:posOffset>
                </wp:positionH>
                <wp:positionV relativeFrom="paragraph">
                  <wp:posOffset>3315970</wp:posOffset>
                </wp:positionV>
                <wp:extent cx="2787650" cy="449580"/>
                <wp:effectExtent l="1905" t="1270" r="1270" b="0"/>
                <wp:wrapNone/>
                <wp:docPr id="201" name="Надпись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449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493BD9" w14:textId="77777777" w:rsidR="00530D84" w:rsidRPr="00CB7BFA" w:rsidRDefault="00530D84" w:rsidP="00C602C5">
                            <w:pPr>
                              <w:spacing w:after="20"/>
                              <w:rPr>
                                <w:rFonts w:asciiTheme="majorBidi" w:hAnsiTheme="majorBidi" w:cstheme="majorBidi"/>
                                <w:b/>
                                <w:bCs/>
                                <w:color w:val="1E1A23"/>
                                <w:sz w:val="14"/>
                                <w:szCs w:val="14"/>
                              </w:rPr>
                            </w:pPr>
                            <w:r w:rsidRPr="00643FAA">
                              <w:rPr>
                                <w:rFonts w:asciiTheme="majorBidi" w:hAnsiTheme="majorBidi" w:cstheme="majorBidi"/>
                                <w:b/>
                                <w:bCs/>
                                <w:color w:val="1E1A23"/>
                                <w:sz w:val="14"/>
                                <w:szCs w:val="14"/>
                                <w:lang w:val="ru"/>
                              </w:rPr>
                              <w:t xml:space="preserve">Выведение акалабрутиниба с мочой </w:t>
                            </w:r>
                          </w:p>
                          <w:p w14:paraId="6B89BDB6" w14:textId="77777777" w:rsidR="00530D84" w:rsidRPr="00CB7BFA" w:rsidRDefault="00530D84" w:rsidP="00C602C5">
                            <w:pPr>
                              <w:spacing w:after="20"/>
                              <w:rPr>
                                <w:rFonts w:asciiTheme="majorBidi" w:hAnsiTheme="majorBidi" w:cstheme="majorBidi"/>
                                <w:b/>
                                <w:bCs/>
                                <w:color w:val="1E1A23"/>
                                <w:sz w:val="14"/>
                                <w:szCs w:val="14"/>
                              </w:rPr>
                            </w:pPr>
                            <w:r w:rsidRPr="00643FAA">
                              <w:rPr>
                                <w:rFonts w:asciiTheme="majorBidi" w:hAnsiTheme="majorBidi" w:cstheme="majorBidi"/>
                                <w:b/>
                                <w:bCs/>
                                <w:color w:val="1E1A23"/>
                                <w:sz w:val="14"/>
                                <w:szCs w:val="14"/>
                                <w:lang w:val="ru"/>
                              </w:rPr>
                              <w:t xml:space="preserve">Общее количество </w:t>
                            </w:r>
                            <w:r w:rsidRPr="00643FAA">
                              <w:rPr>
                                <w:rFonts w:asciiTheme="majorBidi" w:hAnsiTheme="majorBidi" w:cstheme="majorBidi"/>
                                <w:b/>
                                <w:bCs/>
                                <w:color w:val="1E1A23"/>
                                <w:sz w:val="14"/>
                                <w:szCs w:val="14"/>
                                <w:vertAlign w:val="superscript"/>
                                <w:lang w:val="ru"/>
                              </w:rPr>
                              <w:t>14</w:t>
                            </w:r>
                            <w:r w:rsidRPr="00643FAA">
                              <w:rPr>
                                <w:rFonts w:asciiTheme="majorBidi" w:hAnsiTheme="majorBidi" w:cstheme="majorBidi"/>
                                <w:b/>
                                <w:bCs/>
                                <w:color w:val="1E1A23"/>
                                <w:sz w:val="14"/>
                                <w:szCs w:val="14"/>
                                <w:lang w:val="ru"/>
                              </w:rPr>
                              <w:t xml:space="preserve">C, выводимого с мочой </w:t>
                            </w:r>
                          </w:p>
                          <w:p w14:paraId="1E3FCCB4" w14:textId="77777777" w:rsidR="00530D84" w:rsidRPr="00CB7BFA" w:rsidRDefault="00530D84" w:rsidP="00C602C5">
                            <w:pPr>
                              <w:spacing w:after="20"/>
                              <w:rPr>
                                <w:rFonts w:asciiTheme="majorBidi" w:hAnsiTheme="majorBidi" w:cstheme="majorBidi"/>
                                <w:b/>
                                <w:bCs/>
                                <w:color w:val="1E1A23"/>
                                <w:sz w:val="14"/>
                                <w:szCs w:val="14"/>
                              </w:rPr>
                            </w:pPr>
                            <w:r w:rsidRPr="00643FAA">
                              <w:rPr>
                                <w:rFonts w:asciiTheme="majorBidi" w:hAnsiTheme="majorBidi" w:cstheme="majorBidi"/>
                                <w:b/>
                                <w:bCs/>
                                <w:color w:val="1E1A23"/>
                                <w:sz w:val="14"/>
                                <w:szCs w:val="14"/>
                                <w:lang w:val="ru"/>
                              </w:rPr>
                              <w:t xml:space="preserve">Общее количество </w:t>
                            </w:r>
                            <w:r w:rsidRPr="00643FAA">
                              <w:rPr>
                                <w:rFonts w:asciiTheme="majorBidi" w:hAnsiTheme="majorBidi" w:cstheme="majorBidi"/>
                                <w:b/>
                                <w:bCs/>
                                <w:color w:val="1E1A23"/>
                                <w:sz w:val="14"/>
                                <w:szCs w:val="14"/>
                                <w:vertAlign w:val="superscript"/>
                                <w:lang w:val="ru"/>
                              </w:rPr>
                              <w:t>14</w:t>
                            </w:r>
                            <w:r w:rsidRPr="00643FAA">
                              <w:rPr>
                                <w:rFonts w:asciiTheme="majorBidi" w:hAnsiTheme="majorBidi" w:cstheme="majorBidi"/>
                                <w:b/>
                                <w:bCs/>
                                <w:color w:val="1E1A23"/>
                                <w:sz w:val="14"/>
                                <w:szCs w:val="14"/>
                                <w:lang w:val="ru"/>
                              </w:rPr>
                              <w:t xml:space="preserve">C, выводимого с фекалиями </w:t>
                            </w:r>
                          </w:p>
                          <w:p w14:paraId="109CEA4A" w14:textId="77777777" w:rsidR="00530D84" w:rsidRPr="000407A1" w:rsidRDefault="00530D84" w:rsidP="00C602C5">
                            <w:pPr>
                              <w:spacing w:after="20"/>
                              <w:rPr>
                                <w:rFonts w:asciiTheme="majorBidi" w:hAnsiTheme="majorBidi" w:cstheme="majorBidi"/>
                                <w:b/>
                                <w:bCs/>
                                <w:sz w:val="12"/>
                                <w:szCs w:val="12"/>
                              </w:rPr>
                            </w:pPr>
                            <w:r w:rsidRPr="00643FAA">
                              <w:rPr>
                                <w:rFonts w:asciiTheme="majorBidi" w:hAnsiTheme="majorBidi" w:cstheme="majorBidi"/>
                                <w:b/>
                                <w:bCs/>
                                <w:color w:val="1E1A23"/>
                                <w:sz w:val="14"/>
                                <w:szCs w:val="14"/>
                                <w:lang w:val="ru"/>
                              </w:rPr>
                              <w:t>Общее количество 14C, выводимого с мочой и фекалиями</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FFBBB4" id="Надпись 201" o:spid="_x0000_s1133" type="#_x0000_t202" style="position:absolute;margin-left:171.9pt;margin-top:261.1pt;width:219.5pt;height:35.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" stroked="f">
                <v:textbox inset="0,0,0,0">
                  <w:txbxContent>
                    <w:p w14:paraId="43493BD9" w14:textId="77777777" w:rsidR="00530D84" w:rsidRPr="00CB7BFA" w:rsidRDefault="00530D84" w:rsidP="00C602C5">
                      <w:pPr>
                        <w:spacing w:after="20"/>
                        <w:rPr>
                          <w:rFonts w:asciiTheme="majorBidi" w:hAnsiTheme="majorBidi" w:cstheme="majorBidi"/>
                          <w:b/>
                          <w:bCs/>
                          <w:color w:val="1E1A23"/>
                          <w:sz w:val="14"/>
                          <w:szCs w:val="14"/>
                        </w:rPr>
                      </w:pPr>
                      <w:r w:rsidRPr="00643FAA">
                        <w:rPr>
                          <w:rFonts w:asciiTheme="majorBidi" w:hAnsiTheme="majorBidi" w:cstheme="majorBidi"/>
                          <w:b/>
                          <w:bCs/>
                          <w:color w:val="1E1A23"/>
                          <w:sz w:val="14"/>
                          <w:szCs w:val="14"/>
                          <w:lang w:val="ru"/>
                        </w:rPr>
                        <w:t xml:space="preserve">Выведение акалабрутиниба с мочой </w:t>
                      </w:r>
                    </w:p>
                    <w:p w14:paraId="6B89BDB6" w14:textId="77777777" w:rsidR="00530D84" w:rsidRPr="00CB7BFA" w:rsidRDefault="00530D84" w:rsidP="00C602C5">
                      <w:pPr>
                        <w:spacing w:after="20"/>
                        <w:rPr>
                          <w:rFonts w:asciiTheme="majorBidi" w:hAnsiTheme="majorBidi" w:cstheme="majorBidi"/>
                          <w:b/>
                          <w:bCs/>
                          <w:color w:val="1E1A23"/>
                          <w:sz w:val="14"/>
                          <w:szCs w:val="14"/>
                        </w:rPr>
                      </w:pPr>
                      <w:r w:rsidRPr="00643FAA">
                        <w:rPr>
                          <w:rFonts w:asciiTheme="majorBidi" w:hAnsiTheme="majorBidi" w:cstheme="majorBidi"/>
                          <w:b/>
                          <w:bCs/>
                          <w:color w:val="1E1A23"/>
                          <w:sz w:val="14"/>
                          <w:szCs w:val="14"/>
                          <w:lang w:val="ru"/>
                        </w:rPr>
                        <w:t xml:space="preserve">Общее количество </w:t>
                      </w:r>
                      <w:r w:rsidRPr="00643FAA">
                        <w:rPr>
                          <w:rFonts w:asciiTheme="majorBidi" w:hAnsiTheme="majorBidi" w:cstheme="majorBidi"/>
                          <w:b/>
                          <w:bCs/>
                          <w:color w:val="1E1A23"/>
                          <w:sz w:val="14"/>
                          <w:szCs w:val="14"/>
                          <w:vertAlign w:val="superscript"/>
                          <w:lang w:val="ru"/>
                        </w:rPr>
                        <w:t>14</w:t>
                      </w:r>
                      <w:r w:rsidRPr="00643FAA">
                        <w:rPr>
                          <w:rFonts w:asciiTheme="majorBidi" w:hAnsiTheme="majorBidi" w:cstheme="majorBidi"/>
                          <w:b/>
                          <w:bCs/>
                          <w:color w:val="1E1A23"/>
                          <w:sz w:val="14"/>
                          <w:szCs w:val="14"/>
                          <w:lang w:val="ru"/>
                        </w:rPr>
                        <w:t xml:space="preserve">C, выводимого с мочой </w:t>
                      </w:r>
                    </w:p>
                    <w:p w14:paraId="1E3FCCB4" w14:textId="77777777" w:rsidR="00530D84" w:rsidRPr="00CB7BFA" w:rsidRDefault="00530D84" w:rsidP="00C602C5">
                      <w:pPr>
                        <w:spacing w:after="20"/>
                        <w:rPr>
                          <w:rFonts w:asciiTheme="majorBidi" w:hAnsiTheme="majorBidi" w:cstheme="majorBidi"/>
                          <w:b/>
                          <w:bCs/>
                          <w:color w:val="1E1A23"/>
                          <w:sz w:val="14"/>
                          <w:szCs w:val="14"/>
                        </w:rPr>
                      </w:pPr>
                      <w:r w:rsidRPr="00643FAA">
                        <w:rPr>
                          <w:rFonts w:asciiTheme="majorBidi" w:hAnsiTheme="majorBidi" w:cstheme="majorBidi"/>
                          <w:b/>
                          <w:bCs/>
                          <w:color w:val="1E1A23"/>
                          <w:sz w:val="14"/>
                          <w:szCs w:val="14"/>
                          <w:lang w:val="ru"/>
                        </w:rPr>
                        <w:t xml:space="preserve">Общее количество </w:t>
                      </w:r>
                      <w:r w:rsidRPr="00643FAA">
                        <w:rPr>
                          <w:rFonts w:asciiTheme="majorBidi" w:hAnsiTheme="majorBidi" w:cstheme="majorBidi"/>
                          <w:b/>
                          <w:bCs/>
                          <w:color w:val="1E1A23"/>
                          <w:sz w:val="14"/>
                          <w:szCs w:val="14"/>
                          <w:vertAlign w:val="superscript"/>
                          <w:lang w:val="ru"/>
                        </w:rPr>
                        <w:t>14</w:t>
                      </w:r>
                      <w:r w:rsidRPr="00643FAA">
                        <w:rPr>
                          <w:rFonts w:asciiTheme="majorBidi" w:hAnsiTheme="majorBidi" w:cstheme="majorBidi"/>
                          <w:b/>
                          <w:bCs/>
                          <w:color w:val="1E1A23"/>
                          <w:sz w:val="14"/>
                          <w:szCs w:val="14"/>
                          <w:lang w:val="ru"/>
                        </w:rPr>
                        <w:t xml:space="preserve">C, выводимого с фекалиями </w:t>
                      </w:r>
                    </w:p>
                    <w:p w14:paraId="109CEA4A" w14:textId="77777777" w:rsidR="00530D84" w:rsidRPr="000407A1" w:rsidRDefault="00530D84" w:rsidP="00C602C5">
                      <w:pPr>
                        <w:spacing w:after="20"/>
                        <w:rPr>
                          <w:rFonts w:asciiTheme="majorBidi" w:hAnsiTheme="majorBidi" w:cstheme="majorBidi"/>
                          <w:b/>
                          <w:bCs/>
                          <w:sz w:val="12"/>
                          <w:szCs w:val="12"/>
                        </w:rPr>
                      </w:pPr>
                      <w:r w:rsidRPr="00643FAA">
                        <w:rPr>
                          <w:rFonts w:asciiTheme="majorBidi" w:hAnsiTheme="majorBidi" w:cstheme="majorBidi"/>
                          <w:b/>
                          <w:bCs/>
                          <w:color w:val="1E1A23"/>
                          <w:sz w:val="14"/>
                          <w:szCs w:val="14"/>
                          <w:lang w:val="ru"/>
                        </w:rPr>
                        <w:t>Общее количество 14C, выводимого с мочой и фекалиями</w:t>
                      </w:r>
                    </w:p>
                  </w:txbxContent>
                </v:textbox>
              </v:shape>
            </w:pict>
          </mc:Fallback>
        </mc:AlternateContent>
      </w:r>
      <w:r>
        <w:rPr>
          <w:rFonts w:asciiTheme="majorBidi" w:hAnsiTheme="majorBidi" w:cstheme="majorBidi"/>
          <w:noProof/>
          <w:color w:val="595859"/>
          <w:sz w:val="18"/>
          <w:lang w:eastAsia="ru-RU"/>
        </w:rPr>
        <mc:AlternateContent>
          <mc:Choice Requires="wps">
            <w:drawing>
              <wp:anchor distT="0" distB="0" distL="114300" distR="114300" simplePos="0" relativeHeight="251771904" behindDoc="0" locked="0" layoutInCell="1" allowOverlap="1" wp14:anchorId="39ACFAA5" wp14:editId="3C185419">
                <wp:simplePos x="0" y="0"/>
                <wp:positionH relativeFrom="column">
                  <wp:posOffset>407670</wp:posOffset>
                </wp:positionH>
                <wp:positionV relativeFrom="paragraph">
                  <wp:posOffset>25400</wp:posOffset>
                </wp:positionV>
                <wp:extent cx="1043940" cy="144780"/>
                <wp:effectExtent l="0" t="0" r="0" b="1270"/>
                <wp:wrapNone/>
                <wp:docPr id="200" name="Надпись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144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88A469" w14:textId="77777777" w:rsidR="00530D84" w:rsidRPr="000407A1" w:rsidRDefault="00530D84" w:rsidP="00C602C5">
                            <w:pPr>
                              <w:spacing w:after="60"/>
                              <w:rPr>
                                <w:rFonts w:asciiTheme="majorBidi" w:hAnsiTheme="majorBidi" w:cstheme="majorBidi"/>
                                <w:b/>
                                <w:bCs/>
                                <w:sz w:val="12"/>
                                <w:szCs w:val="12"/>
                              </w:rPr>
                            </w:pPr>
                            <w:r w:rsidRPr="00643FAA">
                              <w:rPr>
                                <w:rFonts w:asciiTheme="majorBidi" w:hAnsiTheme="majorBidi" w:cstheme="majorBidi"/>
                                <w:b/>
                                <w:bCs/>
                                <w:color w:val="1E1A23"/>
                                <w:sz w:val="14"/>
                                <w:szCs w:val="14"/>
                                <w:lang w:val="ru"/>
                              </w:rPr>
                              <w:t>Линейная шкала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CFAA5" id="Надпись 200" o:spid="_x0000_s1134" type="#_x0000_t202" style="position:absolute;margin-left:32.1pt;margin-top:2pt;width:82.2pt;height:11.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" stroked="f">
                <v:textbox inset="0,0,0,0">
                  <w:txbxContent>
                    <w:p w14:paraId="7388A469" w14:textId="77777777" w:rsidR="00530D84" w:rsidRPr="000407A1" w:rsidRDefault="00530D84" w:rsidP="00C602C5">
                      <w:pPr>
                        <w:spacing w:after="60"/>
                        <w:rPr>
                          <w:rFonts w:asciiTheme="majorBidi" w:hAnsiTheme="majorBidi" w:cstheme="majorBidi"/>
                          <w:b/>
                          <w:bCs/>
                          <w:sz w:val="12"/>
                          <w:szCs w:val="12"/>
                        </w:rPr>
                      </w:pPr>
                      <w:r w:rsidRPr="00643FAA">
                        <w:rPr>
                          <w:rFonts w:asciiTheme="majorBidi" w:hAnsiTheme="majorBidi" w:cstheme="majorBidi"/>
                          <w:b/>
                          <w:bCs/>
                          <w:color w:val="1E1A23"/>
                          <w:sz w:val="14"/>
                          <w:szCs w:val="14"/>
                          <w:lang w:val="ru"/>
                        </w:rPr>
                        <w:t>Линейная шкала</w:t>
                      </w:r>
                    </w:p>
                  </w:txbxContent>
                </v:textbox>
              </v:shape>
            </w:pict>
          </mc:Fallback>
        </mc:AlternateContent>
      </w:r>
      <w:r>
        <w:rPr>
          <w:rFonts w:asciiTheme="majorBidi" w:hAnsiTheme="majorBidi" w:cstheme="majorBidi"/>
          <w:noProof/>
          <w:color w:val="595859"/>
          <w:sz w:val="18"/>
          <w:lang w:eastAsia="ru-RU"/>
        </w:rPr>
        <mc:AlternateContent>
          <mc:Choice Requires="wps">
            <w:drawing>
              <wp:anchor distT="0" distB="0" distL="114300" distR="114300" simplePos="0" relativeHeight="251769856" behindDoc="0" locked="0" layoutInCell="1" allowOverlap="1" wp14:anchorId="0C5F19DA" wp14:editId="376F80B6">
                <wp:simplePos x="0" y="0"/>
                <wp:positionH relativeFrom="column">
                  <wp:posOffset>110490</wp:posOffset>
                </wp:positionH>
                <wp:positionV relativeFrom="paragraph">
                  <wp:posOffset>391160</wp:posOffset>
                </wp:positionV>
                <wp:extent cx="167640" cy="2339340"/>
                <wp:effectExtent l="0" t="635" r="0" b="3175"/>
                <wp:wrapNone/>
                <wp:docPr id="199" name="Надпись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2339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1FB476" w14:textId="77777777" w:rsidR="00530D84" w:rsidRPr="000407A1" w:rsidRDefault="00530D84" w:rsidP="00C602C5">
                            <w:pPr>
                              <w:spacing w:after="60"/>
                              <w:jc w:val="center"/>
                              <w:rPr>
                                <w:rFonts w:asciiTheme="majorBidi" w:hAnsiTheme="majorBidi" w:cstheme="majorBidi"/>
                                <w:b/>
                                <w:bCs/>
                                <w:sz w:val="12"/>
                                <w:szCs w:val="12"/>
                              </w:rPr>
                            </w:pPr>
                            <w:r w:rsidRPr="00643FAA">
                              <w:rPr>
                                <w:rFonts w:asciiTheme="majorBidi" w:hAnsiTheme="majorBidi" w:cstheme="majorBidi"/>
                                <w:b/>
                                <w:bCs/>
                                <w:color w:val="1E1A23"/>
                                <w:sz w:val="14"/>
                                <w:szCs w:val="14"/>
                                <w:lang w:val="ru"/>
                              </w:rPr>
                              <w:t>% от выведенной дозы</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F19DA" id="Надпись 199" o:spid="_x0000_s1135" type="#_x0000_t202" style="position:absolute;margin-left:8.7pt;margin-top:30.8pt;width:13.2pt;height:184.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" stroked="f">
                <v:textbox style="layout-flow:vertical;mso-layout-flow-alt:bottom-to-top" inset="0,0,0,0">
                  <w:txbxContent>
                    <w:p w14:paraId="2C1FB476" w14:textId="77777777" w:rsidR="00530D84" w:rsidRPr="000407A1" w:rsidRDefault="00530D84" w:rsidP="00C602C5">
                      <w:pPr>
                        <w:spacing w:after="60"/>
                        <w:jc w:val="center"/>
                        <w:rPr>
                          <w:rFonts w:asciiTheme="majorBidi" w:hAnsiTheme="majorBidi" w:cstheme="majorBidi"/>
                          <w:b/>
                          <w:bCs/>
                          <w:sz w:val="12"/>
                          <w:szCs w:val="12"/>
                        </w:rPr>
                      </w:pPr>
                      <w:r w:rsidRPr="00643FAA">
                        <w:rPr>
                          <w:rFonts w:asciiTheme="majorBidi" w:hAnsiTheme="majorBidi" w:cstheme="majorBidi"/>
                          <w:b/>
                          <w:bCs/>
                          <w:color w:val="1E1A23"/>
                          <w:sz w:val="14"/>
                          <w:szCs w:val="14"/>
                          <w:lang w:val="ru"/>
                        </w:rPr>
                        <w:t>% от выведенной дозы</w:t>
                      </w:r>
                    </w:p>
                  </w:txbxContent>
                </v:textbox>
              </v:shape>
            </w:pict>
          </mc:Fallback>
        </mc:AlternateContent>
      </w:r>
      <w:r w:rsidRPr="00447482">
        <w:rPr>
          <w:rFonts w:asciiTheme="majorBidi" w:hAnsiTheme="majorBidi" w:cstheme="majorBidi"/>
          <w:sz w:val="18"/>
        </w:rPr>
        <w:fldChar w:fldCharType="begin"/>
      </w:r>
      <w:r w:rsidRPr="00447482">
        <w:rPr>
          <w:rFonts w:asciiTheme="majorBidi" w:hAnsiTheme="majorBidi" w:cstheme="majorBidi"/>
          <w:sz w:val="18"/>
        </w:rPr>
        <w:instrText xml:space="preserve"> INCLUDEPICTURE  "P:\\..\\..\\..\\AppData\\Local\\Temp\\FineReader12.00\\media\\image15.jpeg" \* MERGEFORMATINET </w:instrText>
      </w:r>
      <w:r w:rsidRPr="00447482">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"\\\\gamma\\..\\..\\..\\AppData\\Local\\Temp\\FineReader12.00\\media\\image15.jpeg"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"\\\\gamma\\..\\..\\..\\AppData\\Local\\Temp\\FineReader12.00\\media\\image15.jpeg"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"\\\\gamma\\..\\..\\..\\AppData\\Local\\Temp\\FineReader12.00\\media\\image15.jpeg"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"\\\\gamma\\..\\..\\..\\AppData\\Local\\Temp\\FineReader12.00\\media\\image15.jpeg"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"\\\\gamma\\..\\..\\..\\AppData\\Local\\Temp\\FineReader12.00\\media\\image15.jpeg"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"\\\\gamma\\..\\..\\..\\AppData\\Local\\Temp\\FineReader12.00\\media\\image15.jpeg"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"\\\\gamma\\..\\..\\..\\AppData\\Local\\Temp\\FineReader12.00\\media\\image15.jpeg" \* MERGEFORMATINET </w:instrText>
      </w:r>
      <w:r>
        <w:rPr>
          <w:rFonts w:asciiTheme="majorBidi" w:hAnsiTheme="majorBidi" w:cstheme="majorBidi"/>
          <w:sz w:val="18"/>
        </w:rPr>
        <w:fldChar w:fldCharType="separate"/>
      </w:r>
      <w:r w:rsidR="00EF4A08">
        <w:rPr>
          <w:rFonts w:asciiTheme="majorBidi" w:hAnsiTheme="majorBidi" w:cstheme="majorBidi"/>
          <w:sz w:val="18"/>
        </w:rPr>
        <w:fldChar w:fldCharType="begin"/>
      </w:r>
      <w:r w:rsidR="00EF4A08">
        <w:rPr>
          <w:rFonts w:asciiTheme="majorBidi" w:hAnsiTheme="majorBidi" w:cstheme="majorBidi"/>
          <w:sz w:val="18"/>
        </w:rPr>
        <w:instrText xml:space="preserve"> INCLUDEPICTURE  "\\\\gamma\\..\\..\\..\\AppData\\Local\\Temp\\FineReader12.00\\media\\image15.jpeg" \* MERGEFORMATINET </w:instrText>
      </w:r>
      <w:r w:rsidR="00EF4A08">
        <w:rPr>
          <w:rFonts w:asciiTheme="majorBidi" w:hAnsiTheme="majorBidi" w:cstheme="majorBidi"/>
          <w:sz w:val="18"/>
        </w:rPr>
        <w:fldChar w:fldCharType="separate"/>
      </w:r>
      <w:r w:rsidR="00C949AD">
        <w:rPr>
          <w:rFonts w:asciiTheme="majorBidi" w:hAnsiTheme="majorBidi" w:cstheme="majorBidi"/>
          <w:sz w:val="18"/>
        </w:rPr>
        <w:fldChar w:fldCharType="begin"/>
      </w:r>
      <w:r w:rsidR="00C949AD">
        <w:rPr>
          <w:rFonts w:asciiTheme="majorBidi" w:hAnsiTheme="majorBidi" w:cstheme="majorBidi"/>
          <w:sz w:val="18"/>
        </w:rPr>
        <w:instrText xml:space="preserve"> INCLUDEPICTURE  "\\\\gamma\\..\\..\\..\\AppData\\Local\\Temp\\FineReader12.00\\media\\image15.jpeg" \* MERGEFORMATINET </w:instrText>
      </w:r>
      <w:r w:rsidR="00C949AD">
        <w:rPr>
          <w:rFonts w:asciiTheme="majorBidi" w:hAnsiTheme="majorBidi" w:cstheme="majorBidi"/>
          <w:sz w:val="18"/>
        </w:rPr>
        <w:fldChar w:fldCharType="separate"/>
      </w:r>
      <w:r w:rsidR="00AC2EC6">
        <w:rPr>
          <w:rFonts w:asciiTheme="majorBidi" w:hAnsiTheme="majorBidi" w:cstheme="majorBidi"/>
          <w:sz w:val="18"/>
        </w:rPr>
        <w:fldChar w:fldCharType="begin"/>
      </w:r>
      <w:r w:rsidR="00AC2EC6">
        <w:rPr>
          <w:rFonts w:asciiTheme="majorBidi" w:hAnsiTheme="majorBidi" w:cstheme="majorBidi"/>
          <w:sz w:val="18"/>
        </w:rPr>
        <w:instrText xml:space="preserve"> INCLUDEPICTURE  "\\\\gamma\\..\\..\\..\\AppData\\Local\\Temp\\FineReader12.00\\media\\image15.jpeg" \* MERGEFORMATINET </w:instrText>
      </w:r>
      <w:r w:rsidR="00AC2EC6">
        <w:rPr>
          <w:rFonts w:asciiTheme="majorBidi" w:hAnsiTheme="majorBidi" w:cstheme="majorBidi"/>
          <w:sz w:val="18"/>
        </w:rPr>
        <w:fldChar w:fldCharType="separate"/>
      </w:r>
      <w:r w:rsidR="00340AB4">
        <w:rPr>
          <w:rFonts w:asciiTheme="majorBidi" w:hAnsiTheme="majorBidi" w:cstheme="majorBidi"/>
          <w:sz w:val="18"/>
        </w:rPr>
        <w:fldChar w:fldCharType="begin"/>
      </w:r>
      <w:r w:rsidR="00340AB4">
        <w:rPr>
          <w:rFonts w:asciiTheme="majorBidi" w:hAnsiTheme="majorBidi" w:cstheme="majorBidi"/>
          <w:sz w:val="18"/>
        </w:rPr>
        <w:instrText xml:space="preserve"> INCLUDEPICTURE  "\\\\gamma\\..\\..\\..\\AppData\\Local\\Temp\\FineReader12.00\\media\\image15.jpeg" \* MERGEFORMATINET </w:instrText>
      </w:r>
      <w:r w:rsidR="00340AB4">
        <w:rPr>
          <w:rFonts w:asciiTheme="majorBidi" w:hAnsiTheme="majorBidi" w:cstheme="majorBidi"/>
          <w:sz w:val="18"/>
        </w:rPr>
        <w:fldChar w:fldCharType="separate"/>
      </w:r>
      <w:r w:rsidR="00FB0E21">
        <w:rPr>
          <w:rFonts w:asciiTheme="majorBidi" w:hAnsiTheme="majorBidi" w:cstheme="majorBidi"/>
          <w:sz w:val="18"/>
        </w:rPr>
        <w:fldChar w:fldCharType="begin"/>
      </w:r>
      <w:r w:rsidR="00FB0E21">
        <w:rPr>
          <w:rFonts w:asciiTheme="majorBidi" w:hAnsiTheme="majorBidi" w:cstheme="majorBidi"/>
          <w:sz w:val="18"/>
        </w:rPr>
        <w:instrText xml:space="preserve"> INCLUDEPICTURE  "\\\\gamma\\..\\..\\..\\AppData\\Local\\Temp\\FineReader12.00\\media\\image15.jpeg" \* MERGEFORMATINET </w:instrText>
      </w:r>
      <w:r w:rsidR="00FB0E21">
        <w:rPr>
          <w:rFonts w:asciiTheme="majorBidi" w:hAnsiTheme="majorBidi" w:cstheme="majorBidi"/>
          <w:sz w:val="18"/>
        </w:rPr>
        <w:fldChar w:fldCharType="separate"/>
      </w:r>
      <w:r w:rsidR="00883972">
        <w:rPr>
          <w:rFonts w:asciiTheme="majorBidi" w:hAnsiTheme="majorBidi" w:cstheme="majorBidi"/>
          <w:sz w:val="18"/>
        </w:rPr>
        <w:fldChar w:fldCharType="begin"/>
      </w:r>
      <w:r w:rsidR="00883972">
        <w:rPr>
          <w:rFonts w:asciiTheme="majorBidi" w:hAnsiTheme="majorBidi" w:cstheme="majorBidi"/>
          <w:sz w:val="18"/>
        </w:rPr>
        <w:instrText xml:space="preserve"> INCLUDEPICTURE  "\\\\gamma\\..\\..\\..\\AppData\\Local\\Temp\\FineReader12.00\\media\\image15.jpeg" \* MERGEFORMATINET </w:instrText>
      </w:r>
      <w:r w:rsidR="00883972">
        <w:rPr>
          <w:rFonts w:asciiTheme="majorBidi" w:hAnsiTheme="majorBidi" w:cstheme="majorBidi"/>
          <w:sz w:val="18"/>
        </w:rPr>
        <w:fldChar w:fldCharType="separate"/>
      </w:r>
      <w:r w:rsidR="00787E70">
        <w:rPr>
          <w:rFonts w:asciiTheme="majorBidi" w:hAnsiTheme="majorBidi" w:cstheme="majorBidi"/>
          <w:sz w:val="18"/>
        </w:rPr>
        <w:fldChar w:fldCharType="begin"/>
      </w:r>
      <w:r w:rsidR="00787E70">
        <w:rPr>
          <w:rFonts w:asciiTheme="majorBidi" w:hAnsiTheme="majorBidi" w:cstheme="majorBidi"/>
          <w:sz w:val="18"/>
        </w:rPr>
        <w:instrText xml:space="preserve"> INCLUDEPICTURE  "\\\\gamma\\..\\..\\..\\AppData\\Local\\Temp\\FineReader12.00\\media\\image15.jpeg" \* MERGEFORMATINET </w:instrText>
      </w:r>
      <w:r w:rsidR="00787E70">
        <w:rPr>
          <w:rFonts w:asciiTheme="majorBidi" w:hAnsiTheme="majorBidi" w:cstheme="majorBidi"/>
          <w:sz w:val="18"/>
        </w:rPr>
        <w:fldChar w:fldCharType="separate"/>
      </w:r>
      <w:r w:rsidR="00DF0A8E">
        <w:rPr>
          <w:rFonts w:asciiTheme="majorBidi" w:hAnsiTheme="majorBidi" w:cstheme="majorBidi"/>
          <w:sz w:val="18"/>
        </w:rPr>
        <w:fldChar w:fldCharType="begin"/>
      </w:r>
      <w:r w:rsidR="00DF0A8E">
        <w:rPr>
          <w:rFonts w:asciiTheme="majorBidi" w:hAnsiTheme="majorBidi" w:cstheme="majorBidi"/>
          <w:sz w:val="18"/>
        </w:rPr>
        <w:instrText xml:space="preserve"> INCLUDEPICTURE  "\\\\gamma\\..\\..\\..\\AppData\\Local\\Temp\\FineReader12.00\\media\\image15.jpeg" \* MERGEFORMATINET </w:instrText>
      </w:r>
      <w:r w:rsidR="00DF0A8E">
        <w:rPr>
          <w:rFonts w:asciiTheme="majorBidi" w:hAnsiTheme="majorBidi" w:cstheme="majorBidi"/>
          <w:sz w:val="18"/>
        </w:rPr>
        <w:fldChar w:fldCharType="separate"/>
      </w:r>
      <w:r w:rsidR="000E2CF2">
        <w:rPr>
          <w:rFonts w:asciiTheme="majorBidi" w:hAnsiTheme="majorBidi" w:cstheme="majorBidi"/>
          <w:sz w:val="18"/>
        </w:rPr>
        <w:fldChar w:fldCharType="begin"/>
      </w:r>
      <w:r w:rsidR="000E2CF2">
        <w:rPr>
          <w:rFonts w:asciiTheme="majorBidi" w:hAnsiTheme="majorBidi" w:cstheme="majorBidi"/>
          <w:sz w:val="18"/>
        </w:rPr>
        <w:instrText xml:space="preserve"> INCLUDEPICTURE  "\\\\gamma\\..\\..\\..\\AppData\\Local\\Temp\\FineReader12.00\\media\\image15.jpeg" \* MERGEFORMATINET </w:instrText>
      </w:r>
      <w:r w:rsidR="000E2CF2">
        <w:rPr>
          <w:rFonts w:asciiTheme="majorBidi" w:hAnsiTheme="majorBidi" w:cstheme="majorBidi"/>
          <w:sz w:val="18"/>
        </w:rPr>
        <w:fldChar w:fldCharType="separate"/>
      </w:r>
      <w:r w:rsidR="00530D84">
        <w:rPr>
          <w:rFonts w:asciiTheme="majorBidi" w:hAnsiTheme="majorBidi" w:cstheme="majorBidi"/>
          <w:sz w:val="18"/>
        </w:rPr>
        <w:fldChar w:fldCharType="begin"/>
      </w:r>
      <w:r w:rsidR="00530D84">
        <w:rPr>
          <w:rFonts w:asciiTheme="majorBidi" w:hAnsiTheme="majorBidi" w:cstheme="majorBidi"/>
          <w:sz w:val="18"/>
        </w:rPr>
        <w:instrText xml:space="preserve"> INCLUDEPICTURE  "\\\\gamma\\..\\..\\..\\AppData\\Local\\Temp\\FineReader12.00\\media\\image15.jpeg" \* MERGEFORMATINET </w:instrText>
      </w:r>
      <w:r w:rsidR="00530D84">
        <w:rPr>
          <w:rFonts w:asciiTheme="majorBidi" w:hAnsiTheme="majorBidi" w:cstheme="majorBidi"/>
          <w:sz w:val="18"/>
        </w:rPr>
        <w:fldChar w:fldCharType="separate"/>
      </w:r>
      <w:r w:rsidR="00814DBB">
        <w:rPr>
          <w:rFonts w:asciiTheme="majorBidi" w:hAnsiTheme="majorBidi" w:cstheme="majorBidi"/>
          <w:sz w:val="18"/>
        </w:rPr>
        <w:fldChar w:fldCharType="begin"/>
      </w:r>
      <w:r w:rsidR="00814DBB">
        <w:rPr>
          <w:rFonts w:asciiTheme="majorBidi" w:hAnsiTheme="majorBidi" w:cstheme="majorBidi"/>
          <w:sz w:val="18"/>
        </w:rPr>
        <w:instrText xml:space="preserve"> INCLUDEPICTURE  "\\\\gamma\\..\\..\\..\\AppData\\Local\\Temp\\FineReader12.00\\media\\image15.jpeg" \* MERGEFORMATINET </w:instrText>
      </w:r>
      <w:r w:rsidR="00814DBB">
        <w:rPr>
          <w:rFonts w:asciiTheme="majorBidi" w:hAnsiTheme="majorBidi" w:cstheme="majorBidi"/>
          <w:sz w:val="18"/>
        </w:rPr>
        <w:fldChar w:fldCharType="separate"/>
      </w:r>
      <w:r w:rsidR="0092595C">
        <w:rPr>
          <w:rFonts w:asciiTheme="majorBidi" w:hAnsiTheme="majorBidi" w:cstheme="majorBidi"/>
          <w:sz w:val="18"/>
        </w:rPr>
        <w:fldChar w:fldCharType="begin"/>
      </w:r>
      <w:r w:rsidR="0092595C">
        <w:rPr>
          <w:rFonts w:asciiTheme="majorBidi" w:hAnsiTheme="majorBidi" w:cstheme="majorBidi"/>
          <w:sz w:val="18"/>
        </w:rPr>
        <w:instrText xml:space="preserve"> INCLUDEPICTURE  "\\\\gamma\\..\\..\\..\\AppData\\Local\\Temp\\FineReader12.00\\media\\image15.jpeg" \* MERGEFORMATINET </w:instrText>
      </w:r>
      <w:r w:rsidR="0092595C">
        <w:rPr>
          <w:rFonts w:asciiTheme="majorBidi" w:hAnsiTheme="majorBidi" w:cstheme="majorBidi"/>
          <w:sz w:val="18"/>
        </w:rPr>
        <w:fldChar w:fldCharType="separate"/>
      </w:r>
      <w:r w:rsidR="0028130E">
        <w:rPr>
          <w:rFonts w:asciiTheme="majorBidi" w:hAnsiTheme="majorBidi" w:cstheme="majorBidi"/>
          <w:sz w:val="18"/>
        </w:rPr>
        <w:fldChar w:fldCharType="begin"/>
      </w:r>
      <w:r w:rsidR="0028130E">
        <w:rPr>
          <w:rFonts w:asciiTheme="majorBidi" w:hAnsiTheme="majorBidi" w:cstheme="majorBidi"/>
          <w:sz w:val="18"/>
        </w:rPr>
        <w:instrText xml:space="preserve"> INCLUDEPICTURE  "\\\\gamma\\..\\..\\..\\AppData\\Local\\Temp\\FineReader12.00\\media\\image15.jpeg" \* MERGEFORMATINET </w:instrText>
      </w:r>
      <w:r w:rsidR="0028130E">
        <w:rPr>
          <w:rFonts w:asciiTheme="majorBidi" w:hAnsiTheme="majorBidi" w:cstheme="majorBidi"/>
          <w:sz w:val="18"/>
        </w:rPr>
        <w:fldChar w:fldCharType="separate"/>
      </w:r>
      <w:r w:rsidR="002B1FAF">
        <w:rPr>
          <w:rFonts w:asciiTheme="majorBidi" w:hAnsiTheme="majorBidi" w:cstheme="majorBidi"/>
          <w:sz w:val="18"/>
        </w:rPr>
        <w:fldChar w:fldCharType="begin"/>
      </w:r>
      <w:r w:rsidR="002B1FAF">
        <w:rPr>
          <w:rFonts w:asciiTheme="majorBidi" w:hAnsiTheme="majorBidi" w:cstheme="majorBidi"/>
          <w:sz w:val="18"/>
        </w:rPr>
        <w:instrText xml:space="preserve"> </w:instrText>
      </w:r>
      <w:r w:rsidR="002B1FAF">
        <w:rPr>
          <w:rFonts w:asciiTheme="majorBidi" w:hAnsiTheme="majorBidi" w:cstheme="majorBidi"/>
          <w:sz w:val="18"/>
        </w:rPr>
        <w:instrText>INCLUDEPICTURE  "\\\\gamma\\..\\..\\..\\AppData\\Local\\Temp\\FineReader12.00\\media\\image15.j</w:instrText>
      </w:r>
      <w:r w:rsidR="002B1FAF">
        <w:rPr>
          <w:rFonts w:asciiTheme="majorBidi" w:hAnsiTheme="majorBidi" w:cstheme="majorBidi"/>
          <w:sz w:val="18"/>
        </w:rPr>
        <w:instrText>peg" \* MERGEFORMATINET</w:instrText>
      </w:r>
      <w:r w:rsidR="002B1FAF">
        <w:rPr>
          <w:rFonts w:asciiTheme="majorBidi" w:hAnsiTheme="majorBidi" w:cstheme="majorBidi"/>
          <w:sz w:val="18"/>
        </w:rPr>
        <w:instrText xml:space="preserve"> </w:instrText>
      </w:r>
      <w:r w:rsidR="002B1FAF">
        <w:rPr>
          <w:rFonts w:asciiTheme="majorBidi" w:hAnsiTheme="majorBidi" w:cstheme="majorBidi"/>
          <w:sz w:val="18"/>
        </w:rPr>
        <w:fldChar w:fldCharType="separate"/>
      </w:r>
      <w:r w:rsidR="002B1FAF">
        <w:rPr>
          <w:rFonts w:asciiTheme="majorBidi" w:hAnsiTheme="majorBidi" w:cstheme="majorBidi"/>
          <w:sz w:val="18"/>
        </w:rPr>
        <w:pict w14:anchorId="63E5174F">
          <v:shape id="_x0000_i1040" type="#_x0000_t75" style="width:458.65pt;height:299.35pt">
            <v:imagedata r:id="rId50" r:href="rId51" cropbottom="3593f" cropright="849f"/>
          </v:shape>
        </w:pict>
      </w:r>
      <w:r w:rsidR="002B1FAF">
        <w:rPr>
          <w:rFonts w:asciiTheme="majorBidi" w:hAnsiTheme="majorBidi" w:cstheme="majorBidi"/>
          <w:sz w:val="18"/>
        </w:rPr>
        <w:fldChar w:fldCharType="end"/>
      </w:r>
      <w:r w:rsidR="0028130E">
        <w:rPr>
          <w:rFonts w:asciiTheme="majorBidi" w:hAnsiTheme="majorBidi" w:cstheme="majorBidi"/>
          <w:sz w:val="18"/>
        </w:rPr>
        <w:fldChar w:fldCharType="end"/>
      </w:r>
      <w:r w:rsidR="0092595C">
        <w:rPr>
          <w:rFonts w:asciiTheme="majorBidi" w:hAnsiTheme="majorBidi" w:cstheme="majorBidi"/>
          <w:sz w:val="18"/>
        </w:rPr>
        <w:fldChar w:fldCharType="end"/>
      </w:r>
      <w:r w:rsidR="00814DBB">
        <w:rPr>
          <w:rFonts w:asciiTheme="majorBidi" w:hAnsiTheme="majorBidi" w:cstheme="majorBidi"/>
          <w:sz w:val="18"/>
        </w:rPr>
        <w:fldChar w:fldCharType="end"/>
      </w:r>
      <w:r w:rsidR="00530D84">
        <w:rPr>
          <w:rFonts w:asciiTheme="majorBidi" w:hAnsiTheme="majorBidi" w:cstheme="majorBidi"/>
          <w:sz w:val="18"/>
        </w:rPr>
        <w:fldChar w:fldCharType="end"/>
      </w:r>
      <w:r w:rsidR="000E2CF2">
        <w:rPr>
          <w:rFonts w:asciiTheme="majorBidi" w:hAnsiTheme="majorBidi" w:cstheme="majorBidi"/>
          <w:sz w:val="18"/>
        </w:rPr>
        <w:fldChar w:fldCharType="end"/>
      </w:r>
      <w:r w:rsidR="00DF0A8E">
        <w:rPr>
          <w:rFonts w:asciiTheme="majorBidi" w:hAnsiTheme="majorBidi" w:cstheme="majorBidi"/>
          <w:sz w:val="18"/>
        </w:rPr>
        <w:fldChar w:fldCharType="end"/>
      </w:r>
      <w:r w:rsidR="00787E70">
        <w:rPr>
          <w:rFonts w:asciiTheme="majorBidi" w:hAnsiTheme="majorBidi" w:cstheme="majorBidi"/>
          <w:sz w:val="18"/>
        </w:rPr>
        <w:fldChar w:fldCharType="end"/>
      </w:r>
      <w:r w:rsidR="00883972">
        <w:rPr>
          <w:rFonts w:asciiTheme="majorBidi" w:hAnsiTheme="majorBidi" w:cstheme="majorBidi"/>
          <w:sz w:val="18"/>
        </w:rPr>
        <w:fldChar w:fldCharType="end"/>
      </w:r>
      <w:r w:rsidR="00FB0E21">
        <w:rPr>
          <w:rFonts w:asciiTheme="majorBidi" w:hAnsiTheme="majorBidi" w:cstheme="majorBidi"/>
          <w:sz w:val="18"/>
        </w:rPr>
        <w:fldChar w:fldCharType="end"/>
      </w:r>
      <w:r w:rsidR="00340AB4">
        <w:rPr>
          <w:rFonts w:asciiTheme="majorBidi" w:hAnsiTheme="majorBidi" w:cstheme="majorBidi"/>
          <w:sz w:val="18"/>
        </w:rPr>
        <w:fldChar w:fldCharType="end"/>
      </w:r>
      <w:r w:rsidR="00AC2EC6">
        <w:rPr>
          <w:rFonts w:asciiTheme="majorBidi" w:hAnsiTheme="majorBidi" w:cstheme="majorBidi"/>
          <w:sz w:val="18"/>
        </w:rPr>
        <w:fldChar w:fldCharType="end"/>
      </w:r>
      <w:r w:rsidR="00C949AD">
        <w:rPr>
          <w:rFonts w:asciiTheme="majorBidi" w:hAnsiTheme="majorBidi" w:cstheme="majorBidi"/>
          <w:sz w:val="18"/>
        </w:rPr>
        <w:fldChar w:fldCharType="end"/>
      </w:r>
      <w:r w:rsidR="00EF4A08">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sidRPr="00447482">
        <w:rPr>
          <w:rFonts w:asciiTheme="majorBidi" w:hAnsiTheme="majorBidi" w:cstheme="majorBidi"/>
          <w:sz w:val="18"/>
        </w:rPr>
        <w:fldChar w:fldCharType="end"/>
      </w:r>
    </w:p>
    <w:p w14:paraId="09647FC0" w14:textId="77777777" w:rsidR="00C602C5" w:rsidRPr="00AA24AB" w:rsidRDefault="00C602C5" w:rsidP="00C602C5">
      <w:pPr>
        <w:autoSpaceDE w:val="0"/>
        <w:autoSpaceDN w:val="0"/>
        <w:adjustRightInd w:val="0"/>
        <w:spacing w:after="240"/>
        <w:rPr>
          <w:rFonts w:eastAsia="TimesNewRomanPS-BoldMT"/>
          <w:b/>
          <w:bCs/>
          <w:i/>
          <w:iCs/>
          <w:color w:val="000000" w:themeColor="text1"/>
        </w:rPr>
      </w:pPr>
      <w:r w:rsidRPr="00AA24AB">
        <w:rPr>
          <w:rFonts w:eastAsia="TimesNewRomanPS-BoldMT"/>
          <w:b/>
          <w:bCs/>
          <w:i/>
          <w:iCs/>
          <w:color w:val="000000" w:themeColor="text1"/>
        </w:rPr>
        <w:t>Линейность фармакокинетики</w:t>
      </w:r>
    </w:p>
    <w:p w14:paraId="6F85A2AB" w14:textId="77777777" w:rsidR="00C602C5" w:rsidRPr="00453D3D" w:rsidRDefault="00C602C5" w:rsidP="00C602C5">
      <w:pPr>
        <w:tabs>
          <w:tab w:val="left" w:pos="567"/>
        </w:tabs>
        <w:jc w:val="both"/>
        <w:rPr>
          <w:rFonts w:asciiTheme="majorBidi" w:hAnsiTheme="majorBidi" w:cstheme="majorBidi"/>
          <w:lang w:val="ru"/>
        </w:rPr>
      </w:pPr>
      <w:bookmarkStart w:id="372" w:name="_Toc52190582"/>
      <w:r>
        <w:rPr>
          <w:rFonts w:asciiTheme="majorBidi" w:hAnsiTheme="majorBidi" w:cstheme="majorBidi"/>
          <w:lang w:val="ru"/>
        </w:rPr>
        <w:tab/>
      </w:r>
      <w:r w:rsidRPr="00453D3D">
        <w:rPr>
          <w:rFonts w:asciiTheme="majorBidi" w:hAnsiTheme="majorBidi" w:cstheme="majorBidi"/>
          <w:lang w:val="ru"/>
        </w:rPr>
        <w:t>В исследовании ACE-HV-001 увеличение AUC в зависимости от увеличения вводимой дозы было линейным в диапазоне от 2,5 мг до 100 мг, а средние значения C</w:t>
      </w:r>
      <w:r w:rsidRPr="00BC4265">
        <w:rPr>
          <w:rFonts w:asciiTheme="majorBidi" w:hAnsiTheme="majorBidi" w:cstheme="majorBidi"/>
          <w:vertAlign w:val="subscript"/>
          <w:lang w:val="ru"/>
        </w:rPr>
        <w:t>max</w:t>
      </w:r>
      <w:r w:rsidRPr="00453D3D">
        <w:rPr>
          <w:rFonts w:asciiTheme="majorBidi" w:hAnsiTheme="majorBidi" w:cstheme="majorBidi"/>
          <w:lang w:val="ru"/>
        </w:rPr>
        <w:t xml:space="preserve"> увеличивались более чем пропорционально дозе во всем исследованном диапазоне доз. В исследовании ACE-HV-005 значения AUC между 100 мг и 400 мг у здоровых добровольцев было увеличивались менее чем пропорционально дозе: средние значения AUC</w:t>
      </w:r>
      <w:r w:rsidRPr="008630C0">
        <w:rPr>
          <w:rFonts w:asciiTheme="majorBidi" w:hAnsiTheme="majorBidi" w:cstheme="majorBidi"/>
          <w:vertAlign w:val="subscript"/>
          <w:lang w:val="ru"/>
        </w:rPr>
        <w:t xml:space="preserve">0-last </w:t>
      </w:r>
      <w:r w:rsidRPr="00453D3D">
        <w:rPr>
          <w:rFonts w:asciiTheme="majorBidi" w:hAnsiTheme="majorBidi" w:cstheme="majorBidi"/>
          <w:lang w:val="ru"/>
        </w:rPr>
        <w:t>и AUC</w:t>
      </w:r>
      <w:r w:rsidRPr="00AC2EC6">
        <w:rPr>
          <w:rFonts w:asciiTheme="majorBidi" w:hAnsiTheme="majorBidi" w:cstheme="majorBidi"/>
          <w:vertAlign w:val="subscript"/>
          <w:lang w:val="ru"/>
        </w:rPr>
        <w:t>0</w:t>
      </w:r>
      <w:r w:rsidRPr="008630C0">
        <w:rPr>
          <w:rFonts w:asciiTheme="majorBidi" w:hAnsiTheme="majorBidi" w:cstheme="majorBidi"/>
          <w:vertAlign w:val="subscript"/>
          <w:lang w:val="ru"/>
        </w:rPr>
        <w:t xml:space="preserve">-inf </w:t>
      </w:r>
      <w:r w:rsidRPr="00453D3D">
        <w:rPr>
          <w:rFonts w:asciiTheme="majorBidi" w:hAnsiTheme="majorBidi" w:cstheme="majorBidi"/>
          <w:lang w:val="ru"/>
        </w:rPr>
        <w:t>акалабрутиниба в плазме крови были в 5,9- и 7 раз выше, соответственно, после перорального приема 400 мг по сравнению с приемом 100 мг акалабрутиниба. C</w:t>
      </w:r>
      <w:r w:rsidRPr="00BC4265">
        <w:rPr>
          <w:rFonts w:asciiTheme="majorBidi" w:hAnsiTheme="majorBidi" w:cstheme="majorBidi"/>
          <w:vertAlign w:val="subscript"/>
          <w:lang w:val="ru"/>
        </w:rPr>
        <w:t>max</w:t>
      </w:r>
      <w:r w:rsidRPr="00453D3D">
        <w:rPr>
          <w:rFonts w:asciiTheme="majorBidi" w:hAnsiTheme="majorBidi" w:cstheme="majorBidi"/>
          <w:lang w:val="ru"/>
        </w:rPr>
        <w:t xml:space="preserve"> была более пропорциональна дозе — в 3,6 раза выше после приема 400 мг по сравнению с результатом после приема 100 мг. В исследовании ACE-CL-001 наблюдалось менее чем пропорциональное увеличение AUC и C</w:t>
      </w:r>
      <w:r w:rsidRPr="00453D3D">
        <w:rPr>
          <w:rFonts w:asciiTheme="majorBidi" w:hAnsiTheme="majorBidi" w:cstheme="majorBidi"/>
          <w:vertAlign w:val="subscript"/>
          <w:lang w:val="ru"/>
        </w:rPr>
        <w:t>max</w:t>
      </w:r>
      <w:r w:rsidRPr="00453D3D">
        <w:rPr>
          <w:rFonts w:asciiTheme="majorBidi" w:hAnsiTheme="majorBidi" w:cstheme="majorBidi"/>
          <w:lang w:val="ru"/>
        </w:rPr>
        <w:t xml:space="preserve"> при увеличении дозы в интервале от 100 мг 1 р/сут до 400 мг 1 р/сут и примерно пропорциональное увеличение AUC и C</w:t>
      </w:r>
      <w:r w:rsidRPr="00453D3D">
        <w:rPr>
          <w:rFonts w:asciiTheme="majorBidi" w:hAnsiTheme="majorBidi" w:cstheme="majorBidi"/>
          <w:vertAlign w:val="subscript"/>
          <w:lang w:val="ru"/>
        </w:rPr>
        <w:t>max</w:t>
      </w:r>
      <w:r w:rsidRPr="00453D3D">
        <w:rPr>
          <w:rFonts w:asciiTheme="majorBidi" w:hAnsiTheme="majorBidi" w:cstheme="majorBidi"/>
          <w:lang w:val="ru"/>
        </w:rPr>
        <w:t xml:space="preserve"> в интервале от 100 мг 2 р/сут до 200 мг 2 р/сут.</w:t>
      </w:r>
    </w:p>
    <w:p w14:paraId="74BE639E" w14:textId="77777777" w:rsidR="00C602C5" w:rsidRPr="00CB7BFA" w:rsidRDefault="00C602C5" w:rsidP="00C602C5">
      <w:pPr>
        <w:tabs>
          <w:tab w:val="left" w:pos="567"/>
        </w:tabs>
        <w:spacing w:after="240"/>
        <w:jc w:val="both"/>
        <w:rPr>
          <w:rFonts w:asciiTheme="majorBidi" w:hAnsiTheme="majorBidi" w:cstheme="majorBidi"/>
          <w:sz w:val="18"/>
        </w:rPr>
      </w:pPr>
      <w:r>
        <w:rPr>
          <w:rFonts w:asciiTheme="majorBidi" w:hAnsiTheme="majorBidi" w:cstheme="majorBidi"/>
          <w:lang w:val="ru"/>
        </w:rPr>
        <w:tab/>
      </w:r>
      <w:r w:rsidRPr="00453D3D">
        <w:rPr>
          <w:rFonts w:asciiTheme="majorBidi" w:hAnsiTheme="majorBidi" w:cstheme="majorBidi"/>
          <w:lang w:val="ru"/>
        </w:rPr>
        <w:t>Ниже представлено сравнение AUC</w:t>
      </w:r>
      <w:r w:rsidRPr="00453D3D">
        <w:rPr>
          <w:rFonts w:asciiTheme="majorBidi" w:hAnsiTheme="majorBidi" w:cstheme="majorBidi"/>
          <w:vertAlign w:val="subscript"/>
          <w:lang w:val="ru"/>
        </w:rPr>
        <w:t>0-last</w:t>
      </w:r>
      <w:r w:rsidRPr="00453D3D">
        <w:rPr>
          <w:rFonts w:asciiTheme="majorBidi" w:hAnsiTheme="majorBidi" w:cstheme="majorBidi"/>
          <w:lang w:val="ru"/>
        </w:rPr>
        <w:t xml:space="preserve"> в диапазоне доз акалабрутиниба от 2,5 мг до 400 мг по результатам некомпартментного анализа на здоровых добровольцах. В диапазоне доз от 2,5 мг до 400 мг уровень акалабрутиниба (AUC</w:t>
      </w:r>
      <w:r w:rsidRPr="00453D3D">
        <w:rPr>
          <w:rFonts w:asciiTheme="majorBidi" w:hAnsiTheme="majorBidi" w:cstheme="majorBidi"/>
          <w:vertAlign w:val="subscript"/>
          <w:lang w:val="ru"/>
        </w:rPr>
        <w:t>0-last</w:t>
      </w:r>
      <w:r w:rsidRPr="00453D3D">
        <w:rPr>
          <w:rFonts w:asciiTheme="majorBidi" w:hAnsiTheme="majorBidi" w:cstheme="majorBidi"/>
          <w:lang w:val="ru"/>
        </w:rPr>
        <w:t>) увеличивался немного более чем пропорционально дозе (оценка наклона 1,18 по результатам анализа степенной модели). По данным популяционного моделирования ФК, уровень акалабрутиниба увеличивался пропорционально дозе в диапазоне доз от 75 мг до 250 мг.</w:t>
      </w:r>
    </w:p>
    <w:p w14:paraId="7CA01326" w14:textId="4E198552" w:rsidR="002256A9" w:rsidRDefault="002256A9" w:rsidP="002256A9">
      <w:pPr>
        <w:pStyle w:val="af5"/>
        <w:jc w:val="both"/>
      </w:pPr>
      <w:bookmarkStart w:id="373" w:name="_Toc159973430"/>
      <w:r>
        <w:lastRenderedPageBreak/>
        <w:t xml:space="preserve">Рисунок </w:t>
      </w:r>
      <w:fldSimple w:instr=" STYLEREF 1 \s ">
        <w:r>
          <w:rPr>
            <w:noProof/>
          </w:rPr>
          <w:t>4</w:t>
        </w:r>
      </w:fldSimple>
      <w:r>
        <w:noBreakHyphen/>
      </w:r>
      <w:fldSimple w:instr=" SEQ Рисунок \* ARABIC \s 1 ">
        <w:r>
          <w:rPr>
            <w:noProof/>
          </w:rPr>
          <w:t>6</w:t>
        </w:r>
      </w:fldSimple>
      <w:r>
        <w:t>.</w:t>
      </w:r>
      <w:r w:rsidRPr="002256A9">
        <w:rPr>
          <w:rFonts w:asciiTheme="majorBidi" w:hAnsiTheme="majorBidi" w:cstheme="majorBidi"/>
          <w:iCs/>
          <w:lang w:val="ru"/>
        </w:rPr>
        <w:t xml:space="preserve"> </w:t>
      </w:r>
      <w:r w:rsidRPr="002256A9">
        <w:rPr>
          <w:rFonts w:asciiTheme="majorBidi" w:hAnsiTheme="majorBidi" w:cstheme="majorBidi"/>
          <w:b w:val="0"/>
          <w:iCs/>
          <w:lang w:val="ru"/>
        </w:rPr>
        <w:t>AUC</w:t>
      </w:r>
      <w:r w:rsidRPr="002256A9">
        <w:rPr>
          <w:rFonts w:asciiTheme="majorBidi" w:hAnsiTheme="majorBidi" w:cstheme="majorBidi"/>
          <w:b w:val="0"/>
          <w:iCs/>
          <w:vertAlign w:val="subscript"/>
          <w:lang w:val="ru"/>
        </w:rPr>
        <w:t xml:space="preserve">0-last </w:t>
      </w:r>
      <w:r w:rsidRPr="002256A9">
        <w:rPr>
          <w:rFonts w:asciiTheme="majorBidi" w:hAnsiTheme="majorBidi" w:cstheme="majorBidi"/>
          <w:b w:val="0"/>
          <w:iCs/>
          <w:lang w:val="ru"/>
        </w:rPr>
        <w:t>акалабрутиниба в зависимости от дозы у здоровых добровольцев (монотерапия).</w:t>
      </w:r>
      <w:bookmarkEnd w:id="373"/>
    </w:p>
    <w:p w14:paraId="7D478A3E" w14:textId="0FBDBA48" w:rsidR="00C602C5" w:rsidRPr="008621DF" w:rsidRDefault="00C602C5" w:rsidP="002256A9">
      <w:pPr>
        <w:pStyle w:val="af5"/>
        <w:rPr>
          <w:rFonts w:asciiTheme="majorBidi" w:hAnsiTheme="majorBidi" w:cstheme="majorBidi"/>
          <w:sz w:val="2"/>
          <w:szCs w:val="2"/>
        </w:rPr>
      </w:pPr>
      <w:r>
        <w:rPr>
          <w:rFonts w:asciiTheme="majorBidi" w:hAnsiTheme="majorBidi" w:cstheme="majorBidi"/>
          <w:noProof/>
          <w:sz w:val="18"/>
          <w:lang w:eastAsia="ru-RU"/>
        </w:rPr>
        <mc:AlternateContent>
          <mc:Choice Requires="wps">
            <w:drawing>
              <wp:anchor distT="0" distB="0" distL="114300" distR="114300" simplePos="0" relativeHeight="251768832" behindDoc="0" locked="0" layoutInCell="1" allowOverlap="1" wp14:anchorId="4BA988A7" wp14:editId="41EC53E5">
                <wp:simplePos x="0" y="0"/>
                <wp:positionH relativeFrom="column">
                  <wp:posOffset>1747988</wp:posOffset>
                </wp:positionH>
                <wp:positionV relativeFrom="paragraph">
                  <wp:posOffset>3704991</wp:posOffset>
                </wp:positionV>
                <wp:extent cx="2118360" cy="189230"/>
                <wp:effectExtent l="0" t="0" r="0" b="3810"/>
                <wp:wrapNone/>
                <wp:docPr id="198" name="Надпись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1892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6684E8" w14:textId="77777777" w:rsidR="00530D84" w:rsidRPr="00F96B2A" w:rsidRDefault="00530D84" w:rsidP="00C602C5">
                            <w:pPr>
                              <w:spacing w:after="60"/>
                              <w:jc w:val="center"/>
                              <w:rPr>
                                <w:rFonts w:asciiTheme="minorBidi" w:hAnsiTheme="minorBidi" w:cstheme="minorBidi"/>
                                <w:sz w:val="18"/>
                                <w:szCs w:val="18"/>
                              </w:rPr>
                            </w:pPr>
                            <w:r w:rsidRPr="00F96B2A">
                              <w:rPr>
                                <w:rFonts w:asciiTheme="minorBidi" w:hAnsiTheme="minorBidi" w:cstheme="minorBidi"/>
                                <w:color w:val="1E1A23"/>
                                <w:szCs w:val="20"/>
                                <w:lang w:val="ru"/>
                              </w:rPr>
                              <w:t>Уровень дозы акалабрутиниба (мг)</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A988A7" id="Надпись 198" o:spid="_x0000_s1136" type="#_x0000_t202" style="position:absolute;margin-left:137.65pt;margin-top:291.75pt;width:166.8pt;height:14.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" stroked="f">
                <v:textbox inset="0,0,0,0">
                  <w:txbxContent>
                    <w:p w14:paraId="516684E8" w14:textId="77777777" w:rsidR="00530D84" w:rsidRPr="00F96B2A" w:rsidRDefault="00530D84" w:rsidP="00C602C5">
                      <w:pPr>
                        <w:spacing w:after="60"/>
                        <w:jc w:val="center"/>
                        <w:rPr>
                          <w:rFonts w:asciiTheme="minorBidi" w:hAnsiTheme="minorBidi" w:cstheme="minorBidi"/>
                          <w:sz w:val="18"/>
                          <w:szCs w:val="18"/>
                        </w:rPr>
                      </w:pPr>
                      <w:r w:rsidRPr="00F96B2A">
                        <w:rPr>
                          <w:rFonts w:asciiTheme="minorBidi" w:hAnsiTheme="minorBidi" w:cstheme="minorBidi"/>
                          <w:color w:val="1E1A23"/>
                          <w:szCs w:val="20"/>
                          <w:lang w:val="ru"/>
                        </w:rPr>
                        <w:t>Уровень дозы акалабрутиниба (мг)</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67808" behindDoc="0" locked="0" layoutInCell="1" allowOverlap="1" wp14:anchorId="225B613E" wp14:editId="26AE5454">
                <wp:simplePos x="0" y="0"/>
                <wp:positionH relativeFrom="column">
                  <wp:posOffset>102870</wp:posOffset>
                </wp:positionH>
                <wp:positionV relativeFrom="paragraph">
                  <wp:posOffset>513080</wp:posOffset>
                </wp:positionV>
                <wp:extent cx="167640" cy="2339340"/>
                <wp:effectExtent l="0" t="0" r="0" b="0"/>
                <wp:wrapNone/>
                <wp:docPr id="197" name="Надпись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2339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2DDC27" w14:textId="77777777" w:rsidR="00530D84" w:rsidRPr="00CB7BFA" w:rsidRDefault="00530D84" w:rsidP="00C602C5">
                            <w:pPr>
                              <w:spacing w:after="60"/>
                              <w:jc w:val="center"/>
                              <w:rPr>
                                <w:rFonts w:asciiTheme="minorBidi" w:hAnsiTheme="minorBidi" w:cstheme="minorBidi"/>
                                <w:sz w:val="18"/>
                                <w:szCs w:val="18"/>
                                <w:lang w:val="en-US"/>
                              </w:rPr>
                            </w:pPr>
                            <w:r w:rsidRPr="00CB7BFA">
                              <w:rPr>
                                <w:rFonts w:asciiTheme="minorBidi" w:hAnsiTheme="minorBidi" w:cstheme="minorBidi"/>
                                <w:color w:val="1E1A23"/>
                                <w:szCs w:val="20"/>
                                <w:lang w:val="en-US"/>
                              </w:rPr>
                              <w:t>AUC</w:t>
                            </w:r>
                            <w:r w:rsidRPr="00CB7BFA">
                              <w:rPr>
                                <w:rFonts w:asciiTheme="minorBidi" w:hAnsiTheme="minorBidi" w:cstheme="minorBidi"/>
                                <w:color w:val="1E1A23"/>
                                <w:szCs w:val="20"/>
                                <w:vertAlign w:val="subscript"/>
                                <w:lang w:val="en-US"/>
                              </w:rPr>
                              <w:t>0-last</w:t>
                            </w:r>
                            <w:r w:rsidRPr="00CB7BFA">
                              <w:rPr>
                                <w:rFonts w:asciiTheme="minorBidi" w:hAnsiTheme="minorBidi" w:cstheme="minorBidi"/>
                                <w:color w:val="1E1A23"/>
                                <w:szCs w:val="20"/>
                                <w:lang w:val="en-US"/>
                              </w:rPr>
                              <w:t>, (</w:t>
                            </w:r>
                            <w:r w:rsidRPr="00F96B2A">
                              <w:rPr>
                                <w:rFonts w:asciiTheme="minorBidi" w:hAnsiTheme="minorBidi" w:cstheme="minorBidi"/>
                                <w:color w:val="1E1A23"/>
                                <w:szCs w:val="20"/>
                                <w:lang w:val="ru"/>
                              </w:rPr>
                              <w:t>нг</w:t>
                            </w:r>
                            <w:r w:rsidRPr="00CB7BFA">
                              <w:rPr>
                                <w:rFonts w:asciiTheme="minorBidi" w:hAnsiTheme="minorBidi" w:cstheme="minorBidi"/>
                                <w:color w:val="1E1A23"/>
                                <w:szCs w:val="20"/>
                                <w:lang w:val="en-US"/>
                              </w:rPr>
                              <w:t>*</w:t>
                            </w:r>
                            <w:r w:rsidRPr="00F96B2A">
                              <w:rPr>
                                <w:rFonts w:asciiTheme="minorBidi" w:hAnsiTheme="minorBidi" w:cstheme="minorBidi"/>
                                <w:color w:val="1E1A23"/>
                                <w:szCs w:val="20"/>
                                <w:lang w:val="ru"/>
                              </w:rPr>
                              <w:t>ч</w:t>
                            </w:r>
                            <w:r w:rsidRPr="00CB7BFA">
                              <w:rPr>
                                <w:rFonts w:asciiTheme="minorBidi" w:hAnsiTheme="minorBidi" w:cstheme="minorBidi"/>
                                <w:color w:val="1E1A23"/>
                                <w:szCs w:val="20"/>
                                <w:lang w:val="en-US"/>
                              </w:rPr>
                              <w:t>/</w:t>
                            </w:r>
                            <w:r w:rsidRPr="00F96B2A">
                              <w:rPr>
                                <w:rFonts w:asciiTheme="minorBidi" w:hAnsiTheme="minorBidi" w:cstheme="minorBidi"/>
                                <w:color w:val="1E1A23"/>
                                <w:szCs w:val="20"/>
                                <w:lang w:val="ru"/>
                              </w:rPr>
                              <w:t>мл</w:t>
                            </w:r>
                            <w:r w:rsidRPr="00CB7BFA">
                              <w:rPr>
                                <w:rFonts w:asciiTheme="minorBidi" w:hAnsiTheme="minorBidi" w:cstheme="minorBidi"/>
                                <w:color w:val="1E1A23"/>
                                <w:szCs w:val="20"/>
                                <w:lang w:val="en-US"/>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5B613E" id="Надпись 197" o:spid="_x0000_s1137" type="#_x0000_t202" style="position:absolute;margin-left:8.1pt;margin-top:40.4pt;width:13.2pt;height:184.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" stroked="f">
                <v:textbox style="layout-flow:vertical;mso-layout-flow-alt:bottom-to-top" inset="0,0,0,0">
                  <w:txbxContent>
                    <w:p w14:paraId="222DDC27" w14:textId="77777777" w:rsidR="00530D84" w:rsidRPr="00CB7BFA" w:rsidRDefault="00530D84" w:rsidP="00C602C5">
                      <w:pPr>
                        <w:spacing w:after="60"/>
                        <w:jc w:val="center"/>
                        <w:rPr>
                          <w:rFonts w:asciiTheme="minorBidi" w:hAnsiTheme="minorBidi" w:cstheme="minorBidi"/>
                          <w:sz w:val="18"/>
                          <w:szCs w:val="18"/>
                          <w:lang w:val="en-US"/>
                        </w:rPr>
                      </w:pPr>
                      <w:r w:rsidRPr="00CB7BFA">
                        <w:rPr>
                          <w:rFonts w:asciiTheme="minorBidi" w:hAnsiTheme="minorBidi" w:cstheme="minorBidi"/>
                          <w:color w:val="1E1A23"/>
                          <w:szCs w:val="20"/>
                          <w:lang w:val="en-US"/>
                        </w:rPr>
                        <w:t>AUC</w:t>
                      </w:r>
                      <w:r w:rsidRPr="00CB7BFA">
                        <w:rPr>
                          <w:rFonts w:asciiTheme="minorBidi" w:hAnsiTheme="minorBidi" w:cstheme="minorBidi"/>
                          <w:color w:val="1E1A23"/>
                          <w:szCs w:val="20"/>
                          <w:vertAlign w:val="subscript"/>
                          <w:lang w:val="en-US"/>
                        </w:rPr>
                        <w:t>0-last</w:t>
                      </w:r>
                      <w:r w:rsidRPr="00CB7BFA">
                        <w:rPr>
                          <w:rFonts w:asciiTheme="minorBidi" w:hAnsiTheme="minorBidi" w:cstheme="minorBidi"/>
                          <w:color w:val="1E1A23"/>
                          <w:szCs w:val="20"/>
                          <w:lang w:val="en-US"/>
                        </w:rPr>
                        <w:t>, (</w:t>
                      </w:r>
                      <w:r w:rsidRPr="00F96B2A">
                        <w:rPr>
                          <w:rFonts w:asciiTheme="minorBidi" w:hAnsiTheme="minorBidi" w:cstheme="minorBidi"/>
                          <w:color w:val="1E1A23"/>
                          <w:szCs w:val="20"/>
                          <w:lang w:val="ru"/>
                        </w:rPr>
                        <w:t>нг</w:t>
                      </w:r>
                      <w:r w:rsidRPr="00CB7BFA">
                        <w:rPr>
                          <w:rFonts w:asciiTheme="minorBidi" w:hAnsiTheme="minorBidi" w:cstheme="minorBidi"/>
                          <w:color w:val="1E1A23"/>
                          <w:szCs w:val="20"/>
                          <w:lang w:val="en-US"/>
                        </w:rPr>
                        <w:t>*</w:t>
                      </w:r>
                      <w:r w:rsidRPr="00F96B2A">
                        <w:rPr>
                          <w:rFonts w:asciiTheme="minorBidi" w:hAnsiTheme="minorBidi" w:cstheme="minorBidi"/>
                          <w:color w:val="1E1A23"/>
                          <w:szCs w:val="20"/>
                          <w:lang w:val="ru"/>
                        </w:rPr>
                        <w:t>ч</w:t>
                      </w:r>
                      <w:r w:rsidRPr="00CB7BFA">
                        <w:rPr>
                          <w:rFonts w:asciiTheme="minorBidi" w:hAnsiTheme="minorBidi" w:cstheme="minorBidi"/>
                          <w:color w:val="1E1A23"/>
                          <w:szCs w:val="20"/>
                          <w:lang w:val="en-US"/>
                        </w:rPr>
                        <w:t>/</w:t>
                      </w:r>
                      <w:r w:rsidRPr="00F96B2A">
                        <w:rPr>
                          <w:rFonts w:asciiTheme="minorBidi" w:hAnsiTheme="minorBidi" w:cstheme="minorBidi"/>
                          <w:color w:val="1E1A23"/>
                          <w:szCs w:val="20"/>
                          <w:lang w:val="ru"/>
                        </w:rPr>
                        <w:t>мл</w:t>
                      </w:r>
                      <w:r w:rsidRPr="00CB7BFA">
                        <w:rPr>
                          <w:rFonts w:asciiTheme="minorBidi" w:hAnsiTheme="minorBidi" w:cstheme="minorBidi"/>
                          <w:color w:val="1E1A23"/>
                          <w:szCs w:val="20"/>
                          <w:lang w:val="en-US"/>
                        </w:rPr>
                        <w:t>)</w:t>
                      </w:r>
                    </w:p>
                  </w:txbxContent>
                </v:textbox>
              </v:shape>
            </w:pict>
          </mc:Fallback>
        </mc:AlternateContent>
      </w:r>
      <w:r w:rsidRPr="00447482">
        <w:rPr>
          <w:rFonts w:asciiTheme="majorBidi" w:hAnsiTheme="majorBidi" w:cstheme="majorBidi"/>
          <w:sz w:val="18"/>
        </w:rPr>
        <w:fldChar w:fldCharType="begin"/>
      </w:r>
      <w:r w:rsidRPr="00447482">
        <w:rPr>
          <w:rFonts w:asciiTheme="majorBidi" w:hAnsiTheme="majorBidi" w:cstheme="majorBidi"/>
          <w:sz w:val="18"/>
        </w:rPr>
        <w:instrText xml:space="preserve"> INCLUDEPICTURE  "P:\\..\\..\\..\\AppData\\Local\\Temp\\FineReader12.00\\media\\image20.jpeg" \* MERGEFORMATINET </w:instrText>
      </w:r>
      <w:r w:rsidRPr="00447482">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"\\\\gamma\\..\\..\\..\\AppData\\Local\\Temp\\FineReader12.00\\media\\image20.jpeg"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"\\\\gamma\\..\\..\\..\\AppData\\Local\\Temp\\FineReader12.00\\media\\image20.jpeg"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"\\\\gamma\\..\\..\\..\\AppData\\Local\\Temp\\FineReader12.00\\media\\image20.jpeg"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"\\\\gamma\\..\\..\\..\\AppData\\Local\\Temp\\FineReader12.00\\media\\image20.jpeg"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"\\\\gamma\\..\\..\\..\\AppData\\Local\\Temp\\FineReader12.00\\media\\image20.jpeg"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"\\\\gamma\\..\\..\\..\\AppData\\Local\\Temp\\FineReader12.00\\media\\image20.jpeg"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"\\\\gamma\\..\\..\\..\\AppData\\Local\\Temp\\FineReader12.00\\media\\image20.jpeg" \* MERGEFORMATINET </w:instrText>
      </w:r>
      <w:r>
        <w:rPr>
          <w:rFonts w:asciiTheme="majorBidi" w:hAnsiTheme="majorBidi" w:cstheme="majorBidi"/>
          <w:sz w:val="18"/>
        </w:rPr>
        <w:fldChar w:fldCharType="separate"/>
      </w:r>
      <w:r w:rsidR="00EF4A08">
        <w:rPr>
          <w:rFonts w:asciiTheme="majorBidi" w:hAnsiTheme="majorBidi" w:cstheme="majorBidi"/>
          <w:sz w:val="18"/>
        </w:rPr>
        <w:fldChar w:fldCharType="begin"/>
      </w:r>
      <w:r w:rsidR="00EF4A08">
        <w:rPr>
          <w:rFonts w:asciiTheme="majorBidi" w:hAnsiTheme="majorBidi" w:cstheme="majorBidi"/>
          <w:sz w:val="18"/>
        </w:rPr>
        <w:instrText xml:space="preserve"> INCLUDEPICTURE  "\\\\gamma\\..\\..\\..\\AppData\\Local\\Temp\\FineReader12.00\\media\\image20.jpeg" \* MERGEFORMATINET </w:instrText>
      </w:r>
      <w:r w:rsidR="00EF4A08">
        <w:rPr>
          <w:rFonts w:asciiTheme="majorBidi" w:hAnsiTheme="majorBidi" w:cstheme="majorBidi"/>
          <w:sz w:val="18"/>
        </w:rPr>
        <w:fldChar w:fldCharType="separate"/>
      </w:r>
      <w:r w:rsidR="00C949AD">
        <w:rPr>
          <w:rFonts w:asciiTheme="majorBidi" w:hAnsiTheme="majorBidi" w:cstheme="majorBidi"/>
          <w:sz w:val="18"/>
        </w:rPr>
        <w:fldChar w:fldCharType="begin"/>
      </w:r>
      <w:r w:rsidR="00C949AD">
        <w:rPr>
          <w:rFonts w:asciiTheme="majorBidi" w:hAnsiTheme="majorBidi" w:cstheme="majorBidi"/>
          <w:sz w:val="18"/>
        </w:rPr>
        <w:instrText xml:space="preserve"> INCLUDEPICTURE  "\\\\gamma\\..\\..\\..\\AppData\\Local\\Temp\\FineReader12.00\\media\\image20.jpeg" \* MERGEFORMATINET </w:instrText>
      </w:r>
      <w:r w:rsidR="00C949AD">
        <w:rPr>
          <w:rFonts w:asciiTheme="majorBidi" w:hAnsiTheme="majorBidi" w:cstheme="majorBidi"/>
          <w:sz w:val="18"/>
        </w:rPr>
        <w:fldChar w:fldCharType="separate"/>
      </w:r>
      <w:r w:rsidR="00AC2EC6">
        <w:rPr>
          <w:rFonts w:asciiTheme="majorBidi" w:hAnsiTheme="majorBidi" w:cstheme="majorBidi"/>
          <w:sz w:val="18"/>
        </w:rPr>
        <w:fldChar w:fldCharType="begin"/>
      </w:r>
      <w:r w:rsidR="00AC2EC6">
        <w:rPr>
          <w:rFonts w:asciiTheme="majorBidi" w:hAnsiTheme="majorBidi" w:cstheme="majorBidi"/>
          <w:sz w:val="18"/>
        </w:rPr>
        <w:instrText xml:space="preserve"> INCLUDEPICTURE  "\\\\gamma\\..\\..\\..\\AppData\\Local\\Temp\\FineReader12.00\\media\\image20.jpeg" \* MERGEFORMATINET </w:instrText>
      </w:r>
      <w:r w:rsidR="00AC2EC6">
        <w:rPr>
          <w:rFonts w:asciiTheme="majorBidi" w:hAnsiTheme="majorBidi" w:cstheme="majorBidi"/>
          <w:sz w:val="18"/>
        </w:rPr>
        <w:fldChar w:fldCharType="separate"/>
      </w:r>
      <w:r w:rsidR="00340AB4">
        <w:rPr>
          <w:rFonts w:asciiTheme="majorBidi" w:hAnsiTheme="majorBidi" w:cstheme="majorBidi"/>
          <w:sz w:val="18"/>
        </w:rPr>
        <w:fldChar w:fldCharType="begin"/>
      </w:r>
      <w:r w:rsidR="00340AB4">
        <w:rPr>
          <w:rFonts w:asciiTheme="majorBidi" w:hAnsiTheme="majorBidi" w:cstheme="majorBidi"/>
          <w:sz w:val="18"/>
        </w:rPr>
        <w:instrText xml:space="preserve"> INCLUDEPICTURE  "\\\\gamma\\..\\..\\..\\AppData\\Local\\Temp\\FineReader12.00\\media\\image20.jpeg" \* MERGEFORMATINET </w:instrText>
      </w:r>
      <w:r w:rsidR="00340AB4">
        <w:rPr>
          <w:rFonts w:asciiTheme="majorBidi" w:hAnsiTheme="majorBidi" w:cstheme="majorBidi"/>
          <w:sz w:val="18"/>
        </w:rPr>
        <w:fldChar w:fldCharType="separate"/>
      </w:r>
      <w:r w:rsidR="00FB0E21">
        <w:rPr>
          <w:rFonts w:asciiTheme="majorBidi" w:hAnsiTheme="majorBidi" w:cstheme="majorBidi"/>
          <w:sz w:val="18"/>
        </w:rPr>
        <w:fldChar w:fldCharType="begin"/>
      </w:r>
      <w:r w:rsidR="00FB0E21">
        <w:rPr>
          <w:rFonts w:asciiTheme="majorBidi" w:hAnsiTheme="majorBidi" w:cstheme="majorBidi"/>
          <w:sz w:val="18"/>
        </w:rPr>
        <w:instrText xml:space="preserve"> INCLUDEPICTURE  "\\\\gamma\\..\\..\\..\\AppData\\Local\\Temp\\FineReader12.00\\media\\image20.jpeg" \* MERGEFORMATINET </w:instrText>
      </w:r>
      <w:r w:rsidR="00FB0E21">
        <w:rPr>
          <w:rFonts w:asciiTheme="majorBidi" w:hAnsiTheme="majorBidi" w:cstheme="majorBidi"/>
          <w:sz w:val="18"/>
        </w:rPr>
        <w:fldChar w:fldCharType="separate"/>
      </w:r>
      <w:r w:rsidR="00883972">
        <w:rPr>
          <w:rFonts w:asciiTheme="majorBidi" w:hAnsiTheme="majorBidi" w:cstheme="majorBidi"/>
          <w:sz w:val="18"/>
        </w:rPr>
        <w:fldChar w:fldCharType="begin"/>
      </w:r>
      <w:r w:rsidR="00883972">
        <w:rPr>
          <w:rFonts w:asciiTheme="majorBidi" w:hAnsiTheme="majorBidi" w:cstheme="majorBidi"/>
          <w:sz w:val="18"/>
        </w:rPr>
        <w:instrText xml:space="preserve"> INCLUDEPICTURE  "\\\\gamma\\..\\..\\..\\AppData\\Local\\Temp\\FineReader12.00\\media\\image20.jpeg" \* MERGEFORMATINET </w:instrText>
      </w:r>
      <w:r w:rsidR="00883972">
        <w:rPr>
          <w:rFonts w:asciiTheme="majorBidi" w:hAnsiTheme="majorBidi" w:cstheme="majorBidi"/>
          <w:sz w:val="18"/>
        </w:rPr>
        <w:fldChar w:fldCharType="separate"/>
      </w:r>
      <w:r w:rsidR="00787E70">
        <w:rPr>
          <w:rFonts w:asciiTheme="majorBidi" w:hAnsiTheme="majorBidi" w:cstheme="majorBidi"/>
          <w:sz w:val="18"/>
        </w:rPr>
        <w:fldChar w:fldCharType="begin"/>
      </w:r>
      <w:r w:rsidR="00787E70">
        <w:rPr>
          <w:rFonts w:asciiTheme="majorBidi" w:hAnsiTheme="majorBidi" w:cstheme="majorBidi"/>
          <w:sz w:val="18"/>
        </w:rPr>
        <w:instrText xml:space="preserve"> INCLUDEPICTURE  "\\\\gamma\\..\\..\\..\\AppData\\Local\\Temp\\FineReader12.00\\media\\image20.jpeg" \* MERGEFORMATINET </w:instrText>
      </w:r>
      <w:r w:rsidR="00787E70">
        <w:rPr>
          <w:rFonts w:asciiTheme="majorBidi" w:hAnsiTheme="majorBidi" w:cstheme="majorBidi"/>
          <w:sz w:val="18"/>
        </w:rPr>
        <w:fldChar w:fldCharType="separate"/>
      </w:r>
      <w:r w:rsidR="00DF0A8E">
        <w:rPr>
          <w:rFonts w:asciiTheme="majorBidi" w:hAnsiTheme="majorBidi" w:cstheme="majorBidi"/>
          <w:sz w:val="18"/>
        </w:rPr>
        <w:fldChar w:fldCharType="begin"/>
      </w:r>
      <w:r w:rsidR="00DF0A8E">
        <w:rPr>
          <w:rFonts w:asciiTheme="majorBidi" w:hAnsiTheme="majorBidi" w:cstheme="majorBidi"/>
          <w:sz w:val="18"/>
        </w:rPr>
        <w:instrText xml:space="preserve"> INCLUDEPICTURE  "\\\\gamma\\..\\..\\..\\AppData\\Local\\Temp\\FineReader12.00\\media\\image20.jpeg" \* MERGEFORMATINET </w:instrText>
      </w:r>
      <w:r w:rsidR="00DF0A8E">
        <w:rPr>
          <w:rFonts w:asciiTheme="majorBidi" w:hAnsiTheme="majorBidi" w:cstheme="majorBidi"/>
          <w:sz w:val="18"/>
        </w:rPr>
        <w:fldChar w:fldCharType="separate"/>
      </w:r>
      <w:r w:rsidR="000E2CF2">
        <w:rPr>
          <w:rFonts w:asciiTheme="majorBidi" w:hAnsiTheme="majorBidi" w:cstheme="majorBidi"/>
          <w:sz w:val="18"/>
        </w:rPr>
        <w:fldChar w:fldCharType="begin"/>
      </w:r>
      <w:r w:rsidR="000E2CF2">
        <w:rPr>
          <w:rFonts w:asciiTheme="majorBidi" w:hAnsiTheme="majorBidi" w:cstheme="majorBidi"/>
          <w:sz w:val="18"/>
        </w:rPr>
        <w:instrText xml:space="preserve"> INCLUDEPICTURE  "\\\\gamma\\..\\..\\..\\AppData\\Local\\Temp\\FineReader12.00\\media\\image20.jpeg" \* MERGEFORMATINET </w:instrText>
      </w:r>
      <w:r w:rsidR="000E2CF2">
        <w:rPr>
          <w:rFonts w:asciiTheme="majorBidi" w:hAnsiTheme="majorBidi" w:cstheme="majorBidi"/>
          <w:sz w:val="18"/>
        </w:rPr>
        <w:fldChar w:fldCharType="separate"/>
      </w:r>
      <w:r w:rsidR="00530D84">
        <w:rPr>
          <w:rFonts w:asciiTheme="majorBidi" w:hAnsiTheme="majorBidi" w:cstheme="majorBidi"/>
          <w:sz w:val="18"/>
        </w:rPr>
        <w:fldChar w:fldCharType="begin"/>
      </w:r>
      <w:r w:rsidR="00530D84">
        <w:rPr>
          <w:rFonts w:asciiTheme="majorBidi" w:hAnsiTheme="majorBidi" w:cstheme="majorBidi"/>
          <w:sz w:val="18"/>
        </w:rPr>
        <w:instrText xml:space="preserve"> INCLUDEPICTURE  "\\\\gamma\\..\\..\\..\\AppData\\Local\\Temp\\FineReader12.00\\media\\image20.jpeg" \* MERGEFORMATINET </w:instrText>
      </w:r>
      <w:r w:rsidR="00530D84">
        <w:rPr>
          <w:rFonts w:asciiTheme="majorBidi" w:hAnsiTheme="majorBidi" w:cstheme="majorBidi"/>
          <w:sz w:val="18"/>
        </w:rPr>
        <w:fldChar w:fldCharType="separate"/>
      </w:r>
      <w:r w:rsidR="00814DBB">
        <w:rPr>
          <w:rFonts w:asciiTheme="majorBidi" w:hAnsiTheme="majorBidi" w:cstheme="majorBidi"/>
          <w:sz w:val="18"/>
        </w:rPr>
        <w:fldChar w:fldCharType="begin"/>
      </w:r>
      <w:r w:rsidR="00814DBB">
        <w:rPr>
          <w:rFonts w:asciiTheme="majorBidi" w:hAnsiTheme="majorBidi" w:cstheme="majorBidi"/>
          <w:sz w:val="18"/>
        </w:rPr>
        <w:instrText xml:space="preserve"> INCLUDEPICTURE  "\\\\gamma\\..\\..\\..\\AppData\\Local\\Temp\\FineReader12.00\\media\\image20.jpeg" \* MERGEFORMATINET </w:instrText>
      </w:r>
      <w:r w:rsidR="00814DBB">
        <w:rPr>
          <w:rFonts w:asciiTheme="majorBidi" w:hAnsiTheme="majorBidi" w:cstheme="majorBidi"/>
          <w:sz w:val="18"/>
        </w:rPr>
        <w:fldChar w:fldCharType="separate"/>
      </w:r>
      <w:r w:rsidR="0092595C">
        <w:rPr>
          <w:rFonts w:asciiTheme="majorBidi" w:hAnsiTheme="majorBidi" w:cstheme="majorBidi"/>
          <w:sz w:val="18"/>
        </w:rPr>
        <w:fldChar w:fldCharType="begin"/>
      </w:r>
      <w:r w:rsidR="0092595C">
        <w:rPr>
          <w:rFonts w:asciiTheme="majorBidi" w:hAnsiTheme="majorBidi" w:cstheme="majorBidi"/>
          <w:sz w:val="18"/>
        </w:rPr>
        <w:instrText xml:space="preserve"> INCLUDEPICTURE  "\\\\gamma\\..\\..\\..\\AppData\\Local\\Temp\\FineReader12.00\\media\\image20.jpeg" \* MERGEFORMATINET </w:instrText>
      </w:r>
      <w:r w:rsidR="0092595C">
        <w:rPr>
          <w:rFonts w:asciiTheme="majorBidi" w:hAnsiTheme="majorBidi" w:cstheme="majorBidi"/>
          <w:sz w:val="18"/>
        </w:rPr>
        <w:fldChar w:fldCharType="separate"/>
      </w:r>
      <w:r w:rsidR="0028130E">
        <w:rPr>
          <w:rFonts w:asciiTheme="majorBidi" w:hAnsiTheme="majorBidi" w:cstheme="majorBidi"/>
          <w:sz w:val="18"/>
        </w:rPr>
        <w:fldChar w:fldCharType="begin"/>
      </w:r>
      <w:r w:rsidR="0028130E">
        <w:rPr>
          <w:rFonts w:asciiTheme="majorBidi" w:hAnsiTheme="majorBidi" w:cstheme="majorBidi"/>
          <w:sz w:val="18"/>
        </w:rPr>
        <w:instrText xml:space="preserve"> INCLUDEPICTURE  "\\\\gamma\\..\\..\\..\\AppData\\Local\\Temp\\FineReader12.00\\media\\image20.jpeg" \* MERGEFORMATINET </w:instrText>
      </w:r>
      <w:r w:rsidR="0028130E">
        <w:rPr>
          <w:rFonts w:asciiTheme="majorBidi" w:hAnsiTheme="majorBidi" w:cstheme="majorBidi"/>
          <w:sz w:val="18"/>
        </w:rPr>
        <w:fldChar w:fldCharType="separate"/>
      </w:r>
      <w:r w:rsidR="002B1FAF">
        <w:rPr>
          <w:rFonts w:asciiTheme="majorBidi" w:hAnsiTheme="majorBidi" w:cstheme="majorBidi"/>
          <w:sz w:val="18"/>
        </w:rPr>
        <w:fldChar w:fldCharType="begin"/>
      </w:r>
      <w:r w:rsidR="002B1FAF">
        <w:rPr>
          <w:rFonts w:asciiTheme="majorBidi" w:hAnsiTheme="majorBidi" w:cstheme="majorBidi"/>
          <w:sz w:val="18"/>
        </w:rPr>
        <w:instrText xml:space="preserve"> </w:instrText>
      </w:r>
      <w:r w:rsidR="002B1FAF">
        <w:rPr>
          <w:rFonts w:asciiTheme="majorBidi" w:hAnsiTheme="majorBidi" w:cstheme="majorBidi"/>
          <w:sz w:val="18"/>
        </w:rPr>
        <w:instrText>INCLUDEPICTURE  "\\\\gamma\\..\\..\\..\\AppData</w:instrText>
      </w:r>
      <w:r w:rsidR="002B1FAF">
        <w:rPr>
          <w:rFonts w:asciiTheme="majorBidi" w:hAnsiTheme="majorBidi" w:cstheme="majorBidi"/>
          <w:sz w:val="18"/>
        </w:rPr>
        <w:instrText>\\Local\\Temp\\FineReader12.00\\media\\image20.jpeg" \* MERGEFORMATINET</w:instrText>
      </w:r>
      <w:r w:rsidR="002B1FAF">
        <w:rPr>
          <w:rFonts w:asciiTheme="majorBidi" w:hAnsiTheme="majorBidi" w:cstheme="majorBidi"/>
          <w:sz w:val="18"/>
        </w:rPr>
        <w:instrText xml:space="preserve"> </w:instrText>
      </w:r>
      <w:r w:rsidR="002B1FAF">
        <w:rPr>
          <w:rFonts w:asciiTheme="majorBidi" w:hAnsiTheme="majorBidi" w:cstheme="majorBidi"/>
          <w:sz w:val="18"/>
        </w:rPr>
        <w:fldChar w:fldCharType="separate"/>
      </w:r>
      <w:r w:rsidR="002B1FAF">
        <w:rPr>
          <w:rFonts w:asciiTheme="majorBidi" w:hAnsiTheme="majorBidi" w:cstheme="majorBidi"/>
          <w:sz w:val="18"/>
        </w:rPr>
        <w:pict w14:anchorId="66BC11FB">
          <v:shape id="_x0000_i1041" type="#_x0000_t75" style="width:430pt;height:310pt" o:bordertopcolor="this" o:borderleftcolor="this" o:borderbottomcolor="this" o:borderrightcolor="this">
            <v:imagedata r:id="rId52" r:href="rId53"/>
            <w10:bordertop type="single" width="4"/>
            <w10:borderleft type="single" width="4"/>
            <w10:borderbottom type="single" width="4"/>
            <w10:borderright type="single" width="4"/>
          </v:shape>
        </w:pict>
      </w:r>
      <w:r w:rsidR="002B1FAF">
        <w:rPr>
          <w:rFonts w:asciiTheme="majorBidi" w:hAnsiTheme="majorBidi" w:cstheme="majorBidi"/>
          <w:sz w:val="18"/>
        </w:rPr>
        <w:fldChar w:fldCharType="end"/>
      </w:r>
      <w:r w:rsidR="0028130E">
        <w:rPr>
          <w:rFonts w:asciiTheme="majorBidi" w:hAnsiTheme="majorBidi" w:cstheme="majorBidi"/>
          <w:sz w:val="18"/>
        </w:rPr>
        <w:fldChar w:fldCharType="end"/>
      </w:r>
      <w:r w:rsidR="0092595C">
        <w:rPr>
          <w:rFonts w:asciiTheme="majorBidi" w:hAnsiTheme="majorBidi" w:cstheme="majorBidi"/>
          <w:sz w:val="18"/>
        </w:rPr>
        <w:fldChar w:fldCharType="end"/>
      </w:r>
      <w:r w:rsidR="00814DBB">
        <w:rPr>
          <w:rFonts w:asciiTheme="majorBidi" w:hAnsiTheme="majorBidi" w:cstheme="majorBidi"/>
          <w:sz w:val="18"/>
        </w:rPr>
        <w:fldChar w:fldCharType="end"/>
      </w:r>
      <w:r w:rsidR="00530D84">
        <w:rPr>
          <w:rFonts w:asciiTheme="majorBidi" w:hAnsiTheme="majorBidi" w:cstheme="majorBidi"/>
          <w:sz w:val="18"/>
        </w:rPr>
        <w:fldChar w:fldCharType="end"/>
      </w:r>
      <w:r w:rsidR="000E2CF2">
        <w:rPr>
          <w:rFonts w:asciiTheme="majorBidi" w:hAnsiTheme="majorBidi" w:cstheme="majorBidi"/>
          <w:sz w:val="18"/>
        </w:rPr>
        <w:fldChar w:fldCharType="end"/>
      </w:r>
      <w:r w:rsidR="00DF0A8E">
        <w:rPr>
          <w:rFonts w:asciiTheme="majorBidi" w:hAnsiTheme="majorBidi" w:cstheme="majorBidi"/>
          <w:sz w:val="18"/>
        </w:rPr>
        <w:fldChar w:fldCharType="end"/>
      </w:r>
      <w:r w:rsidR="00787E70">
        <w:rPr>
          <w:rFonts w:asciiTheme="majorBidi" w:hAnsiTheme="majorBidi" w:cstheme="majorBidi"/>
          <w:sz w:val="18"/>
        </w:rPr>
        <w:fldChar w:fldCharType="end"/>
      </w:r>
      <w:r w:rsidR="00883972">
        <w:rPr>
          <w:rFonts w:asciiTheme="majorBidi" w:hAnsiTheme="majorBidi" w:cstheme="majorBidi"/>
          <w:sz w:val="18"/>
        </w:rPr>
        <w:fldChar w:fldCharType="end"/>
      </w:r>
      <w:r w:rsidR="00FB0E21">
        <w:rPr>
          <w:rFonts w:asciiTheme="majorBidi" w:hAnsiTheme="majorBidi" w:cstheme="majorBidi"/>
          <w:sz w:val="18"/>
        </w:rPr>
        <w:fldChar w:fldCharType="end"/>
      </w:r>
      <w:r w:rsidR="00340AB4">
        <w:rPr>
          <w:rFonts w:asciiTheme="majorBidi" w:hAnsiTheme="majorBidi" w:cstheme="majorBidi"/>
          <w:sz w:val="18"/>
        </w:rPr>
        <w:fldChar w:fldCharType="end"/>
      </w:r>
      <w:r w:rsidR="00AC2EC6">
        <w:rPr>
          <w:rFonts w:asciiTheme="majorBidi" w:hAnsiTheme="majorBidi" w:cstheme="majorBidi"/>
          <w:sz w:val="18"/>
        </w:rPr>
        <w:fldChar w:fldCharType="end"/>
      </w:r>
      <w:r w:rsidR="00C949AD">
        <w:rPr>
          <w:rFonts w:asciiTheme="majorBidi" w:hAnsiTheme="majorBidi" w:cstheme="majorBidi"/>
          <w:sz w:val="18"/>
        </w:rPr>
        <w:fldChar w:fldCharType="end"/>
      </w:r>
      <w:r w:rsidR="00EF4A08">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sidRPr="00447482">
        <w:rPr>
          <w:rFonts w:asciiTheme="majorBidi" w:hAnsiTheme="majorBidi" w:cstheme="majorBidi"/>
          <w:sz w:val="18"/>
        </w:rPr>
        <w:fldChar w:fldCharType="end"/>
      </w:r>
    </w:p>
    <w:p w14:paraId="3C8F69A7" w14:textId="77777777" w:rsidR="00C602C5" w:rsidRPr="008803F4" w:rsidRDefault="00C602C5" w:rsidP="00C602C5">
      <w:pPr>
        <w:tabs>
          <w:tab w:val="left" w:pos="567"/>
        </w:tabs>
        <w:rPr>
          <w:rFonts w:asciiTheme="majorBidi" w:hAnsiTheme="majorBidi" w:cstheme="majorBidi"/>
          <w:color w:val="1E1A23"/>
          <w:sz w:val="20"/>
          <w:szCs w:val="20"/>
          <w:lang w:val="ru"/>
        </w:rPr>
      </w:pPr>
      <w:r w:rsidRPr="008803F4">
        <w:rPr>
          <w:rFonts w:asciiTheme="majorBidi" w:hAnsiTheme="majorBidi" w:cstheme="majorBidi"/>
          <w:b/>
          <w:color w:val="1E1A23"/>
          <w:sz w:val="20"/>
          <w:szCs w:val="20"/>
          <w:lang w:val="ru"/>
        </w:rPr>
        <w:t>Примечание</w:t>
      </w:r>
      <w:r w:rsidRPr="008803F4">
        <w:rPr>
          <w:rFonts w:asciiTheme="majorBidi" w:hAnsiTheme="majorBidi" w:cstheme="majorBidi"/>
          <w:color w:val="1E1A23"/>
          <w:sz w:val="20"/>
          <w:szCs w:val="20"/>
          <w:lang w:val="ru"/>
        </w:rPr>
        <w:t xml:space="preserve">: </w:t>
      </w:r>
    </w:p>
    <w:p w14:paraId="64D512B1" w14:textId="77777777" w:rsidR="00C602C5" w:rsidRPr="008803F4" w:rsidRDefault="00C602C5" w:rsidP="00C602C5">
      <w:pPr>
        <w:tabs>
          <w:tab w:val="left" w:pos="567"/>
        </w:tabs>
        <w:jc w:val="both"/>
        <w:rPr>
          <w:rFonts w:asciiTheme="majorBidi" w:hAnsiTheme="majorBidi" w:cstheme="majorBidi"/>
          <w:sz w:val="20"/>
          <w:szCs w:val="20"/>
        </w:rPr>
      </w:pPr>
      <w:r w:rsidRPr="008803F4">
        <w:rPr>
          <w:rFonts w:asciiTheme="majorBidi" w:hAnsiTheme="majorBidi" w:cstheme="majorBidi"/>
          <w:color w:val="1E1A23"/>
          <w:sz w:val="20"/>
          <w:szCs w:val="20"/>
          <w:lang w:val="ru"/>
        </w:rPr>
        <w:t>AUC</w:t>
      </w:r>
      <w:r w:rsidRPr="008803F4">
        <w:rPr>
          <w:rFonts w:asciiTheme="majorBidi" w:hAnsiTheme="majorBidi" w:cstheme="majorBidi"/>
          <w:b/>
          <w:bCs/>
          <w:color w:val="453C49"/>
          <w:sz w:val="20"/>
          <w:szCs w:val="20"/>
          <w:vertAlign w:val="subscript"/>
          <w:lang w:val="ru"/>
        </w:rPr>
        <w:t>0-last</w:t>
      </w:r>
      <w:r w:rsidRPr="008803F4">
        <w:rPr>
          <w:rFonts w:asciiTheme="majorBidi" w:hAnsiTheme="majorBidi" w:cstheme="majorBidi"/>
          <w:color w:val="1E1A23"/>
          <w:sz w:val="20"/>
          <w:szCs w:val="20"/>
          <w:lang w:val="ru"/>
        </w:rPr>
        <w:t xml:space="preserve"> = площадь под кривой от времени 0 до последнего наблюдения.</w:t>
      </w:r>
    </w:p>
    <w:p w14:paraId="5D3B0723" w14:textId="77777777" w:rsidR="00C602C5" w:rsidRPr="008803F4" w:rsidRDefault="00C602C5" w:rsidP="00C602C5">
      <w:pPr>
        <w:tabs>
          <w:tab w:val="left" w:pos="567"/>
          <w:tab w:val="left" w:pos="5624"/>
        </w:tabs>
        <w:jc w:val="both"/>
        <w:rPr>
          <w:rFonts w:asciiTheme="majorBidi" w:hAnsiTheme="majorBidi" w:cstheme="majorBidi"/>
          <w:sz w:val="20"/>
          <w:szCs w:val="20"/>
        </w:rPr>
      </w:pPr>
      <w:r w:rsidRPr="008803F4">
        <w:rPr>
          <w:rFonts w:asciiTheme="majorBidi" w:hAnsiTheme="majorBidi" w:cstheme="majorBidi"/>
          <w:color w:val="1E1A23"/>
          <w:sz w:val="20"/>
          <w:szCs w:val="20"/>
          <w:lang w:val="ru"/>
        </w:rPr>
        <w:t>AUC</w:t>
      </w:r>
      <w:r w:rsidRPr="008803F4">
        <w:rPr>
          <w:rFonts w:asciiTheme="majorBidi" w:hAnsiTheme="majorBidi" w:cstheme="majorBidi"/>
          <w:b/>
          <w:bCs/>
          <w:color w:val="453C49"/>
          <w:sz w:val="20"/>
          <w:szCs w:val="20"/>
          <w:vertAlign w:val="subscript"/>
          <w:lang w:val="ru"/>
        </w:rPr>
        <w:t>0-last</w:t>
      </w:r>
      <w:r w:rsidRPr="008803F4">
        <w:rPr>
          <w:rFonts w:asciiTheme="majorBidi" w:hAnsiTheme="majorBidi" w:cstheme="majorBidi"/>
          <w:color w:val="1E1A23"/>
          <w:sz w:val="20"/>
          <w:szCs w:val="20"/>
          <w:lang w:val="ru"/>
        </w:rPr>
        <w:t xml:space="preserve"> и доза </w:t>
      </w:r>
      <w:r w:rsidRPr="008803F4">
        <w:rPr>
          <w:rFonts w:asciiTheme="majorBidi" w:hAnsiTheme="majorBidi" w:cstheme="majorBidi"/>
          <w:sz w:val="20"/>
          <w:szCs w:val="20"/>
          <w:lang w:val="ru"/>
        </w:rPr>
        <w:t>были</w:t>
      </w:r>
      <w:r w:rsidRPr="008803F4">
        <w:rPr>
          <w:rFonts w:asciiTheme="majorBidi" w:hAnsiTheme="majorBidi" w:cstheme="majorBidi"/>
          <w:color w:val="1E1A23"/>
          <w:sz w:val="20"/>
          <w:szCs w:val="20"/>
          <w:lang w:val="ru"/>
        </w:rPr>
        <w:t xml:space="preserve"> преобразованы в натуральный </w:t>
      </w:r>
      <w:r w:rsidRPr="008803F4">
        <w:rPr>
          <w:rFonts w:asciiTheme="majorBidi" w:hAnsiTheme="majorBidi" w:cstheme="majorBidi"/>
          <w:sz w:val="20"/>
          <w:szCs w:val="20"/>
          <w:lang w:val="ru"/>
        </w:rPr>
        <w:t>логарифм</w:t>
      </w:r>
      <w:r w:rsidRPr="008803F4">
        <w:rPr>
          <w:rFonts w:asciiTheme="majorBidi" w:hAnsiTheme="majorBidi" w:cstheme="majorBidi"/>
          <w:color w:val="1E1A23"/>
          <w:sz w:val="20"/>
          <w:szCs w:val="20"/>
          <w:lang w:val="ru"/>
        </w:rPr>
        <w:t xml:space="preserve"> для оценки наклона </w:t>
      </w:r>
      <w:r w:rsidRPr="008803F4">
        <w:rPr>
          <w:rFonts w:asciiTheme="majorBidi" w:hAnsiTheme="majorBidi" w:cstheme="majorBidi"/>
          <w:iCs/>
          <w:color w:val="1E1A23"/>
          <w:sz w:val="20"/>
          <w:szCs w:val="20"/>
          <w:lang w:val="ru"/>
        </w:rPr>
        <w:t>в</w:t>
      </w:r>
      <w:r w:rsidRPr="008803F4">
        <w:rPr>
          <w:rFonts w:asciiTheme="majorBidi" w:hAnsiTheme="majorBidi" w:cstheme="majorBidi"/>
          <w:color w:val="1E1A23"/>
          <w:sz w:val="20"/>
          <w:szCs w:val="20"/>
          <w:lang w:val="ru"/>
        </w:rPr>
        <w:t xml:space="preserve"> анализе степенной модели. Сплошная синяя линия обозначает ожидаемое среднее геометрическое значение, а серая штриховка — 90% пределы прогнозирования: пустые круги </w:t>
      </w:r>
      <w:r w:rsidRPr="008803F4">
        <w:rPr>
          <w:rFonts w:asciiTheme="majorBidi" w:hAnsiTheme="majorBidi" w:cstheme="majorBidi"/>
          <w:sz w:val="20"/>
          <w:szCs w:val="20"/>
          <w:lang w:val="ru"/>
        </w:rPr>
        <w:t xml:space="preserve">обозначают </w:t>
      </w:r>
      <w:r w:rsidRPr="008803F4">
        <w:rPr>
          <w:rFonts w:asciiTheme="majorBidi" w:hAnsiTheme="majorBidi" w:cstheme="majorBidi"/>
          <w:color w:val="1E1A23"/>
          <w:sz w:val="20"/>
          <w:szCs w:val="20"/>
          <w:lang w:val="ru"/>
        </w:rPr>
        <w:t>рассчитанные индивидуальные значения AUC</w:t>
      </w:r>
      <w:r w:rsidRPr="008803F4">
        <w:rPr>
          <w:rFonts w:asciiTheme="majorBidi" w:hAnsiTheme="majorBidi" w:cstheme="majorBidi"/>
          <w:color w:val="1E1A23"/>
          <w:sz w:val="20"/>
          <w:szCs w:val="20"/>
          <w:vertAlign w:val="subscript"/>
          <w:lang w:val="ru"/>
        </w:rPr>
        <w:t>0-last</w:t>
      </w:r>
      <w:r w:rsidRPr="008803F4">
        <w:rPr>
          <w:rFonts w:asciiTheme="majorBidi" w:hAnsiTheme="majorBidi" w:cstheme="majorBidi"/>
          <w:color w:val="1E1A23"/>
          <w:sz w:val="20"/>
          <w:szCs w:val="20"/>
          <w:lang w:val="ru"/>
        </w:rPr>
        <w:t xml:space="preserve">; сплошные треугольники — рассчитанное среднее арифметическое для каждого уровня дозы. Пересечение 1,00 (90% </w:t>
      </w:r>
      <w:r w:rsidRPr="008803F4">
        <w:rPr>
          <w:rFonts w:asciiTheme="majorBidi" w:hAnsiTheme="majorBidi" w:cstheme="majorBidi"/>
          <w:sz w:val="20"/>
          <w:szCs w:val="20"/>
          <w:lang w:val="ru"/>
        </w:rPr>
        <w:t xml:space="preserve">ДИ: </w:t>
      </w:r>
      <w:r w:rsidRPr="008803F4">
        <w:rPr>
          <w:rFonts w:asciiTheme="majorBidi" w:hAnsiTheme="majorBidi" w:cstheme="majorBidi"/>
          <w:color w:val="1E1A23"/>
          <w:sz w:val="20"/>
          <w:szCs w:val="20"/>
          <w:lang w:val="ru"/>
        </w:rPr>
        <w:t xml:space="preserve">0,32, 1,18); наклон 1,13 (90% </w:t>
      </w:r>
      <w:r w:rsidRPr="008803F4">
        <w:rPr>
          <w:rFonts w:asciiTheme="majorBidi" w:hAnsiTheme="majorBidi" w:cstheme="majorBidi"/>
          <w:sz w:val="20"/>
          <w:szCs w:val="20"/>
          <w:lang w:val="ru"/>
        </w:rPr>
        <w:t xml:space="preserve">ДИ: </w:t>
      </w:r>
      <w:r w:rsidRPr="008803F4">
        <w:rPr>
          <w:rFonts w:asciiTheme="majorBidi" w:hAnsiTheme="majorBidi" w:cstheme="majorBidi"/>
          <w:color w:val="1E1A23"/>
          <w:sz w:val="20"/>
          <w:szCs w:val="20"/>
          <w:lang w:val="ru"/>
        </w:rPr>
        <w:t xml:space="preserve">1,14, 1,22). Источник: Отчет по анализу популяционной фармакокинетики </w:t>
      </w:r>
      <w:r w:rsidRPr="008803F4">
        <w:rPr>
          <w:rFonts w:asciiTheme="majorBidi" w:hAnsiTheme="majorBidi" w:cstheme="majorBidi"/>
          <w:sz w:val="20"/>
          <w:szCs w:val="20"/>
          <w:lang w:val="ru"/>
        </w:rPr>
        <w:t xml:space="preserve">D8220C00009; </w:t>
      </w:r>
      <w:r w:rsidRPr="008803F4">
        <w:rPr>
          <w:rFonts w:asciiTheme="majorBidi" w:hAnsiTheme="majorBidi" w:cstheme="majorBidi"/>
          <w:color w:val="1E1A23"/>
          <w:sz w:val="20"/>
          <w:szCs w:val="20"/>
          <w:lang w:val="ru"/>
        </w:rPr>
        <w:t xml:space="preserve">данные по группе </w:t>
      </w:r>
      <w:r w:rsidRPr="008803F4">
        <w:rPr>
          <w:rFonts w:asciiTheme="majorBidi" w:hAnsiTheme="majorBidi" w:cstheme="majorBidi"/>
          <w:sz w:val="20"/>
          <w:szCs w:val="20"/>
          <w:lang w:val="ru"/>
        </w:rPr>
        <w:t xml:space="preserve">монотерапии: </w:t>
      </w:r>
      <w:r w:rsidRPr="008803F4">
        <w:rPr>
          <w:rFonts w:asciiTheme="majorBidi" w:hAnsiTheme="majorBidi" w:cstheme="majorBidi"/>
          <w:color w:val="1E1A23"/>
          <w:sz w:val="20"/>
          <w:szCs w:val="20"/>
          <w:lang w:val="ru"/>
        </w:rPr>
        <w:t>из исследований ACE-HV-001, -004. -005, -DQ7</w:t>
      </w:r>
      <w:r w:rsidRPr="008803F4">
        <w:rPr>
          <w:rFonts w:asciiTheme="majorBidi" w:hAnsiTheme="majorBidi" w:cstheme="majorBidi"/>
          <w:color w:val="1E1A23"/>
          <w:sz w:val="20"/>
          <w:szCs w:val="20"/>
          <w:vertAlign w:val="subscript"/>
          <w:lang w:val="ru"/>
        </w:rPr>
        <w:t>;</w:t>
      </w:r>
      <w:r w:rsidRPr="008803F4">
        <w:rPr>
          <w:rFonts w:asciiTheme="majorBidi" w:hAnsiTheme="majorBidi" w:cstheme="majorBidi"/>
          <w:color w:val="1E1A23"/>
          <w:sz w:val="20"/>
          <w:szCs w:val="20"/>
          <w:lang w:val="ru"/>
        </w:rPr>
        <w:t xml:space="preserve"> -003,-111, -112 и -113.</w:t>
      </w:r>
    </w:p>
    <w:p w14:paraId="3C8DA6B4" w14:textId="77777777" w:rsidR="00C602C5" w:rsidRPr="00CB7BFA" w:rsidRDefault="00C602C5" w:rsidP="00C602C5">
      <w:pPr>
        <w:tabs>
          <w:tab w:val="left" w:pos="567"/>
        </w:tabs>
        <w:rPr>
          <w:rFonts w:asciiTheme="majorBidi" w:hAnsiTheme="majorBidi" w:cstheme="majorBidi"/>
          <w:sz w:val="18"/>
        </w:rPr>
      </w:pPr>
    </w:p>
    <w:p w14:paraId="21410AD4" w14:textId="77777777" w:rsidR="00C602C5" w:rsidRPr="00DC2BF7" w:rsidRDefault="00C602C5" w:rsidP="00C602C5">
      <w:pPr>
        <w:tabs>
          <w:tab w:val="left" w:pos="567"/>
        </w:tabs>
        <w:jc w:val="both"/>
        <w:rPr>
          <w:rFonts w:asciiTheme="majorBidi" w:hAnsiTheme="majorBidi" w:cstheme="majorBidi"/>
          <w:lang w:val="ru"/>
        </w:rPr>
      </w:pPr>
      <w:r>
        <w:rPr>
          <w:rFonts w:asciiTheme="majorBidi" w:hAnsiTheme="majorBidi" w:cstheme="majorBidi"/>
          <w:lang w:val="ru"/>
        </w:rPr>
        <w:tab/>
      </w:r>
      <w:r w:rsidRPr="00DC2BF7">
        <w:rPr>
          <w:rFonts w:asciiTheme="majorBidi" w:hAnsiTheme="majorBidi" w:cstheme="majorBidi"/>
          <w:lang w:val="ru"/>
        </w:rPr>
        <w:t>При повторном приеме препарата накопления акалабрутиниба не наблюдается, что соответствует ожиданиям, основанным на коротком периоде полувыведения (1-2 часа) и интервале между приемами. В ФК акалабрутиниба нет признаков зависимости от времени. Признаки аутоиндукции клиренса акалабрутиниба отсутствуют.</w:t>
      </w:r>
    </w:p>
    <w:p w14:paraId="57492CC6" w14:textId="77777777" w:rsidR="00C602C5" w:rsidRDefault="00C602C5" w:rsidP="00C602C5">
      <w:pPr>
        <w:tabs>
          <w:tab w:val="left" w:pos="567"/>
        </w:tabs>
        <w:rPr>
          <w:rFonts w:asciiTheme="majorBidi" w:hAnsiTheme="majorBidi" w:cstheme="majorBidi"/>
          <w:sz w:val="18"/>
          <w:lang w:val="ru"/>
        </w:rPr>
      </w:pPr>
    </w:p>
    <w:p w14:paraId="2D4785E4" w14:textId="77777777" w:rsidR="00C602C5" w:rsidRPr="008803F4" w:rsidRDefault="00C602C5" w:rsidP="00C602C5">
      <w:pPr>
        <w:rPr>
          <w:b/>
          <w:i/>
        </w:rPr>
      </w:pPr>
      <w:r w:rsidRPr="008803F4">
        <w:rPr>
          <w:b/>
          <w:i/>
          <w:lang w:val="ru"/>
        </w:rPr>
        <w:t>Фармакокинетика в целевой группе пациентов</w:t>
      </w:r>
    </w:p>
    <w:p w14:paraId="2BE84D20" w14:textId="77777777" w:rsidR="00C602C5" w:rsidRPr="00CB7BFA" w:rsidRDefault="00C602C5" w:rsidP="00C602C5"/>
    <w:p w14:paraId="09E3A18A" w14:textId="77777777" w:rsidR="00C602C5" w:rsidRPr="00DC2BF7"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DC2BF7">
        <w:rPr>
          <w:rFonts w:asciiTheme="majorBidi" w:hAnsiTheme="majorBidi" w:cstheme="majorBidi"/>
          <w:lang w:val="ru"/>
        </w:rPr>
        <w:t>В анализе популяционной фармакокинетики прогнозируемые медианные показатели (ДИ 90%) AUC</w:t>
      </w:r>
      <w:r w:rsidRPr="00DC2BF7">
        <w:rPr>
          <w:rFonts w:asciiTheme="majorBidi" w:hAnsiTheme="majorBidi" w:cstheme="majorBidi"/>
          <w:vertAlign w:val="subscript"/>
          <w:lang w:val="ru"/>
        </w:rPr>
        <w:t>24h,ss</w:t>
      </w:r>
      <w:r w:rsidRPr="00DC2BF7">
        <w:rPr>
          <w:rFonts w:asciiTheme="majorBidi" w:hAnsiTheme="majorBidi" w:cstheme="majorBidi"/>
          <w:lang w:val="ru"/>
        </w:rPr>
        <w:t xml:space="preserve"> и максимальной концентрации акалабрутиниба в плазме крови в равновесном состоянии (C</w:t>
      </w:r>
      <w:r w:rsidRPr="00BC4265">
        <w:rPr>
          <w:rFonts w:asciiTheme="majorBidi" w:hAnsiTheme="majorBidi" w:cstheme="majorBidi"/>
          <w:vertAlign w:val="subscript"/>
          <w:lang w:val="ru"/>
        </w:rPr>
        <w:t>max,ss</w:t>
      </w:r>
      <w:r w:rsidRPr="00DC2BF7">
        <w:rPr>
          <w:rFonts w:asciiTheme="majorBidi" w:hAnsiTheme="majorBidi" w:cstheme="majorBidi"/>
          <w:lang w:val="ru"/>
        </w:rPr>
        <w:t xml:space="preserve">) для референтной популяции после приема акалабрутиниба по 100 мг в сутки (пациенты с В-клеточными неоплазиями, ECOG &lt; 1, без сопутствующего приема ИПП) составили 1668 (1094–2536) нг*ч/мл и 461 (199,8–783,3) нг/мл. Анализ популяционной фармакокинетики выявил разницу между здоровыми добровольцами и пациентами в клиренсе акалабрутиниба (CL/F), причем у здоровых добровольцев клиренс несколько выше. Кроме того, статус ECOG 2+ оказывал статистически значимое влияние </w:t>
      </w:r>
      <w:r w:rsidRPr="00DC2BF7">
        <w:rPr>
          <w:rFonts w:asciiTheme="majorBidi" w:hAnsiTheme="majorBidi" w:cstheme="majorBidi"/>
          <w:lang w:val="ru"/>
        </w:rPr>
        <w:lastRenderedPageBreak/>
        <w:t>на клиренс акалабрутиниба: у пациентов с ECOG 2+ клиренс был несколько ниже. С точки зрения концентрации это означает, что у здоровых добровольцев AUC</w:t>
      </w:r>
      <w:r w:rsidRPr="00BC4265">
        <w:rPr>
          <w:rFonts w:asciiTheme="majorBidi" w:hAnsiTheme="majorBidi" w:cstheme="majorBidi"/>
          <w:vertAlign w:val="subscript"/>
          <w:lang w:val="ru"/>
        </w:rPr>
        <w:t xml:space="preserve">24h,ss </w:t>
      </w:r>
      <w:r w:rsidRPr="00DC2BF7">
        <w:rPr>
          <w:rFonts w:asciiTheme="majorBidi" w:hAnsiTheme="majorBidi" w:cstheme="majorBidi"/>
          <w:lang w:val="ru"/>
        </w:rPr>
        <w:t>акалабрутиниба составила 1135 (745,7-1732) нг*ч/мл, а C</w:t>
      </w:r>
      <w:r w:rsidRPr="00DC2BF7">
        <w:rPr>
          <w:rFonts w:asciiTheme="majorBidi" w:hAnsiTheme="majorBidi" w:cstheme="majorBidi"/>
          <w:vertAlign w:val="subscript"/>
          <w:lang w:val="ru"/>
        </w:rPr>
        <w:t>max,ss:</w:t>
      </w:r>
      <w:r w:rsidRPr="00DC2BF7">
        <w:rPr>
          <w:rFonts w:asciiTheme="majorBidi" w:hAnsiTheme="majorBidi" w:cstheme="majorBidi"/>
          <w:lang w:val="ru"/>
        </w:rPr>
        <w:t xml:space="preserve"> 348,3 (165,3-578,9) нг/мл, что меньше на 32% и 24%, соответственно. У пациентов с В-клеточными неоплазиями и ECOG &gt;2 AUC</w:t>
      </w:r>
      <w:r w:rsidRPr="00BC4265">
        <w:rPr>
          <w:rFonts w:asciiTheme="majorBidi" w:hAnsiTheme="majorBidi" w:cstheme="majorBidi"/>
          <w:vertAlign w:val="subscript"/>
          <w:lang w:val="ru"/>
        </w:rPr>
        <w:t xml:space="preserve">24h,ss </w:t>
      </w:r>
      <w:r w:rsidRPr="00DC2BF7">
        <w:rPr>
          <w:rFonts w:asciiTheme="majorBidi" w:hAnsiTheme="majorBidi" w:cstheme="majorBidi"/>
          <w:lang w:val="ru"/>
        </w:rPr>
        <w:t>акалабрутиниба составила 2012 (1319-3056) нг*ч/мл, а C</w:t>
      </w:r>
      <w:r w:rsidRPr="00BC4265">
        <w:rPr>
          <w:rFonts w:asciiTheme="majorBidi" w:hAnsiTheme="majorBidi" w:cstheme="majorBidi"/>
          <w:vertAlign w:val="subscript"/>
          <w:lang w:val="ru"/>
        </w:rPr>
        <w:t>max,ss</w:t>
      </w:r>
      <w:r w:rsidRPr="00DC2BF7">
        <w:rPr>
          <w:rFonts w:asciiTheme="majorBidi" w:hAnsiTheme="majorBidi" w:cstheme="majorBidi"/>
          <w:lang w:val="ru"/>
        </w:rPr>
        <w:t>: 527,7 (214,5-909,3) нг/мл, что больше на 21% и 14%, соответственно.</w:t>
      </w:r>
    </w:p>
    <w:p w14:paraId="7CB8E799" w14:textId="77777777" w:rsidR="00C602C5" w:rsidRPr="00DC2BF7"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DC2BF7">
        <w:rPr>
          <w:rFonts w:asciiTheme="majorBidi" w:hAnsiTheme="majorBidi" w:cstheme="majorBidi"/>
          <w:lang w:val="ru"/>
        </w:rPr>
        <w:t>Прогнозируемые моделью AUC</w:t>
      </w:r>
      <w:r w:rsidRPr="00BC4265">
        <w:rPr>
          <w:rFonts w:asciiTheme="majorBidi" w:hAnsiTheme="majorBidi" w:cstheme="majorBidi"/>
          <w:vertAlign w:val="subscript"/>
          <w:lang w:val="ru"/>
        </w:rPr>
        <w:t xml:space="preserve">24h,ss </w:t>
      </w:r>
      <w:r w:rsidRPr="00DC2BF7">
        <w:rPr>
          <w:rFonts w:asciiTheme="majorBidi" w:hAnsiTheme="majorBidi" w:cstheme="majorBidi"/>
          <w:lang w:val="ru"/>
        </w:rPr>
        <w:t>и C</w:t>
      </w:r>
      <w:r w:rsidRPr="00BC4265">
        <w:rPr>
          <w:rFonts w:asciiTheme="majorBidi" w:hAnsiTheme="majorBidi" w:cstheme="majorBidi"/>
          <w:vertAlign w:val="subscript"/>
          <w:lang w:val="ru"/>
        </w:rPr>
        <w:t xml:space="preserve">max,ss </w:t>
      </w:r>
      <w:r w:rsidRPr="00DC2BF7">
        <w:rPr>
          <w:rFonts w:asciiTheme="majorBidi" w:hAnsiTheme="majorBidi" w:cstheme="majorBidi"/>
          <w:lang w:val="ru"/>
        </w:rPr>
        <w:t>для ACP-5862 для контрольной популяции при дозе 100 мг дважды в сутки составили 4175 (3256-5430) нг*ч/мл и 461,3 (263,7-678,4) нг/мл, соответственно. Состояние здоровья не оказывало такого же влияния на уровень ACP-5862. У здоровых добровольцев AUC</w:t>
      </w:r>
      <w:r w:rsidRPr="00BC4265">
        <w:rPr>
          <w:rFonts w:asciiTheme="majorBidi" w:hAnsiTheme="majorBidi" w:cstheme="majorBidi"/>
          <w:vertAlign w:val="subscript"/>
          <w:lang w:val="ru"/>
        </w:rPr>
        <w:t xml:space="preserve">24h,ss </w:t>
      </w:r>
      <w:r w:rsidRPr="00DC2BF7">
        <w:rPr>
          <w:rFonts w:asciiTheme="majorBidi" w:hAnsiTheme="majorBidi" w:cstheme="majorBidi"/>
          <w:lang w:val="ru"/>
        </w:rPr>
        <w:t>для ACP-5862 составила 4177 (3255-5432) нг*ч/мл, а C</w:t>
      </w:r>
      <w:r w:rsidRPr="00BC4265">
        <w:rPr>
          <w:rFonts w:asciiTheme="majorBidi" w:hAnsiTheme="majorBidi" w:cstheme="majorBidi"/>
          <w:vertAlign w:val="subscript"/>
          <w:lang w:val="ru"/>
        </w:rPr>
        <w:t>max,ss</w:t>
      </w:r>
      <w:r w:rsidRPr="00DC2BF7">
        <w:rPr>
          <w:rFonts w:asciiTheme="majorBidi" w:hAnsiTheme="majorBidi" w:cstheme="majorBidi"/>
          <w:lang w:val="ru"/>
        </w:rPr>
        <w:t>: 491,7 (289,2- 710,1) нг/мл, что отличается на 0% и 7%, соответственно. У лиц с В-клеточными неоплазиями и ECOG &gt;2 AUC</w:t>
      </w:r>
      <w:r w:rsidRPr="00BC4265">
        <w:rPr>
          <w:rFonts w:asciiTheme="majorBidi" w:hAnsiTheme="majorBidi" w:cstheme="majorBidi"/>
          <w:vertAlign w:val="subscript"/>
          <w:lang w:val="ru"/>
        </w:rPr>
        <w:t xml:space="preserve">24h,ss </w:t>
      </w:r>
      <w:r w:rsidRPr="00DC2BF7">
        <w:rPr>
          <w:rFonts w:asciiTheme="majorBidi" w:hAnsiTheme="majorBidi" w:cstheme="majorBidi"/>
          <w:lang w:val="ru"/>
        </w:rPr>
        <w:t>составила 4177 (3256-5430), а C</w:t>
      </w:r>
      <w:r w:rsidRPr="00BC4265">
        <w:rPr>
          <w:rFonts w:asciiTheme="majorBidi" w:hAnsiTheme="majorBidi" w:cstheme="majorBidi"/>
          <w:vertAlign w:val="subscript"/>
          <w:lang w:val="ru"/>
        </w:rPr>
        <w:t>max,ss</w:t>
      </w:r>
      <w:r w:rsidRPr="00DC2BF7">
        <w:rPr>
          <w:rFonts w:asciiTheme="majorBidi" w:hAnsiTheme="majorBidi" w:cstheme="majorBidi"/>
          <w:lang w:val="ru"/>
        </w:rPr>
        <w:t>: 444,2 (251,7- 658,9), что соответствует снижению на 0% и 4%, соответственно.</w:t>
      </w:r>
    </w:p>
    <w:p w14:paraId="5C99C8D3" w14:textId="77777777" w:rsidR="00C602C5" w:rsidRPr="00DC2BF7" w:rsidRDefault="00C602C5" w:rsidP="00C602C5">
      <w:pPr>
        <w:tabs>
          <w:tab w:val="left" w:pos="567"/>
        </w:tabs>
        <w:jc w:val="both"/>
        <w:rPr>
          <w:rFonts w:asciiTheme="majorBidi" w:hAnsiTheme="majorBidi" w:cstheme="majorBidi"/>
        </w:rPr>
      </w:pPr>
    </w:p>
    <w:p w14:paraId="12BA2464" w14:textId="77777777" w:rsidR="00C602C5" w:rsidRPr="00DC2BF7" w:rsidRDefault="00C602C5" w:rsidP="00C602C5">
      <w:pPr>
        <w:autoSpaceDE w:val="0"/>
        <w:autoSpaceDN w:val="0"/>
        <w:adjustRightInd w:val="0"/>
        <w:jc w:val="both"/>
        <w:rPr>
          <w:rFonts w:eastAsia="TimesNewRomanPS-BoldMT"/>
          <w:b/>
          <w:bCs/>
          <w:i/>
          <w:iCs/>
          <w:color w:val="000000" w:themeColor="text1"/>
        </w:rPr>
      </w:pPr>
      <w:r w:rsidRPr="00DC2BF7">
        <w:rPr>
          <w:rFonts w:eastAsia="TimesNewRomanPS-BoldMT"/>
          <w:b/>
          <w:bCs/>
          <w:i/>
          <w:iCs/>
          <w:color w:val="000000" w:themeColor="text1"/>
        </w:rPr>
        <w:t>Фармакокинетика у особых групп пациентов</w:t>
      </w:r>
    </w:p>
    <w:bookmarkEnd w:id="372"/>
    <w:p w14:paraId="0A12CCB9" w14:textId="77777777" w:rsidR="00C602C5" w:rsidRPr="00DC2BF7" w:rsidRDefault="00C602C5" w:rsidP="00C602C5">
      <w:pPr>
        <w:tabs>
          <w:tab w:val="left" w:pos="567"/>
          <w:tab w:val="left" w:pos="1035"/>
        </w:tabs>
        <w:spacing w:before="240" w:after="240"/>
        <w:jc w:val="both"/>
        <w:rPr>
          <w:rFonts w:asciiTheme="majorBidi" w:hAnsiTheme="majorBidi" w:cstheme="majorBidi"/>
        </w:rPr>
      </w:pPr>
      <w:r w:rsidRPr="00DC2BF7">
        <w:rPr>
          <w:rFonts w:asciiTheme="majorBidi" w:hAnsiTheme="majorBidi" w:cstheme="majorBidi"/>
          <w:i/>
          <w:iCs/>
          <w:lang w:val="ru"/>
        </w:rPr>
        <w:t>Пациенты с нарушением функции почек</w:t>
      </w:r>
    </w:p>
    <w:p w14:paraId="0E44981F" w14:textId="77777777" w:rsidR="00C602C5" w:rsidRPr="00DC2BF7"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DC2BF7">
        <w:rPr>
          <w:rFonts w:asciiTheme="majorBidi" w:hAnsiTheme="majorBidi" w:cstheme="majorBidi"/>
          <w:lang w:val="ru"/>
        </w:rPr>
        <w:t>Формальное клиническое исследование по изучению влияния почечной недостаточности на фармакокинетику акалабрутиниба/ACP-5862 не проводилось. В исследовании ACE-HV-009 выведение акалабрутиниба почками было незначительным (&lt;2% как при пероральном, так и при внутривенном введении). Среднее выведение общей радиоактивности с мочой составило 12,0% (диапазон от 10,3 до 14,7%); большая часть общей радиоактивности выводилась с фекалиями. По результатам анализа популяционной фармакокинетики, включавшего данные по акалабрутинибу [ACP-5862], полученные у 408 (185) участников с легкой почечной недостаточностью (рСКФ от 60 до &lt; 89 мл/мин/1,73</w:t>
      </w:r>
      <w:r w:rsidRPr="00DC2BF7">
        <w:rPr>
          <w:rFonts w:asciiTheme="majorBidi" w:hAnsiTheme="majorBidi" w:cstheme="majorBidi"/>
          <w:vertAlign w:val="superscript"/>
          <w:lang w:val="ru"/>
        </w:rPr>
        <w:t>м2</w:t>
      </w:r>
      <w:r w:rsidRPr="00DC2BF7">
        <w:rPr>
          <w:rFonts w:asciiTheme="majorBidi" w:hAnsiTheme="majorBidi" w:cstheme="majorBidi"/>
          <w:lang w:val="ru"/>
        </w:rPr>
        <w:t>), 109 (50) участников с почечной недостаточностью средней степени тяжести (рСКФ от 30 до &lt; 59 мл/мин/1,73</w:t>
      </w:r>
      <w:r w:rsidRPr="00DC2BF7">
        <w:rPr>
          <w:rFonts w:asciiTheme="majorBidi" w:hAnsiTheme="majorBidi" w:cstheme="majorBidi"/>
          <w:vertAlign w:val="superscript"/>
          <w:lang w:val="ru"/>
        </w:rPr>
        <w:t>м2</w:t>
      </w:r>
      <w:r w:rsidRPr="00DC2BF7">
        <w:rPr>
          <w:rFonts w:asciiTheme="majorBidi" w:hAnsiTheme="majorBidi" w:cstheme="majorBidi"/>
          <w:lang w:val="ru"/>
        </w:rPr>
        <w:t>), 2 (1) участников с тяжелой почечной недостаточностью (рСКФ &lt; 30 мл/мин/1.73</w:t>
      </w:r>
      <w:r w:rsidRPr="00DC2BF7">
        <w:rPr>
          <w:rFonts w:asciiTheme="majorBidi" w:hAnsiTheme="majorBidi" w:cstheme="majorBidi"/>
          <w:vertAlign w:val="superscript"/>
          <w:lang w:val="ru"/>
        </w:rPr>
        <w:t>м2</w:t>
      </w:r>
      <w:r w:rsidRPr="00DC2BF7">
        <w:rPr>
          <w:rFonts w:asciiTheme="majorBidi" w:hAnsiTheme="majorBidi" w:cstheme="majorBidi"/>
          <w:lang w:val="ru"/>
        </w:rPr>
        <w:t>) и 192 (68) участников с нормальной функцией почек (рСКФ &gt; 90 мл/мин/1,73</w:t>
      </w:r>
      <w:r w:rsidRPr="00DC2BF7">
        <w:rPr>
          <w:rFonts w:asciiTheme="majorBidi" w:hAnsiTheme="majorBidi" w:cstheme="majorBidi"/>
          <w:vertAlign w:val="superscript"/>
          <w:lang w:val="ru"/>
        </w:rPr>
        <w:t>м2</w:t>
      </w:r>
      <w:r w:rsidRPr="00DC2BF7">
        <w:rPr>
          <w:rFonts w:asciiTheme="majorBidi" w:hAnsiTheme="majorBidi" w:cstheme="majorBidi"/>
          <w:lang w:val="ru"/>
        </w:rPr>
        <w:t>), наблюдалась тенденция к незначительному росту уровня акалабрутиниба при снижении функции почек, но не ACP-5862, однако статистически значимого влияния функции почек на клиренс выявлено не было. В клинические исследования не включались лица с показателем eGFR &lt;30 мл/мин/1,73 м</w:t>
      </w:r>
      <w:r w:rsidRPr="00DC2BF7">
        <w:rPr>
          <w:rFonts w:asciiTheme="majorBidi" w:hAnsiTheme="majorBidi" w:cstheme="majorBidi"/>
          <w:vertAlign w:val="superscript"/>
          <w:lang w:val="ru"/>
        </w:rPr>
        <w:t>2</w:t>
      </w:r>
      <w:r w:rsidRPr="00DC2BF7">
        <w:rPr>
          <w:rFonts w:asciiTheme="majorBidi" w:hAnsiTheme="majorBidi" w:cstheme="majorBidi"/>
          <w:lang w:val="ru"/>
        </w:rPr>
        <w:t xml:space="preserve"> (с болезнью почек на конечной стадии или находящиеся на диализе). </w:t>
      </w:r>
      <w:r>
        <w:rPr>
          <w:rFonts w:asciiTheme="majorBidi" w:hAnsiTheme="majorBidi" w:cstheme="majorBidi"/>
          <w:lang w:val="ru"/>
        </w:rPr>
        <w:t>А</w:t>
      </w:r>
      <w:r w:rsidRPr="00DC2BF7">
        <w:rPr>
          <w:rFonts w:asciiTheme="majorBidi" w:hAnsiTheme="majorBidi" w:cstheme="majorBidi"/>
          <w:lang w:val="ru"/>
        </w:rPr>
        <w:t>калабрутиниб может назначаться пациентам с легкой и умеренной почечной недостаточностью (eGFR &gt;30 мл/мин) без коррекции дозы. Влияние тяжелой почечной недостаточности (массив данных крайне ограничен) или гемодиализа на фармакокинетику акалабрутиниба/ACP-5862 не изучалось.</w:t>
      </w:r>
    </w:p>
    <w:p w14:paraId="788C989A" w14:textId="77777777" w:rsidR="00C602C5" w:rsidRPr="00DC2BF7" w:rsidRDefault="00C602C5" w:rsidP="00C602C5">
      <w:pPr>
        <w:tabs>
          <w:tab w:val="left" w:pos="567"/>
        </w:tabs>
        <w:jc w:val="both"/>
        <w:rPr>
          <w:rFonts w:asciiTheme="majorBidi" w:hAnsiTheme="majorBidi" w:cstheme="majorBidi"/>
        </w:rPr>
      </w:pPr>
    </w:p>
    <w:p w14:paraId="44C746C1" w14:textId="77777777" w:rsidR="00C602C5" w:rsidRPr="00DC2BF7" w:rsidRDefault="00C602C5" w:rsidP="00C602C5">
      <w:pPr>
        <w:tabs>
          <w:tab w:val="left" w:pos="567"/>
          <w:tab w:val="left" w:pos="1035"/>
        </w:tabs>
        <w:jc w:val="both"/>
        <w:rPr>
          <w:rFonts w:asciiTheme="majorBidi" w:hAnsiTheme="majorBidi" w:cstheme="majorBidi"/>
          <w:i/>
          <w:iCs/>
        </w:rPr>
      </w:pPr>
      <w:r w:rsidRPr="00DC2BF7">
        <w:rPr>
          <w:rFonts w:asciiTheme="majorBidi" w:hAnsiTheme="majorBidi" w:cstheme="majorBidi"/>
          <w:i/>
          <w:iCs/>
          <w:lang w:val="ru"/>
        </w:rPr>
        <w:t>Пациенты с нарушением функции печени</w:t>
      </w:r>
    </w:p>
    <w:p w14:paraId="2BF228DD" w14:textId="77777777" w:rsidR="00C602C5" w:rsidRPr="00DC2BF7" w:rsidRDefault="00C602C5" w:rsidP="00C602C5">
      <w:pPr>
        <w:tabs>
          <w:tab w:val="left" w:pos="567"/>
          <w:tab w:val="left" w:pos="1035"/>
        </w:tabs>
        <w:jc w:val="both"/>
        <w:rPr>
          <w:rFonts w:asciiTheme="majorBidi" w:hAnsiTheme="majorBidi" w:cstheme="majorBidi"/>
        </w:rPr>
      </w:pPr>
    </w:p>
    <w:p w14:paraId="04167C75" w14:textId="77777777" w:rsidR="00C602C5" w:rsidRPr="00DC2BF7" w:rsidRDefault="00C602C5" w:rsidP="00C602C5">
      <w:pPr>
        <w:tabs>
          <w:tab w:val="left" w:pos="567"/>
        </w:tabs>
        <w:jc w:val="both"/>
        <w:rPr>
          <w:rFonts w:asciiTheme="majorBidi" w:hAnsiTheme="majorBidi" w:cstheme="majorBidi"/>
        </w:rPr>
      </w:pPr>
      <w:r>
        <w:rPr>
          <w:rFonts w:asciiTheme="majorBidi" w:hAnsiTheme="majorBidi" w:cstheme="majorBidi"/>
        </w:rPr>
        <w:tab/>
      </w:r>
      <w:r w:rsidRPr="00DC2BF7">
        <w:rPr>
          <w:rFonts w:asciiTheme="majorBidi" w:hAnsiTheme="majorBidi" w:cstheme="majorBidi"/>
          <w:lang w:val="ru"/>
        </w:rPr>
        <w:t>В двух исследованиях изучалось влияние нарушения функции печени: исследование ACE-HI-001 (изучалось влияние легкой и умеренной печеночной недостаточности на уровень акалабрутиниба) и исследование ACE-HI-102 (изучалось влияние тяжелой печеночной недостаточности на уровень акалабрутиниба и ACP-5862).</w:t>
      </w:r>
    </w:p>
    <w:p w14:paraId="6DB143A2" w14:textId="77777777" w:rsidR="00C602C5" w:rsidRPr="008630C0" w:rsidRDefault="00C602C5" w:rsidP="00C602C5">
      <w:pPr>
        <w:tabs>
          <w:tab w:val="left" w:pos="567"/>
        </w:tabs>
        <w:jc w:val="both"/>
        <w:rPr>
          <w:rFonts w:asciiTheme="majorBidi" w:hAnsiTheme="majorBidi" w:cstheme="majorBidi"/>
          <w:lang w:val="ru"/>
        </w:rPr>
      </w:pPr>
      <w:r>
        <w:rPr>
          <w:rFonts w:asciiTheme="majorBidi" w:hAnsiTheme="majorBidi" w:cstheme="majorBidi"/>
          <w:lang w:val="ru"/>
        </w:rPr>
        <w:tab/>
      </w:r>
      <w:r w:rsidRPr="00DC2BF7">
        <w:rPr>
          <w:rFonts w:asciiTheme="majorBidi" w:hAnsiTheme="majorBidi" w:cstheme="majorBidi"/>
          <w:lang w:val="ru"/>
        </w:rPr>
        <w:t>В исследовании ACE-HI-001 значения C</w:t>
      </w:r>
      <w:r w:rsidRPr="005A15F0">
        <w:rPr>
          <w:rFonts w:asciiTheme="majorBidi" w:hAnsiTheme="majorBidi" w:cstheme="majorBidi"/>
          <w:vertAlign w:val="subscript"/>
          <w:lang w:val="ru"/>
        </w:rPr>
        <w:t>max</w:t>
      </w:r>
      <w:r w:rsidRPr="00DC2BF7">
        <w:rPr>
          <w:rFonts w:asciiTheme="majorBidi" w:hAnsiTheme="majorBidi" w:cstheme="majorBidi"/>
          <w:lang w:val="ru"/>
        </w:rPr>
        <w:t xml:space="preserve"> акалабрутиниба были в 1,90 раза выше у пациентов с легкой печеночной недостаточностью и такими же (1,02) у пациентов с умеренной печеночной недостаточностью по сравнению с пациентами с нормальной </w:t>
      </w:r>
      <w:r w:rsidRPr="00DC2BF7">
        <w:rPr>
          <w:rFonts w:asciiTheme="majorBidi" w:hAnsiTheme="majorBidi" w:cstheme="majorBidi"/>
          <w:lang w:val="ru"/>
        </w:rPr>
        <w:lastRenderedPageBreak/>
        <w:t>функцией печени. Значения AUC</w:t>
      </w:r>
      <w:r w:rsidRPr="00283EF9">
        <w:rPr>
          <w:rFonts w:asciiTheme="majorBidi" w:hAnsiTheme="majorBidi" w:cstheme="majorBidi"/>
          <w:vertAlign w:val="subscript"/>
          <w:lang w:val="ru"/>
        </w:rPr>
        <w:t xml:space="preserve">0-last </w:t>
      </w:r>
      <w:r w:rsidRPr="00DC2BF7">
        <w:rPr>
          <w:rFonts w:asciiTheme="majorBidi" w:hAnsiTheme="majorBidi" w:cstheme="majorBidi"/>
          <w:lang w:val="ru"/>
        </w:rPr>
        <w:t>были в 1,90 раза больше у лиц с легкой печеночной недостаточностью и в 1,48 раза у лиц с умеренной печеночной недостаточностью по сравнению с лицами с нормальной функцией печени.</w:t>
      </w:r>
    </w:p>
    <w:p w14:paraId="447C815B" w14:textId="49B57B71" w:rsidR="00C602C5" w:rsidRPr="00DC2BF7"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DC2BF7">
        <w:rPr>
          <w:rFonts w:asciiTheme="majorBidi" w:hAnsiTheme="majorBidi" w:cstheme="majorBidi"/>
          <w:lang w:val="ru"/>
        </w:rPr>
        <w:t>В исследовании ACE-HI-102 средние геометрические значения общей C</w:t>
      </w:r>
      <w:r w:rsidRPr="008630C0">
        <w:rPr>
          <w:rFonts w:asciiTheme="majorBidi" w:hAnsiTheme="majorBidi" w:cstheme="majorBidi"/>
          <w:vertAlign w:val="subscript"/>
          <w:lang w:val="ru"/>
        </w:rPr>
        <w:t>max</w:t>
      </w:r>
      <w:r w:rsidRPr="00DC2BF7">
        <w:rPr>
          <w:rFonts w:asciiTheme="majorBidi" w:hAnsiTheme="majorBidi" w:cstheme="majorBidi"/>
          <w:lang w:val="ru"/>
        </w:rPr>
        <w:t>, AUC</w:t>
      </w:r>
      <w:r w:rsidRPr="00DC2BF7">
        <w:rPr>
          <w:rFonts w:asciiTheme="majorBidi" w:hAnsiTheme="majorBidi" w:cstheme="majorBidi"/>
          <w:vertAlign w:val="subscript"/>
          <w:lang w:val="ru"/>
        </w:rPr>
        <w:t>0-inf</w:t>
      </w:r>
      <w:r w:rsidRPr="00DC2BF7">
        <w:rPr>
          <w:rFonts w:asciiTheme="majorBidi" w:hAnsiTheme="majorBidi" w:cstheme="majorBidi"/>
          <w:lang w:val="ru"/>
        </w:rPr>
        <w:t xml:space="preserve"> и AUC</w:t>
      </w:r>
      <w:r w:rsidRPr="00DC2BF7">
        <w:rPr>
          <w:rFonts w:asciiTheme="majorBidi" w:hAnsiTheme="majorBidi" w:cstheme="majorBidi"/>
          <w:vertAlign w:val="subscript"/>
          <w:lang w:val="ru"/>
        </w:rPr>
        <w:t>0-last</w:t>
      </w:r>
      <w:r w:rsidR="00283EF9">
        <w:rPr>
          <w:rFonts w:asciiTheme="majorBidi" w:hAnsiTheme="majorBidi" w:cstheme="majorBidi"/>
          <w:vertAlign w:val="subscript"/>
          <w:lang w:val="ru"/>
        </w:rPr>
        <w:t xml:space="preserve"> </w:t>
      </w:r>
      <w:r w:rsidRPr="00DC2BF7">
        <w:rPr>
          <w:rFonts w:asciiTheme="majorBidi" w:hAnsiTheme="majorBidi" w:cstheme="majorBidi"/>
          <w:lang w:val="ru"/>
        </w:rPr>
        <w:t>акалабрутиниба были в 4,92 раза, 5,16 раз и 5,28 раз, соответственно, выше у пациентов с тяжелой печеночной недостаточностью по сравнению с пациентами с нормальной функцией печени. Средние геометрические значения C</w:t>
      </w:r>
      <w:r w:rsidRPr="005A15F0">
        <w:rPr>
          <w:rFonts w:asciiTheme="majorBidi" w:hAnsiTheme="majorBidi" w:cstheme="majorBidi"/>
          <w:vertAlign w:val="subscript"/>
          <w:lang w:val="ru"/>
        </w:rPr>
        <w:t xml:space="preserve">max </w:t>
      </w:r>
      <w:r w:rsidRPr="00DC2BF7">
        <w:rPr>
          <w:rFonts w:asciiTheme="majorBidi" w:hAnsiTheme="majorBidi" w:cstheme="majorBidi"/>
          <w:lang w:val="ru"/>
        </w:rPr>
        <w:t>и AUC</w:t>
      </w:r>
      <w:r w:rsidRPr="005A15F0">
        <w:rPr>
          <w:rFonts w:asciiTheme="majorBidi" w:hAnsiTheme="majorBidi" w:cstheme="majorBidi"/>
          <w:vertAlign w:val="subscript"/>
          <w:lang w:val="ru"/>
        </w:rPr>
        <w:t xml:space="preserve">0-last </w:t>
      </w:r>
      <w:r w:rsidRPr="00DC2BF7">
        <w:rPr>
          <w:rFonts w:asciiTheme="majorBidi" w:hAnsiTheme="majorBidi" w:cstheme="majorBidi"/>
          <w:lang w:val="ru"/>
        </w:rPr>
        <w:t>несвязанного акалабрутиниба были в 3,77 и 3,55 раза, соответственно, выше у пациентов с тяжелой печеночной недостаточностью по сравнению с пациентами с нормальной функцией печени.</w:t>
      </w:r>
    </w:p>
    <w:p w14:paraId="777B6249" w14:textId="77777777" w:rsidR="00C602C5" w:rsidRDefault="00C602C5" w:rsidP="00C602C5">
      <w:pPr>
        <w:tabs>
          <w:tab w:val="left" w:pos="567"/>
        </w:tabs>
        <w:jc w:val="both"/>
        <w:rPr>
          <w:rFonts w:asciiTheme="majorBidi" w:hAnsiTheme="majorBidi" w:cstheme="majorBidi"/>
          <w:lang w:val="ru"/>
        </w:rPr>
      </w:pPr>
      <w:r>
        <w:rPr>
          <w:rFonts w:asciiTheme="majorBidi" w:hAnsiTheme="majorBidi" w:cstheme="majorBidi"/>
          <w:lang w:val="ru"/>
        </w:rPr>
        <w:tab/>
      </w:r>
      <w:r w:rsidRPr="00DC2BF7">
        <w:rPr>
          <w:rFonts w:asciiTheme="majorBidi" w:hAnsiTheme="majorBidi" w:cstheme="majorBidi"/>
          <w:lang w:val="ru"/>
        </w:rPr>
        <w:t>Средние геометрические значения C</w:t>
      </w:r>
      <w:r w:rsidRPr="00DC2BF7">
        <w:rPr>
          <w:rFonts w:asciiTheme="majorBidi" w:hAnsiTheme="majorBidi" w:cstheme="majorBidi"/>
          <w:vertAlign w:val="subscript"/>
          <w:lang w:val="ru"/>
        </w:rPr>
        <w:t>max</w:t>
      </w:r>
      <w:r w:rsidRPr="00DC2BF7">
        <w:rPr>
          <w:rFonts w:asciiTheme="majorBidi" w:hAnsiTheme="majorBidi" w:cstheme="majorBidi"/>
          <w:lang w:val="ru"/>
        </w:rPr>
        <w:t>, AUC</w:t>
      </w:r>
      <w:r w:rsidRPr="00DC2BF7">
        <w:rPr>
          <w:rFonts w:asciiTheme="majorBidi" w:hAnsiTheme="majorBidi" w:cstheme="majorBidi"/>
          <w:vertAlign w:val="subscript"/>
          <w:lang w:val="ru"/>
        </w:rPr>
        <w:t>0-inf</w:t>
      </w:r>
      <w:r w:rsidRPr="00DC2BF7">
        <w:rPr>
          <w:rFonts w:asciiTheme="majorBidi" w:hAnsiTheme="majorBidi" w:cstheme="majorBidi"/>
          <w:lang w:val="ru"/>
        </w:rPr>
        <w:t xml:space="preserve"> и AUC</w:t>
      </w:r>
      <w:r w:rsidRPr="00DC2BF7">
        <w:rPr>
          <w:rFonts w:asciiTheme="majorBidi" w:hAnsiTheme="majorBidi" w:cstheme="majorBidi"/>
          <w:vertAlign w:val="subscript"/>
          <w:lang w:val="ru"/>
        </w:rPr>
        <w:t>0-last</w:t>
      </w:r>
      <w:r w:rsidRPr="00DC2BF7">
        <w:rPr>
          <w:rFonts w:asciiTheme="majorBidi" w:hAnsiTheme="majorBidi" w:cstheme="majorBidi"/>
          <w:lang w:val="ru"/>
        </w:rPr>
        <w:t xml:space="preserve"> общего и несвязанного ACP-5862 у лиц с тяжелой печеночной недостаточностью были аналогичны таковым у лиц с нормальной функцией печени (разница от 0,88- до 1,01 раза по сравнению со здоровыми лицами).</w:t>
      </w:r>
    </w:p>
    <w:p w14:paraId="53768FBE" w14:textId="77777777" w:rsidR="00C602C5" w:rsidRPr="008630C0" w:rsidRDefault="00C602C5" w:rsidP="00C602C5">
      <w:pPr>
        <w:tabs>
          <w:tab w:val="left" w:pos="567"/>
        </w:tabs>
        <w:jc w:val="both"/>
        <w:rPr>
          <w:rFonts w:asciiTheme="majorBidi" w:hAnsiTheme="majorBidi" w:cstheme="majorBidi"/>
        </w:rPr>
      </w:pPr>
      <w:r>
        <w:rPr>
          <w:rFonts w:asciiTheme="majorBidi" w:hAnsiTheme="majorBidi" w:cstheme="majorBidi"/>
          <w:lang w:val="ru"/>
        </w:rPr>
        <w:tab/>
        <w:t>Т</w:t>
      </w:r>
      <w:r w:rsidRPr="00DC2BF7">
        <w:rPr>
          <w:rFonts w:asciiTheme="majorBidi" w:hAnsiTheme="majorBidi" w:cstheme="majorBidi"/>
          <w:lang w:val="ru"/>
        </w:rPr>
        <w:t>ак, у пациентов с тяжелой печеночной недостаточностью наблюдалось 5-кратное увеличение C</w:t>
      </w:r>
      <w:r w:rsidRPr="00DC2BF7">
        <w:rPr>
          <w:rFonts w:asciiTheme="majorBidi" w:hAnsiTheme="majorBidi" w:cstheme="majorBidi"/>
          <w:vertAlign w:val="subscript"/>
          <w:lang w:val="ru"/>
        </w:rPr>
        <w:t>max</w:t>
      </w:r>
      <w:r w:rsidRPr="00DC2BF7">
        <w:rPr>
          <w:rFonts w:asciiTheme="majorBidi" w:hAnsiTheme="majorBidi" w:cstheme="majorBidi"/>
          <w:lang w:val="ru"/>
        </w:rPr>
        <w:t xml:space="preserve"> и общей концентрации акалабрутиниба. Однако уровень активного метаболита ACP-5862 у лиц с тяжелой печеночной недостаточностью был такой же, как и у здоровых добровольцев. </w:t>
      </w:r>
      <w:r w:rsidRPr="00AB3CBA">
        <w:rPr>
          <w:rFonts w:asciiTheme="majorBidi" w:hAnsiTheme="majorBidi" w:cstheme="majorBidi"/>
          <w:lang w:val="ru"/>
        </w:rPr>
        <w:t>См.</w:t>
      </w:r>
      <w:hyperlink w:anchor="bookmark25" w:tooltip="Current Document" w:history="1">
        <w:r w:rsidRPr="008630C0">
          <w:rPr>
            <w:rFonts w:asciiTheme="majorBidi" w:hAnsiTheme="majorBidi" w:cstheme="majorBidi"/>
            <w:lang w:val="ru"/>
          </w:rPr>
          <w:t xml:space="preserve"> </w:t>
        </w:r>
        <w:r w:rsidRPr="008630C0">
          <w:rPr>
            <w:rFonts w:asciiTheme="majorBidi" w:hAnsiTheme="majorBidi" w:cstheme="majorBidi"/>
            <w:iCs/>
            <w:lang w:val="ru"/>
          </w:rPr>
          <w:t>рисунок 4-</w:t>
        </w:r>
        <w:r>
          <w:rPr>
            <w:rFonts w:asciiTheme="majorBidi" w:hAnsiTheme="majorBidi" w:cstheme="majorBidi"/>
            <w:iCs/>
            <w:lang w:val="ru"/>
          </w:rPr>
          <w:t>7</w:t>
        </w:r>
        <w:r w:rsidRPr="008630C0">
          <w:rPr>
            <w:rFonts w:asciiTheme="majorBidi" w:hAnsiTheme="majorBidi" w:cstheme="majorBidi"/>
            <w:lang w:val="ru"/>
          </w:rPr>
          <w:t xml:space="preserve"> </w:t>
        </w:r>
      </w:hyperlink>
      <w:r w:rsidRPr="008630C0">
        <w:rPr>
          <w:rFonts w:asciiTheme="majorBidi" w:hAnsiTheme="majorBidi" w:cstheme="majorBidi"/>
          <w:lang w:val="ru"/>
        </w:rPr>
        <w:t>и</w:t>
      </w:r>
      <w:hyperlink w:anchor="bookmark26" w:tooltip="Current Document" w:history="1">
        <w:r w:rsidRPr="008630C0">
          <w:rPr>
            <w:rFonts w:asciiTheme="majorBidi" w:hAnsiTheme="majorBidi" w:cstheme="majorBidi"/>
            <w:lang w:val="ru"/>
          </w:rPr>
          <w:t xml:space="preserve"> </w:t>
        </w:r>
        <w:r w:rsidRPr="008630C0">
          <w:rPr>
            <w:rFonts w:asciiTheme="majorBidi" w:hAnsiTheme="majorBidi" w:cstheme="majorBidi"/>
            <w:iCs/>
            <w:lang w:val="ru"/>
          </w:rPr>
          <w:t>рисунок 4-</w:t>
        </w:r>
        <w:r>
          <w:rPr>
            <w:rFonts w:asciiTheme="majorBidi" w:hAnsiTheme="majorBidi" w:cstheme="majorBidi"/>
            <w:iCs/>
            <w:lang w:val="ru"/>
          </w:rPr>
          <w:t>8</w:t>
        </w:r>
        <w:r w:rsidRPr="008630C0">
          <w:rPr>
            <w:rFonts w:asciiTheme="majorBidi" w:hAnsiTheme="majorBidi" w:cstheme="majorBidi"/>
            <w:iCs/>
            <w:lang w:val="ru"/>
          </w:rPr>
          <w:t>.</w:t>
        </w:r>
      </w:hyperlink>
    </w:p>
    <w:p w14:paraId="0675445E" w14:textId="77777777" w:rsidR="00C602C5" w:rsidRPr="00CB7BFA" w:rsidRDefault="00C602C5" w:rsidP="00C602C5">
      <w:pPr>
        <w:tabs>
          <w:tab w:val="left" w:pos="567"/>
        </w:tabs>
        <w:rPr>
          <w:rFonts w:asciiTheme="majorBidi" w:hAnsiTheme="majorBidi" w:cstheme="majorBidi"/>
          <w:sz w:val="18"/>
        </w:rPr>
      </w:pPr>
    </w:p>
    <w:p w14:paraId="2D261384" w14:textId="7D26D1E7" w:rsidR="002256A9" w:rsidRDefault="002256A9" w:rsidP="002256A9">
      <w:pPr>
        <w:pStyle w:val="af5"/>
        <w:jc w:val="both"/>
      </w:pPr>
      <w:bookmarkStart w:id="374" w:name="_Toc159973431"/>
      <w:r>
        <w:t xml:space="preserve">Рисунок </w:t>
      </w:r>
      <w:fldSimple w:instr=" STYLEREF 1 \s ">
        <w:r>
          <w:rPr>
            <w:noProof/>
          </w:rPr>
          <w:t>4</w:t>
        </w:r>
      </w:fldSimple>
      <w:r>
        <w:noBreakHyphen/>
      </w:r>
      <w:fldSimple w:instr=" SEQ Рисунок \* ARABIC \s 1 ">
        <w:r>
          <w:rPr>
            <w:noProof/>
          </w:rPr>
          <w:t>7</w:t>
        </w:r>
      </w:fldSimple>
      <w:r>
        <w:t>.</w:t>
      </w:r>
      <w:r w:rsidRPr="002256A9">
        <w:rPr>
          <w:rFonts w:asciiTheme="majorBidi" w:hAnsiTheme="majorBidi" w:cstheme="majorBidi"/>
          <w:iCs/>
          <w:lang w:val="ru"/>
        </w:rPr>
        <w:t xml:space="preserve"> </w:t>
      </w:r>
      <w:r w:rsidRPr="002256A9">
        <w:rPr>
          <w:rFonts w:asciiTheme="majorBidi" w:hAnsiTheme="majorBidi" w:cstheme="majorBidi"/>
          <w:b w:val="0"/>
          <w:iCs/>
          <w:lang w:val="ru"/>
        </w:rPr>
        <w:t>Среднее арифметическое значение общей концентрации акалабрутиниба в плазме крови в зависимости от времени у пациентов с тяжелой печеночной недостаточностью и с нормальной функцией печени (полулогарифмическая шкала) (популяция для оценки фармакокинетики).</w:t>
      </w:r>
      <w:bookmarkEnd w:id="374"/>
    </w:p>
    <w:p w14:paraId="4FDF4A94" w14:textId="41CD7670" w:rsidR="00C602C5" w:rsidRPr="008621DF" w:rsidRDefault="005A15F0" w:rsidP="002256A9">
      <w:pPr>
        <w:pStyle w:val="af5"/>
        <w:rPr>
          <w:rFonts w:asciiTheme="majorBidi" w:hAnsiTheme="majorBidi" w:cstheme="majorBidi"/>
          <w:sz w:val="2"/>
          <w:szCs w:val="2"/>
        </w:rPr>
      </w:pPr>
      <w:r>
        <w:rPr>
          <w:rFonts w:asciiTheme="majorBidi" w:hAnsiTheme="majorBidi" w:cstheme="majorBidi"/>
          <w:noProof/>
          <w:sz w:val="18"/>
          <w:lang w:eastAsia="ru-RU"/>
        </w:rPr>
        <mc:AlternateContent>
          <mc:Choice Requires="wps">
            <w:drawing>
              <wp:anchor distT="0" distB="0" distL="114300" distR="114300" simplePos="0" relativeHeight="251777024" behindDoc="0" locked="0" layoutInCell="1" allowOverlap="1" wp14:anchorId="316E4723" wp14:editId="166D1041">
                <wp:simplePos x="0" y="0"/>
                <wp:positionH relativeFrom="column">
                  <wp:posOffset>250435</wp:posOffset>
                </wp:positionH>
                <wp:positionV relativeFrom="paragraph">
                  <wp:posOffset>250092</wp:posOffset>
                </wp:positionV>
                <wp:extent cx="160460" cy="2089199"/>
                <wp:effectExtent l="0" t="0" r="0" b="0"/>
                <wp:wrapNone/>
                <wp:docPr id="206" name="Надпись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60" cy="208919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ACAB3F" w14:textId="77777777" w:rsidR="00530D84" w:rsidRPr="005A15F0" w:rsidRDefault="00530D84" w:rsidP="00C602C5">
                            <w:pPr>
                              <w:jc w:val="center"/>
                              <w:rPr>
                                <w:rFonts w:asciiTheme="majorBidi" w:hAnsiTheme="majorBidi" w:cstheme="majorBidi"/>
                                <w:sz w:val="16"/>
                                <w:szCs w:val="16"/>
                              </w:rPr>
                            </w:pPr>
                            <w:r w:rsidRPr="005A15F0">
                              <w:rPr>
                                <w:rFonts w:asciiTheme="majorBidi" w:hAnsiTheme="majorBidi" w:cstheme="majorBidi"/>
                                <w:sz w:val="16"/>
                                <w:szCs w:val="16"/>
                                <w:lang w:val="ru"/>
                              </w:rPr>
                              <w:t>Концентрация акалабрутиниба в плазме (нг/мл)</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E4723" id="Надпись 206" o:spid="_x0000_s1138" type="#_x0000_t202" style="position:absolute;margin-left:19.7pt;margin-top:19.7pt;width:12.65pt;height:16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" stroked="f">
                <v:fill opacity="0"/>
                <v:textbox style="layout-flow:vertical;mso-layout-flow-alt:bottom-to-top" inset="0,0,0,0">
                  <w:txbxContent>
                    <w:p w14:paraId="21ACAB3F" w14:textId="77777777" w:rsidR="00530D84" w:rsidRPr="005A15F0" w:rsidRDefault="00530D84" w:rsidP="00C602C5">
                      <w:pPr>
                        <w:jc w:val="center"/>
                        <w:rPr>
                          <w:rFonts w:asciiTheme="majorBidi" w:hAnsiTheme="majorBidi" w:cstheme="majorBidi"/>
                          <w:sz w:val="16"/>
                          <w:szCs w:val="16"/>
                        </w:rPr>
                      </w:pPr>
                      <w:r w:rsidRPr="005A15F0">
                        <w:rPr>
                          <w:rFonts w:asciiTheme="majorBidi" w:hAnsiTheme="majorBidi" w:cstheme="majorBidi"/>
                          <w:sz w:val="16"/>
                          <w:szCs w:val="16"/>
                          <w:lang w:val="ru"/>
                        </w:rPr>
                        <w:t>Концентрация акалабрутиниба в плазме (нг/мл)</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73952" behindDoc="0" locked="0" layoutInCell="1" allowOverlap="1" wp14:anchorId="6BC0B48F" wp14:editId="2AED36BC">
                <wp:simplePos x="0" y="0"/>
                <wp:positionH relativeFrom="column">
                  <wp:posOffset>3726278</wp:posOffset>
                </wp:positionH>
                <wp:positionV relativeFrom="paragraph">
                  <wp:posOffset>143999</wp:posOffset>
                </wp:positionV>
                <wp:extent cx="2045677" cy="515425"/>
                <wp:effectExtent l="0" t="0" r="0" b="0"/>
                <wp:wrapNone/>
                <wp:docPr id="204" name="Надпись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5677" cy="51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F58346" w14:textId="77777777" w:rsidR="00530D84" w:rsidRPr="005A15F0" w:rsidRDefault="00530D84" w:rsidP="00C602C5">
                            <w:pPr>
                              <w:rPr>
                                <w:rFonts w:asciiTheme="majorBidi" w:hAnsiTheme="majorBidi" w:cstheme="majorBidi"/>
                                <w:sz w:val="12"/>
                                <w:szCs w:val="12"/>
                              </w:rPr>
                            </w:pPr>
                            <w:r w:rsidRPr="005A15F0">
                              <w:rPr>
                                <w:rFonts w:asciiTheme="majorBidi" w:hAnsiTheme="majorBidi" w:cstheme="majorBidi"/>
                                <w:sz w:val="12"/>
                                <w:szCs w:val="12"/>
                                <w:lang w:val="ru"/>
                              </w:rPr>
                              <w:t xml:space="preserve">Тяжелая печеночная недостаточность (класс C по Чайлд–Пью) </w:t>
                            </w:r>
                          </w:p>
                          <w:p w14:paraId="19B9EDAC" w14:textId="77777777" w:rsidR="00530D84" w:rsidRPr="005A15F0" w:rsidRDefault="00530D84" w:rsidP="00C602C5">
                            <w:pPr>
                              <w:rPr>
                                <w:rFonts w:asciiTheme="majorBidi" w:hAnsiTheme="majorBidi" w:cstheme="majorBidi"/>
                                <w:sz w:val="12"/>
                                <w:szCs w:val="12"/>
                              </w:rPr>
                            </w:pPr>
                            <w:r w:rsidRPr="005A15F0">
                              <w:rPr>
                                <w:rFonts w:asciiTheme="majorBidi" w:hAnsiTheme="majorBidi" w:cstheme="majorBidi"/>
                                <w:sz w:val="12"/>
                                <w:szCs w:val="12"/>
                                <w:lang w:val="ru"/>
                              </w:rPr>
                              <w:t>Нормальная функция печени (здоровый контроль)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0B48F" id="Надпись 204" o:spid="_x0000_s1139" type="#_x0000_t202" style="position:absolute;margin-left:293.4pt;margin-top:11.35pt;width:161.1pt;height:40.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" stroked="f">
                <v:fill opacity="0"/>
                <v:textbox inset="0,0,0,0">
                  <w:txbxContent>
                    <w:p w14:paraId="44F58346" w14:textId="77777777" w:rsidR="00530D84" w:rsidRPr="005A15F0" w:rsidRDefault="00530D84" w:rsidP="00C602C5">
                      <w:pPr>
                        <w:rPr>
                          <w:rFonts w:asciiTheme="majorBidi" w:hAnsiTheme="majorBidi" w:cstheme="majorBidi"/>
                          <w:sz w:val="12"/>
                          <w:szCs w:val="12"/>
                        </w:rPr>
                      </w:pPr>
                      <w:r w:rsidRPr="005A15F0">
                        <w:rPr>
                          <w:rFonts w:asciiTheme="majorBidi" w:hAnsiTheme="majorBidi" w:cstheme="majorBidi"/>
                          <w:sz w:val="12"/>
                          <w:szCs w:val="12"/>
                          <w:lang w:val="ru"/>
                        </w:rPr>
                        <w:t xml:space="preserve">Тяжелая печеночная недостаточность (класс C по Чайлд–Пью) </w:t>
                      </w:r>
                    </w:p>
                    <w:p w14:paraId="19B9EDAC" w14:textId="77777777" w:rsidR="00530D84" w:rsidRPr="005A15F0" w:rsidRDefault="00530D84" w:rsidP="00C602C5">
                      <w:pPr>
                        <w:rPr>
                          <w:rFonts w:asciiTheme="majorBidi" w:hAnsiTheme="majorBidi" w:cstheme="majorBidi"/>
                          <w:sz w:val="12"/>
                          <w:szCs w:val="12"/>
                        </w:rPr>
                      </w:pPr>
                      <w:r w:rsidRPr="005A15F0">
                        <w:rPr>
                          <w:rFonts w:asciiTheme="majorBidi" w:hAnsiTheme="majorBidi" w:cstheme="majorBidi"/>
                          <w:sz w:val="12"/>
                          <w:szCs w:val="12"/>
                          <w:lang w:val="ru"/>
                        </w:rPr>
                        <w:t>Нормальная функция печени (здоровый контроль)</w:t>
                      </w:r>
                    </w:p>
                  </w:txbxContent>
                </v:textbox>
              </v:shape>
            </w:pict>
          </mc:Fallback>
        </mc:AlternateContent>
      </w:r>
      <w:r w:rsidR="00C602C5">
        <w:rPr>
          <w:rFonts w:asciiTheme="majorBidi" w:hAnsiTheme="majorBidi" w:cstheme="majorBidi"/>
          <w:noProof/>
          <w:sz w:val="18"/>
          <w:lang w:eastAsia="ru-RU"/>
        </w:rPr>
        <mc:AlternateContent>
          <mc:Choice Requires="wps">
            <w:drawing>
              <wp:anchor distT="0" distB="0" distL="114300" distR="114300" simplePos="0" relativeHeight="251779072" behindDoc="0" locked="0" layoutInCell="1" allowOverlap="1" wp14:anchorId="08E5D4F7" wp14:editId="6A155F3E">
                <wp:simplePos x="0" y="0"/>
                <wp:positionH relativeFrom="column">
                  <wp:posOffset>2093595</wp:posOffset>
                </wp:positionH>
                <wp:positionV relativeFrom="paragraph">
                  <wp:posOffset>6915150</wp:posOffset>
                </wp:positionV>
                <wp:extent cx="1522095" cy="152400"/>
                <wp:effectExtent l="3810" t="1905" r="7620" b="7620"/>
                <wp:wrapNone/>
                <wp:docPr id="208" name="Надпись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2095" cy="1524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05E5B6" w14:textId="77777777" w:rsidR="00530D84" w:rsidRPr="00F96B2A" w:rsidRDefault="00530D84" w:rsidP="00C602C5">
                            <w:pPr>
                              <w:jc w:val="center"/>
                              <w:rPr>
                                <w:rFonts w:asciiTheme="majorBidi" w:hAnsiTheme="majorBidi" w:cstheme="majorBidi"/>
                                <w:sz w:val="16"/>
                                <w:szCs w:val="20"/>
                              </w:rPr>
                            </w:pPr>
                            <w:r w:rsidRPr="00F96B2A">
                              <w:rPr>
                                <w:rFonts w:asciiTheme="majorBidi" w:hAnsiTheme="majorBidi" w:cstheme="majorBidi"/>
                                <w:sz w:val="16"/>
                                <w:szCs w:val="20"/>
                                <w:lang w:val="ru"/>
                              </w:rPr>
                              <w:t>Часы после введения дозы</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5D4F7" id="Надпись 208" o:spid="_x0000_s1140" type="#_x0000_t202" style="position:absolute;margin-left:164.85pt;margin-top:544.5pt;width:119.85pt;height:1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" stroked="f">
                <v:fill opacity="0"/>
                <v:textbox inset="0,0,0,0">
                  <w:txbxContent>
                    <w:p w14:paraId="0705E5B6" w14:textId="77777777" w:rsidR="00530D84" w:rsidRPr="00F96B2A" w:rsidRDefault="00530D84" w:rsidP="00C602C5">
                      <w:pPr>
                        <w:jc w:val="center"/>
                        <w:rPr>
                          <w:rFonts w:asciiTheme="majorBidi" w:hAnsiTheme="majorBidi" w:cstheme="majorBidi"/>
                          <w:sz w:val="16"/>
                          <w:szCs w:val="20"/>
                        </w:rPr>
                      </w:pPr>
                      <w:r w:rsidRPr="00F96B2A">
                        <w:rPr>
                          <w:rFonts w:asciiTheme="majorBidi" w:hAnsiTheme="majorBidi" w:cstheme="majorBidi"/>
                          <w:sz w:val="16"/>
                          <w:szCs w:val="20"/>
                          <w:lang w:val="ru"/>
                        </w:rPr>
                        <w:t>Часы после введения дозы</w:t>
                      </w:r>
                    </w:p>
                  </w:txbxContent>
                </v:textbox>
              </v:shape>
            </w:pict>
          </mc:Fallback>
        </mc:AlternateContent>
      </w:r>
      <w:r w:rsidR="00C602C5">
        <w:rPr>
          <w:rFonts w:asciiTheme="majorBidi" w:hAnsiTheme="majorBidi" w:cstheme="majorBidi"/>
          <w:noProof/>
          <w:sz w:val="18"/>
          <w:lang w:eastAsia="ru-RU"/>
        </w:rPr>
        <mc:AlternateContent>
          <mc:Choice Requires="wps">
            <w:drawing>
              <wp:anchor distT="0" distB="0" distL="114300" distR="114300" simplePos="0" relativeHeight="251776000" behindDoc="0" locked="0" layoutInCell="1" allowOverlap="1" wp14:anchorId="5106AA1F" wp14:editId="78794EB2">
                <wp:simplePos x="0" y="0"/>
                <wp:positionH relativeFrom="column">
                  <wp:posOffset>2093595</wp:posOffset>
                </wp:positionH>
                <wp:positionV relativeFrom="paragraph">
                  <wp:posOffset>2868930</wp:posOffset>
                </wp:positionV>
                <wp:extent cx="1522095" cy="152400"/>
                <wp:effectExtent l="3810" t="3810" r="7620" b="5715"/>
                <wp:wrapNone/>
                <wp:docPr id="205" name="Надпись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2095" cy="1524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40B91B" w14:textId="77777777" w:rsidR="00530D84" w:rsidRPr="00F96B2A" w:rsidRDefault="00530D84" w:rsidP="00C602C5">
                            <w:pPr>
                              <w:jc w:val="center"/>
                              <w:rPr>
                                <w:rFonts w:asciiTheme="majorBidi" w:hAnsiTheme="majorBidi" w:cstheme="majorBidi"/>
                                <w:sz w:val="16"/>
                                <w:szCs w:val="20"/>
                              </w:rPr>
                            </w:pPr>
                            <w:r w:rsidRPr="00F96B2A">
                              <w:rPr>
                                <w:rFonts w:asciiTheme="majorBidi" w:hAnsiTheme="majorBidi" w:cstheme="majorBidi"/>
                                <w:sz w:val="16"/>
                                <w:szCs w:val="20"/>
                                <w:lang w:val="ru"/>
                              </w:rPr>
                              <w:t>Часы после введения дозы</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06AA1F" id="Надпись 205" o:spid="_x0000_s1141" type="#_x0000_t202" style="position:absolute;margin-left:164.85pt;margin-top:225.9pt;width:119.85pt;height:1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" stroked="f">
                <v:fill opacity="0"/>
                <v:textbox inset="0,0,0,0">
                  <w:txbxContent>
                    <w:p w14:paraId="3B40B91B" w14:textId="77777777" w:rsidR="00530D84" w:rsidRPr="00F96B2A" w:rsidRDefault="00530D84" w:rsidP="00C602C5">
                      <w:pPr>
                        <w:jc w:val="center"/>
                        <w:rPr>
                          <w:rFonts w:asciiTheme="majorBidi" w:hAnsiTheme="majorBidi" w:cstheme="majorBidi"/>
                          <w:sz w:val="16"/>
                          <w:szCs w:val="20"/>
                        </w:rPr>
                      </w:pPr>
                      <w:r w:rsidRPr="00F96B2A">
                        <w:rPr>
                          <w:rFonts w:asciiTheme="majorBidi" w:hAnsiTheme="majorBidi" w:cstheme="majorBidi"/>
                          <w:sz w:val="16"/>
                          <w:szCs w:val="20"/>
                          <w:lang w:val="ru"/>
                        </w:rPr>
                        <w:t>Часы после введения дозы</w:t>
                      </w:r>
                    </w:p>
                  </w:txbxContent>
                </v:textbox>
              </v:shape>
            </w:pict>
          </mc:Fallback>
        </mc:AlternateContent>
      </w:r>
      <w:r w:rsidR="00C602C5" w:rsidRPr="00447482">
        <w:rPr>
          <w:rFonts w:asciiTheme="majorBidi" w:hAnsiTheme="majorBidi" w:cstheme="majorBidi"/>
          <w:sz w:val="18"/>
        </w:rPr>
        <w:fldChar w:fldCharType="begin"/>
      </w:r>
      <w:r w:rsidR="00C602C5" w:rsidRPr="00447482">
        <w:rPr>
          <w:rFonts w:asciiTheme="majorBidi" w:hAnsiTheme="majorBidi" w:cstheme="majorBidi"/>
          <w:sz w:val="18"/>
        </w:rPr>
        <w:instrText xml:space="preserve"> INCLUDEPICTURE  "P:\\..\\..\\..\\AppData\\Local\\Temp\\FineReader12.00\\media\\image21.jpeg" \* MERGEFORMATINET </w:instrText>
      </w:r>
      <w:r w:rsidR="00C602C5" w:rsidRPr="00447482">
        <w:rPr>
          <w:rFonts w:asciiTheme="majorBidi" w:hAnsiTheme="majorBidi" w:cstheme="majorBidi"/>
          <w:sz w:val="18"/>
        </w:rPr>
        <w:fldChar w:fldCharType="separate"/>
      </w:r>
      <w:r w:rsidR="00C602C5">
        <w:rPr>
          <w:rFonts w:asciiTheme="majorBidi" w:hAnsiTheme="majorBidi" w:cstheme="majorBidi"/>
          <w:sz w:val="18"/>
        </w:rPr>
        <w:fldChar w:fldCharType="begin"/>
      </w:r>
      <w:r w:rsidR="00C602C5">
        <w:rPr>
          <w:rFonts w:asciiTheme="majorBidi" w:hAnsiTheme="majorBidi" w:cstheme="majorBidi"/>
          <w:sz w:val="18"/>
        </w:rPr>
        <w:instrText xml:space="preserve"> INCLUDEPICTURE  "\\\\gamma\\..\\..\\..\\AppData\\Local\\Temp\\FineReader12.00\\media\\image21.jpeg" \* MERGEFORMATINET </w:instrText>
      </w:r>
      <w:r w:rsidR="00C602C5">
        <w:rPr>
          <w:rFonts w:asciiTheme="majorBidi" w:hAnsiTheme="majorBidi" w:cstheme="majorBidi"/>
          <w:sz w:val="18"/>
        </w:rPr>
        <w:fldChar w:fldCharType="separate"/>
      </w:r>
      <w:r w:rsidR="00C602C5">
        <w:rPr>
          <w:rFonts w:asciiTheme="majorBidi" w:hAnsiTheme="majorBidi" w:cstheme="majorBidi"/>
          <w:sz w:val="18"/>
        </w:rPr>
        <w:fldChar w:fldCharType="begin"/>
      </w:r>
      <w:r w:rsidR="00C602C5">
        <w:rPr>
          <w:rFonts w:asciiTheme="majorBidi" w:hAnsiTheme="majorBidi" w:cstheme="majorBidi"/>
          <w:sz w:val="18"/>
        </w:rPr>
        <w:instrText xml:space="preserve"> INCLUDEPICTURE  "\\\\gamma\\..\\..\\..\\AppData\\Local\\Temp\\FineReader12.00\\media\\image21.jpeg" \* MERGEFORMATINET </w:instrText>
      </w:r>
      <w:r w:rsidR="00C602C5">
        <w:rPr>
          <w:rFonts w:asciiTheme="majorBidi" w:hAnsiTheme="majorBidi" w:cstheme="majorBidi"/>
          <w:sz w:val="18"/>
        </w:rPr>
        <w:fldChar w:fldCharType="separate"/>
      </w:r>
      <w:r w:rsidR="00C602C5">
        <w:rPr>
          <w:rFonts w:asciiTheme="majorBidi" w:hAnsiTheme="majorBidi" w:cstheme="majorBidi"/>
          <w:sz w:val="18"/>
        </w:rPr>
        <w:fldChar w:fldCharType="begin"/>
      </w:r>
      <w:r w:rsidR="00C602C5">
        <w:rPr>
          <w:rFonts w:asciiTheme="majorBidi" w:hAnsiTheme="majorBidi" w:cstheme="majorBidi"/>
          <w:sz w:val="18"/>
        </w:rPr>
        <w:instrText xml:space="preserve"> INCLUDEPICTURE  "\\\\gamma\\..\\..\\..\\AppData\\Local\\Temp\\FineReader12.00\\media\\image21.jpeg" \* MERGEFORMATINET </w:instrText>
      </w:r>
      <w:r w:rsidR="00C602C5">
        <w:rPr>
          <w:rFonts w:asciiTheme="majorBidi" w:hAnsiTheme="majorBidi" w:cstheme="majorBidi"/>
          <w:sz w:val="18"/>
        </w:rPr>
        <w:fldChar w:fldCharType="separate"/>
      </w:r>
      <w:r w:rsidR="00C602C5">
        <w:rPr>
          <w:rFonts w:asciiTheme="majorBidi" w:hAnsiTheme="majorBidi" w:cstheme="majorBidi"/>
          <w:sz w:val="18"/>
        </w:rPr>
        <w:fldChar w:fldCharType="begin"/>
      </w:r>
      <w:r w:rsidR="00C602C5">
        <w:rPr>
          <w:rFonts w:asciiTheme="majorBidi" w:hAnsiTheme="majorBidi" w:cstheme="majorBidi"/>
          <w:sz w:val="18"/>
        </w:rPr>
        <w:instrText xml:space="preserve"> INCLUDEPICTURE  "\\\\gamma\\..\\..\\..\\AppData\\Local\\Temp\\FineReader12.00\\media\\image21.jpeg" \* MERGEFORMATINET </w:instrText>
      </w:r>
      <w:r w:rsidR="00C602C5">
        <w:rPr>
          <w:rFonts w:asciiTheme="majorBidi" w:hAnsiTheme="majorBidi" w:cstheme="majorBidi"/>
          <w:sz w:val="18"/>
        </w:rPr>
        <w:fldChar w:fldCharType="separate"/>
      </w:r>
      <w:r w:rsidR="00C602C5">
        <w:rPr>
          <w:rFonts w:asciiTheme="majorBidi" w:hAnsiTheme="majorBidi" w:cstheme="majorBidi"/>
          <w:sz w:val="18"/>
        </w:rPr>
        <w:fldChar w:fldCharType="begin"/>
      </w:r>
      <w:r w:rsidR="00C602C5">
        <w:rPr>
          <w:rFonts w:asciiTheme="majorBidi" w:hAnsiTheme="majorBidi" w:cstheme="majorBidi"/>
          <w:sz w:val="18"/>
        </w:rPr>
        <w:instrText xml:space="preserve"> INCLUDEPICTURE  "\\\\gamma\\..\\..\\..\\AppData\\Local\\Temp\\FineReader12.00\\media\\image21.jpeg" \* MERGEFORMATINET </w:instrText>
      </w:r>
      <w:r w:rsidR="00C602C5">
        <w:rPr>
          <w:rFonts w:asciiTheme="majorBidi" w:hAnsiTheme="majorBidi" w:cstheme="majorBidi"/>
          <w:sz w:val="18"/>
        </w:rPr>
        <w:fldChar w:fldCharType="separate"/>
      </w:r>
      <w:r w:rsidR="00C602C5">
        <w:rPr>
          <w:rFonts w:asciiTheme="majorBidi" w:hAnsiTheme="majorBidi" w:cstheme="majorBidi"/>
          <w:sz w:val="18"/>
        </w:rPr>
        <w:fldChar w:fldCharType="begin"/>
      </w:r>
      <w:r w:rsidR="00C602C5">
        <w:rPr>
          <w:rFonts w:asciiTheme="majorBidi" w:hAnsiTheme="majorBidi" w:cstheme="majorBidi"/>
          <w:sz w:val="18"/>
        </w:rPr>
        <w:instrText xml:space="preserve"> INCLUDEPICTURE  "\\\\gamma\\..\\..\\..\\AppData\\Local\\Temp\\FineReader12.00\\media\\image21.jpeg" \* MERGEFORMATINET </w:instrText>
      </w:r>
      <w:r w:rsidR="00C602C5">
        <w:rPr>
          <w:rFonts w:asciiTheme="majorBidi" w:hAnsiTheme="majorBidi" w:cstheme="majorBidi"/>
          <w:sz w:val="18"/>
        </w:rPr>
        <w:fldChar w:fldCharType="separate"/>
      </w:r>
      <w:r w:rsidR="00C602C5">
        <w:rPr>
          <w:rFonts w:asciiTheme="majorBidi" w:hAnsiTheme="majorBidi" w:cstheme="majorBidi"/>
          <w:sz w:val="18"/>
        </w:rPr>
        <w:fldChar w:fldCharType="begin"/>
      </w:r>
      <w:r w:rsidR="00C602C5">
        <w:rPr>
          <w:rFonts w:asciiTheme="majorBidi" w:hAnsiTheme="majorBidi" w:cstheme="majorBidi"/>
          <w:sz w:val="18"/>
        </w:rPr>
        <w:instrText xml:space="preserve"> INCLUDEPICTURE  "\\\\gamma\\..\\..\\..\\AppData\\Local\\Temp\\FineReader12.00\\media\\image21.jpeg" \* MERGEFORMATINET </w:instrText>
      </w:r>
      <w:r w:rsidR="00C602C5">
        <w:rPr>
          <w:rFonts w:asciiTheme="majorBidi" w:hAnsiTheme="majorBidi" w:cstheme="majorBidi"/>
          <w:sz w:val="18"/>
        </w:rPr>
        <w:fldChar w:fldCharType="separate"/>
      </w:r>
      <w:r w:rsidR="00EF4A08">
        <w:rPr>
          <w:rFonts w:asciiTheme="majorBidi" w:hAnsiTheme="majorBidi" w:cstheme="majorBidi"/>
          <w:sz w:val="18"/>
        </w:rPr>
        <w:fldChar w:fldCharType="begin"/>
      </w:r>
      <w:r w:rsidR="00EF4A08">
        <w:rPr>
          <w:rFonts w:asciiTheme="majorBidi" w:hAnsiTheme="majorBidi" w:cstheme="majorBidi"/>
          <w:sz w:val="18"/>
        </w:rPr>
        <w:instrText xml:space="preserve"> INCLUDEPICTURE  "\\\\gamma\\..\\..\\..\\AppData\\Local\\Temp\\FineReader12.00\\media\\image21.jpeg" \* MERGEFORMATINET </w:instrText>
      </w:r>
      <w:r w:rsidR="00EF4A08">
        <w:rPr>
          <w:rFonts w:asciiTheme="majorBidi" w:hAnsiTheme="majorBidi" w:cstheme="majorBidi"/>
          <w:sz w:val="18"/>
        </w:rPr>
        <w:fldChar w:fldCharType="separate"/>
      </w:r>
      <w:r w:rsidR="00C949AD">
        <w:rPr>
          <w:rFonts w:asciiTheme="majorBidi" w:hAnsiTheme="majorBidi" w:cstheme="majorBidi"/>
          <w:sz w:val="18"/>
        </w:rPr>
        <w:fldChar w:fldCharType="begin"/>
      </w:r>
      <w:r w:rsidR="00C949AD">
        <w:rPr>
          <w:rFonts w:asciiTheme="majorBidi" w:hAnsiTheme="majorBidi" w:cstheme="majorBidi"/>
          <w:sz w:val="18"/>
        </w:rPr>
        <w:instrText xml:space="preserve"> INCLUDEPICTURE  "\\\\gamma\\..\\..\\..\\AppData\\Local\\Temp\\FineReader12.00\\media\\image21.jpeg" \* MERGEFORMATINET </w:instrText>
      </w:r>
      <w:r w:rsidR="00C949AD">
        <w:rPr>
          <w:rFonts w:asciiTheme="majorBidi" w:hAnsiTheme="majorBidi" w:cstheme="majorBidi"/>
          <w:sz w:val="18"/>
        </w:rPr>
        <w:fldChar w:fldCharType="separate"/>
      </w:r>
      <w:r w:rsidR="00AC2EC6">
        <w:rPr>
          <w:rFonts w:asciiTheme="majorBidi" w:hAnsiTheme="majorBidi" w:cstheme="majorBidi"/>
          <w:sz w:val="18"/>
        </w:rPr>
        <w:fldChar w:fldCharType="begin"/>
      </w:r>
      <w:r w:rsidR="00AC2EC6">
        <w:rPr>
          <w:rFonts w:asciiTheme="majorBidi" w:hAnsiTheme="majorBidi" w:cstheme="majorBidi"/>
          <w:sz w:val="18"/>
        </w:rPr>
        <w:instrText xml:space="preserve"> INCLUDEPICTURE  "\\\\gamma\\..\\..\\..\\AppData\\Local\\Temp\\FineReader12.00\\media\\image21.jpeg" \* MERGEFORMATINET </w:instrText>
      </w:r>
      <w:r w:rsidR="00AC2EC6">
        <w:rPr>
          <w:rFonts w:asciiTheme="majorBidi" w:hAnsiTheme="majorBidi" w:cstheme="majorBidi"/>
          <w:sz w:val="18"/>
        </w:rPr>
        <w:fldChar w:fldCharType="separate"/>
      </w:r>
      <w:r w:rsidR="00340AB4">
        <w:rPr>
          <w:rFonts w:asciiTheme="majorBidi" w:hAnsiTheme="majorBidi" w:cstheme="majorBidi"/>
          <w:sz w:val="18"/>
        </w:rPr>
        <w:fldChar w:fldCharType="begin"/>
      </w:r>
      <w:r w:rsidR="00340AB4">
        <w:rPr>
          <w:rFonts w:asciiTheme="majorBidi" w:hAnsiTheme="majorBidi" w:cstheme="majorBidi"/>
          <w:sz w:val="18"/>
        </w:rPr>
        <w:instrText xml:space="preserve"> INCLUDEPICTURE  "\\\\gamma\\..\\..\\..\\AppData\\Local\\Temp\\FineReader12.00\\media\\image21.jpeg" \* MERGEFORMATINET </w:instrText>
      </w:r>
      <w:r w:rsidR="00340AB4">
        <w:rPr>
          <w:rFonts w:asciiTheme="majorBidi" w:hAnsiTheme="majorBidi" w:cstheme="majorBidi"/>
          <w:sz w:val="18"/>
        </w:rPr>
        <w:fldChar w:fldCharType="separate"/>
      </w:r>
      <w:r w:rsidR="00FB0E21">
        <w:rPr>
          <w:rFonts w:asciiTheme="majorBidi" w:hAnsiTheme="majorBidi" w:cstheme="majorBidi"/>
          <w:sz w:val="18"/>
        </w:rPr>
        <w:fldChar w:fldCharType="begin"/>
      </w:r>
      <w:r w:rsidR="00FB0E21">
        <w:rPr>
          <w:rFonts w:asciiTheme="majorBidi" w:hAnsiTheme="majorBidi" w:cstheme="majorBidi"/>
          <w:sz w:val="18"/>
        </w:rPr>
        <w:instrText xml:space="preserve"> INCLUDEPICTURE  "\\\\gamma\\..\\..\\..\\AppData\\Local\\Temp\\FineReader12.00\\media\\image21.jpeg" \* MERGEFORMATINET </w:instrText>
      </w:r>
      <w:r w:rsidR="00FB0E21">
        <w:rPr>
          <w:rFonts w:asciiTheme="majorBidi" w:hAnsiTheme="majorBidi" w:cstheme="majorBidi"/>
          <w:sz w:val="18"/>
        </w:rPr>
        <w:fldChar w:fldCharType="separate"/>
      </w:r>
      <w:r w:rsidR="00883972">
        <w:rPr>
          <w:rFonts w:asciiTheme="majorBidi" w:hAnsiTheme="majorBidi" w:cstheme="majorBidi"/>
          <w:sz w:val="18"/>
        </w:rPr>
        <w:fldChar w:fldCharType="begin"/>
      </w:r>
      <w:r w:rsidR="00883972">
        <w:rPr>
          <w:rFonts w:asciiTheme="majorBidi" w:hAnsiTheme="majorBidi" w:cstheme="majorBidi"/>
          <w:sz w:val="18"/>
        </w:rPr>
        <w:instrText xml:space="preserve"> INCLUDEPICTURE  "\\\\gamma\\..\\..\\..\\AppData\\Local\\Temp\\FineReader12.00\\media\\image21.jpeg" \* MERGEFORMATINET </w:instrText>
      </w:r>
      <w:r w:rsidR="00883972">
        <w:rPr>
          <w:rFonts w:asciiTheme="majorBidi" w:hAnsiTheme="majorBidi" w:cstheme="majorBidi"/>
          <w:sz w:val="18"/>
        </w:rPr>
        <w:fldChar w:fldCharType="separate"/>
      </w:r>
      <w:r w:rsidR="00787E70">
        <w:rPr>
          <w:rFonts w:asciiTheme="majorBidi" w:hAnsiTheme="majorBidi" w:cstheme="majorBidi"/>
          <w:sz w:val="18"/>
        </w:rPr>
        <w:fldChar w:fldCharType="begin"/>
      </w:r>
      <w:r w:rsidR="00787E70">
        <w:rPr>
          <w:rFonts w:asciiTheme="majorBidi" w:hAnsiTheme="majorBidi" w:cstheme="majorBidi"/>
          <w:sz w:val="18"/>
        </w:rPr>
        <w:instrText xml:space="preserve"> INCLUDEPICTURE  "\\\\gamma\\..\\..\\..\\AppData\\Local\\Temp\\FineReader12.00\\media\\image21.jpeg" \* MERGEFORMATINET </w:instrText>
      </w:r>
      <w:r w:rsidR="00787E70">
        <w:rPr>
          <w:rFonts w:asciiTheme="majorBidi" w:hAnsiTheme="majorBidi" w:cstheme="majorBidi"/>
          <w:sz w:val="18"/>
        </w:rPr>
        <w:fldChar w:fldCharType="separate"/>
      </w:r>
      <w:r w:rsidR="00DF0A8E">
        <w:rPr>
          <w:rFonts w:asciiTheme="majorBidi" w:hAnsiTheme="majorBidi" w:cstheme="majorBidi"/>
          <w:sz w:val="18"/>
        </w:rPr>
        <w:fldChar w:fldCharType="begin"/>
      </w:r>
      <w:r w:rsidR="00DF0A8E">
        <w:rPr>
          <w:rFonts w:asciiTheme="majorBidi" w:hAnsiTheme="majorBidi" w:cstheme="majorBidi"/>
          <w:sz w:val="18"/>
        </w:rPr>
        <w:instrText xml:space="preserve"> INCLUDEPICTURE  "\\\\gamma\\..\\..\\..\\AppData\\Local\\Temp\\FineReader12.00\\media\\image21.jpeg" \* MERGEFORMATINET </w:instrText>
      </w:r>
      <w:r w:rsidR="00DF0A8E">
        <w:rPr>
          <w:rFonts w:asciiTheme="majorBidi" w:hAnsiTheme="majorBidi" w:cstheme="majorBidi"/>
          <w:sz w:val="18"/>
        </w:rPr>
        <w:fldChar w:fldCharType="separate"/>
      </w:r>
      <w:r w:rsidR="000E2CF2">
        <w:rPr>
          <w:rFonts w:asciiTheme="majorBidi" w:hAnsiTheme="majorBidi" w:cstheme="majorBidi"/>
          <w:sz w:val="18"/>
        </w:rPr>
        <w:fldChar w:fldCharType="begin"/>
      </w:r>
      <w:r w:rsidR="000E2CF2">
        <w:rPr>
          <w:rFonts w:asciiTheme="majorBidi" w:hAnsiTheme="majorBidi" w:cstheme="majorBidi"/>
          <w:sz w:val="18"/>
        </w:rPr>
        <w:instrText xml:space="preserve"> INCLUDEPICTURE  "\\\\gamma\\..\\..\\..\\AppData\\Local\\Temp\\FineReader12.00\\media\\image21.jpeg" \* MERGEFORMATINET </w:instrText>
      </w:r>
      <w:r w:rsidR="000E2CF2">
        <w:rPr>
          <w:rFonts w:asciiTheme="majorBidi" w:hAnsiTheme="majorBidi" w:cstheme="majorBidi"/>
          <w:sz w:val="18"/>
        </w:rPr>
        <w:fldChar w:fldCharType="separate"/>
      </w:r>
      <w:r w:rsidR="00530D84">
        <w:rPr>
          <w:rFonts w:asciiTheme="majorBidi" w:hAnsiTheme="majorBidi" w:cstheme="majorBidi"/>
          <w:sz w:val="18"/>
        </w:rPr>
        <w:fldChar w:fldCharType="begin"/>
      </w:r>
      <w:r w:rsidR="00530D84">
        <w:rPr>
          <w:rFonts w:asciiTheme="majorBidi" w:hAnsiTheme="majorBidi" w:cstheme="majorBidi"/>
          <w:sz w:val="18"/>
        </w:rPr>
        <w:instrText xml:space="preserve"> INCLUDEPICTURE  "\\\\gamma\\..\\..\\..\\AppData\\Local\\Temp\\FineReader12.00\\media\\image21.jpeg" \* MERGEFORMATINET </w:instrText>
      </w:r>
      <w:r w:rsidR="00530D84">
        <w:rPr>
          <w:rFonts w:asciiTheme="majorBidi" w:hAnsiTheme="majorBidi" w:cstheme="majorBidi"/>
          <w:sz w:val="18"/>
        </w:rPr>
        <w:fldChar w:fldCharType="separate"/>
      </w:r>
      <w:r w:rsidR="00814DBB">
        <w:rPr>
          <w:rFonts w:asciiTheme="majorBidi" w:hAnsiTheme="majorBidi" w:cstheme="majorBidi"/>
          <w:sz w:val="18"/>
        </w:rPr>
        <w:fldChar w:fldCharType="begin"/>
      </w:r>
      <w:r w:rsidR="00814DBB">
        <w:rPr>
          <w:rFonts w:asciiTheme="majorBidi" w:hAnsiTheme="majorBidi" w:cstheme="majorBidi"/>
          <w:sz w:val="18"/>
        </w:rPr>
        <w:instrText xml:space="preserve"> INCLUDEPICTURE  "\\\\gamma\\..\\..\\..\\AppData\\Local\\Temp\\FineReader12.00\\media\\image21.jpeg" \* MERGEFORMATINET </w:instrText>
      </w:r>
      <w:r w:rsidR="00814DBB">
        <w:rPr>
          <w:rFonts w:asciiTheme="majorBidi" w:hAnsiTheme="majorBidi" w:cstheme="majorBidi"/>
          <w:sz w:val="18"/>
        </w:rPr>
        <w:fldChar w:fldCharType="separate"/>
      </w:r>
      <w:r w:rsidR="0092595C">
        <w:rPr>
          <w:rFonts w:asciiTheme="majorBidi" w:hAnsiTheme="majorBidi" w:cstheme="majorBidi"/>
          <w:sz w:val="18"/>
        </w:rPr>
        <w:fldChar w:fldCharType="begin"/>
      </w:r>
      <w:r w:rsidR="0092595C">
        <w:rPr>
          <w:rFonts w:asciiTheme="majorBidi" w:hAnsiTheme="majorBidi" w:cstheme="majorBidi"/>
          <w:sz w:val="18"/>
        </w:rPr>
        <w:instrText xml:space="preserve"> INCLUDEPICTURE  "\\\\gamma\\..\\..\\..\\AppData\\Local\\Temp\\FineReader12.00\\media\\image21.jpeg" \* MERGEFORMATINET </w:instrText>
      </w:r>
      <w:r w:rsidR="0092595C">
        <w:rPr>
          <w:rFonts w:asciiTheme="majorBidi" w:hAnsiTheme="majorBidi" w:cstheme="majorBidi"/>
          <w:sz w:val="18"/>
        </w:rPr>
        <w:fldChar w:fldCharType="separate"/>
      </w:r>
      <w:r w:rsidR="0028130E">
        <w:rPr>
          <w:rFonts w:asciiTheme="majorBidi" w:hAnsiTheme="majorBidi" w:cstheme="majorBidi"/>
          <w:sz w:val="18"/>
        </w:rPr>
        <w:fldChar w:fldCharType="begin"/>
      </w:r>
      <w:r w:rsidR="0028130E">
        <w:rPr>
          <w:rFonts w:asciiTheme="majorBidi" w:hAnsiTheme="majorBidi" w:cstheme="majorBidi"/>
          <w:sz w:val="18"/>
        </w:rPr>
        <w:instrText xml:space="preserve"> INCLUDEPICTURE  "\\\\gamma\\..\\..\\..\\AppData\\Local\\Temp\\FineReader12.00\\media\\image21.jpeg" \* MERGEFORMATINET </w:instrText>
      </w:r>
      <w:r w:rsidR="0028130E">
        <w:rPr>
          <w:rFonts w:asciiTheme="majorBidi" w:hAnsiTheme="majorBidi" w:cstheme="majorBidi"/>
          <w:sz w:val="18"/>
        </w:rPr>
        <w:fldChar w:fldCharType="separate"/>
      </w:r>
      <w:r w:rsidR="002B1FAF">
        <w:rPr>
          <w:rFonts w:asciiTheme="majorBidi" w:hAnsiTheme="majorBidi" w:cstheme="majorBidi"/>
          <w:sz w:val="18"/>
        </w:rPr>
        <w:fldChar w:fldCharType="begin"/>
      </w:r>
      <w:r w:rsidR="002B1FAF">
        <w:rPr>
          <w:rFonts w:asciiTheme="majorBidi" w:hAnsiTheme="majorBidi" w:cstheme="majorBidi"/>
          <w:sz w:val="18"/>
        </w:rPr>
        <w:instrText xml:space="preserve"> </w:instrText>
      </w:r>
      <w:r w:rsidR="002B1FAF">
        <w:rPr>
          <w:rFonts w:asciiTheme="majorBidi" w:hAnsiTheme="majorBidi" w:cstheme="majorBidi"/>
          <w:sz w:val="18"/>
        </w:rPr>
        <w:instrText>INCLUDEPICTURE  "\\\\gamma\\..\\..\\..\\AppData\\Local\\Temp\\FineReader12.00\\media\\image21.jpeg" \* MERGEFORMATINET</w:instrText>
      </w:r>
      <w:r w:rsidR="002B1FAF">
        <w:rPr>
          <w:rFonts w:asciiTheme="majorBidi" w:hAnsiTheme="majorBidi" w:cstheme="majorBidi"/>
          <w:sz w:val="18"/>
        </w:rPr>
        <w:instrText xml:space="preserve"> </w:instrText>
      </w:r>
      <w:r w:rsidR="002B1FAF">
        <w:rPr>
          <w:rFonts w:asciiTheme="majorBidi" w:hAnsiTheme="majorBidi" w:cstheme="majorBidi"/>
          <w:sz w:val="18"/>
        </w:rPr>
        <w:fldChar w:fldCharType="separate"/>
      </w:r>
      <w:r w:rsidR="002B1FAF">
        <w:rPr>
          <w:rFonts w:asciiTheme="majorBidi" w:hAnsiTheme="majorBidi" w:cstheme="majorBidi"/>
          <w:sz w:val="18"/>
        </w:rPr>
        <w:pict w14:anchorId="580AB3AE">
          <v:shape id="_x0000_i1042" type="#_x0000_t75" style="width:448.65pt;height:247.35pt">
            <v:imagedata r:id="rId54" r:href="rId55"/>
          </v:shape>
        </w:pict>
      </w:r>
      <w:r w:rsidR="002B1FAF">
        <w:rPr>
          <w:rFonts w:asciiTheme="majorBidi" w:hAnsiTheme="majorBidi" w:cstheme="majorBidi"/>
          <w:sz w:val="18"/>
        </w:rPr>
        <w:fldChar w:fldCharType="end"/>
      </w:r>
      <w:r w:rsidR="0028130E">
        <w:rPr>
          <w:rFonts w:asciiTheme="majorBidi" w:hAnsiTheme="majorBidi" w:cstheme="majorBidi"/>
          <w:sz w:val="18"/>
        </w:rPr>
        <w:fldChar w:fldCharType="end"/>
      </w:r>
      <w:r w:rsidR="0092595C">
        <w:rPr>
          <w:rFonts w:asciiTheme="majorBidi" w:hAnsiTheme="majorBidi" w:cstheme="majorBidi"/>
          <w:sz w:val="18"/>
        </w:rPr>
        <w:fldChar w:fldCharType="end"/>
      </w:r>
      <w:r w:rsidR="00814DBB">
        <w:rPr>
          <w:rFonts w:asciiTheme="majorBidi" w:hAnsiTheme="majorBidi" w:cstheme="majorBidi"/>
          <w:sz w:val="18"/>
        </w:rPr>
        <w:fldChar w:fldCharType="end"/>
      </w:r>
      <w:r w:rsidR="00530D84">
        <w:rPr>
          <w:rFonts w:asciiTheme="majorBidi" w:hAnsiTheme="majorBidi" w:cstheme="majorBidi"/>
          <w:sz w:val="18"/>
        </w:rPr>
        <w:fldChar w:fldCharType="end"/>
      </w:r>
      <w:r w:rsidR="000E2CF2">
        <w:rPr>
          <w:rFonts w:asciiTheme="majorBidi" w:hAnsiTheme="majorBidi" w:cstheme="majorBidi"/>
          <w:sz w:val="18"/>
        </w:rPr>
        <w:fldChar w:fldCharType="end"/>
      </w:r>
      <w:r w:rsidR="00DF0A8E">
        <w:rPr>
          <w:rFonts w:asciiTheme="majorBidi" w:hAnsiTheme="majorBidi" w:cstheme="majorBidi"/>
          <w:sz w:val="18"/>
        </w:rPr>
        <w:fldChar w:fldCharType="end"/>
      </w:r>
      <w:r w:rsidR="00787E70">
        <w:rPr>
          <w:rFonts w:asciiTheme="majorBidi" w:hAnsiTheme="majorBidi" w:cstheme="majorBidi"/>
          <w:sz w:val="18"/>
        </w:rPr>
        <w:fldChar w:fldCharType="end"/>
      </w:r>
      <w:r w:rsidR="00883972">
        <w:rPr>
          <w:rFonts w:asciiTheme="majorBidi" w:hAnsiTheme="majorBidi" w:cstheme="majorBidi"/>
          <w:sz w:val="18"/>
        </w:rPr>
        <w:fldChar w:fldCharType="end"/>
      </w:r>
      <w:r w:rsidR="00FB0E21">
        <w:rPr>
          <w:rFonts w:asciiTheme="majorBidi" w:hAnsiTheme="majorBidi" w:cstheme="majorBidi"/>
          <w:sz w:val="18"/>
        </w:rPr>
        <w:fldChar w:fldCharType="end"/>
      </w:r>
      <w:r w:rsidR="00340AB4">
        <w:rPr>
          <w:rFonts w:asciiTheme="majorBidi" w:hAnsiTheme="majorBidi" w:cstheme="majorBidi"/>
          <w:sz w:val="18"/>
        </w:rPr>
        <w:fldChar w:fldCharType="end"/>
      </w:r>
      <w:r w:rsidR="00AC2EC6">
        <w:rPr>
          <w:rFonts w:asciiTheme="majorBidi" w:hAnsiTheme="majorBidi" w:cstheme="majorBidi"/>
          <w:sz w:val="18"/>
        </w:rPr>
        <w:fldChar w:fldCharType="end"/>
      </w:r>
      <w:r w:rsidR="00C949AD">
        <w:rPr>
          <w:rFonts w:asciiTheme="majorBidi" w:hAnsiTheme="majorBidi" w:cstheme="majorBidi"/>
          <w:sz w:val="18"/>
        </w:rPr>
        <w:fldChar w:fldCharType="end"/>
      </w:r>
      <w:r w:rsidR="00EF4A08">
        <w:rPr>
          <w:rFonts w:asciiTheme="majorBidi" w:hAnsiTheme="majorBidi" w:cstheme="majorBidi"/>
          <w:sz w:val="18"/>
        </w:rPr>
        <w:fldChar w:fldCharType="end"/>
      </w:r>
      <w:r w:rsidR="00C602C5">
        <w:rPr>
          <w:rFonts w:asciiTheme="majorBidi" w:hAnsiTheme="majorBidi" w:cstheme="majorBidi"/>
          <w:sz w:val="18"/>
        </w:rPr>
        <w:fldChar w:fldCharType="end"/>
      </w:r>
      <w:r w:rsidR="00C602C5">
        <w:rPr>
          <w:rFonts w:asciiTheme="majorBidi" w:hAnsiTheme="majorBidi" w:cstheme="majorBidi"/>
          <w:sz w:val="18"/>
        </w:rPr>
        <w:fldChar w:fldCharType="end"/>
      </w:r>
      <w:r w:rsidR="00C602C5">
        <w:rPr>
          <w:rFonts w:asciiTheme="majorBidi" w:hAnsiTheme="majorBidi" w:cstheme="majorBidi"/>
          <w:sz w:val="18"/>
        </w:rPr>
        <w:fldChar w:fldCharType="end"/>
      </w:r>
      <w:r w:rsidR="00C602C5">
        <w:rPr>
          <w:rFonts w:asciiTheme="majorBidi" w:hAnsiTheme="majorBidi" w:cstheme="majorBidi"/>
          <w:sz w:val="18"/>
        </w:rPr>
        <w:fldChar w:fldCharType="end"/>
      </w:r>
      <w:r w:rsidR="00C602C5">
        <w:rPr>
          <w:rFonts w:asciiTheme="majorBidi" w:hAnsiTheme="majorBidi" w:cstheme="majorBidi"/>
          <w:sz w:val="18"/>
        </w:rPr>
        <w:fldChar w:fldCharType="end"/>
      </w:r>
      <w:r w:rsidR="00C602C5">
        <w:rPr>
          <w:rFonts w:asciiTheme="majorBidi" w:hAnsiTheme="majorBidi" w:cstheme="majorBidi"/>
          <w:sz w:val="18"/>
        </w:rPr>
        <w:fldChar w:fldCharType="end"/>
      </w:r>
      <w:r w:rsidR="00C602C5">
        <w:rPr>
          <w:rFonts w:asciiTheme="majorBidi" w:hAnsiTheme="majorBidi" w:cstheme="majorBidi"/>
          <w:sz w:val="18"/>
        </w:rPr>
        <w:fldChar w:fldCharType="end"/>
      </w:r>
      <w:r w:rsidR="00C602C5" w:rsidRPr="00447482">
        <w:rPr>
          <w:rFonts w:asciiTheme="majorBidi" w:hAnsiTheme="majorBidi" w:cstheme="majorBidi"/>
          <w:sz w:val="18"/>
        </w:rPr>
        <w:fldChar w:fldCharType="end"/>
      </w:r>
    </w:p>
    <w:p w14:paraId="6874B479" w14:textId="4088AF05" w:rsidR="00C602C5" w:rsidRPr="00AB3CBA" w:rsidRDefault="00C602C5" w:rsidP="00C602C5">
      <w:pPr>
        <w:tabs>
          <w:tab w:val="left" w:pos="567"/>
        </w:tabs>
        <w:jc w:val="both"/>
        <w:rPr>
          <w:rFonts w:asciiTheme="majorBidi" w:hAnsiTheme="majorBidi" w:cstheme="majorBidi"/>
        </w:rPr>
      </w:pPr>
    </w:p>
    <w:p w14:paraId="38B7770F" w14:textId="700CDA1A" w:rsidR="002256A9" w:rsidRDefault="002256A9" w:rsidP="002256A9">
      <w:pPr>
        <w:pStyle w:val="af5"/>
        <w:jc w:val="both"/>
      </w:pPr>
      <w:bookmarkStart w:id="375" w:name="_Toc159973432"/>
      <w:r>
        <w:t xml:space="preserve">Рисунок </w:t>
      </w:r>
      <w:fldSimple w:instr=" STYLEREF 1 \s ">
        <w:r>
          <w:rPr>
            <w:noProof/>
          </w:rPr>
          <w:t>4</w:t>
        </w:r>
      </w:fldSimple>
      <w:r>
        <w:noBreakHyphen/>
      </w:r>
      <w:fldSimple w:instr=" SEQ Рисунок \* ARABIC \s 1 ">
        <w:r>
          <w:rPr>
            <w:noProof/>
          </w:rPr>
          <w:t>8</w:t>
        </w:r>
      </w:fldSimple>
      <w:r>
        <w:t>.</w:t>
      </w:r>
      <w:r w:rsidRPr="002256A9">
        <w:rPr>
          <w:rFonts w:asciiTheme="majorBidi" w:hAnsiTheme="majorBidi" w:cstheme="majorBidi"/>
          <w:iCs/>
          <w:lang w:val="ru"/>
        </w:rPr>
        <w:t xml:space="preserve"> </w:t>
      </w:r>
      <w:r w:rsidRPr="002256A9">
        <w:rPr>
          <w:rFonts w:asciiTheme="majorBidi" w:hAnsiTheme="majorBidi" w:cstheme="majorBidi"/>
          <w:b w:val="0"/>
          <w:iCs/>
          <w:lang w:val="ru"/>
        </w:rPr>
        <w:t>Среднее арифметическое значение общей концентрации ACP-5862 в плазме крови в зависимости от времени у пациентов с тяжелой печеночной недостаточностью и с нормальной функцией печени (линейная шкала) (популяция для оценки фармакокинетики).</w:t>
      </w:r>
      <w:bookmarkEnd w:id="375"/>
    </w:p>
    <w:p w14:paraId="603C67E3" w14:textId="519ABFA8" w:rsidR="00C602C5" w:rsidRPr="008621DF" w:rsidRDefault="00C602C5" w:rsidP="002256A9">
      <w:pPr>
        <w:pStyle w:val="af5"/>
        <w:rPr>
          <w:rFonts w:asciiTheme="majorBidi" w:hAnsiTheme="majorBidi" w:cstheme="majorBidi"/>
          <w:sz w:val="2"/>
          <w:szCs w:val="2"/>
        </w:rPr>
      </w:pPr>
      <w:r>
        <w:rPr>
          <w:rFonts w:asciiTheme="majorBidi" w:hAnsiTheme="majorBidi" w:cstheme="majorBidi"/>
          <w:noProof/>
          <w:sz w:val="18"/>
          <w:lang w:eastAsia="ru-RU"/>
        </w:rPr>
        <w:lastRenderedPageBreak/>
        <mc:AlternateContent>
          <mc:Choice Requires="wps">
            <w:drawing>
              <wp:anchor distT="0" distB="0" distL="114300" distR="114300" simplePos="0" relativeHeight="251774976" behindDoc="0" locked="0" layoutInCell="1" allowOverlap="1" wp14:anchorId="3CD242A9" wp14:editId="695410D4">
                <wp:simplePos x="0" y="0"/>
                <wp:positionH relativeFrom="column">
                  <wp:posOffset>3515761</wp:posOffset>
                </wp:positionH>
                <wp:positionV relativeFrom="paragraph">
                  <wp:posOffset>199691</wp:posOffset>
                </wp:positionV>
                <wp:extent cx="1785052" cy="206943"/>
                <wp:effectExtent l="0" t="0" r="0" b="0"/>
                <wp:wrapNone/>
                <wp:docPr id="203" name="Надпись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5052" cy="20694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0142EC" w14:textId="77777777" w:rsidR="00530D84" w:rsidRPr="00CB7BFA" w:rsidRDefault="00530D84" w:rsidP="00C602C5">
                            <w:pPr>
                              <w:rPr>
                                <w:rFonts w:asciiTheme="majorBidi" w:hAnsiTheme="majorBidi" w:cstheme="majorBidi"/>
                                <w:sz w:val="10"/>
                                <w:szCs w:val="14"/>
                              </w:rPr>
                            </w:pPr>
                            <w:r w:rsidRPr="00447482">
                              <w:rPr>
                                <w:rFonts w:asciiTheme="majorBidi" w:hAnsiTheme="majorBidi" w:cstheme="majorBidi"/>
                                <w:sz w:val="10"/>
                                <w:szCs w:val="14"/>
                                <w:lang w:val="ru"/>
                              </w:rPr>
                              <w:t xml:space="preserve">Тяжелая печеночная недостаточность (класс C по Чайлд–Пью) </w:t>
                            </w:r>
                          </w:p>
                          <w:p w14:paraId="1D714954" w14:textId="77777777" w:rsidR="00530D84" w:rsidRPr="00CB7BFA" w:rsidRDefault="00530D84" w:rsidP="00C602C5">
                            <w:pPr>
                              <w:rPr>
                                <w:rFonts w:asciiTheme="majorBidi" w:hAnsiTheme="majorBidi" w:cstheme="majorBidi"/>
                                <w:sz w:val="10"/>
                                <w:szCs w:val="14"/>
                              </w:rPr>
                            </w:pPr>
                            <w:r w:rsidRPr="00447482">
                              <w:rPr>
                                <w:rFonts w:asciiTheme="majorBidi" w:hAnsiTheme="majorBidi" w:cstheme="majorBidi"/>
                                <w:sz w:val="10"/>
                                <w:szCs w:val="14"/>
                                <w:lang w:val="ru"/>
                              </w:rPr>
                              <w:t>Нормальная функция печени (здоровый контроль)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D242A9" id="Надпись 203" o:spid="_x0000_s1142" type="#_x0000_t202" style="position:absolute;margin-left:276.85pt;margin-top:15.7pt;width:140.55pt;height:16.3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" stroked="f">
                <v:fill opacity="0"/>
                <v:textbox inset="0,0,0,0">
                  <w:txbxContent>
                    <w:p w14:paraId="7A0142EC" w14:textId="77777777" w:rsidR="00530D84" w:rsidRPr="00CB7BFA" w:rsidRDefault="00530D84" w:rsidP="00C602C5">
                      <w:pPr>
                        <w:rPr>
                          <w:rFonts w:asciiTheme="majorBidi" w:hAnsiTheme="majorBidi" w:cstheme="majorBidi"/>
                          <w:sz w:val="10"/>
                          <w:szCs w:val="14"/>
                        </w:rPr>
                      </w:pPr>
                      <w:r w:rsidRPr="00447482">
                        <w:rPr>
                          <w:rFonts w:asciiTheme="majorBidi" w:hAnsiTheme="majorBidi" w:cstheme="majorBidi"/>
                          <w:sz w:val="10"/>
                          <w:szCs w:val="14"/>
                          <w:lang w:val="ru"/>
                        </w:rPr>
                        <w:t xml:space="preserve">Тяжелая печеночная недостаточность (класс C по Чайлд–Пью) </w:t>
                      </w:r>
                    </w:p>
                    <w:p w14:paraId="1D714954" w14:textId="77777777" w:rsidR="00530D84" w:rsidRPr="00CB7BFA" w:rsidRDefault="00530D84" w:rsidP="00C602C5">
                      <w:pPr>
                        <w:rPr>
                          <w:rFonts w:asciiTheme="majorBidi" w:hAnsiTheme="majorBidi" w:cstheme="majorBidi"/>
                          <w:sz w:val="10"/>
                          <w:szCs w:val="14"/>
                        </w:rPr>
                      </w:pPr>
                      <w:r w:rsidRPr="00447482">
                        <w:rPr>
                          <w:rFonts w:asciiTheme="majorBidi" w:hAnsiTheme="majorBidi" w:cstheme="majorBidi"/>
                          <w:sz w:val="10"/>
                          <w:szCs w:val="14"/>
                          <w:lang w:val="ru"/>
                        </w:rPr>
                        <w:t>Нормальная функция печени (здоровый контроль)</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78048" behindDoc="0" locked="0" layoutInCell="1" allowOverlap="1" wp14:anchorId="59168123" wp14:editId="4F64F9AD">
                <wp:simplePos x="0" y="0"/>
                <wp:positionH relativeFrom="leftMargin">
                  <wp:align>right</wp:align>
                </wp:positionH>
                <wp:positionV relativeFrom="paragraph">
                  <wp:posOffset>498241</wp:posOffset>
                </wp:positionV>
                <wp:extent cx="142875" cy="1943100"/>
                <wp:effectExtent l="0" t="0" r="0" b="0"/>
                <wp:wrapNone/>
                <wp:docPr id="207" name="Надпись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 cy="19431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2C1FA1" w14:textId="77777777" w:rsidR="00530D84" w:rsidRPr="00CB7BFA" w:rsidRDefault="00530D84" w:rsidP="00C602C5">
                            <w:pPr>
                              <w:jc w:val="center"/>
                              <w:rPr>
                                <w:rFonts w:asciiTheme="majorBidi" w:hAnsiTheme="majorBidi" w:cstheme="majorBidi"/>
                                <w:sz w:val="16"/>
                                <w:szCs w:val="20"/>
                              </w:rPr>
                            </w:pPr>
                            <w:r w:rsidRPr="00F96B2A">
                              <w:rPr>
                                <w:rFonts w:asciiTheme="majorBidi" w:hAnsiTheme="majorBidi" w:cstheme="majorBidi"/>
                                <w:sz w:val="16"/>
                                <w:szCs w:val="20"/>
                                <w:lang w:val="ru"/>
                              </w:rPr>
                              <w:t>Концентрация ACP-5862 в плазме (нг/мл)</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168123" id="Надпись 207" o:spid="_x0000_s1143" type="#_x0000_t202" style="position:absolute;margin-left:-39.95pt;margin-top:39.25pt;width:11.25pt;height:153pt;z-index:25177804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" stroked="f">
                <v:fill opacity="0"/>
                <v:textbox style="layout-flow:vertical;mso-layout-flow-alt:bottom-to-top" inset="0,0,0,0">
                  <w:txbxContent>
                    <w:p w14:paraId="6E2C1FA1" w14:textId="77777777" w:rsidR="00530D84" w:rsidRPr="00CB7BFA" w:rsidRDefault="00530D84" w:rsidP="00C602C5">
                      <w:pPr>
                        <w:jc w:val="center"/>
                        <w:rPr>
                          <w:rFonts w:asciiTheme="majorBidi" w:hAnsiTheme="majorBidi" w:cstheme="majorBidi"/>
                          <w:sz w:val="16"/>
                          <w:szCs w:val="20"/>
                        </w:rPr>
                      </w:pPr>
                      <w:r w:rsidRPr="00F96B2A">
                        <w:rPr>
                          <w:rFonts w:asciiTheme="majorBidi" w:hAnsiTheme="majorBidi" w:cstheme="majorBidi"/>
                          <w:sz w:val="16"/>
                          <w:szCs w:val="20"/>
                          <w:lang w:val="ru"/>
                        </w:rPr>
                        <w:t>Концентрация ACP-5862 в плазме (нг/мл)</w:t>
                      </w:r>
                    </w:p>
                  </w:txbxContent>
                </v:textbox>
                <w10:wrap anchorx="margin"/>
              </v:shape>
            </w:pict>
          </mc:Fallback>
        </mc:AlternateContent>
      </w:r>
      <w:r w:rsidRPr="00447482">
        <w:rPr>
          <w:rFonts w:asciiTheme="majorBidi" w:hAnsiTheme="majorBidi" w:cstheme="majorBidi"/>
          <w:sz w:val="18"/>
        </w:rPr>
        <w:fldChar w:fldCharType="begin"/>
      </w:r>
      <w:r w:rsidRPr="00447482">
        <w:rPr>
          <w:rFonts w:asciiTheme="majorBidi" w:hAnsiTheme="majorBidi" w:cstheme="majorBidi"/>
          <w:sz w:val="18"/>
        </w:rPr>
        <w:instrText xml:space="preserve"> INCLUDEPICTURE  "P:\\..\\..\\..\\AppData\\Local\\Temp\\FineReader12.00\\media\\image22.jpeg" \* MERGEFORMATINET </w:instrText>
      </w:r>
      <w:r w:rsidRPr="00447482">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"\\\\gamma\\..\\..\\..\\AppData\\Local\\Temp\\FineReader12.00\\media\\image22.jpeg"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"\\\\gamma\\..\\..\\..\\AppData\\Local\\Temp\\FineReader12.00\\media\\image22.jpeg"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"\\\\gamma\\..\\..\\..\\AppData\\Local\\Temp\\FineReader12.00\\media\\image22.jpeg"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"\\\\gamma\\..\\..\\..\\AppData\\Local\\Temp\\FineReader12.00\\media\\image22.jpeg"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"\\\\gamma\\..\\..\\..\\AppData\\Local\\Temp\\FineReader12.00\\media\\image22.jpeg"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"\\\\gamma\\..\\..\\..\\AppData\\Local\\Temp\\FineReader12.00\\media\\image22.jpeg"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"\\\\gamma\\..\\..\\..\\AppData\\Local\\Temp\\FineReader12.00\\media\\image22.jpeg" \* MERGEFORMATINET </w:instrText>
      </w:r>
      <w:r>
        <w:rPr>
          <w:rFonts w:asciiTheme="majorBidi" w:hAnsiTheme="majorBidi" w:cstheme="majorBidi"/>
          <w:sz w:val="18"/>
        </w:rPr>
        <w:fldChar w:fldCharType="separate"/>
      </w:r>
      <w:r w:rsidR="00EF4A08">
        <w:rPr>
          <w:rFonts w:asciiTheme="majorBidi" w:hAnsiTheme="majorBidi" w:cstheme="majorBidi"/>
          <w:sz w:val="18"/>
        </w:rPr>
        <w:fldChar w:fldCharType="begin"/>
      </w:r>
      <w:r w:rsidR="00EF4A08">
        <w:rPr>
          <w:rFonts w:asciiTheme="majorBidi" w:hAnsiTheme="majorBidi" w:cstheme="majorBidi"/>
          <w:sz w:val="18"/>
        </w:rPr>
        <w:instrText xml:space="preserve"> INCLUDEPICTURE  "\\\\gamma\\..\\..\\..\\AppData\\Local\\Temp\\FineReader12.00\\media\\image22.jpeg" \* MERGEFORMATINET </w:instrText>
      </w:r>
      <w:r w:rsidR="00EF4A08">
        <w:rPr>
          <w:rFonts w:asciiTheme="majorBidi" w:hAnsiTheme="majorBidi" w:cstheme="majorBidi"/>
          <w:sz w:val="18"/>
        </w:rPr>
        <w:fldChar w:fldCharType="separate"/>
      </w:r>
      <w:r w:rsidR="00C949AD">
        <w:rPr>
          <w:rFonts w:asciiTheme="majorBidi" w:hAnsiTheme="majorBidi" w:cstheme="majorBidi"/>
          <w:sz w:val="18"/>
        </w:rPr>
        <w:fldChar w:fldCharType="begin"/>
      </w:r>
      <w:r w:rsidR="00C949AD">
        <w:rPr>
          <w:rFonts w:asciiTheme="majorBidi" w:hAnsiTheme="majorBidi" w:cstheme="majorBidi"/>
          <w:sz w:val="18"/>
        </w:rPr>
        <w:instrText xml:space="preserve"> INCLUDEPICTURE  "\\\\gamma\\..\\..\\..\\AppData\\Local\\Temp\\FineReader12.00\\media\\image22.jpeg" \* MERGEFORMATINET </w:instrText>
      </w:r>
      <w:r w:rsidR="00C949AD">
        <w:rPr>
          <w:rFonts w:asciiTheme="majorBidi" w:hAnsiTheme="majorBidi" w:cstheme="majorBidi"/>
          <w:sz w:val="18"/>
        </w:rPr>
        <w:fldChar w:fldCharType="separate"/>
      </w:r>
      <w:r w:rsidR="00AC2EC6">
        <w:rPr>
          <w:rFonts w:asciiTheme="majorBidi" w:hAnsiTheme="majorBidi" w:cstheme="majorBidi"/>
          <w:sz w:val="18"/>
        </w:rPr>
        <w:fldChar w:fldCharType="begin"/>
      </w:r>
      <w:r w:rsidR="00AC2EC6">
        <w:rPr>
          <w:rFonts w:asciiTheme="majorBidi" w:hAnsiTheme="majorBidi" w:cstheme="majorBidi"/>
          <w:sz w:val="18"/>
        </w:rPr>
        <w:instrText xml:space="preserve"> INCLUDEPICTURE  "\\\\gamma\\..\\..\\..\\AppData\\Local\\Temp\\FineReader12.00\\media\\image22.jpeg" \* MERGEFORMATINET </w:instrText>
      </w:r>
      <w:r w:rsidR="00AC2EC6">
        <w:rPr>
          <w:rFonts w:asciiTheme="majorBidi" w:hAnsiTheme="majorBidi" w:cstheme="majorBidi"/>
          <w:sz w:val="18"/>
        </w:rPr>
        <w:fldChar w:fldCharType="separate"/>
      </w:r>
      <w:r w:rsidR="00340AB4">
        <w:rPr>
          <w:rFonts w:asciiTheme="majorBidi" w:hAnsiTheme="majorBidi" w:cstheme="majorBidi"/>
          <w:sz w:val="18"/>
        </w:rPr>
        <w:fldChar w:fldCharType="begin"/>
      </w:r>
      <w:r w:rsidR="00340AB4">
        <w:rPr>
          <w:rFonts w:asciiTheme="majorBidi" w:hAnsiTheme="majorBidi" w:cstheme="majorBidi"/>
          <w:sz w:val="18"/>
        </w:rPr>
        <w:instrText xml:space="preserve"> INCLUDEPICTURE  "\\\\gamma\\..\\..\\..\\AppData\\Local\\Temp\\FineReader12.00\\media\\image22.jpeg" \* MERGEFORMATINET </w:instrText>
      </w:r>
      <w:r w:rsidR="00340AB4">
        <w:rPr>
          <w:rFonts w:asciiTheme="majorBidi" w:hAnsiTheme="majorBidi" w:cstheme="majorBidi"/>
          <w:sz w:val="18"/>
        </w:rPr>
        <w:fldChar w:fldCharType="separate"/>
      </w:r>
      <w:r w:rsidR="00FB0E21">
        <w:rPr>
          <w:rFonts w:asciiTheme="majorBidi" w:hAnsiTheme="majorBidi" w:cstheme="majorBidi"/>
          <w:sz w:val="18"/>
        </w:rPr>
        <w:fldChar w:fldCharType="begin"/>
      </w:r>
      <w:r w:rsidR="00FB0E21">
        <w:rPr>
          <w:rFonts w:asciiTheme="majorBidi" w:hAnsiTheme="majorBidi" w:cstheme="majorBidi"/>
          <w:sz w:val="18"/>
        </w:rPr>
        <w:instrText xml:space="preserve"> INCLUDEPICTURE  "\\\\gamma\\..\\..\\..\\AppData\\Local\\Temp\\FineReader12.00\\media\\image22.jpeg" \* MERGEFORMATINET </w:instrText>
      </w:r>
      <w:r w:rsidR="00FB0E21">
        <w:rPr>
          <w:rFonts w:asciiTheme="majorBidi" w:hAnsiTheme="majorBidi" w:cstheme="majorBidi"/>
          <w:sz w:val="18"/>
        </w:rPr>
        <w:fldChar w:fldCharType="separate"/>
      </w:r>
      <w:r w:rsidR="00883972">
        <w:rPr>
          <w:rFonts w:asciiTheme="majorBidi" w:hAnsiTheme="majorBidi" w:cstheme="majorBidi"/>
          <w:sz w:val="18"/>
        </w:rPr>
        <w:fldChar w:fldCharType="begin"/>
      </w:r>
      <w:r w:rsidR="00883972">
        <w:rPr>
          <w:rFonts w:asciiTheme="majorBidi" w:hAnsiTheme="majorBidi" w:cstheme="majorBidi"/>
          <w:sz w:val="18"/>
        </w:rPr>
        <w:instrText xml:space="preserve"> INCLUDEPICTURE  "\\\\gamma\\..\\..\\..\\AppData\\Local\\Temp\\FineReader12.00\\media\\image22.jpeg" \* MERGEFORMATINET </w:instrText>
      </w:r>
      <w:r w:rsidR="00883972">
        <w:rPr>
          <w:rFonts w:asciiTheme="majorBidi" w:hAnsiTheme="majorBidi" w:cstheme="majorBidi"/>
          <w:sz w:val="18"/>
        </w:rPr>
        <w:fldChar w:fldCharType="separate"/>
      </w:r>
      <w:r w:rsidR="00787E70">
        <w:rPr>
          <w:rFonts w:asciiTheme="majorBidi" w:hAnsiTheme="majorBidi" w:cstheme="majorBidi"/>
          <w:sz w:val="18"/>
        </w:rPr>
        <w:fldChar w:fldCharType="begin"/>
      </w:r>
      <w:r w:rsidR="00787E70">
        <w:rPr>
          <w:rFonts w:asciiTheme="majorBidi" w:hAnsiTheme="majorBidi" w:cstheme="majorBidi"/>
          <w:sz w:val="18"/>
        </w:rPr>
        <w:instrText xml:space="preserve"> INCLUDEPICTURE  "\\\\gamma\\..\\..\\..\\AppData\\Local\\Temp\\FineReader12.00\\media\\image22.jpeg" \* MERGEFORMATINET </w:instrText>
      </w:r>
      <w:r w:rsidR="00787E70">
        <w:rPr>
          <w:rFonts w:asciiTheme="majorBidi" w:hAnsiTheme="majorBidi" w:cstheme="majorBidi"/>
          <w:sz w:val="18"/>
        </w:rPr>
        <w:fldChar w:fldCharType="separate"/>
      </w:r>
      <w:r w:rsidR="00DF0A8E">
        <w:rPr>
          <w:rFonts w:asciiTheme="majorBidi" w:hAnsiTheme="majorBidi" w:cstheme="majorBidi"/>
          <w:sz w:val="18"/>
        </w:rPr>
        <w:fldChar w:fldCharType="begin"/>
      </w:r>
      <w:r w:rsidR="00DF0A8E">
        <w:rPr>
          <w:rFonts w:asciiTheme="majorBidi" w:hAnsiTheme="majorBidi" w:cstheme="majorBidi"/>
          <w:sz w:val="18"/>
        </w:rPr>
        <w:instrText xml:space="preserve"> INCLUDEPICTURE  "\\\\gamma\\..\\..\\..\\AppData\\Local\\Temp\\FineReader12.00\\media\\image22.jpeg" \* MERGEFORMATINET </w:instrText>
      </w:r>
      <w:r w:rsidR="00DF0A8E">
        <w:rPr>
          <w:rFonts w:asciiTheme="majorBidi" w:hAnsiTheme="majorBidi" w:cstheme="majorBidi"/>
          <w:sz w:val="18"/>
        </w:rPr>
        <w:fldChar w:fldCharType="separate"/>
      </w:r>
      <w:r w:rsidR="000E2CF2">
        <w:rPr>
          <w:rFonts w:asciiTheme="majorBidi" w:hAnsiTheme="majorBidi" w:cstheme="majorBidi"/>
          <w:sz w:val="18"/>
        </w:rPr>
        <w:fldChar w:fldCharType="begin"/>
      </w:r>
      <w:r w:rsidR="000E2CF2">
        <w:rPr>
          <w:rFonts w:asciiTheme="majorBidi" w:hAnsiTheme="majorBidi" w:cstheme="majorBidi"/>
          <w:sz w:val="18"/>
        </w:rPr>
        <w:instrText xml:space="preserve"> INCLUDEPICTURE  "\\\\gamma\\..\\..\\..\\AppData\\Local\\Temp\\FineReader12.00\\media\\image22.jpeg" \* MERGEFORMATINET </w:instrText>
      </w:r>
      <w:r w:rsidR="000E2CF2">
        <w:rPr>
          <w:rFonts w:asciiTheme="majorBidi" w:hAnsiTheme="majorBidi" w:cstheme="majorBidi"/>
          <w:sz w:val="18"/>
        </w:rPr>
        <w:fldChar w:fldCharType="separate"/>
      </w:r>
      <w:r w:rsidR="00530D84">
        <w:rPr>
          <w:rFonts w:asciiTheme="majorBidi" w:hAnsiTheme="majorBidi" w:cstheme="majorBidi"/>
          <w:sz w:val="18"/>
        </w:rPr>
        <w:fldChar w:fldCharType="begin"/>
      </w:r>
      <w:r w:rsidR="00530D84">
        <w:rPr>
          <w:rFonts w:asciiTheme="majorBidi" w:hAnsiTheme="majorBidi" w:cstheme="majorBidi"/>
          <w:sz w:val="18"/>
        </w:rPr>
        <w:instrText xml:space="preserve"> INCLUDEPICTURE  "\\\\gamma\\..\\..\\..\\AppData\\Local\\Temp\\FineReader12.00\\media\\image22.jpeg" \* MERGEFORMATINET </w:instrText>
      </w:r>
      <w:r w:rsidR="00530D84">
        <w:rPr>
          <w:rFonts w:asciiTheme="majorBidi" w:hAnsiTheme="majorBidi" w:cstheme="majorBidi"/>
          <w:sz w:val="18"/>
        </w:rPr>
        <w:fldChar w:fldCharType="separate"/>
      </w:r>
      <w:r w:rsidR="00814DBB">
        <w:rPr>
          <w:rFonts w:asciiTheme="majorBidi" w:hAnsiTheme="majorBidi" w:cstheme="majorBidi"/>
          <w:sz w:val="18"/>
        </w:rPr>
        <w:fldChar w:fldCharType="begin"/>
      </w:r>
      <w:r w:rsidR="00814DBB">
        <w:rPr>
          <w:rFonts w:asciiTheme="majorBidi" w:hAnsiTheme="majorBidi" w:cstheme="majorBidi"/>
          <w:sz w:val="18"/>
        </w:rPr>
        <w:instrText xml:space="preserve"> INCLUDEPICTURE  "\\\\gamma\\..\\..\\..\\AppData\\Local\\Temp\\FineReader12.00\\media\\image22.jpeg" \* MERGEFORMATINET </w:instrText>
      </w:r>
      <w:r w:rsidR="00814DBB">
        <w:rPr>
          <w:rFonts w:asciiTheme="majorBidi" w:hAnsiTheme="majorBidi" w:cstheme="majorBidi"/>
          <w:sz w:val="18"/>
        </w:rPr>
        <w:fldChar w:fldCharType="separate"/>
      </w:r>
      <w:r w:rsidR="0092595C">
        <w:rPr>
          <w:rFonts w:asciiTheme="majorBidi" w:hAnsiTheme="majorBidi" w:cstheme="majorBidi"/>
          <w:sz w:val="18"/>
        </w:rPr>
        <w:fldChar w:fldCharType="begin"/>
      </w:r>
      <w:r w:rsidR="0092595C">
        <w:rPr>
          <w:rFonts w:asciiTheme="majorBidi" w:hAnsiTheme="majorBidi" w:cstheme="majorBidi"/>
          <w:sz w:val="18"/>
        </w:rPr>
        <w:instrText xml:space="preserve"> INCLUDEPICTURE  "\\\\gamma\\..\\..\\..\\AppData\\Local\\Temp\\FineReader12.00\\media\\image22.jpeg" \* MERGEFORMATINET </w:instrText>
      </w:r>
      <w:r w:rsidR="0092595C">
        <w:rPr>
          <w:rFonts w:asciiTheme="majorBidi" w:hAnsiTheme="majorBidi" w:cstheme="majorBidi"/>
          <w:sz w:val="18"/>
        </w:rPr>
        <w:fldChar w:fldCharType="separate"/>
      </w:r>
      <w:r w:rsidR="0028130E">
        <w:rPr>
          <w:rFonts w:asciiTheme="majorBidi" w:hAnsiTheme="majorBidi" w:cstheme="majorBidi"/>
          <w:sz w:val="18"/>
        </w:rPr>
        <w:fldChar w:fldCharType="begin"/>
      </w:r>
      <w:r w:rsidR="0028130E">
        <w:rPr>
          <w:rFonts w:asciiTheme="majorBidi" w:hAnsiTheme="majorBidi" w:cstheme="majorBidi"/>
          <w:sz w:val="18"/>
        </w:rPr>
        <w:instrText xml:space="preserve"> INCLUDEPICTURE  "\\\\gamma\\..\\..\\..\\AppData\\Local\\Temp\\FineReader12.00\\media\\image22.jpeg" \* MERGEFORMATINET </w:instrText>
      </w:r>
      <w:r w:rsidR="0028130E">
        <w:rPr>
          <w:rFonts w:asciiTheme="majorBidi" w:hAnsiTheme="majorBidi" w:cstheme="majorBidi"/>
          <w:sz w:val="18"/>
        </w:rPr>
        <w:fldChar w:fldCharType="separate"/>
      </w:r>
      <w:r w:rsidR="002B1FAF">
        <w:rPr>
          <w:rFonts w:asciiTheme="majorBidi" w:hAnsiTheme="majorBidi" w:cstheme="majorBidi"/>
          <w:sz w:val="18"/>
        </w:rPr>
        <w:fldChar w:fldCharType="begin"/>
      </w:r>
      <w:r w:rsidR="002B1FAF">
        <w:rPr>
          <w:rFonts w:asciiTheme="majorBidi" w:hAnsiTheme="majorBidi" w:cstheme="majorBidi"/>
          <w:sz w:val="18"/>
        </w:rPr>
        <w:instrText xml:space="preserve"> </w:instrText>
      </w:r>
      <w:r w:rsidR="002B1FAF">
        <w:rPr>
          <w:rFonts w:asciiTheme="majorBidi" w:hAnsiTheme="majorBidi" w:cstheme="majorBidi"/>
          <w:sz w:val="18"/>
        </w:rPr>
        <w:instrText>INCLUDEPICTURE  "\\\\gamma\\..\\..\\..\\AppData\\Local\\Temp\\FineReader12.00\\media\\image22.j</w:instrText>
      </w:r>
      <w:r w:rsidR="002B1FAF">
        <w:rPr>
          <w:rFonts w:asciiTheme="majorBidi" w:hAnsiTheme="majorBidi" w:cstheme="majorBidi"/>
          <w:sz w:val="18"/>
        </w:rPr>
        <w:instrText>peg" \* MERGEFORMATINET</w:instrText>
      </w:r>
      <w:r w:rsidR="002B1FAF">
        <w:rPr>
          <w:rFonts w:asciiTheme="majorBidi" w:hAnsiTheme="majorBidi" w:cstheme="majorBidi"/>
          <w:sz w:val="18"/>
        </w:rPr>
        <w:instrText xml:space="preserve"> </w:instrText>
      </w:r>
      <w:r w:rsidR="002B1FAF">
        <w:rPr>
          <w:rFonts w:asciiTheme="majorBidi" w:hAnsiTheme="majorBidi" w:cstheme="majorBidi"/>
          <w:sz w:val="18"/>
        </w:rPr>
        <w:fldChar w:fldCharType="separate"/>
      </w:r>
      <w:r w:rsidR="002B1FAF">
        <w:rPr>
          <w:rFonts w:asciiTheme="majorBidi" w:hAnsiTheme="majorBidi" w:cstheme="majorBidi"/>
          <w:sz w:val="18"/>
        </w:rPr>
        <w:pict w14:anchorId="2D9C10D3">
          <v:shape id="_x0000_i1043" type="#_x0000_t75" style="width:435.35pt;height:248pt">
            <v:imagedata r:id="rId56" r:href="rId57"/>
          </v:shape>
        </w:pict>
      </w:r>
      <w:r w:rsidR="002B1FAF">
        <w:rPr>
          <w:rFonts w:asciiTheme="majorBidi" w:hAnsiTheme="majorBidi" w:cstheme="majorBidi"/>
          <w:sz w:val="18"/>
        </w:rPr>
        <w:fldChar w:fldCharType="end"/>
      </w:r>
      <w:r w:rsidR="0028130E">
        <w:rPr>
          <w:rFonts w:asciiTheme="majorBidi" w:hAnsiTheme="majorBidi" w:cstheme="majorBidi"/>
          <w:sz w:val="18"/>
        </w:rPr>
        <w:fldChar w:fldCharType="end"/>
      </w:r>
      <w:r w:rsidR="0092595C">
        <w:rPr>
          <w:rFonts w:asciiTheme="majorBidi" w:hAnsiTheme="majorBidi" w:cstheme="majorBidi"/>
          <w:sz w:val="18"/>
        </w:rPr>
        <w:fldChar w:fldCharType="end"/>
      </w:r>
      <w:r w:rsidR="00814DBB">
        <w:rPr>
          <w:rFonts w:asciiTheme="majorBidi" w:hAnsiTheme="majorBidi" w:cstheme="majorBidi"/>
          <w:sz w:val="18"/>
        </w:rPr>
        <w:fldChar w:fldCharType="end"/>
      </w:r>
      <w:r w:rsidR="00530D84">
        <w:rPr>
          <w:rFonts w:asciiTheme="majorBidi" w:hAnsiTheme="majorBidi" w:cstheme="majorBidi"/>
          <w:sz w:val="18"/>
        </w:rPr>
        <w:fldChar w:fldCharType="end"/>
      </w:r>
      <w:r w:rsidR="000E2CF2">
        <w:rPr>
          <w:rFonts w:asciiTheme="majorBidi" w:hAnsiTheme="majorBidi" w:cstheme="majorBidi"/>
          <w:sz w:val="18"/>
        </w:rPr>
        <w:fldChar w:fldCharType="end"/>
      </w:r>
      <w:r w:rsidR="00DF0A8E">
        <w:rPr>
          <w:rFonts w:asciiTheme="majorBidi" w:hAnsiTheme="majorBidi" w:cstheme="majorBidi"/>
          <w:sz w:val="18"/>
        </w:rPr>
        <w:fldChar w:fldCharType="end"/>
      </w:r>
      <w:r w:rsidR="00787E70">
        <w:rPr>
          <w:rFonts w:asciiTheme="majorBidi" w:hAnsiTheme="majorBidi" w:cstheme="majorBidi"/>
          <w:sz w:val="18"/>
        </w:rPr>
        <w:fldChar w:fldCharType="end"/>
      </w:r>
      <w:r w:rsidR="00883972">
        <w:rPr>
          <w:rFonts w:asciiTheme="majorBidi" w:hAnsiTheme="majorBidi" w:cstheme="majorBidi"/>
          <w:sz w:val="18"/>
        </w:rPr>
        <w:fldChar w:fldCharType="end"/>
      </w:r>
      <w:r w:rsidR="00FB0E21">
        <w:rPr>
          <w:rFonts w:asciiTheme="majorBidi" w:hAnsiTheme="majorBidi" w:cstheme="majorBidi"/>
          <w:sz w:val="18"/>
        </w:rPr>
        <w:fldChar w:fldCharType="end"/>
      </w:r>
      <w:r w:rsidR="00340AB4">
        <w:rPr>
          <w:rFonts w:asciiTheme="majorBidi" w:hAnsiTheme="majorBidi" w:cstheme="majorBidi"/>
          <w:sz w:val="18"/>
        </w:rPr>
        <w:fldChar w:fldCharType="end"/>
      </w:r>
      <w:r w:rsidR="00AC2EC6">
        <w:rPr>
          <w:rFonts w:asciiTheme="majorBidi" w:hAnsiTheme="majorBidi" w:cstheme="majorBidi"/>
          <w:sz w:val="18"/>
        </w:rPr>
        <w:fldChar w:fldCharType="end"/>
      </w:r>
      <w:r w:rsidR="00C949AD">
        <w:rPr>
          <w:rFonts w:asciiTheme="majorBidi" w:hAnsiTheme="majorBidi" w:cstheme="majorBidi"/>
          <w:sz w:val="18"/>
        </w:rPr>
        <w:fldChar w:fldCharType="end"/>
      </w:r>
      <w:r w:rsidR="00EF4A08">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sidRPr="00447482">
        <w:rPr>
          <w:rFonts w:asciiTheme="majorBidi" w:hAnsiTheme="majorBidi" w:cstheme="majorBidi"/>
          <w:sz w:val="18"/>
        </w:rPr>
        <w:fldChar w:fldCharType="end"/>
      </w:r>
    </w:p>
    <w:p w14:paraId="086A58D1" w14:textId="77777777" w:rsidR="00C602C5" w:rsidRPr="00447482" w:rsidRDefault="00C602C5" w:rsidP="00C602C5">
      <w:pPr>
        <w:tabs>
          <w:tab w:val="left" w:pos="567"/>
        </w:tabs>
        <w:rPr>
          <w:rFonts w:asciiTheme="majorBidi" w:hAnsiTheme="majorBidi" w:cstheme="majorBidi"/>
          <w:sz w:val="18"/>
        </w:rPr>
      </w:pPr>
    </w:p>
    <w:p w14:paraId="72DE0C3C" w14:textId="77777777" w:rsidR="00C602C5" w:rsidRPr="00AB3CBA" w:rsidRDefault="00C602C5" w:rsidP="00C602C5">
      <w:pPr>
        <w:widowControl w:val="0"/>
        <w:tabs>
          <w:tab w:val="left" w:pos="567"/>
          <w:tab w:val="left" w:pos="1134"/>
        </w:tabs>
        <w:jc w:val="both"/>
        <w:rPr>
          <w:rFonts w:asciiTheme="majorBidi" w:hAnsiTheme="majorBidi" w:cstheme="majorBidi"/>
          <w:i/>
          <w:iCs/>
        </w:rPr>
      </w:pPr>
      <w:r w:rsidRPr="00AB3CBA">
        <w:rPr>
          <w:rFonts w:asciiTheme="majorBidi" w:hAnsiTheme="majorBidi" w:cstheme="majorBidi"/>
          <w:i/>
          <w:iCs/>
          <w:lang w:val="ru"/>
        </w:rPr>
        <w:t>Пол, раса/этническая принадлежность, вес, возраст</w:t>
      </w:r>
    </w:p>
    <w:p w14:paraId="4B88507C" w14:textId="77777777" w:rsidR="00C602C5" w:rsidRPr="00AB3CBA" w:rsidRDefault="00C602C5" w:rsidP="00C602C5">
      <w:pPr>
        <w:tabs>
          <w:tab w:val="left" w:pos="567"/>
        </w:tabs>
        <w:jc w:val="both"/>
        <w:rPr>
          <w:rFonts w:asciiTheme="majorBidi" w:hAnsiTheme="majorBidi" w:cstheme="majorBidi"/>
        </w:rPr>
      </w:pPr>
    </w:p>
    <w:p w14:paraId="47847419" w14:textId="77777777" w:rsidR="00C602C5" w:rsidRPr="00AB3CBA"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AB3CBA">
        <w:rPr>
          <w:rFonts w:asciiTheme="majorBidi" w:hAnsiTheme="majorBidi" w:cstheme="majorBidi"/>
          <w:lang w:val="ru"/>
        </w:rPr>
        <w:t>В анализе популяционной фармакокинетики изучали влияние демографических контрольных переменных на эффективность акалабрутиниба/ACP-5862. По данным ковариационного анализа влияние пола, расы/этнической принадлежности, массы тела и возраста ни на один из параметров ФК не было признано статистически значимым. Анализ популяционной фармакокинетики выполнялся на популяции лиц, средний возраст ± СО которых составлял 61,0 ± 14,5 года (диапазон 18,0–90,0 лет) для акалабрутиниба и 68,1 ± 9,70 года (диапазон 18,0–88,0 лет) для ACP-5862. Фармакокинетика акалабрутиниба/ACP-5862 у лиц моложе 18 лет не изучалась.</w:t>
      </w:r>
    </w:p>
    <w:p w14:paraId="3F66AEC3" w14:textId="77777777" w:rsidR="00C602C5" w:rsidRPr="00CB7BFA" w:rsidRDefault="00C602C5" w:rsidP="00C602C5">
      <w:pPr>
        <w:tabs>
          <w:tab w:val="left" w:pos="567"/>
        </w:tabs>
        <w:rPr>
          <w:rFonts w:asciiTheme="majorBidi" w:hAnsiTheme="majorBidi" w:cstheme="majorBidi"/>
          <w:sz w:val="18"/>
        </w:rPr>
      </w:pPr>
    </w:p>
    <w:p w14:paraId="60DA7257" w14:textId="678F229D" w:rsidR="002256A9" w:rsidRDefault="002256A9" w:rsidP="002256A9">
      <w:pPr>
        <w:pStyle w:val="af5"/>
        <w:keepNext/>
        <w:jc w:val="both"/>
      </w:pPr>
      <w:bookmarkStart w:id="376" w:name="_Toc159973373"/>
      <w:r>
        <w:t xml:space="preserve">Таблица </w:t>
      </w:r>
      <w:fldSimple w:instr=" STYLEREF 1 \s ">
        <w:r w:rsidR="008260B3">
          <w:rPr>
            <w:noProof/>
          </w:rPr>
          <w:t>4</w:t>
        </w:r>
      </w:fldSimple>
      <w:r w:rsidR="008260B3">
        <w:noBreakHyphen/>
      </w:r>
      <w:fldSimple w:instr=" SEQ Таблица \* ARABIC \s 1 ">
        <w:r w:rsidR="008260B3">
          <w:rPr>
            <w:noProof/>
          </w:rPr>
          <w:t>1</w:t>
        </w:r>
      </w:fldSimple>
      <w:r>
        <w:t>.</w:t>
      </w:r>
      <w:r w:rsidRPr="002256A9">
        <w:rPr>
          <w:rFonts w:asciiTheme="majorBidi" w:hAnsiTheme="majorBidi" w:cstheme="majorBidi"/>
          <w:iCs/>
          <w:lang w:val="ru"/>
        </w:rPr>
        <w:t xml:space="preserve"> </w:t>
      </w:r>
      <w:r w:rsidRPr="002256A9">
        <w:rPr>
          <w:rFonts w:asciiTheme="majorBidi" w:hAnsiTheme="majorBidi" w:cstheme="majorBidi"/>
          <w:b w:val="0"/>
          <w:iCs/>
          <w:lang w:val="ru"/>
        </w:rPr>
        <w:t>Популяция участников фармакокинетических исследований (на основе данных, использованных в анализе популяции для оценки ФК) по возрастным группам.</w:t>
      </w:r>
      <w:bookmarkEnd w:id="376"/>
    </w:p>
    <w:tbl>
      <w:tblPr>
        <w:tblOverlap w:val="never"/>
        <w:tblW w:w="5000" w:type="pct"/>
        <w:jc w:val="center"/>
        <w:tblCellMar>
          <w:left w:w="57" w:type="dxa"/>
          <w:right w:w="57" w:type="dxa"/>
        </w:tblCellMar>
        <w:tblLook w:val="04A0" w:firstRow="1" w:lastRow="0" w:firstColumn="1" w:lastColumn="0" w:noHBand="0" w:noVBand="1"/>
      </w:tblPr>
      <w:tblGrid>
        <w:gridCol w:w="1832"/>
        <w:gridCol w:w="2512"/>
        <w:gridCol w:w="2591"/>
        <w:gridCol w:w="2411"/>
      </w:tblGrid>
      <w:tr w:rsidR="00C602C5" w:rsidRPr="00AB3CBA" w14:paraId="0552BE10" w14:textId="77777777" w:rsidTr="008670F3">
        <w:trPr>
          <w:trHeight w:val="26"/>
          <w:tblHeader/>
          <w:jc w:val="center"/>
        </w:trPr>
        <w:tc>
          <w:tcPr>
            <w:tcW w:w="980" w:type="pct"/>
            <w:tcBorders>
              <w:top w:val="single" w:sz="4" w:space="0" w:color="auto"/>
              <w:left w:val="single" w:sz="4" w:space="0" w:color="auto"/>
            </w:tcBorders>
            <w:shd w:val="clear" w:color="auto" w:fill="D9D9D9" w:themeFill="background1" w:themeFillShade="D9"/>
          </w:tcPr>
          <w:p w14:paraId="1D10F0D6" w14:textId="77777777" w:rsidR="00C602C5" w:rsidRPr="00AB3CBA" w:rsidRDefault="00C602C5" w:rsidP="008670F3">
            <w:pPr>
              <w:tabs>
                <w:tab w:val="left" w:pos="567"/>
              </w:tabs>
              <w:rPr>
                <w:rFonts w:asciiTheme="majorBidi" w:hAnsiTheme="majorBidi" w:cstheme="majorBidi"/>
                <w:b/>
              </w:rPr>
            </w:pPr>
            <w:r w:rsidRPr="00AB3CBA">
              <w:rPr>
                <w:rFonts w:asciiTheme="majorBidi" w:hAnsiTheme="majorBidi" w:cstheme="majorBidi"/>
                <w:b/>
              </w:rPr>
              <w:t>Исследование</w:t>
            </w:r>
          </w:p>
        </w:tc>
        <w:tc>
          <w:tcPr>
            <w:tcW w:w="1344" w:type="pct"/>
            <w:tcBorders>
              <w:top w:val="single" w:sz="4" w:space="0" w:color="auto"/>
              <w:left w:val="single" w:sz="4" w:space="0" w:color="auto"/>
            </w:tcBorders>
            <w:shd w:val="clear" w:color="auto" w:fill="D9D9D9" w:themeFill="background1" w:themeFillShade="D9"/>
          </w:tcPr>
          <w:p w14:paraId="2DF415E3" w14:textId="77777777" w:rsidR="00C602C5" w:rsidRPr="00AB3CBA" w:rsidRDefault="00C602C5" w:rsidP="008670F3">
            <w:pPr>
              <w:tabs>
                <w:tab w:val="left" w:pos="567"/>
              </w:tabs>
              <w:jc w:val="center"/>
              <w:rPr>
                <w:rFonts w:asciiTheme="majorBidi" w:hAnsiTheme="majorBidi" w:cstheme="majorBidi"/>
                <w:b/>
                <w:bCs/>
              </w:rPr>
            </w:pPr>
            <w:r w:rsidRPr="00AB3CBA">
              <w:rPr>
                <w:rFonts w:asciiTheme="majorBidi" w:hAnsiTheme="majorBidi" w:cstheme="majorBidi"/>
                <w:b/>
                <w:bCs/>
                <w:lang w:val="ru"/>
              </w:rPr>
              <w:t>Возраст 65–74 года</w:t>
            </w:r>
          </w:p>
          <w:p w14:paraId="07F87EA2" w14:textId="77777777" w:rsidR="00C602C5" w:rsidRPr="00AB3CBA" w:rsidRDefault="00C602C5" w:rsidP="008670F3">
            <w:pPr>
              <w:tabs>
                <w:tab w:val="left" w:pos="567"/>
              </w:tabs>
              <w:jc w:val="center"/>
              <w:rPr>
                <w:rFonts w:asciiTheme="majorBidi" w:hAnsiTheme="majorBidi" w:cstheme="majorBidi"/>
                <w:b/>
                <w:bCs/>
              </w:rPr>
            </w:pPr>
            <w:r w:rsidRPr="00AB3CBA">
              <w:rPr>
                <w:rFonts w:asciiTheme="majorBidi" w:hAnsiTheme="majorBidi" w:cstheme="majorBidi"/>
                <w:b/>
                <w:bCs/>
                <w:lang w:val="ru"/>
              </w:rPr>
              <w:t>Кол-во пожилых участников/всего</w:t>
            </w:r>
          </w:p>
        </w:tc>
        <w:tc>
          <w:tcPr>
            <w:tcW w:w="1386" w:type="pct"/>
            <w:tcBorders>
              <w:top w:val="single" w:sz="4" w:space="0" w:color="auto"/>
              <w:left w:val="single" w:sz="4" w:space="0" w:color="auto"/>
            </w:tcBorders>
            <w:shd w:val="clear" w:color="auto" w:fill="D9D9D9" w:themeFill="background1" w:themeFillShade="D9"/>
          </w:tcPr>
          <w:p w14:paraId="631EC62B" w14:textId="77777777" w:rsidR="00C602C5" w:rsidRPr="00AB3CBA" w:rsidRDefault="00C602C5" w:rsidP="008670F3">
            <w:pPr>
              <w:tabs>
                <w:tab w:val="left" w:pos="567"/>
              </w:tabs>
              <w:jc w:val="center"/>
              <w:rPr>
                <w:rFonts w:asciiTheme="majorBidi" w:hAnsiTheme="majorBidi" w:cstheme="majorBidi"/>
                <w:b/>
                <w:bCs/>
              </w:rPr>
            </w:pPr>
            <w:r w:rsidRPr="00AB3CBA">
              <w:rPr>
                <w:rFonts w:asciiTheme="majorBidi" w:hAnsiTheme="majorBidi" w:cstheme="majorBidi"/>
                <w:b/>
                <w:bCs/>
                <w:lang w:val="ru"/>
              </w:rPr>
              <w:t>Возраст 75–84 года</w:t>
            </w:r>
          </w:p>
          <w:p w14:paraId="2EA55E1A" w14:textId="77777777" w:rsidR="00C602C5" w:rsidRPr="00AB3CBA" w:rsidRDefault="00C602C5" w:rsidP="008670F3">
            <w:pPr>
              <w:tabs>
                <w:tab w:val="left" w:pos="567"/>
              </w:tabs>
              <w:jc w:val="center"/>
              <w:rPr>
                <w:rFonts w:asciiTheme="majorBidi" w:hAnsiTheme="majorBidi" w:cstheme="majorBidi"/>
                <w:b/>
                <w:bCs/>
              </w:rPr>
            </w:pPr>
            <w:r w:rsidRPr="00AB3CBA">
              <w:rPr>
                <w:rFonts w:asciiTheme="majorBidi" w:hAnsiTheme="majorBidi" w:cstheme="majorBidi"/>
                <w:b/>
                <w:bCs/>
                <w:lang w:val="ru"/>
              </w:rPr>
              <w:t>Кол-во пожилых участников/всего</w:t>
            </w:r>
          </w:p>
        </w:tc>
        <w:tc>
          <w:tcPr>
            <w:tcW w:w="1290" w:type="pct"/>
            <w:tcBorders>
              <w:top w:val="single" w:sz="4" w:space="0" w:color="auto"/>
              <w:left w:val="single" w:sz="4" w:space="0" w:color="auto"/>
              <w:right w:val="single" w:sz="4" w:space="0" w:color="auto"/>
            </w:tcBorders>
            <w:shd w:val="clear" w:color="auto" w:fill="D9D9D9" w:themeFill="background1" w:themeFillShade="D9"/>
          </w:tcPr>
          <w:p w14:paraId="1917D64D" w14:textId="77777777" w:rsidR="00C602C5" w:rsidRPr="00AB3CBA" w:rsidRDefault="00C602C5" w:rsidP="008670F3">
            <w:pPr>
              <w:tabs>
                <w:tab w:val="left" w:pos="567"/>
              </w:tabs>
              <w:jc w:val="center"/>
              <w:rPr>
                <w:rFonts w:asciiTheme="majorBidi" w:hAnsiTheme="majorBidi" w:cstheme="majorBidi"/>
                <w:b/>
                <w:bCs/>
              </w:rPr>
            </w:pPr>
            <w:r w:rsidRPr="00AB3CBA">
              <w:rPr>
                <w:rFonts w:asciiTheme="majorBidi" w:hAnsiTheme="majorBidi" w:cstheme="majorBidi"/>
                <w:b/>
                <w:bCs/>
                <w:lang w:val="ru"/>
              </w:rPr>
              <w:t>Возраст 85+</w:t>
            </w:r>
          </w:p>
          <w:p w14:paraId="42850D0F" w14:textId="77777777" w:rsidR="00C602C5" w:rsidRPr="00AB3CBA" w:rsidRDefault="00C602C5" w:rsidP="008670F3">
            <w:pPr>
              <w:tabs>
                <w:tab w:val="left" w:pos="567"/>
              </w:tabs>
              <w:jc w:val="center"/>
              <w:rPr>
                <w:rFonts w:asciiTheme="majorBidi" w:hAnsiTheme="majorBidi" w:cstheme="majorBidi"/>
                <w:b/>
                <w:bCs/>
              </w:rPr>
            </w:pPr>
            <w:r w:rsidRPr="00AB3CBA">
              <w:rPr>
                <w:rFonts w:asciiTheme="majorBidi" w:hAnsiTheme="majorBidi" w:cstheme="majorBidi"/>
                <w:b/>
                <w:bCs/>
                <w:lang w:val="ru"/>
              </w:rPr>
              <w:t>Кол-во пожилых участников/всего</w:t>
            </w:r>
          </w:p>
        </w:tc>
      </w:tr>
      <w:tr w:rsidR="00C602C5" w:rsidRPr="00AB3CBA" w14:paraId="79E86AD8" w14:textId="77777777" w:rsidTr="008670F3">
        <w:trPr>
          <w:trHeight w:val="26"/>
          <w:jc w:val="center"/>
        </w:trPr>
        <w:tc>
          <w:tcPr>
            <w:tcW w:w="980" w:type="pct"/>
            <w:tcBorders>
              <w:top w:val="single" w:sz="4" w:space="0" w:color="auto"/>
              <w:left w:val="single" w:sz="4" w:space="0" w:color="auto"/>
            </w:tcBorders>
            <w:shd w:val="clear" w:color="auto" w:fill="FFFFFF"/>
          </w:tcPr>
          <w:p w14:paraId="52521579" w14:textId="77777777" w:rsidR="00C602C5" w:rsidRPr="00AB3CBA" w:rsidRDefault="00C602C5" w:rsidP="008670F3">
            <w:pPr>
              <w:tabs>
                <w:tab w:val="left" w:pos="567"/>
              </w:tabs>
              <w:rPr>
                <w:rFonts w:asciiTheme="majorBidi" w:hAnsiTheme="majorBidi" w:cstheme="majorBidi"/>
              </w:rPr>
            </w:pPr>
            <w:r w:rsidRPr="00AB3CBA">
              <w:rPr>
                <w:rFonts w:asciiTheme="majorBidi" w:hAnsiTheme="majorBidi" w:cstheme="majorBidi"/>
                <w:lang w:val="ru"/>
              </w:rPr>
              <w:t>Участники</w:t>
            </w:r>
          </w:p>
        </w:tc>
        <w:tc>
          <w:tcPr>
            <w:tcW w:w="1344" w:type="pct"/>
            <w:tcBorders>
              <w:top w:val="single" w:sz="4" w:space="0" w:color="auto"/>
              <w:left w:val="single" w:sz="4" w:space="0" w:color="auto"/>
            </w:tcBorders>
            <w:shd w:val="clear" w:color="auto" w:fill="FFFFFF"/>
          </w:tcPr>
          <w:p w14:paraId="320E9C7F" w14:textId="77777777" w:rsidR="00C602C5" w:rsidRPr="00AB3CBA" w:rsidRDefault="00C602C5" w:rsidP="008670F3">
            <w:pPr>
              <w:tabs>
                <w:tab w:val="left" w:pos="567"/>
              </w:tabs>
              <w:jc w:val="center"/>
              <w:rPr>
                <w:rFonts w:asciiTheme="majorBidi" w:hAnsiTheme="majorBidi" w:cstheme="majorBidi"/>
              </w:rPr>
            </w:pPr>
            <w:r w:rsidRPr="00AB3CBA">
              <w:rPr>
                <w:rFonts w:asciiTheme="majorBidi" w:hAnsiTheme="majorBidi" w:cstheme="majorBidi"/>
                <w:lang w:val="ru"/>
              </w:rPr>
              <w:t>239/366</w:t>
            </w:r>
          </w:p>
        </w:tc>
        <w:tc>
          <w:tcPr>
            <w:tcW w:w="1386" w:type="pct"/>
            <w:tcBorders>
              <w:top w:val="single" w:sz="4" w:space="0" w:color="auto"/>
              <w:left w:val="single" w:sz="4" w:space="0" w:color="auto"/>
            </w:tcBorders>
            <w:shd w:val="clear" w:color="auto" w:fill="FFFFFF"/>
          </w:tcPr>
          <w:p w14:paraId="7596904C" w14:textId="77777777" w:rsidR="00C602C5" w:rsidRPr="00AB3CBA" w:rsidRDefault="00C602C5" w:rsidP="008670F3">
            <w:pPr>
              <w:tabs>
                <w:tab w:val="left" w:pos="567"/>
              </w:tabs>
              <w:jc w:val="center"/>
              <w:rPr>
                <w:rFonts w:asciiTheme="majorBidi" w:hAnsiTheme="majorBidi" w:cstheme="majorBidi"/>
              </w:rPr>
            </w:pPr>
            <w:r w:rsidRPr="00AB3CBA">
              <w:rPr>
                <w:rFonts w:asciiTheme="majorBidi" w:hAnsiTheme="majorBidi" w:cstheme="majorBidi"/>
                <w:lang w:val="ru"/>
              </w:rPr>
              <w:t>115/366</w:t>
            </w:r>
          </w:p>
        </w:tc>
        <w:tc>
          <w:tcPr>
            <w:tcW w:w="1290" w:type="pct"/>
            <w:tcBorders>
              <w:top w:val="single" w:sz="4" w:space="0" w:color="auto"/>
              <w:left w:val="single" w:sz="4" w:space="0" w:color="auto"/>
              <w:right w:val="single" w:sz="4" w:space="0" w:color="auto"/>
            </w:tcBorders>
            <w:shd w:val="clear" w:color="auto" w:fill="FFFFFF"/>
          </w:tcPr>
          <w:p w14:paraId="2C2A9D7C" w14:textId="77777777" w:rsidR="00C602C5" w:rsidRPr="00AB3CBA" w:rsidRDefault="00C602C5" w:rsidP="008670F3">
            <w:pPr>
              <w:tabs>
                <w:tab w:val="left" w:pos="567"/>
              </w:tabs>
              <w:jc w:val="center"/>
              <w:rPr>
                <w:rFonts w:asciiTheme="majorBidi" w:hAnsiTheme="majorBidi" w:cstheme="majorBidi"/>
              </w:rPr>
            </w:pPr>
            <w:r w:rsidRPr="00AB3CBA">
              <w:rPr>
                <w:rFonts w:asciiTheme="majorBidi" w:hAnsiTheme="majorBidi" w:cstheme="majorBidi"/>
                <w:lang w:val="ru"/>
              </w:rPr>
              <w:t>12/366</w:t>
            </w:r>
          </w:p>
        </w:tc>
      </w:tr>
      <w:tr w:rsidR="00C602C5" w:rsidRPr="00AB3CBA" w14:paraId="5B662C6F" w14:textId="77777777" w:rsidTr="008670F3">
        <w:trPr>
          <w:trHeight w:val="26"/>
          <w:jc w:val="center"/>
        </w:trPr>
        <w:tc>
          <w:tcPr>
            <w:tcW w:w="980" w:type="pct"/>
            <w:tcBorders>
              <w:top w:val="single" w:sz="4" w:space="0" w:color="auto"/>
              <w:left w:val="single" w:sz="4" w:space="0" w:color="auto"/>
            </w:tcBorders>
            <w:shd w:val="clear" w:color="auto" w:fill="FFFFFF"/>
          </w:tcPr>
          <w:p w14:paraId="6457E7A3" w14:textId="77777777" w:rsidR="00C602C5" w:rsidRPr="00AB3CBA" w:rsidRDefault="00C602C5" w:rsidP="008670F3">
            <w:pPr>
              <w:tabs>
                <w:tab w:val="left" w:pos="567"/>
              </w:tabs>
              <w:rPr>
                <w:rFonts w:asciiTheme="majorBidi" w:hAnsiTheme="majorBidi" w:cstheme="majorBidi"/>
              </w:rPr>
            </w:pPr>
            <w:r w:rsidRPr="00AB3CBA">
              <w:rPr>
                <w:rFonts w:asciiTheme="majorBidi" w:hAnsiTheme="majorBidi" w:cstheme="majorBidi"/>
                <w:lang w:val="ru"/>
              </w:rPr>
              <w:t>ACE-CL-001</w:t>
            </w:r>
          </w:p>
        </w:tc>
        <w:tc>
          <w:tcPr>
            <w:tcW w:w="1344" w:type="pct"/>
            <w:tcBorders>
              <w:top w:val="single" w:sz="4" w:space="0" w:color="auto"/>
              <w:left w:val="single" w:sz="4" w:space="0" w:color="auto"/>
            </w:tcBorders>
            <w:shd w:val="clear" w:color="auto" w:fill="FFFFFF"/>
          </w:tcPr>
          <w:p w14:paraId="1B5E4C22" w14:textId="77777777" w:rsidR="00C602C5" w:rsidRPr="00AB3CBA" w:rsidRDefault="00C602C5" w:rsidP="008670F3">
            <w:pPr>
              <w:tabs>
                <w:tab w:val="left" w:pos="567"/>
              </w:tabs>
              <w:jc w:val="center"/>
              <w:rPr>
                <w:rFonts w:asciiTheme="majorBidi" w:hAnsiTheme="majorBidi" w:cstheme="majorBidi"/>
              </w:rPr>
            </w:pPr>
            <w:r w:rsidRPr="00AB3CBA">
              <w:rPr>
                <w:rFonts w:asciiTheme="majorBidi" w:hAnsiTheme="majorBidi" w:cstheme="majorBidi"/>
                <w:lang w:val="ru"/>
              </w:rPr>
              <w:t>46</w:t>
            </w:r>
          </w:p>
        </w:tc>
        <w:tc>
          <w:tcPr>
            <w:tcW w:w="1386" w:type="pct"/>
            <w:tcBorders>
              <w:top w:val="single" w:sz="4" w:space="0" w:color="auto"/>
              <w:left w:val="single" w:sz="4" w:space="0" w:color="auto"/>
            </w:tcBorders>
            <w:shd w:val="clear" w:color="auto" w:fill="FFFFFF"/>
          </w:tcPr>
          <w:p w14:paraId="0B9B67C2" w14:textId="77777777" w:rsidR="00C602C5" w:rsidRPr="00AB3CBA" w:rsidRDefault="00C602C5" w:rsidP="008670F3">
            <w:pPr>
              <w:tabs>
                <w:tab w:val="left" w:pos="567"/>
              </w:tabs>
              <w:jc w:val="center"/>
              <w:rPr>
                <w:rFonts w:asciiTheme="majorBidi" w:hAnsiTheme="majorBidi" w:cstheme="majorBidi"/>
              </w:rPr>
            </w:pPr>
            <w:r w:rsidRPr="00AB3CBA">
              <w:rPr>
                <w:rFonts w:asciiTheme="majorBidi" w:hAnsiTheme="majorBidi" w:cstheme="majorBidi"/>
                <w:lang w:val="ru"/>
              </w:rPr>
              <w:t>19</w:t>
            </w:r>
          </w:p>
        </w:tc>
        <w:tc>
          <w:tcPr>
            <w:tcW w:w="1290" w:type="pct"/>
            <w:tcBorders>
              <w:top w:val="single" w:sz="4" w:space="0" w:color="auto"/>
              <w:left w:val="single" w:sz="4" w:space="0" w:color="auto"/>
              <w:right w:val="single" w:sz="4" w:space="0" w:color="auto"/>
            </w:tcBorders>
            <w:shd w:val="clear" w:color="auto" w:fill="FFFFFF"/>
          </w:tcPr>
          <w:p w14:paraId="63E821D1" w14:textId="77777777" w:rsidR="00C602C5" w:rsidRPr="00AB3CBA" w:rsidRDefault="00C602C5" w:rsidP="008670F3">
            <w:pPr>
              <w:tabs>
                <w:tab w:val="left" w:pos="567"/>
              </w:tabs>
              <w:jc w:val="center"/>
              <w:rPr>
                <w:rFonts w:asciiTheme="majorBidi" w:hAnsiTheme="majorBidi" w:cstheme="majorBidi"/>
              </w:rPr>
            </w:pPr>
            <w:r w:rsidRPr="00AB3CBA">
              <w:rPr>
                <w:rFonts w:asciiTheme="majorBidi" w:hAnsiTheme="majorBidi" w:cstheme="majorBidi"/>
                <w:lang w:val="ru"/>
              </w:rPr>
              <w:t>-</w:t>
            </w:r>
          </w:p>
        </w:tc>
      </w:tr>
      <w:tr w:rsidR="00C602C5" w:rsidRPr="00AB3CBA" w14:paraId="323744A8" w14:textId="77777777" w:rsidTr="008670F3">
        <w:trPr>
          <w:trHeight w:val="26"/>
          <w:jc w:val="center"/>
        </w:trPr>
        <w:tc>
          <w:tcPr>
            <w:tcW w:w="980" w:type="pct"/>
            <w:tcBorders>
              <w:top w:val="single" w:sz="4" w:space="0" w:color="auto"/>
              <w:left w:val="single" w:sz="4" w:space="0" w:color="auto"/>
            </w:tcBorders>
            <w:shd w:val="clear" w:color="auto" w:fill="FFFFFF"/>
          </w:tcPr>
          <w:p w14:paraId="79C39289" w14:textId="77777777" w:rsidR="00C602C5" w:rsidRPr="00AB3CBA" w:rsidRDefault="00C602C5" w:rsidP="008670F3">
            <w:pPr>
              <w:tabs>
                <w:tab w:val="left" w:pos="567"/>
              </w:tabs>
              <w:rPr>
                <w:rFonts w:asciiTheme="majorBidi" w:hAnsiTheme="majorBidi" w:cstheme="majorBidi"/>
              </w:rPr>
            </w:pPr>
            <w:r w:rsidRPr="00AB3CBA">
              <w:rPr>
                <w:rFonts w:asciiTheme="majorBidi" w:hAnsiTheme="majorBidi" w:cstheme="majorBidi"/>
                <w:lang w:val="ru"/>
              </w:rPr>
              <w:t>ACE-LY-004</w:t>
            </w:r>
          </w:p>
        </w:tc>
        <w:tc>
          <w:tcPr>
            <w:tcW w:w="1344" w:type="pct"/>
            <w:tcBorders>
              <w:top w:val="single" w:sz="4" w:space="0" w:color="auto"/>
              <w:left w:val="single" w:sz="4" w:space="0" w:color="auto"/>
            </w:tcBorders>
            <w:shd w:val="clear" w:color="auto" w:fill="FFFFFF"/>
          </w:tcPr>
          <w:p w14:paraId="5ED98768" w14:textId="77777777" w:rsidR="00C602C5" w:rsidRPr="00AB3CBA" w:rsidRDefault="00C602C5" w:rsidP="008670F3">
            <w:pPr>
              <w:tabs>
                <w:tab w:val="left" w:pos="567"/>
              </w:tabs>
              <w:jc w:val="center"/>
              <w:rPr>
                <w:rFonts w:asciiTheme="majorBidi" w:hAnsiTheme="majorBidi" w:cstheme="majorBidi"/>
              </w:rPr>
            </w:pPr>
            <w:r w:rsidRPr="00AB3CBA">
              <w:rPr>
                <w:rFonts w:asciiTheme="majorBidi" w:hAnsiTheme="majorBidi" w:cstheme="majorBidi"/>
                <w:lang w:val="ru"/>
              </w:rPr>
              <w:t>16</w:t>
            </w:r>
          </w:p>
        </w:tc>
        <w:tc>
          <w:tcPr>
            <w:tcW w:w="1386" w:type="pct"/>
            <w:tcBorders>
              <w:top w:val="single" w:sz="4" w:space="0" w:color="auto"/>
              <w:left w:val="single" w:sz="4" w:space="0" w:color="auto"/>
            </w:tcBorders>
            <w:shd w:val="clear" w:color="auto" w:fill="FFFFFF"/>
          </w:tcPr>
          <w:p w14:paraId="5A2C8183" w14:textId="77777777" w:rsidR="00C602C5" w:rsidRPr="00AB3CBA" w:rsidRDefault="00C602C5" w:rsidP="008670F3">
            <w:pPr>
              <w:tabs>
                <w:tab w:val="left" w:pos="567"/>
              </w:tabs>
              <w:jc w:val="center"/>
              <w:rPr>
                <w:rFonts w:asciiTheme="majorBidi" w:hAnsiTheme="majorBidi" w:cstheme="majorBidi"/>
              </w:rPr>
            </w:pPr>
            <w:r w:rsidRPr="00AB3CBA">
              <w:rPr>
                <w:rFonts w:asciiTheme="majorBidi" w:hAnsiTheme="majorBidi" w:cstheme="majorBidi"/>
                <w:lang w:val="ru"/>
              </w:rPr>
              <w:t>7</w:t>
            </w:r>
          </w:p>
        </w:tc>
        <w:tc>
          <w:tcPr>
            <w:tcW w:w="1290" w:type="pct"/>
            <w:tcBorders>
              <w:top w:val="single" w:sz="4" w:space="0" w:color="auto"/>
              <w:left w:val="single" w:sz="4" w:space="0" w:color="auto"/>
              <w:right w:val="single" w:sz="4" w:space="0" w:color="auto"/>
            </w:tcBorders>
            <w:shd w:val="clear" w:color="auto" w:fill="FFFFFF"/>
          </w:tcPr>
          <w:p w14:paraId="78716B88" w14:textId="77777777" w:rsidR="00C602C5" w:rsidRPr="00AB3CBA" w:rsidRDefault="00C602C5" w:rsidP="008670F3">
            <w:pPr>
              <w:tabs>
                <w:tab w:val="left" w:pos="567"/>
              </w:tabs>
              <w:jc w:val="center"/>
              <w:rPr>
                <w:rFonts w:asciiTheme="majorBidi" w:hAnsiTheme="majorBidi" w:cstheme="majorBidi"/>
              </w:rPr>
            </w:pPr>
            <w:r w:rsidRPr="00AB3CBA">
              <w:rPr>
                <w:rFonts w:asciiTheme="majorBidi" w:hAnsiTheme="majorBidi" w:cstheme="majorBidi"/>
                <w:lang w:val="ru"/>
              </w:rPr>
              <w:t>3</w:t>
            </w:r>
          </w:p>
        </w:tc>
      </w:tr>
      <w:tr w:rsidR="00C602C5" w:rsidRPr="00AB3CBA" w14:paraId="403049BE" w14:textId="77777777" w:rsidTr="008670F3">
        <w:trPr>
          <w:trHeight w:val="26"/>
          <w:jc w:val="center"/>
        </w:trPr>
        <w:tc>
          <w:tcPr>
            <w:tcW w:w="980" w:type="pct"/>
            <w:tcBorders>
              <w:top w:val="single" w:sz="4" w:space="0" w:color="auto"/>
              <w:left w:val="single" w:sz="4" w:space="0" w:color="auto"/>
            </w:tcBorders>
            <w:shd w:val="clear" w:color="auto" w:fill="FFFFFF"/>
          </w:tcPr>
          <w:p w14:paraId="0D51AB70" w14:textId="77777777" w:rsidR="00C602C5" w:rsidRPr="00AB3CBA" w:rsidRDefault="00C602C5" w:rsidP="008670F3">
            <w:pPr>
              <w:tabs>
                <w:tab w:val="left" w:pos="567"/>
              </w:tabs>
              <w:rPr>
                <w:rFonts w:asciiTheme="majorBidi" w:hAnsiTheme="majorBidi" w:cstheme="majorBidi"/>
              </w:rPr>
            </w:pPr>
            <w:r w:rsidRPr="00AB3CBA">
              <w:rPr>
                <w:rFonts w:asciiTheme="majorBidi" w:hAnsiTheme="majorBidi" w:cstheme="majorBidi"/>
                <w:lang w:val="ru"/>
              </w:rPr>
              <w:t>ACE-WM-001</w:t>
            </w:r>
          </w:p>
        </w:tc>
        <w:tc>
          <w:tcPr>
            <w:tcW w:w="1344" w:type="pct"/>
            <w:tcBorders>
              <w:top w:val="single" w:sz="4" w:space="0" w:color="auto"/>
              <w:left w:val="single" w:sz="4" w:space="0" w:color="auto"/>
            </w:tcBorders>
            <w:shd w:val="clear" w:color="auto" w:fill="FFFFFF"/>
          </w:tcPr>
          <w:p w14:paraId="112AA954" w14:textId="77777777" w:rsidR="00C602C5" w:rsidRPr="00AB3CBA" w:rsidRDefault="00C602C5" w:rsidP="008670F3">
            <w:pPr>
              <w:tabs>
                <w:tab w:val="left" w:pos="567"/>
              </w:tabs>
              <w:jc w:val="center"/>
              <w:rPr>
                <w:rFonts w:asciiTheme="majorBidi" w:hAnsiTheme="majorBidi" w:cstheme="majorBidi"/>
              </w:rPr>
            </w:pPr>
            <w:r w:rsidRPr="00AB3CBA">
              <w:rPr>
                <w:rFonts w:asciiTheme="majorBidi" w:hAnsiTheme="majorBidi" w:cstheme="majorBidi"/>
                <w:lang w:val="ru"/>
              </w:rPr>
              <w:t>17</w:t>
            </w:r>
          </w:p>
        </w:tc>
        <w:tc>
          <w:tcPr>
            <w:tcW w:w="1386" w:type="pct"/>
            <w:tcBorders>
              <w:top w:val="single" w:sz="4" w:space="0" w:color="auto"/>
              <w:left w:val="single" w:sz="4" w:space="0" w:color="auto"/>
            </w:tcBorders>
            <w:shd w:val="clear" w:color="auto" w:fill="FFFFFF"/>
          </w:tcPr>
          <w:p w14:paraId="2CAEB37D" w14:textId="77777777" w:rsidR="00C602C5" w:rsidRPr="00AB3CBA" w:rsidRDefault="00C602C5" w:rsidP="008670F3">
            <w:pPr>
              <w:tabs>
                <w:tab w:val="left" w:pos="567"/>
              </w:tabs>
              <w:jc w:val="center"/>
              <w:rPr>
                <w:rFonts w:asciiTheme="majorBidi" w:hAnsiTheme="majorBidi" w:cstheme="majorBidi"/>
              </w:rPr>
            </w:pPr>
            <w:r w:rsidRPr="00AB3CBA">
              <w:rPr>
                <w:rFonts w:asciiTheme="majorBidi" w:hAnsiTheme="majorBidi" w:cstheme="majorBidi"/>
                <w:lang w:val="ru"/>
              </w:rPr>
              <w:t>12</w:t>
            </w:r>
          </w:p>
        </w:tc>
        <w:tc>
          <w:tcPr>
            <w:tcW w:w="1290" w:type="pct"/>
            <w:tcBorders>
              <w:top w:val="single" w:sz="4" w:space="0" w:color="auto"/>
              <w:left w:val="single" w:sz="4" w:space="0" w:color="auto"/>
              <w:right w:val="single" w:sz="4" w:space="0" w:color="auto"/>
            </w:tcBorders>
            <w:shd w:val="clear" w:color="auto" w:fill="FFFFFF"/>
          </w:tcPr>
          <w:p w14:paraId="45289030" w14:textId="77777777" w:rsidR="00C602C5" w:rsidRPr="00AB3CBA" w:rsidRDefault="00C602C5" w:rsidP="008670F3">
            <w:pPr>
              <w:tabs>
                <w:tab w:val="left" w:pos="567"/>
              </w:tabs>
              <w:jc w:val="center"/>
              <w:rPr>
                <w:rFonts w:asciiTheme="majorBidi" w:hAnsiTheme="majorBidi" w:cstheme="majorBidi"/>
              </w:rPr>
            </w:pPr>
            <w:r w:rsidRPr="00AB3CBA">
              <w:rPr>
                <w:rFonts w:asciiTheme="majorBidi" w:hAnsiTheme="majorBidi" w:cstheme="majorBidi"/>
                <w:lang w:val="ru"/>
              </w:rPr>
              <w:t>4</w:t>
            </w:r>
          </w:p>
        </w:tc>
      </w:tr>
      <w:tr w:rsidR="00C602C5" w:rsidRPr="00AB3CBA" w14:paraId="30F171A1" w14:textId="77777777" w:rsidTr="008670F3">
        <w:trPr>
          <w:trHeight w:val="26"/>
          <w:jc w:val="center"/>
        </w:trPr>
        <w:tc>
          <w:tcPr>
            <w:tcW w:w="980" w:type="pct"/>
            <w:tcBorders>
              <w:top w:val="single" w:sz="4" w:space="0" w:color="auto"/>
              <w:left w:val="single" w:sz="4" w:space="0" w:color="auto"/>
            </w:tcBorders>
            <w:shd w:val="clear" w:color="auto" w:fill="FFFFFF"/>
          </w:tcPr>
          <w:p w14:paraId="1789E2BB" w14:textId="77777777" w:rsidR="00C602C5" w:rsidRPr="00AB3CBA" w:rsidRDefault="00C602C5" w:rsidP="008670F3">
            <w:pPr>
              <w:tabs>
                <w:tab w:val="left" w:pos="567"/>
              </w:tabs>
              <w:rPr>
                <w:rFonts w:asciiTheme="majorBidi" w:hAnsiTheme="majorBidi" w:cstheme="majorBidi"/>
              </w:rPr>
            </w:pPr>
            <w:r w:rsidRPr="00AB3CBA">
              <w:rPr>
                <w:rFonts w:asciiTheme="majorBidi" w:hAnsiTheme="majorBidi" w:cstheme="majorBidi"/>
                <w:lang w:val="ru"/>
              </w:rPr>
              <w:t>ACE-LY-002</w:t>
            </w:r>
          </w:p>
        </w:tc>
        <w:tc>
          <w:tcPr>
            <w:tcW w:w="1344" w:type="pct"/>
            <w:tcBorders>
              <w:top w:val="single" w:sz="4" w:space="0" w:color="auto"/>
              <w:left w:val="single" w:sz="4" w:space="0" w:color="auto"/>
            </w:tcBorders>
            <w:shd w:val="clear" w:color="auto" w:fill="FFFFFF"/>
          </w:tcPr>
          <w:p w14:paraId="1FCBD835" w14:textId="77777777" w:rsidR="00C602C5" w:rsidRPr="00AB3CBA" w:rsidRDefault="00C602C5" w:rsidP="008670F3">
            <w:pPr>
              <w:tabs>
                <w:tab w:val="left" w:pos="567"/>
              </w:tabs>
              <w:jc w:val="center"/>
              <w:rPr>
                <w:rFonts w:asciiTheme="majorBidi" w:hAnsiTheme="majorBidi" w:cstheme="majorBidi"/>
              </w:rPr>
            </w:pPr>
            <w:r w:rsidRPr="00AB3CBA">
              <w:rPr>
                <w:rFonts w:asciiTheme="majorBidi" w:hAnsiTheme="majorBidi" w:cstheme="majorBidi"/>
                <w:bCs/>
                <w:lang w:val="ru"/>
              </w:rPr>
              <w:t>1</w:t>
            </w:r>
          </w:p>
        </w:tc>
        <w:tc>
          <w:tcPr>
            <w:tcW w:w="1386" w:type="pct"/>
            <w:tcBorders>
              <w:top w:val="single" w:sz="4" w:space="0" w:color="auto"/>
              <w:left w:val="single" w:sz="4" w:space="0" w:color="auto"/>
            </w:tcBorders>
            <w:shd w:val="clear" w:color="auto" w:fill="FFFFFF"/>
          </w:tcPr>
          <w:p w14:paraId="6A322C8A" w14:textId="77777777" w:rsidR="00C602C5" w:rsidRPr="00AB3CBA" w:rsidRDefault="00C602C5" w:rsidP="008670F3">
            <w:pPr>
              <w:tabs>
                <w:tab w:val="left" w:pos="567"/>
              </w:tabs>
              <w:jc w:val="center"/>
              <w:rPr>
                <w:rFonts w:asciiTheme="majorBidi" w:hAnsiTheme="majorBidi" w:cstheme="majorBidi"/>
              </w:rPr>
            </w:pPr>
            <w:r w:rsidRPr="00AB3CBA">
              <w:rPr>
                <w:rFonts w:asciiTheme="majorBidi" w:hAnsiTheme="majorBidi" w:cstheme="majorBidi"/>
                <w:lang w:val="ru"/>
              </w:rPr>
              <w:t>3</w:t>
            </w:r>
          </w:p>
        </w:tc>
        <w:tc>
          <w:tcPr>
            <w:tcW w:w="1290" w:type="pct"/>
            <w:tcBorders>
              <w:top w:val="single" w:sz="4" w:space="0" w:color="auto"/>
              <w:left w:val="single" w:sz="4" w:space="0" w:color="auto"/>
              <w:right w:val="single" w:sz="4" w:space="0" w:color="auto"/>
            </w:tcBorders>
            <w:shd w:val="clear" w:color="auto" w:fill="FFFFFF"/>
          </w:tcPr>
          <w:p w14:paraId="21E38852" w14:textId="77777777" w:rsidR="00C602C5" w:rsidRPr="00AB3CBA" w:rsidRDefault="00C602C5" w:rsidP="008670F3">
            <w:pPr>
              <w:tabs>
                <w:tab w:val="left" w:pos="567"/>
              </w:tabs>
              <w:jc w:val="center"/>
              <w:rPr>
                <w:rFonts w:asciiTheme="majorBidi" w:hAnsiTheme="majorBidi" w:cstheme="majorBidi"/>
              </w:rPr>
            </w:pPr>
            <w:r w:rsidRPr="00AB3CBA">
              <w:rPr>
                <w:rFonts w:asciiTheme="majorBidi" w:hAnsiTheme="majorBidi" w:cstheme="majorBidi"/>
                <w:lang w:val="ru"/>
              </w:rPr>
              <w:t>-</w:t>
            </w:r>
          </w:p>
        </w:tc>
      </w:tr>
      <w:tr w:rsidR="00C602C5" w:rsidRPr="00AB3CBA" w14:paraId="3558A464" w14:textId="77777777" w:rsidTr="008670F3">
        <w:trPr>
          <w:trHeight w:val="26"/>
          <w:jc w:val="center"/>
        </w:trPr>
        <w:tc>
          <w:tcPr>
            <w:tcW w:w="980" w:type="pct"/>
            <w:tcBorders>
              <w:top w:val="single" w:sz="4" w:space="0" w:color="auto"/>
              <w:left w:val="single" w:sz="4" w:space="0" w:color="auto"/>
            </w:tcBorders>
            <w:shd w:val="clear" w:color="auto" w:fill="FFFFFF"/>
          </w:tcPr>
          <w:p w14:paraId="39A0FE09" w14:textId="77777777" w:rsidR="00C602C5" w:rsidRPr="00AB3CBA" w:rsidRDefault="00C602C5" w:rsidP="008670F3">
            <w:pPr>
              <w:tabs>
                <w:tab w:val="left" w:pos="567"/>
              </w:tabs>
              <w:rPr>
                <w:rFonts w:asciiTheme="majorBidi" w:hAnsiTheme="majorBidi" w:cstheme="majorBidi"/>
              </w:rPr>
            </w:pPr>
            <w:r w:rsidRPr="00AB3CBA">
              <w:rPr>
                <w:rFonts w:asciiTheme="majorBidi" w:hAnsiTheme="majorBidi" w:cstheme="majorBidi"/>
                <w:lang w:val="ru"/>
              </w:rPr>
              <w:t>ACE-LY-003</w:t>
            </w:r>
          </w:p>
        </w:tc>
        <w:tc>
          <w:tcPr>
            <w:tcW w:w="1344" w:type="pct"/>
            <w:tcBorders>
              <w:top w:val="single" w:sz="4" w:space="0" w:color="auto"/>
              <w:left w:val="single" w:sz="4" w:space="0" w:color="auto"/>
            </w:tcBorders>
            <w:shd w:val="clear" w:color="auto" w:fill="FFFFFF"/>
          </w:tcPr>
          <w:p w14:paraId="703E8339" w14:textId="77777777" w:rsidR="00C602C5" w:rsidRPr="00AB3CBA" w:rsidRDefault="00C602C5" w:rsidP="008670F3">
            <w:pPr>
              <w:tabs>
                <w:tab w:val="left" w:pos="567"/>
              </w:tabs>
              <w:jc w:val="center"/>
              <w:rPr>
                <w:rFonts w:asciiTheme="majorBidi" w:hAnsiTheme="majorBidi" w:cstheme="majorBidi"/>
              </w:rPr>
            </w:pPr>
            <w:r w:rsidRPr="00AB3CBA">
              <w:rPr>
                <w:rFonts w:asciiTheme="majorBidi" w:hAnsiTheme="majorBidi" w:cstheme="majorBidi"/>
                <w:lang w:val="ru"/>
              </w:rPr>
              <w:t>4</w:t>
            </w:r>
          </w:p>
        </w:tc>
        <w:tc>
          <w:tcPr>
            <w:tcW w:w="1386" w:type="pct"/>
            <w:tcBorders>
              <w:top w:val="single" w:sz="4" w:space="0" w:color="auto"/>
              <w:left w:val="single" w:sz="4" w:space="0" w:color="auto"/>
            </w:tcBorders>
            <w:shd w:val="clear" w:color="auto" w:fill="FFFFFF"/>
          </w:tcPr>
          <w:p w14:paraId="293D0763" w14:textId="77777777" w:rsidR="00C602C5" w:rsidRPr="00AB3CBA" w:rsidRDefault="00C602C5" w:rsidP="008670F3">
            <w:pPr>
              <w:tabs>
                <w:tab w:val="left" w:pos="567"/>
              </w:tabs>
              <w:jc w:val="center"/>
              <w:rPr>
                <w:rFonts w:asciiTheme="majorBidi" w:hAnsiTheme="majorBidi" w:cstheme="majorBidi"/>
              </w:rPr>
            </w:pPr>
            <w:r w:rsidRPr="00AB3CBA">
              <w:rPr>
                <w:rFonts w:asciiTheme="majorBidi" w:hAnsiTheme="majorBidi" w:cstheme="majorBidi"/>
                <w:lang w:val="ru"/>
              </w:rPr>
              <w:t>1</w:t>
            </w:r>
          </w:p>
        </w:tc>
        <w:tc>
          <w:tcPr>
            <w:tcW w:w="1290" w:type="pct"/>
            <w:tcBorders>
              <w:top w:val="single" w:sz="4" w:space="0" w:color="auto"/>
              <w:left w:val="single" w:sz="4" w:space="0" w:color="auto"/>
              <w:right w:val="single" w:sz="4" w:space="0" w:color="auto"/>
            </w:tcBorders>
            <w:shd w:val="clear" w:color="auto" w:fill="FFFFFF"/>
          </w:tcPr>
          <w:p w14:paraId="2551272D" w14:textId="77777777" w:rsidR="00C602C5" w:rsidRPr="00AB3CBA" w:rsidRDefault="00C602C5" w:rsidP="008670F3">
            <w:pPr>
              <w:tabs>
                <w:tab w:val="left" w:pos="567"/>
              </w:tabs>
              <w:jc w:val="center"/>
              <w:rPr>
                <w:rFonts w:asciiTheme="majorBidi" w:hAnsiTheme="majorBidi" w:cstheme="majorBidi"/>
              </w:rPr>
            </w:pPr>
            <w:r w:rsidRPr="00AB3CBA">
              <w:rPr>
                <w:rFonts w:asciiTheme="majorBidi" w:hAnsiTheme="majorBidi" w:cstheme="majorBidi"/>
                <w:lang w:val="ru"/>
              </w:rPr>
              <w:t>-</w:t>
            </w:r>
          </w:p>
        </w:tc>
      </w:tr>
      <w:tr w:rsidR="00C602C5" w:rsidRPr="00AB3CBA" w14:paraId="0E527DE6" w14:textId="77777777" w:rsidTr="008670F3">
        <w:trPr>
          <w:trHeight w:val="26"/>
          <w:jc w:val="center"/>
        </w:trPr>
        <w:tc>
          <w:tcPr>
            <w:tcW w:w="980" w:type="pct"/>
            <w:tcBorders>
              <w:top w:val="single" w:sz="4" w:space="0" w:color="auto"/>
              <w:left w:val="single" w:sz="4" w:space="0" w:color="auto"/>
            </w:tcBorders>
            <w:shd w:val="clear" w:color="auto" w:fill="FFFFFF"/>
          </w:tcPr>
          <w:p w14:paraId="24A76F44" w14:textId="77777777" w:rsidR="00C602C5" w:rsidRPr="00AB3CBA" w:rsidRDefault="00C602C5" w:rsidP="008670F3">
            <w:pPr>
              <w:tabs>
                <w:tab w:val="left" w:pos="567"/>
              </w:tabs>
              <w:rPr>
                <w:rFonts w:asciiTheme="majorBidi" w:hAnsiTheme="majorBidi" w:cstheme="majorBidi"/>
              </w:rPr>
            </w:pPr>
            <w:r w:rsidRPr="00AB3CBA">
              <w:rPr>
                <w:rFonts w:asciiTheme="majorBidi" w:hAnsiTheme="majorBidi" w:cstheme="majorBidi"/>
                <w:lang w:val="ru"/>
              </w:rPr>
              <w:t>ACE-MY-001</w:t>
            </w:r>
          </w:p>
        </w:tc>
        <w:tc>
          <w:tcPr>
            <w:tcW w:w="1344" w:type="pct"/>
            <w:tcBorders>
              <w:top w:val="single" w:sz="4" w:space="0" w:color="auto"/>
              <w:left w:val="single" w:sz="4" w:space="0" w:color="auto"/>
            </w:tcBorders>
            <w:shd w:val="clear" w:color="auto" w:fill="FFFFFF"/>
          </w:tcPr>
          <w:p w14:paraId="46643C80" w14:textId="77777777" w:rsidR="00C602C5" w:rsidRPr="00AB3CBA" w:rsidRDefault="00C602C5" w:rsidP="008670F3">
            <w:pPr>
              <w:tabs>
                <w:tab w:val="left" w:pos="567"/>
              </w:tabs>
              <w:jc w:val="center"/>
              <w:rPr>
                <w:rFonts w:asciiTheme="majorBidi" w:hAnsiTheme="majorBidi" w:cstheme="majorBidi"/>
              </w:rPr>
            </w:pPr>
            <w:r w:rsidRPr="00AB3CBA">
              <w:rPr>
                <w:rFonts w:asciiTheme="majorBidi" w:hAnsiTheme="majorBidi" w:cstheme="majorBidi"/>
                <w:lang w:val="ru"/>
              </w:rPr>
              <w:t>2</w:t>
            </w:r>
          </w:p>
        </w:tc>
        <w:tc>
          <w:tcPr>
            <w:tcW w:w="1386" w:type="pct"/>
            <w:tcBorders>
              <w:top w:val="single" w:sz="4" w:space="0" w:color="auto"/>
              <w:left w:val="single" w:sz="4" w:space="0" w:color="auto"/>
            </w:tcBorders>
            <w:shd w:val="clear" w:color="auto" w:fill="FFFFFF"/>
          </w:tcPr>
          <w:p w14:paraId="0E71C834" w14:textId="77777777" w:rsidR="00C602C5" w:rsidRPr="00AB3CBA" w:rsidRDefault="00C602C5" w:rsidP="008670F3">
            <w:pPr>
              <w:tabs>
                <w:tab w:val="left" w:pos="567"/>
              </w:tabs>
              <w:jc w:val="center"/>
              <w:rPr>
                <w:rFonts w:asciiTheme="majorBidi" w:hAnsiTheme="majorBidi" w:cstheme="majorBidi"/>
              </w:rPr>
            </w:pPr>
            <w:r w:rsidRPr="00AB3CBA">
              <w:rPr>
                <w:rFonts w:asciiTheme="majorBidi" w:hAnsiTheme="majorBidi" w:cstheme="majorBidi"/>
                <w:lang w:val="ru"/>
              </w:rPr>
              <w:t>2</w:t>
            </w:r>
          </w:p>
        </w:tc>
        <w:tc>
          <w:tcPr>
            <w:tcW w:w="1290" w:type="pct"/>
            <w:tcBorders>
              <w:top w:val="single" w:sz="4" w:space="0" w:color="auto"/>
              <w:left w:val="single" w:sz="4" w:space="0" w:color="auto"/>
              <w:right w:val="single" w:sz="4" w:space="0" w:color="auto"/>
            </w:tcBorders>
            <w:shd w:val="clear" w:color="auto" w:fill="FFFFFF"/>
          </w:tcPr>
          <w:p w14:paraId="3E1A343B" w14:textId="77777777" w:rsidR="00C602C5" w:rsidRPr="00AB3CBA" w:rsidRDefault="00C602C5" w:rsidP="008670F3">
            <w:pPr>
              <w:tabs>
                <w:tab w:val="left" w:pos="567"/>
              </w:tabs>
              <w:jc w:val="center"/>
              <w:rPr>
                <w:rFonts w:asciiTheme="majorBidi" w:hAnsiTheme="majorBidi" w:cstheme="majorBidi"/>
              </w:rPr>
            </w:pPr>
            <w:r w:rsidRPr="00AB3CBA">
              <w:rPr>
                <w:rFonts w:asciiTheme="majorBidi" w:hAnsiTheme="majorBidi" w:cstheme="majorBidi"/>
                <w:lang w:val="ru"/>
              </w:rPr>
              <w:t>-</w:t>
            </w:r>
          </w:p>
        </w:tc>
      </w:tr>
      <w:tr w:rsidR="00C602C5" w:rsidRPr="00AB3CBA" w14:paraId="44620413" w14:textId="77777777" w:rsidTr="008670F3">
        <w:trPr>
          <w:trHeight w:val="26"/>
          <w:jc w:val="center"/>
        </w:trPr>
        <w:tc>
          <w:tcPr>
            <w:tcW w:w="980" w:type="pct"/>
            <w:tcBorders>
              <w:top w:val="single" w:sz="4" w:space="0" w:color="auto"/>
              <w:left w:val="single" w:sz="4" w:space="0" w:color="auto"/>
            </w:tcBorders>
            <w:shd w:val="clear" w:color="auto" w:fill="FFFFFF"/>
          </w:tcPr>
          <w:p w14:paraId="0DB49874" w14:textId="77777777" w:rsidR="00C602C5" w:rsidRPr="00AB3CBA" w:rsidRDefault="00C602C5" w:rsidP="008670F3">
            <w:pPr>
              <w:tabs>
                <w:tab w:val="left" w:pos="567"/>
              </w:tabs>
              <w:rPr>
                <w:rFonts w:asciiTheme="majorBidi" w:hAnsiTheme="majorBidi" w:cstheme="majorBidi"/>
              </w:rPr>
            </w:pPr>
            <w:r w:rsidRPr="00AB3CBA">
              <w:rPr>
                <w:rFonts w:asciiTheme="majorBidi" w:hAnsiTheme="majorBidi" w:cstheme="majorBidi"/>
                <w:lang w:val="ru"/>
              </w:rPr>
              <w:t>ACE-CL-003</w:t>
            </w:r>
          </w:p>
        </w:tc>
        <w:tc>
          <w:tcPr>
            <w:tcW w:w="1344" w:type="pct"/>
            <w:tcBorders>
              <w:top w:val="single" w:sz="4" w:space="0" w:color="auto"/>
              <w:left w:val="single" w:sz="4" w:space="0" w:color="auto"/>
            </w:tcBorders>
            <w:shd w:val="clear" w:color="auto" w:fill="FFFFFF"/>
          </w:tcPr>
          <w:p w14:paraId="644960F2" w14:textId="77777777" w:rsidR="00C602C5" w:rsidRPr="00AB3CBA" w:rsidRDefault="00C602C5" w:rsidP="008670F3">
            <w:pPr>
              <w:tabs>
                <w:tab w:val="left" w:pos="567"/>
              </w:tabs>
              <w:jc w:val="center"/>
              <w:rPr>
                <w:rFonts w:asciiTheme="majorBidi" w:hAnsiTheme="majorBidi" w:cstheme="majorBidi"/>
              </w:rPr>
            </w:pPr>
            <w:r w:rsidRPr="00AB3CBA">
              <w:rPr>
                <w:rFonts w:asciiTheme="majorBidi" w:hAnsiTheme="majorBidi" w:cstheme="majorBidi"/>
                <w:bCs/>
                <w:lang w:val="ru"/>
              </w:rPr>
              <w:t>1</w:t>
            </w:r>
          </w:p>
        </w:tc>
        <w:tc>
          <w:tcPr>
            <w:tcW w:w="1386" w:type="pct"/>
            <w:tcBorders>
              <w:top w:val="single" w:sz="4" w:space="0" w:color="auto"/>
              <w:left w:val="single" w:sz="4" w:space="0" w:color="auto"/>
            </w:tcBorders>
            <w:shd w:val="clear" w:color="auto" w:fill="FFFFFF"/>
          </w:tcPr>
          <w:p w14:paraId="6E1916B4" w14:textId="77777777" w:rsidR="00C602C5" w:rsidRPr="00AB3CBA" w:rsidRDefault="00C602C5" w:rsidP="008670F3">
            <w:pPr>
              <w:tabs>
                <w:tab w:val="left" w:pos="567"/>
              </w:tabs>
              <w:jc w:val="center"/>
              <w:rPr>
                <w:rFonts w:asciiTheme="majorBidi" w:hAnsiTheme="majorBidi" w:cstheme="majorBidi"/>
              </w:rPr>
            </w:pPr>
            <w:r w:rsidRPr="00AB3CBA">
              <w:rPr>
                <w:rFonts w:asciiTheme="majorBidi" w:hAnsiTheme="majorBidi" w:cstheme="majorBidi"/>
                <w:lang w:val="ru"/>
              </w:rPr>
              <w:t>3</w:t>
            </w:r>
          </w:p>
        </w:tc>
        <w:tc>
          <w:tcPr>
            <w:tcW w:w="1290" w:type="pct"/>
            <w:tcBorders>
              <w:top w:val="single" w:sz="4" w:space="0" w:color="auto"/>
              <w:left w:val="single" w:sz="4" w:space="0" w:color="auto"/>
              <w:right w:val="single" w:sz="4" w:space="0" w:color="auto"/>
            </w:tcBorders>
            <w:shd w:val="clear" w:color="auto" w:fill="FFFFFF"/>
          </w:tcPr>
          <w:p w14:paraId="5388DBB8" w14:textId="77777777" w:rsidR="00C602C5" w:rsidRPr="00AB3CBA" w:rsidRDefault="00C602C5" w:rsidP="008670F3">
            <w:pPr>
              <w:tabs>
                <w:tab w:val="left" w:pos="567"/>
              </w:tabs>
              <w:jc w:val="center"/>
              <w:rPr>
                <w:rFonts w:asciiTheme="majorBidi" w:hAnsiTheme="majorBidi" w:cstheme="majorBidi"/>
              </w:rPr>
            </w:pPr>
            <w:r w:rsidRPr="00AB3CBA">
              <w:rPr>
                <w:rFonts w:asciiTheme="majorBidi" w:hAnsiTheme="majorBidi" w:cstheme="majorBidi"/>
                <w:lang w:val="ru"/>
              </w:rPr>
              <w:t>-</w:t>
            </w:r>
          </w:p>
        </w:tc>
      </w:tr>
      <w:tr w:rsidR="00C602C5" w:rsidRPr="00AB3CBA" w14:paraId="3BDC296E" w14:textId="77777777" w:rsidTr="008670F3">
        <w:trPr>
          <w:trHeight w:val="26"/>
          <w:jc w:val="center"/>
        </w:trPr>
        <w:tc>
          <w:tcPr>
            <w:tcW w:w="980" w:type="pct"/>
            <w:tcBorders>
              <w:top w:val="single" w:sz="4" w:space="0" w:color="auto"/>
              <w:left w:val="single" w:sz="4" w:space="0" w:color="auto"/>
            </w:tcBorders>
            <w:shd w:val="clear" w:color="auto" w:fill="FFFFFF"/>
          </w:tcPr>
          <w:p w14:paraId="7F432BC2" w14:textId="77777777" w:rsidR="00C602C5" w:rsidRPr="00AB3CBA" w:rsidRDefault="00C602C5" w:rsidP="008670F3">
            <w:pPr>
              <w:tabs>
                <w:tab w:val="left" w:pos="567"/>
              </w:tabs>
              <w:rPr>
                <w:rFonts w:asciiTheme="majorBidi" w:hAnsiTheme="majorBidi" w:cstheme="majorBidi"/>
              </w:rPr>
            </w:pPr>
            <w:r w:rsidRPr="00AB3CBA">
              <w:rPr>
                <w:rFonts w:asciiTheme="majorBidi" w:hAnsiTheme="majorBidi" w:cstheme="majorBidi"/>
                <w:lang w:val="ru"/>
              </w:rPr>
              <w:t>ACE-CL-007</w:t>
            </w:r>
          </w:p>
        </w:tc>
        <w:tc>
          <w:tcPr>
            <w:tcW w:w="1344" w:type="pct"/>
            <w:tcBorders>
              <w:top w:val="single" w:sz="4" w:space="0" w:color="auto"/>
              <w:left w:val="single" w:sz="4" w:space="0" w:color="auto"/>
            </w:tcBorders>
            <w:shd w:val="clear" w:color="auto" w:fill="FFFFFF"/>
          </w:tcPr>
          <w:p w14:paraId="4EF2B008" w14:textId="77777777" w:rsidR="00C602C5" w:rsidRPr="00AB3CBA" w:rsidRDefault="00C602C5" w:rsidP="008670F3">
            <w:pPr>
              <w:tabs>
                <w:tab w:val="left" w:pos="567"/>
              </w:tabs>
              <w:jc w:val="center"/>
              <w:rPr>
                <w:rFonts w:asciiTheme="majorBidi" w:hAnsiTheme="majorBidi" w:cstheme="majorBidi"/>
              </w:rPr>
            </w:pPr>
            <w:r w:rsidRPr="00AB3CBA">
              <w:rPr>
                <w:rFonts w:asciiTheme="majorBidi" w:hAnsiTheme="majorBidi" w:cstheme="majorBidi"/>
                <w:lang w:val="ru"/>
              </w:rPr>
              <w:t>149</w:t>
            </w:r>
          </w:p>
        </w:tc>
        <w:tc>
          <w:tcPr>
            <w:tcW w:w="1386" w:type="pct"/>
            <w:tcBorders>
              <w:top w:val="single" w:sz="4" w:space="0" w:color="auto"/>
              <w:left w:val="single" w:sz="4" w:space="0" w:color="auto"/>
            </w:tcBorders>
            <w:shd w:val="clear" w:color="auto" w:fill="FFFFFF"/>
          </w:tcPr>
          <w:p w14:paraId="4F57F4CD" w14:textId="77777777" w:rsidR="00C602C5" w:rsidRPr="00AB3CBA" w:rsidRDefault="00C602C5" w:rsidP="008670F3">
            <w:pPr>
              <w:tabs>
                <w:tab w:val="left" w:pos="567"/>
              </w:tabs>
              <w:jc w:val="center"/>
              <w:rPr>
                <w:rFonts w:asciiTheme="majorBidi" w:hAnsiTheme="majorBidi" w:cstheme="majorBidi"/>
              </w:rPr>
            </w:pPr>
            <w:r w:rsidRPr="00AB3CBA">
              <w:rPr>
                <w:rFonts w:asciiTheme="majorBidi" w:hAnsiTheme="majorBidi" w:cstheme="majorBidi"/>
                <w:lang w:val="ru"/>
              </w:rPr>
              <w:t>68</w:t>
            </w:r>
          </w:p>
        </w:tc>
        <w:tc>
          <w:tcPr>
            <w:tcW w:w="1290" w:type="pct"/>
            <w:tcBorders>
              <w:top w:val="single" w:sz="4" w:space="0" w:color="auto"/>
              <w:left w:val="single" w:sz="4" w:space="0" w:color="auto"/>
              <w:right w:val="single" w:sz="4" w:space="0" w:color="auto"/>
            </w:tcBorders>
            <w:shd w:val="clear" w:color="auto" w:fill="FFFFFF"/>
          </w:tcPr>
          <w:p w14:paraId="7C574AC4" w14:textId="77777777" w:rsidR="00C602C5" w:rsidRPr="00AB3CBA" w:rsidRDefault="00C602C5" w:rsidP="008670F3">
            <w:pPr>
              <w:tabs>
                <w:tab w:val="left" w:pos="567"/>
              </w:tabs>
              <w:jc w:val="center"/>
              <w:rPr>
                <w:rFonts w:asciiTheme="majorBidi" w:hAnsiTheme="majorBidi" w:cstheme="majorBidi"/>
              </w:rPr>
            </w:pPr>
            <w:r w:rsidRPr="00AB3CBA">
              <w:rPr>
                <w:rFonts w:asciiTheme="majorBidi" w:hAnsiTheme="majorBidi" w:cstheme="majorBidi"/>
                <w:lang w:val="ru"/>
              </w:rPr>
              <w:t>5</w:t>
            </w:r>
          </w:p>
        </w:tc>
      </w:tr>
      <w:tr w:rsidR="00C602C5" w:rsidRPr="00AB3CBA" w14:paraId="6BCCF776" w14:textId="77777777" w:rsidTr="008670F3">
        <w:trPr>
          <w:trHeight w:val="26"/>
          <w:jc w:val="center"/>
        </w:trPr>
        <w:tc>
          <w:tcPr>
            <w:tcW w:w="980" w:type="pct"/>
            <w:tcBorders>
              <w:top w:val="single" w:sz="4" w:space="0" w:color="auto"/>
              <w:left w:val="single" w:sz="4" w:space="0" w:color="auto"/>
              <w:bottom w:val="single" w:sz="4" w:space="0" w:color="auto"/>
            </w:tcBorders>
            <w:shd w:val="clear" w:color="auto" w:fill="FFFFFF"/>
          </w:tcPr>
          <w:p w14:paraId="082E2DEB" w14:textId="77777777" w:rsidR="00C602C5" w:rsidRPr="00AB3CBA" w:rsidRDefault="00C602C5" w:rsidP="008670F3">
            <w:pPr>
              <w:tabs>
                <w:tab w:val="left" w:pos="567"/>
              </w:tabs>
              <w:rPr>
                <w:rFonts w:asciiTheme="majorBidi" w:hAnsiTheme="majorBidi" w:cstheme="majorBidi"/>
              </w:rPr>
            </w:pPr>
            <w:r w:rsidRPr="00AB3CBA">
              <w:rPr>
                <w:rFonts w:asciiTheme="majorBidi" w:hAnsiTheme="majorBidi" w:cstheme="majorBidi"/>
                <w:lang w:val="ru"/>
              </w:rPr>
              <w:t>Итого</w:t>
            </w:r>
          </w:p>
        </w:tc>
        <w:tc>
          <w:tcPr>
            <w:tcW w:w="1344" w:type="pct"/>
            <w:tcBorders>
              <w:top w:val="single" w:sz="4" w:space="0" w:color="auto"/>
              <w:left w:val="single" w:sz="4" w:space="0" w:color="auto"/>
              <w:bottom w:val="single" w:sz="4" w:space="0" w:color="auto"/>
            </w:tcBorders>
            <w:shd w:val="clear" w:color="auto" w:fill="FFFFFF"/>
          </w:tcPr>
          <w:p w14:paraId="6EA43263" w14:textId="77777777" w:rsidR="00C602C5" w:rsidRPr="00AB3CBA" w:rsidRDefault="00C602C5" w:rsidP="008670F3">
            <w:pPr>
              <w:tabs>
                <w:tab w:val="left" w:pos="567"/>
              </w:tabs>
              <w:jc w:val="center"/>
              <w:rPr>
                <w:rFonts w:asciiTheme="majorBidi" w:hAnsiTheme="majorBidi" w:cstheme="majorBidi"/>
              </w:rPr>
            </w:pPr>
            <w:r w:rsidRPr="00AB3CBA">
              <w:rPr>
                <w:rFonts w:asciiTheme="majorBidi" w:hAnsiTheme="majorBidi" w:cstheme="majorBidi"/>
                <w:lang w:val="ru"/>
              </w:rPr>
              <w:t>239</w:t>
            </w:r>
          </w:p>
        </w:tc>
        <w:tc>
          <w:tcPr>
            <w:tcW w:w="1386" w:type="pct"/>
            <w:tcBorders>
              <w:top w:val="single" w:sz="4" w:space="0" w:color="auto"/>
              <w:left w:val="single" w:sz="4" w:space="0" w:color="auto"/>
              <w:bottom w:val="single" w:sz="4" w:space="0" w:color="auto"/>
            </w:tcBorders>
            <w:shd w:val="clear" w:color="auto" w:fill="FFFFFF"/>
          </w:tcPr>
          <w:p w14:paraId="2C2DEBA3" w14:textId="77777777" w:rsidR="00C602C5" w:rsidRPr="00AB3CBA" w:rsidRDefault="00C602C5" w:rsidP="008670F3">
            <w:pPr>
              <w:tabs>
                <w:tab w:val="left" w:pos="567"/>
              </w:tabs>
              <w:jc w:val="center"/>
              <w:rPr>
                <w:rFonts w:asciiTheme="majorBidi" w:hAnsiTheme="majorBidi" w:cstheme="majorBidi"/>
              </w:rPr>
            </w:pPr>
            <w:r w:rsidRPr="00AB3CBA">
              <w:rPr>
                <w:rFonts w:asciiTheme="majorBidi" w:hAnsiTheme="majorBidi" w:cstheme="majorBidi"/>
                <w:lang w:val="ru"/>
              </w:rPr>
              <w:t>115</w:t>
            </w:r>
          </w:p>
        </w:tc>
        <w:tc>
          <w:tcPr>
            <w:tcW w:w="1290" w:type="pct"/>
            <w:tcBorders>
              <w:top w:val="single" w:sz="4" w:space="0" w:color="auto"/>
              <w:left w:val="single" w:sz="4" w:space="0" w:color="auto"/>
              <w:bottom w:val="single" w:sz="4" w:space="0" w:color="auto"/>
              <w:right w:val="single" w:sz="4" w:space="0" w:color="auto"/>
            </w:tcBorders>
            <w:shd w:val="clear" w:color="auto" w:fill="FFFFFF"/>
          </w:tcPr>
          <w:p w14:paraId="78B5A6CD" w14:textId="77777777" w:rsidR="00C602C5" w:rsidRPr="00AB3CBA" w:rsidRDefault="00C602C5" w:rsidP="008670F3">
            <w:pPr>
              <w:tabs>
                <w:tab w:val="left" w:pos="567"/>
              </w:tabs>
              <w:jc w:val="center"/>
              <w:rPr>
                <w:rFonts w:asciiTheme="majorBidi" w:hAnsiTheme="majorBidi" w:cstheme="majorBidi"/>
              </w:rPr>
            </w:pPr>
            <w:r w:rsidRPr="00AB3CBA">
              <w:rPr>
                <w:rFonts w:asciiTheme="majorBidi" w:hAnsiTheme="majorBidi" w:cstheme="majorBidi"/>
                <w:lang w:val="ru"/>
              </w:rPr>
              <w:t>12</w:t>
            </w:r>
          </w:p>
        </w:tc>
      </w:tr>
    </w:tbl>
    <w:p w14:paraId="313E66C6" w14:textId="77777777" w:rsidR="00C602C5" w:rsidRPr="00AA24AB" w:rsidRDefault="00C602C5" w:rsidP="002256A9">
      <w:pPr>
        <w:spacing w:before="240"/>
        <w:rPr>
          <w:b/>
        </w:rPr>
      </w:pPr>
      <w:r w:rsidRPr="00AA24AB">
        <w:rPr>
          <w:b/>
        </w:rPr>
        <w:t>Фармакокинетические лекарственные взаимодействия</w:t>
      </w:r>
    </w:p>
    <w:p w14:paraId="41F98BFA" w14:textId="77777777" w:rsidR="00C602C5" w:rsidRPr="008630C0" w:rsidRDefault="00C602C5" w:rsidP="00C602C5">
      <w:pPr>
        <w:tabs>
          <w:tab w:val="left" w:pos="567"/>
        </w:tabs>
        <w:spacing w:before="240" w:after="240"/>
        <w:jc w:val="both"/>
        <w:rPr>
          <w:rFonts w:asciiTheme="majorBidi" w:hAnsiTheme="majorBidi" w:cstheme="majorBidi"/>
          <w:i/>
          <w:iCs/>
        </w:rPr>
      </w:pPr>
      <w:bookmarkStart w:id="377" w:name="_Toc112014980"/>
      <w:bookmarkStart w:id="378" w:name="_Toc115217970"/>
      <w:r w:rsidRPr="008803F4">
        <w:rPr>
          <w:rFonts w:asciiTheme="majorBidi" w:hAnsiTheme="majorBidi" w:cstheme="majorBidi"/>
          <w:i/>
          <w:iCs/>
          <w:lang w:val="ru"/>
        </w:rPr>
        <w:lastRenderedPageBreak/>
        <w:t>Акалабрутиниб как «мишень» лекарственных взаимодействий</w:t>
      </w:r>
    </w:p>
    <w:p w14:paraId="1D7BCBB1" w14:textId="77777777" w:rsidR="00C602C5" w:rsidRDefault="00C602C5" w:rsidP="00C602C5">
      <w:pPr>
        <w:tabs>
          <w:tab w:val="left" w:pos="567"/>
        </w:tabs>
        <w:jc w:val="both"/>
        <w:rPr>
          <w:rFonts w:asciiTheme="majorBidi" w:hAnsiTheme="majorBidi" w:cstheme="majorBidi"/>
          <w:i/>
          <w:iCs/>
        </w:rPr>
      </w:pPr>
      <w:r>
        <w:rPr>
          <w:rFonts w:asciiTheme="majorBidi" w:hAnsiTheme="majorBidi" w:cstheme="majorBidi"/>
          <w:lang w:val="ru"/>
        </w:rPr>
        <w:tab/>
      </w:r>
      <w:r w:rsidRPr="008803F4">
        <w:rPr>
          <w:rFonts w:asciiTheme="majorBidi" w:hAnsiTheme="majorBidi" w:cstheme="majorBidi"/>
          <w:lang w:val="ru"/>
        </w:rPr>
        <w:t xml:space="preserve">Акалабрутиниб и активный метаболит ACP-5862 (образующийся в результате метаболизма CYP3A4) являются субстратами для CYP3A4, P-gp и БРРМЖ в условиях </w:t>
      </w:r>
      <w:r w:rsidRPr="008803F4">
        <w:rPr>
          <w:rFonts w:asciiTheme="majorBidi" w:hAnsiTheme="majorBidi" w:cstheme="majorBidi"/>
          <w:i/>
          <w:iCs/>
          <w:lang w:val="ru"/>
        </w:rPr>
        <w:t>in vitro</w:t>
      </w:r>
      <w:r w:rsidRPr="008803F4">
        <w:rPr>
          <w:rFonts w:asciiTheme="majorBidi" w:hAnsiTheme="majorBidi" w:cstheme="majorBidi"/>
          <w:lang w:val="ru"/>
        </w:rPr>
        <w:t>.</w:t>
      </w:r>
    </w:p>
    <w:p w14:paraId="3141FEEC" w14:textId="77777777" w:rsidR="00C602C5" w:rsidRPr="00FE11FF" w:rsidRDefault="00C602C5" w:rsidP="00C602C5">
      <w:pPr>
        <w:tabs>
          <w:tab w:val="left" w:pos="567"/>
        </w:tabs>
        <w:jc w:val="both"/>
        <w:rPr>
          <w:rFonts w:asciiTheme="majorBidi" w:hAnsiTheme="majorBidi" w:cstheme="majorBidi"/>
          <w:i/>
          <w:iCs/>
        </w:rPr>
      </w:pPr>
      <w:r>
        <w:rPr>
          <w:rFonts w:asciiTheme="majorBidi" w:hAnsiTheme="majorBidi" w:cstheme="majorBidi"/>
          <w:i/>
          <w:iCs/>
        </w:rPr>
        <w:tab/>
      </w:r>
      <w:r w:rsidRPr="008803F4">
        <w:rPr>
          <w:rFonts w:asciiTheme="majorBidi" w:hAnsiTheme="majorBidi" w:cstheme="majorBidi"/>
          <w:lang w:val="ru"/>
        </w:rPr>
        <w:t>Итраконазол (мощный ингибитор CYP3A4 и P-gp) повышал C</w:t>
      </w:r>
      <w:r w:rsidRPr="008803F4">
        <w:rPr>
          <w:rFonts w:asciiTheme="majorBidi" w:hAnsiTheme="majorBidi" w:cstheme="majorBidi"/>
          <w:vertAlign w:val="subscript"/>
          <w:lang w:val="ru"/>
        </w:rPr>
        <w:t>max</w:t>
      </w:r>
      <w:r w:rsidRPr="008803F4">
        <w:rPr>
          <w:rFonts w:asciiTheme="majorBidi" w:hAnsiTheme="majorBidi" w:cstheme="majorBidi"/>
          <w:lang w:val="ru"/>
        </w:rPr>
        <w:t xml:space="preserve"> и AUC акалабрутиниба в 3,7 и 5,1 раза, соответственно. Заметных различий в значениях периода полувыведения не наблюдалось (3,3 и 2,5 часа).</w:t>
      </w:r>
    </w:p>
    <w:p w14:paraId="4BDD715C" w14:textId="77777777" w:rsidR="00C602C5" w:rsidRPr="008803F4" w:rsidRDefault="00C602C5" w:rsidP="00C602C5">
      <w:pPr>
        <w:tabs>
          <w:tab w:val="left" w:pos="567"/>
        </w:tabs>
        <w:jc w:val="both"/>
        <w:rPr>
          <w:rFonts w:asciiTheme="majorBidi" w:hAnsiTheme="majorBidi" w:cstheme="majorBidi"/>
        </w:rPr>
      </w:pPr>
      <w:r>
        <w:rPr>
          <w:rFonts w:asciiTheme="majorBidi" w:hAnsiTheme="majorBidi" w:cstheme="majorBidi"/>
        </w:rPr>
        <w:tab/>
        <w:t>П</w:t>
      </w:r>
      <w:r w:rsidRPr="008803F4">
        <w:rPr>
          <w:rFonts w:asciiTheme="majorBidi" w:hAnsiTheme="majorBidi" w:cstheme="majorBidi"/>
          <w:lang w:val="ru"/>
        </w:rPr>
        <w:t>осле однократной дозы рифампицина (ингибитора OATP1B1/1B3, P-gp и БРРМЖ) пиковая концентрация акалабрутиниба была примерно в 1,23 раза выше, чем при приеме только акалабрутиниба, а общая концентрация — в 1,36- и 1,29 раза выше (AUC</w:t>
      </w:r>
      <w:r w:rsidRPr="008803F4">
        <w:rPr>
          <w:rFonts w:asciiTheme="majorBidi" w:hAnsiTheme="majorBidi" w:cstheme="majorBidi"/>
          <w:vertAlign w:val="subscript"/>
          <w:lang w:val="ru"/>
        </w:rPr>
        <w:t>0-last</w:t>
      </w:r>
      <w:r w:rsidRPr="008803F4">
        <w:rPr>
          <w:rFonts w:asciiTheme="majorBidi" w:hAnsiTheme="majorBidi" w:cstheme="majorBidi"/>
          <w:lang w:val="ru"/>
        </w:rPr>
        <w:t xml:space="preserve"> и AUC</w:t>
      </w:r>
      <w:r w:rsidRPr="008803F4">
        <w:rPr>
          <w:rFonts w:asciiTheme="majorBidi" w:hAnsiTheme="majorBidi" w:cstheme="majorBidi"/>
          <w:vertAlign w:val="subscript"/>
          <w:lang w:val="ru"/>
        </w:rPr>
        <w:t>0-inf</w:t>
      </w:r>
      <w:r w:rsidRPr="008803F4">
        <w:rPr>
          <w:rFonts w:asciiTheme="majorBidi" w:hAnsiTheme="majorBidi" w:cstheme="majorBidi"/>
          <w:lang w:val="ru"/>
        </w:rPr>
        <w:t>, соответственно).</w:t>
      </w:r>
    </w:p>
    <w:p w14:paraId="0952B728" w14:textId="77777777" w:rsidR="00C602C5" w:rsidRPr="008803F4" w:rsidRDefault="00C602C5" w:rsidP="00C602C5">
      <w:pPr>
        <w:tabs>
          <w:tab w:val="left" w:pos="567"/>
        </w:tabs>
        <w:jc w:val="both"/>
        <w:rPr>
          <w:rFonts w:asciiTheme="majorBidi" w:hAnsiTheme="majorBidi" w:cstheme="majorBidi"/>
        </w:rPr>
      </w:pPr>
      <w:r>
        <w:rPr>
          <w:rFonts w:asciiTheme="majorBidi" w:hAnsiTheme="majorBidi" w:cstheme="majorBidi"/>
        </w:rPr>
        <w:tab/>
      </w:r>
      <w:r w:rsidRPr="008803F4">
        <w:rPr>
          <w:rFonts w:asciiTheme="majorBidi" w:hAnsiTheme="majorBidi" w:cstheme="majorBidi"/>
          <w:lang w:val="ru"/>
        </w:rPr>
        <w:t>Многократные дозы рифампицина (мощного индуктора CYP3A4 и P-gp) снижали C</w:t>
      </w:r>
      <w:r w:rsidRPr="005A15F0">
        <w:rPr>
          <w:rFonts w:asciiTheme="majorBidi" w:hAnsiTheme="majorBidi" w:cstheme="majorBidi"/>
          <w:vertAlign w:val="subscript"/>
          <w:lang w:val="ru"/>
        </w:rPr>
        <w:t>max</w:t>
      </w:r>
      <w:r w:rsidRPr="008803F4">
        <w:rPr>
          <w:rFonts w:asciiTheme="majorBidi" w:hAnsiTheme="majorBidi" w:cstheme="majorBidi"/>
          <w:lang w:val="ru"/>
        </w:rPr>
        <w:t xml:space="preserve"> и AUC акалабрутиниба на 68% и 77%, соответственно. После лечения рифампицином период полувыведения был несколько короче — 0,8 против 1,6 часа.</w:t>
      </w:r>
    </w:p>
    <w:p w14:paraId="4549401D" w14:textId="77777777" w:rsidR="00C602C5" w:rsidRPr="008630C0" w:rsidRDefault="00C602C5" w:rsidP="00C602C5">
      <w:pPr>
        <w:tabs>
          <w:tab w:val="left" w:pos="567"/>
        </w:tabs>
        <w:jc w:val="both"/>
        <w:rPr>
          <w:rFonts w:asciiTheme="majorBidi" w:hAnsiTheme="majorBidi" w:cstheme="majorBidi"/>
          <w:lang w:val="ru"/>
        </w:rPr>
      </w:pPr>
      <w:r>
        <w:rPr>
          <w:rFonts w:asciiTheme="majorBidi" w:hAnsiTheme="majorBidi" w:cstheme="majorBidi"/>
          <w:lang w:val="ru"/>
        </w:rPr>
        <w:tab/>
      </w:r>
      <w:r w:rsidRPr="008803F4">
        <w:rPr>
          <w:rFonts w:asciiTheme="majorBidi" w:hAnsiTheme="majorBidi" w:cstheme="majorBidi"/>
          <w:lang w:val="ru"/>
        </w:rPr>
        <w:t>В исследованиях лекарственных взаимодействий активный метаболит не определялся, предприня</w:t>
      </w:r>
      <w:r>
        <w:rPr>
          <w:rFonts w:asciiTheme="majorBidi" w:hAnsiTheme="majorBidi" w:cstheme="majorBidi"/>
          <w:lang w:val="ru"/>
        </w:rPr>
        <w:t>та</w:t>
      </w:r>
      <w:r w:rsidRPr="008803F4">
        <w:rPr>
          <w:rFonts w:asciiTheme="majorBidi" w:hAnsiTheme="majorBidi" w:cstheme="majorBidi"/>
          <w:lang w:val="ru"/>
        </w:rPr>
        <w:t xml:space="preserve"> попытк</w:t>
      </w:r>
      <w:r>
        <w:rPr>
          <w:rFonts w:asciiTheme="majorBidi" w:hAnsiTheme="majorBidi" w:cstheme="majorBidi"/>
          <w:lang w:val="ru"/>
        </w:rPr>
        <w:t xml:space="preserve">а </w:t>
      </w:r>
      <w:r w:rsidRPr="008803F4">
        <w:rPr>
          <w:rFonts w:asciiTheme="majorBidi" w:hAnsiTheme="majorBidi" w:cstheme="majorBidi"/>
          <w:lang w:val="ru"/>
        </w:rPr>
        <w:t>смоделировать концентрацию метаболита после лечения сильными (и умеренными) ингибиторами и индукторами CYP3A4 и предложить рекомендации для ОХЛП на основе этого моделирования. Однако модель не была достаточно тщательно проверена и в настоящее время не используется для обоснования каких-либо утверждений.</w:t>
      </w:r>
    </w:p>
    <w:p w14:paraId="262D766C" w14:textId="77777777" w:rsidR="00C602C5" w:rsidRPr="008803F4"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8803F4">
        <w:rPr>
          <w:rFonts w:asciiTheme="majorBidi" w:hAnsiTheme="majorBidi" w:cstheme="majorBidi"/>
          <w:lang w:val="ru"/>
        </w:rPr>
        <w:t>На абсорбцию акалабрутиниба влияют вещества, повышающие рН желудка. Одновременный прием с карбонатом кальция приводил к снижению C</w:t>
      </w:r>
      <w:r w:rsidRPr="005A15F0">
        <w:rPr>
          <w:rFonts w:asciiTheme="majorBidi" w:hAnsiTheme="majorBidi" w:cstheme="majorBidi"/>
          <w:vertAlign w:val="subscript"/>
          <w:lang w:val="ru"/>
        </w:rPr>
        <w:t>max</w:t>
      </w:r>
      <w:r w:rsidRPr="008803F4">
        <w:rPr>
          <w:rFonts w:asciiTheme="majorBidi" w:hAnsiTheme="majorBidi" w:cstheme="majorBidi"/>
          <w:lang w:val="ru"/>
        </w:rPr>
        <w:t xml:space="preserve"> акалабрутиниба на 75% и AUC на 53%. После предварительной терапии омепразолом акалабрутиниб имел на 43% меньшую AUC</w:t>
      </w:r>
      <w:r w:rsidRPr="008803F4">
        <w:rPr>
          <w:rFonts w:asciiTheme="majorBidi" w:hAnsiTheme="majorBidi" w:cstheme="majorBidi"/>
          <w:vertAlign w:val="subscript"/>
          <w:lang w:val="ru"/>
        </w:rPr>
        <w:t>0-t</w:t>
      </w:r>
      <w:r w:rsidRPr="008803F4">
        <w:rPr>
          <w:rFonts w:asciiTheme="majorBidi" w:hAnsiTheme="majorBidi" w:cstheme="majorBidi"/>
          <w:lang w:val="ru"/>
        </w:rPr>
        <w:t>, на 36% меньшую AUC</w:t>
      </w:r>
      <w:r w:rsidRPr="008803F4">
        <w:rPr>
          <w:rFonts w:asciiTheme="majorBidi" w:hAnsiTheme="majorBidi" w:cstheme="majorBidi"/>
          <w:vertAlign w:val="subscript"/>
          <w:lang w:val="ru"/>
        </w:rPr>
        <w:t>0-inf</w:t>
      </w:r>
      <w:r w:rsidRPr="008803F4">
        <w:rPr>
          <w:rFonts w:asciiTheme="majorBidi" w:hAnsiTheme="majorBidi" w:cstheme="majorBidi"/>
          <w:lang w:val="ru"/>
        </w:rPr>
        <w:t xml:space="preserve"> и на 72% меньшую C</w:t>
      </w:r>
      <w:r w:rsidRPr="008803F4">
        <w:rPr>
          <w:rFonts w:asciiTheme="majorBidi" w:hAnsiTheme="majorBidi" w:cstheme="majorBidi"/>
          <w:vertAlign w:val="subscript"/>
          <w:lang w:val="ru"/>
        </w:rPr>
        <w:t>max</w:t>
      </w:r>
      <w:r w:rsidRPr="008803F4">
        <w:rPr>
          <w:rFonts w:asciiTheme="majorBidi" w:hAnsiTheme="majorBidi" w:cstheme="majorBidi"/>
          <w:lang w:val="ru"/>
        </w:rPr>
        <w:t>. В анализе популяционной фармакокинетики ингибиторы протонной помпы (ИПП) оказались статистически значимой контрольной переменной. Полученные результаты свидетельствуют о том, что уровень акалабрутиниба был ниже при одновременном применении ИПП (снижение на 36%).</w:t>
      </w:r>
    </w:p>
    <w:p w14:paraId="3924D790" w14:textId="77777777" w:rsidR="00C602C5" w:rsidRPr="008630C0" w:rsidRDefault="00C602C5" w:rsidP="00C602C5">
      <w:pPr>
        <w:tabs>
          <w:tab w:val="left" w:pos="567"/>
        </w:tabs>
        <w:spacing w:before="240" w:after="240"/>
        <w:jc w:val="both"/>
        <w:rPr>
          <w:rFonts w:asciiTheme="majorBidi" w:hAnsiTheme="majorBidi" w:cstheme="majorBidi"/>
          <w:i/>
          <w:iCs/>
        </w:rPr>
      </w:pPr>
      <w:r w:rsidRPr="008803F4">
        <w:rPr>
          <w:rFonts w:asciiTheme="majorBidi" w:hAnsiTheme="majorBidi" w:cstheme="majorBidi"/>
          <w:i/>
          <w:iCs/>
          <w:lang w:val="ru"/>
        </w:rPr>
        <w:t>Акалабрутиниб как причина лекарственного взаимодействия</w:t>
      </w:r>
    </w:p>
    <w:p w14:paraId="556E9058" w14:textId="77777777" w:rsidR="00C602C5" w:rsidRPr="008803F4"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8803F4">
        <w:rPr>
          <w:rFonts w:asciiTheme="majorBidi" w:hAnsiTheme="majorBidi" w:cstheme="majorBidi"/>
          <w:lang w:val="ru"/>
        </w:rPr>
        <w:t xml:space="preserve">На основании данных </w:t>
      </w:r>
      <w:r w:rsidRPr="008803F4">
        <w:rPr>
          <w:rFonts w:asciiTheme="majorBidi" w:hAnsiTheme="majorBidi" w:cstheme="majorBidi"/>
          <w:i/>
          <w:iCs/>
          <w:lang w:val="ru"/>
        </w:rPr>
        <w:t>in vitro</w:t>
      </w:r>
      <w:r w:rsidRPr="008803F4">
        <w:rPr>
          <w:rFonts w:asciiTheme="majorBidi" w:hAnsiTheme="majorBidi" w:cstheme="majorBidi"/>
          <w:lang w:val="ru"/>
        </w:rPr>
        <w:t xml:space="preserve"> для акалабрутиниба нельзя полностью исключить ингибирование CYP3A4 в кишечнике, поскольку значения IC50 для прямого ингибирования и TDI CYP3A4 были ниже критического значения для риска взаимодействия на уровне кишечника (86 мкМ).</w:t>
      </w:r>
    </w:p>
    <w:p w14:paraId="0DA4626E" w14:textId="77777777" w:rsidR="00C602C5" w:rsidRPr="008630C0" w:rsidRDefault="00C602C5" w:rsidP="00C602C5">
      <w:pPr>
        <w:tabs>
          <w:tab w:val="left" w:pos="567"/>
        </w:tabs>
        <w:jc w:val="both"/>
        <w:rPr>
          <w:rFonts w:asciiTheme="majorBidi" w:hAnsiTheme="majorBidi" w:cstheme="majorBidi"/>
          <w:lang w:val="ru"/>
        </w:rPr>
      </w:pPr>
      <w:r>
        <w:rPr>
          <w:rFonts w:asciiTheme="majorBidi" w:hAnsiTheme="majorBidi" w:cstheme="majorBidi"/>
          <w:lang w:val="ru"/>
        </w:rPr>
        <w:tab/>
      </w:r>
      <w:r w:rsidRPr="008803F4">
        <w:rPr>
          <w:rFonts w:asciiTheme="majorBidi" w:hAnsiTheme="majorBidi" w:cstheme="majorBidi"/>
          <w:lang w:val="ru"/>
        </w:rPr>
        <w:t xml:space="preserve">Исследования </w:t>
      </w:r>
      <w:r w:rsidRPr="008803F4">
        <w:rPr>
          <w:rFonts w:asciiTheme="majorBidi" w:hAnsiTheme="majorBidi" w:cstheme="majorBidi"/>
          <w:i/>
          <w:iCs/>
          <w:lang w:val="ru"/>
        </w:rPr>
        <w:t>in vitro</w:t>
      </w:r>
      <w:r w:rsidRPr="008803F4">
        <w:rPr>
          <w:rFonts w:asciiTheme="majorBidi" w:hAnsiTheme="majorBidi" w:cstheme="majorBidi"/>
          <w:lang w:val="ru"/>
        </w:rPr>
        <w:t xml:space="preserve"> показывают, что акалабрутиниб не ингибирует CYP1A2, CYP2B6, CYP2C8, CYP2C9, CYP2C19, CYP2D6, UGT1A1 или UGT2B7 в клинически значимых концентрациях.</w:t>
      </w:r>
    </w:p>
    <w:p w14:paraId="7660BCFF" w14:textId="77777777" w:rsidR="00C602C5" w:rsidRPr="008803F4"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8803F4">
        <w:rPr>
          <w:rFonts w:asciiTheme="majorBidi" w:hAnsiTheme="majorBidi" w:cstheme="majorBidi"/>
          <w:lang w:val="ru"/>
        </w:rPr>
        <w:t xml:space="preserve">Исследования </w:t>
      </w:r>
      <w:r w:rsidRPr="008803F4">
        <w:rPr>
          <w:rFonts w:asciiTheme="majorBidi" w:hAnsiTheme="majorBidi" w:cstheme="majorBidi"/>
          <w:i/>
          <w:iCs/>
          <w:lang w:val="ru"/>
        </w:rPr>
        <w:t>in vitro</w:t>
      </w:r>
      <w:r w:rsidRPr="008803F4">
        <w:rPr>
          <w:rFonts w:asciiTheme="majorBidi" w:hAnsiTheme="majorBidi" w:cstheme="majorBidi"/>
          <w:lang w:val="ru"/>
        </w:rPr>
        <w:t xml:space="preserve"> показывают, что ACP-5862 в клинически значимых концентрациях не ингибирует CYP1A2, CYP2B6, CYP2C8, CYP2C9, CYP2C19, CYP2D6, CYP3A4/5, UGT1A1 или UGT2B7.</w:t>
      </w:r>
    </w:p>
    <w:p w14:paraId="783F74D3" w14:textId="77777777" w:rsidR="00C602C5" w:rsidRPr="008803F4" w:rsidRDefault="00C602C5" w:rsidP="00C602C5">
      <w:pPr>
        <w:tabs>
          <w:tab w:val="left" w:pos="567"/>
        </w:tabs>
        <w:jc w:val="both"/>
        <w:rPr>
          <w:rFonts w:asciiTheme="majorBidi" w:hAnsiTheme="majorBidi" w:cstheme="majorBidi"/>
        </w:rPr>
      </w:pPr>
      <w:r>
        <w:rPr>
          <w:rFonts w:asciiTheme="majorBidi" w:hAnsiTheme="majorBidi" w:cstheme="majorBidi"/>
        </w:rPr>
        <w:tab/>
      </w:r>
      <w:r w:rsidRPr="008803F4">
        <w:rPr>
          <w:rFonts w:asciiTheme="majorBidi" w:hAnsiTheme="majorBidi" w:cstheme="majorBidi"/>
          <w:lang w:val="ru"/>
        </w:rPr>
        <w:t xml:space="preserve">Исследования </w:t>
      </w:r>
      <w:r w:rsidRPr="008803F4">
        <w:rPr>
          <w:rFonts w:asciiTheme="majorBidi" w:hAnsiTheme="majorBidi" w:cstheme="majorBidi"/>
          <w:i/>
          <w:iCs/>
          <w:lang w:val="ru"/>
        </w:rPr>
        <w:t>in vitro</w:t>
      </w:r>
      <w:r w:rsidRPr="008803F4">
        <w:rPr>
          <w:rFonts w:asciiTheme="majorBidi" w:hAnsiTheme="majorBidi" w:cstheme="majorBidi"/>
          <w:lang w:val="ru"/>
        </w:rPr>
        <w:t xml:space="preserve"> показывают, что акалабрутиниб индуцирует CYP1A2.</w:t>
      </w:r>
    </w:p>
    <w:p w14:paraId="3571BBF6" w14:textId="77777777" w:rsidR="00C602C5" w:rsidRPr="008803F4" w:rsidRDefault="00C602C5" w:rsidP="00C602C5">
      <w:pPr>
        <w:tabs>
          <w:tab w:val="left" w:pos="567"/>
        </w:tabs>
        <w:jc w:val="both"/>
        <w:rPr>
          <w:rFonts w:asciiTheme="majorBidi" w:hAnsiTheme="majorBidi" w:cstheme="majorBidi"/>
        </w:rPr>
      </w:pPr>
      <w:r>
        <w:rPr>
          <w:rFonts w:asciiTheme="majorBidi" w:hAnsiTheme="majorBidi" w:cstheme="majorBidi"/>
        </w:rPr>
        <w:tab/>
      </w:r>
      <w:r w:rsidRPr="008803F4">
        <w:rPr>
          <w:rFonts w:asciiTheme="majorBidi" w:hAnsiTheme="majorBidi" w:cstheme="majorBidi"/>
          <w:lang w:val="ru"/>
        </w:rPr>
        <w:t xml:space="preserve">На основании данных </w:t>
      </w:r>
      <w:r w:rsidRPr="008803F4">
        <w:rPr>
          <w:rFonts w:asciiTheme="majorBidi" w:hAnsiTheme="majorBidi" w:cstheme="majorBidi"/>
          <w:i/>
          <w:iCs/>
          <w:lang w:val="ru"/>
        </w:rPr>
        <w:t>in vitro</w:t>
      </w:r>
      <w:r w:rsidRPr="008803F4">
        <w:rPr>
          <w:rFonts w:asciiTheme="majorBidi" w:hAnsiTheme="majorBidi" w:cstheme="majorBidi"/>
          <w:lang w:val="ru"/>
        </w:rPr>
        <w:t xml:space="preserve"> нельзя исключить риск индукции акалабрутинибом CYP3A4 в кишечнике, поскольку у одного донора наблюдалось 2,44-кратное увеличение при самой высокой концентрации (50 мкМ), а критическое значение для кишечных ферментов составляет 86 мкМ.</w:t>
      </w:r>
    </w:p>
    <w:p w14:paraId="6744A934" w14:textId="77777777" w:rsidR="00C602C5" w:rsidRPr="008803F4" w:rsidRDefault="00C602C5" w:rsidP="00C602C5">
      <w:pPr>
        <w:tabs>
          <w:tab w:val="left" w:pos="567"/>
        </w:tabs>
        <w:jc w:val="both"/>
        <w:rPr>
          <w:rFonts w:asciiTheme="majorBidi" w:hAnsiTheme="majorBidi" w:cstheme="majorBidi"/>
        </w:rPr>
      </w:pPr>
      <w:r>
        <w:rPr>
          <w:rFonts w:asciiTheme="majorBidi" w:hAnsiTheme="majorBidi" w:cstheme="majorBidi"/>
        </w:rPr>
        <w:lastRenderedPageBreak/>
        <w:tab/>
      </w:r>
      <w:r w:rsidRPr="008803F4">
        <w:rPr>
          <w:rFonts w:asciiTheme="majorBidi" w:hAnsiTheme="majorBidi" w:cstheme="majorBidi"/>
          <w:lang w:val="ru"/>
        </w:rPr>
        <w:t xml:space="preserve">Для CYP2B6 индукция акалабрутинибом наблюдалась при самой высокой концентрации, но при более низких концентрациях, которые являются наиболее значимыми, признаков индукции не наблюдалось и, следовательно, нет необходимости оценивать потенциал взаимодействия с CYP2B6 </w:t>
      </w:r>
      <w:r w:rsidRPr="008803F4">
        <w:rPr>
          <w:rFonts w:asciiTheme="majorBidi" w:hAnsiTheme="majorBidi" w:cstheme="majorBidi"/>
          <w:i/>
          <w:iCs/>
          <w:lang w:val="ru"/>
        </w:rPr>
        <w:t>in vivo</w:t>
      </w:r>
      <w:r w:rsidRPr="008803F4">
        <w:rPr>
          <w:rFonts w:asciiTheme="majorBidi" w:hAnsiTheme="majorBidi" w:cstheme="majorBidi"/>
          <w:lang w:val="ru"/>
        </w:rPr>
        <w:t>.</w:t>
      </w:r>
    </w:p>
    <w:p w14:paraId="501C0BC1" w14:textId="77777777" w:rsidR="00C602C5" w:rsidRPr="008803F4"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8803F4">
        <w:rPr>
          <w:rFonts w:asciiTheme="majorBidi" w:hAnsiTheme="majorBidi" w:cstheme="majorBidi"/>
          <w:lang w:val="ru"/>
        </w:rPr>
        <w:t>ACP-5862 не индуцировал CYP1A2 и CYP2B6. Для CYP3A4 индукция наблюдалась при самой высокой концентрации, но при более низких концентрациях, которые являются наиболее значимыми, признаков индукции не наблюдалось.</w:t>
      </w:r>
    </w:p>
    <w:p w14:paraId="5EFBB91D" w14:textId="77777777" w:rsidR="00C602C5" w:rsidRPr="008803F4" w:rsidRDefault="00C602C5" w:rsidP="00C602C5">
      <w:pPr>
        <w:tabs>
          <w:tab w:val="left" w:pos="567"/>
        </w:tabs>
        <w:jc w:val="both"/>
        <w:rPr>
          <w:rFonts w:asciiTheme="majorBidi" w:hAnsiTheme="majorBidi" w:cstheme="majorBidi"/>
        </w:rPr>
      </w:pPr>
      <w:r>
        <w:rPr>
          <w:rFonts w:asciiTheme="majorBidi" w:hAnsiTheme="majorBidi" w:cstheme="majorBidi"/>
        </w:rPr>
        <w:tab/>
      </w:r>
      <w:r w:rsidRPr="008803F4">
        <w:rPr>
          <w:rFonts w:asciiTheme="majorBidi" w:hAnsiTheme="majorBidi" w:cstheme="majorBidi"/>
          <w:lang w:val="ru"/>
        </w:rPr>
        <w:t xml:space="preserve">Для БРРМЖ ингибирование акалабрутинибом </w:t>
      </w:r>
      <w:r w:rsidRPr="008803F4">
        <w:rPr>
          <w:rFonts w:asciiTheme="majorBidi" w:hAnsiTheme="majorBidi" w:cstheme="majorBidi"/>
          <w:i/>
          <w:iCs/>
          <w:lang w:val="ru"/>
        </w:rPr>
        <w:t>in vivo</w:t>
      </w:r>
      <w:r w:rsidRPr="008803F4">
        <w:rPr>
          <w:rFonts w:asciiTheme="majorBidi" w:hAnsiTheme="majorBidi" w:cstheme="majorBidi"/>
          <w:lang w:val="ru"/>
        </w:rPr>
        <w:t xml:space="preserve"> не может быть исключено, поскольку значение IC50 </w:t>
      </w:r>
      <w:r w:rsidRPr="008803F4">
        <w:rPr>
          <w:rFonts w:asciiTheme="majorBidi" w:hAnsiTheme="majorBidi" w:cstheme="majorBidi"/>
          <w:i/>
          <w:iCs/>
          <w:lang w:val="ru"/>
        </w:rPr>
        <w:t>in vitro</w:t>
      </w:r>
      <w:r w:rsidRPr="008803F4">
        <w:rPr>
          <w:rFonts w:asciiTheme="majorBidi" w:hAnsiTheme="majorBidi" w:cstheme="majorBidi"/>
          <w:lang w:val="ru"/>
        </w:rPr>
        <w:t xml:space="preserve">, равное 40,9 мкМ, ниже критического значения, используемого для оценки потенциала взаимодействия в кишечнике </w:t>
      </w:r>
      <w:r w:rsidRPr="000A28D8">
        <w:rPr>
          <w:rFonts w:asciiTheme="majorBidi" w:hAnsiTheme="majorBidi" w:cstheme="majorBidi"/>
          <w:i/>
          <w:lang w:val="ru"/>
        </w:rPr>
        <w:t xml:space="preserve">in vivo </w:t>
      </w:r>
      <w:r w:rsidRPr="008803F4">
        <w:rPr>
          <w:rFonts w:asciiTheme="majorBidi" w:hAnsiTheme="majorBidi" w:cstheme="majorBidi"/>
          <w:lang w:val="ru"/>
        </w:rPr>
        <w:t>(0,1*доза/250 мл = 86 мкМ).</w:t>
      </w:r>
    </w:p>
    <w:p w14:paraId="79F96ABE" w14:textId="77777777" w:rsidR="00C602C5" w:rsidRPr="008803F4" w:rsidRDefault="00C602C5" w:rsidP="00C602C5">
      <w:pPr>
        <w:tabs>
          <w:tab w:val="left" w:pos="567"/>
        </w:tabs>
        <w:jc w:val="both"/>
        <w:rPr>
          <w:rFonts w:asciiTheme="majorBidi" w:hAnsiTheme="majorBidi" w:cstheme="majorBidi"/>
        </w:rPr>
      </w:pPr>
      <w:r>
        <w:rPr>
          <w:rFonts w:asciiTheme="majorBidi" w:hAnsiTheme="majorBidi" w:cstheme="majorBidi"/>
        </w:rPr>
        <w:tab/>
      </w:r>
      <w:r w:rsidRPr="008803F4">
        <w:rPr>
          <w:rFonts w:asciiTheme="majorBidi" w:hAnsiTheme="majorBidi" w:cstheme="majorBidi"/>
          <w:lang w:val="ru"/>
        </w:rPr>
        <w:t xml:space="preserve">Для метаболита ACP-5862 показано </w:t>
      </w:r>
      <w:r w:rsidRPr="008803F4">
        <w:rPr>
          <w:rFonts w:asciiTheme="majorBidi" w:hAnsiTheme="majorBidi" w:cstheme="majorBidi"/>
          <w:i/>
          <w:iCs/>
          <w:lang w:val="ru"/>
        </w:rPr>
        <w:t>in vitro</w:t>
      </w:r>
      <w:r w:rsidRPr="008803F4">
        <w:rPr>
          <w:rFonts w:asciiTheme="majorBidi" w:hAnsiTheme="majorBidi" w:cstheme="majorBidi"/>
          <w:lang w:val="ru"/>
        </w:rPr>
        <w:t xml:space="preserve"> ингибирующее действие на MATE1 со значением IC50 0,2 мкМ.</w:t>
      </w:r>
    </w:p>
    <w:p w14:paraId="7080F9B9" w14:textId="77777777" w:rsidR="00C602C5" w:rsidRPr="00573A76" w:rsidRDefault="00C602C5" w:rsidP="00C602C5">
      <w:pPr>
        <w:tabs>
          <w:tab w:val="left" w:pos="567"/>
        </w:tabs>
        <w:jc w:val="both"/>
        <w:rPr>
          <w:rFonts w:asciiTheme="majorBidi" w:hAnsiTheme="majorBidi" w:cstheme="majorBidi"/>
          <w:lang w:val="ru"/>
        </w:rPr>
      </w:pPr>
      <w:r>
        <w:rPr>
          <w:rFonts w:asciiTheme="majorBidi" w:hAnsiTheme="majorBidi" w:cstheme="majorBidi"/>
          <w:lang w:val="ru"/>
        </w:rPr>
        <w:tab/>
      </w:r>
      <w:r w:rsidRPr="008803F4">
        <w:rPr>
          <w:rFonts w:asciiTheme="majorBidi" w:hAnsiTheme="majorBidi" w:cstheme="majorBidi"/>
          <w:lang w:val="ru"/>
        </w:rPr>
        <w:t>Акалабрутиниб и ACP-5862 не ингибируют P-gp, OAT1, OAT3, OCT2, OATP1B1, OATP1B3 или MATE2-K в клинически значимых концентрациях. Акалабрутиниб не ингибирует MATE1, а ACP-5862 не ингибирует БРРМЖ в клинически значимых концентрациях.</w:t>
      </w:r>
      <w:r>
        <w:rPr>
          <w:rFonts w:asciiTheme="majorBidi" w:hAnsiTheme="majorBidi" w:cstheme="majorBidi"/>
        </w:rPr>
        <w:t xml:space="preserve"> </w:t>
      </w:r>
      <w:r w:rsidRPr="008803F4">
        <w:rPr>
          <w:rFonts w:asciiTheme="majorBidi" w:hAnsiTheme="majorBidi" w:cstheme="majorBidi"/>
          <w:lang w:val="ru"/>
        </w:rPr>
        <w:t>Исследований взаимодействия с пероральными контрацептивами не представлено.</w:t>
      </w:r>
    </w:p>
    <w:p w14:paraId="1EF93468" w14:textId="77777777" w:rsidR="00C602C5" w:rsidRPr="00AA24AB" w:rsidRDefault="00C602C5" w:rsidP="00C602C5">
      <w:pPr>
        <w:spacing w:before="240" w:after="240"/>
        <w:outlineLvl w:val="2"/>
        <w:rPr>
          <w:b/>
          <w:color w:val="000000" w:themeColor="text1"/>
        </w:rPr>
      </w:pPr>
      <w:bookmarkStart w:id="379" w:name="_Toc159973322"/>
      <w:r w:rsidRPr="004471D7">
        <w:rPr>
          <w:b/>
          <w:color w:val="000000" w:themeColor="text1"/>
        </w:rPr>
        <w:t xml:space="preserve">4.1.2. </w:t>
      </w:r>
      <w:r w:rsidRPr="00AA24AB">
        <w:rPr>
          <w:b/>
          <w:color w:val="000000" w:themeColor="text1"/>
        </w:rPr>
        <w:t>Фармакодинамика</w:t>
      </w:r>
      <w:bookmarkEnd w:id="377"/>
      <w:r w:rsidRPr="00AA24AB">
        <w:rPr>
          <w:b/>
          <w:color w:val="000000" w:themeColor="text1"/>
        </w:rPr>
        <w:t xml:space="preserve"> у человека</w:t>
      </w:r>
      <w:bookmarkEnd w:id="378"/>
      <w:bookmarkEnd w:id="379"/>
    </w:p>
    <w:p w14:paraId="595C398B" w14:textId="77777777" w:rsidR="00C602C5" w:rsidRPr="00673DBB" w:rsidRDefault="00C602C5" w:rsidP="00C602C5">
      <w:pPr>
        <w:rPr>
          <w:b/>
          <w:i/>
        </w:rPr>
      </w:pPr>
      <w:bookmarkStart w:id="380" w:name="_Toc115217971"/>
      <w:r w:rsidRPr="00AB3CBA">
        <w:rPr>
          <w:b/>
          <w:i/>
          <w:lang w:val="ru"/>
        </w:rPr>
        <w:t>Механизм действия</w:t>
      </w:r>
    </w:p>
    <w:p w14:paraId="42187970" w14:textId="77777777" w:rsidR="00C602C5" w:rsidRPr="00673DBB" w:rsidRDefault="00C602C5" w:rsidP="00C602C5">
      <w:pPr>
        <w:tabs>
          <w:tab w:val="left" w:pos="567"/>
        </w:tabs>
        <w:spacing w:before="240"/>
        <w:jc w:val="both"/>
        <w:rPr>
          <w:rFonts w:asciiTheme="majorBidi" w:hAnsiTheme="majorBidi" w:cstheme="majorBidi"/>
          <w:u w:val="single"/>
        </w:rPr>
      </w:pPr>
      <w:r w:rsidRPr="008630C0">
        <w:rPr>
          <w:rFonts w:asciiTheme="majorBidi" w:hAnsiTheme="majorBidi" w:cstheme="majorBidi"/>
          <w:u w:val="single"/>
          <w:lang w:val="ru"/>
        </w:rPr>
        <w:t>Взаимосвязь между дозой и занятостью рецепторов BTK</w:t>
      </w:r>
    </w:p>
    <w:p w14:paraId="3FF7A5C3" w14:textId="77777777" w:rsidR="00C602C5" w:rsidRPr="008630C0"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8630C0">
        <w:rPr>
          <w:rFonts w:asciiTheme="majorBidi" w:hAnsiTheme="majorBidi" w:cstheme="majorBidi"/>
          <w:lang w:val="ru"/>
        </w:rPr>
        <w:t xml:space="preserve">Взаимосвязи для занятости рецепторов BTK изучали у здоровых добровольцев и пациентов. Как показано на </w:t>
      </w:r>
      <w:hyperlink w:anchor="bookmark28" w:tooltip="Current Document" w:history="1">
        <w:r w:rsidRPr="00673DBB">
          <w:rPr>
            <w:rFonts w:asciiTheme="majorBidi" w:hAnsiTheme="majorBidi" w:cstheme="majorBidi"/>
            <w:iCs/>
            <w:lang w:val="ru"/>
          </w:rPr>
          <w:t>рисунке 4-</w:t>
        </w:r>
        <w:r>
          <w:rPr>
            <w:rFonts w:asciiTheme="majorBidi" w:hAnsiTheme="majorBidi" w:cstheme="majorBidi"/>
            <w:iCs/>
            <w:lang w:val="ru"/>
          </w:rPr>
          <w:t>9</w:t>
        </w:r>
        <w:r w:rsidRPr="00673DBB">
          <w:rPr>
            <w:rFonts w:asciiTheme="majorBidi" w:hAnsiTheme="majorBidi" w:cstheme="majorBidi"/>
            <w:iCs/>
            <w:lang w:val="ru"/>
          </w:rPr>
          <w:t>,</w:t>
        </w:r>
      </w:hyperlink>
      <w:r w:rsidRPr="00673DBB">
        <w:rPr>
          <w:rFonts w:asciiTheme="majorBidi" w:hAnsiTheme="majorBidi" w:cstheme="majorBidi"/>
          <w:lang w:val="ru"/>
        </w:rPr>
        <w:t xml:space="preserve"> </w:t>
      </w:r>
      <w:r w:rsidRPr="008630C0">
        <w:rPr>
          <w:rFonts w:asciiTheme="majorBidi" w:hAnsiTheme="majorBidi" w:cstheme="majorBidi"/>
          <w:lang w:val="ru"/>
        </w:rPr>
        <w:t>результаты исследования ACE-CL-001 (отчет 2016007) указывают на то, что акалабрутиниб в дозе по 100 мг 2 р/сут обеспечивает максимальную занятость рецепторов BTK с наименьшими межиндивидуальными колебаниями остаточных концентраций препарата у пациентов с Р/Р и РНЛ ХЛЛ.</w:t>
      </w:r>
    </w:p>
    <w:p w14:paraId="1A9F0F25" w14:textId="77777777" w:rsidR="00C602C5" w:rsidRPr="008630C0" w:rsidRDefault="00C602C5" w:rsidP="00C602C5">
      <w:pPr>
        <w:tabs>
          <w:tab w:val="left" w:pos="567"/>
        </w:tabs>
        <w:jc w:val="both"/>
        <w:rPr>
          <w:rFonts w:asciiTheme="majorBidi" w:hAnsiTheme="majorBidi" w:cstheme="majorBidi"/>
        </w:rPr>
      </w:pPr>
    </w:p>
    <w:p w14:paraId="401450DE" w14:textId="681F369A" w:rsidR="002256A9" w:rsidRDefault="002256A9" w:rsidP="002256A9">
      <w:pPr>
        <w:pStyle w:val="af5"/>
        <w:jc w:val="both"/>
      </w:pPr>
      <w:bookmarkStart w:id="381" w:name="_Toc159973433"/>
      <w:r>
        <w:t xml:space="preserve">Рисунок </w:t>
      </w:r>
      <w:fldSimple w:instr=" STYLEREF 1 \s ">
        <w:r>
          <w:rPr>
            <w:noProof/>
          </w:rPr>
          <w:t>4</w:t>
        </w:r>
      </w:fldSimple>
      <w:r>
        <w:noBreakHyphen/>
      </w:r>
      <w:fldSimple w:instr=" SEQ Рисунок \* ARABIC \s 1 ">
        <w:r>
          <w:rPr>
            <w:noProof/>
          </w:rPr>
          <w:t>9</w:t>
        </w:r>
      </w:fldSimple>
      <w:r>
        <w:t>.</w:t>
      </w:r>
      <w:r w:rsidRPr="002256A9">
        <w:rPr>
          <w:rFonts w:asciiTheme="majorBidi" w:hAnsiTheme="majorBidi" w:cstheme="majorBidi"/>
          <w:iCs/>
          <w:lang w:val="ru"/>
        </w:rPr>
        <w:t xml:space="preserve"> </w:t>
      </w:r>
      <w:r w:rsidRPr="002256A9">
        <w:rPr>
          <w:rFonts w:asciiTheme="majorBidi" w:hAnsiTheme="majorBidi" w:cstheme="majorBidi"/>
          <w:b w:val="0"/>
          <w:iCs/>
          <w:lang w:val="ru"/>
        </w:rPr>
        <w:t>Занятость рецепторов BTK (%) у пациентов с Р/Р ХЛЛ на момент достижения остаточных концентраций препарата (Css,min акалабрутиниба).</w:t>
      </w:r>
      <w:bookmarkEnd w:id="381"/>
    </w:p>
    <w:p w14:paraId="2F4D2FC4" w14:textId="26AC6E68" w:rsidR="00C602C5" w:rsidRPr="008621DF" w:rsidRDefault="00C602C5" w:rsidP="002256A9">
      <w:pPr>
        <w:pStyle w:val="af5"/>
        <w:rPr>
          <w:rFonts w:asciiTheme="majorBidi" w:hAnsiTheme="majorBidi" w:cstheme="majorBidi"/>
          <w:sz w:val="2"/>
          <w:szCs w:val="2"/>
        </w:rPr>
      </w:pPr>
      <w:r>
        <w:rPr>
          <w:rFonts w:asciiTheme="majorBidi" w:hAnsiTheme="majorBidi" w:cstheme="majorBidi"/>
          <w:i/>
          <w:iCs/>
          <w:noProof/>
          <w:color w:val="445469"/>
          <w:sz w:val="18"/>
          <w:lang w:eastAsia="ru-RU"/>
        </w:rPr>
        <w:lastRenderedPageBreak/>
        <mc:AlternateContent>
          <mc:Choice Requires="wps">
            <w:drawing>
              <wp:anchor distT="0" distB="0" distL="114300" distR="114300" simplePos="0" relativeHeight="251780096" behindDoc="0" locked="0" layoutInCell="1" allowOverlap="1" wp14:anchorId="6FCB3324" wp14:editId="6175EF5A">
                <wp:simplePos x="0" y="0"/>
                <wp:positionH relativeFrom="column">
                  <wp:posOffset>78406</wp:posOffset>
                </wp:positionH>
                <wp:positionV relativeFrom="paragraph">
                  <wp:posOffset>464218</wp:posOffset>
                </wp:positionV>
                <wp:extent cx="320040" cy="1941830"/>
                <wp:effectExtent l="1905" t="0" r="1905" b="3175"/>
                <wp:wrapNone/>
                <wp:docPr id="210" name="Надпись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1941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BA9CC2" w14:textId="77777777" w:rsidR="00530D84" w:rsidRPr="00080C23" w:rsidRDefault="00530D84" w:rsidP="00C602C5">
                            <w:pPr>
                              <w:spacing w:after="60"/>
                              <w:jc w:val="center"/>
                              <w:rPr>
                                <w:rFonts w:asciiTheme="minorBidi" w:hAnsiTheme="minorBidi" w:cstheme="minorBidi"/>
                                <w:b/>
                                <w:bCs/>
                                <w:sz w:val="20"/>
                                <w:szCs w:val="20"/>
                              </w:rPr>
                            </w:pPr>
                            <w:r w:rsidRPr="00080C23">
                              <w:rPr>
                                <w:rFonts w:asciiTheme="minorBidi" w:hAnsiTheme="minorBidi" w:cstheme="minorBidi"/>
                                <w:b/>
                                <w:bCs/>
                                <w:color w:val="1E1A23"/>
                                <w:sz w:val="20"/>
                                <w:szCs w:val="20"/>
                                <w:lang w:val="ru"/>
                              </w:rPr>
                              <w:t>% занятых рецепторов BTK, день 8 перед дозой (остаточная концентрация)</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CB3324" id="Надпись 210" o:spid="_x0000_s1144" type="#_x0000_t202" style="position:absolute;margin-left:6.15pt;margin-top:36.55pt;width:25.2pt;height:152.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" stroked="f">
                <v:textbox style="layout-flow:vertical;mso-layout-flow-alt:bottom-to-top" inset="0,0,0,0">
                  <w:txbxContent>
                    <w:p w14:paraId="2DBA9CC2" w14:textId="77777777" w:rsidR="00530D84" w:rsidRPr="00080C23" w:rsidRDefault="00530D84" w:rsidP="00C602C5">
                      <w:pPr>
                        <w:spacing w:after="60"/>
                        <w:jc w:val="center"/>
                        <w:rPr>
                          <w:rFonts w:asciiTheme="minorBidi" w:hAnsiTheme="minorBidi" w:cstheme="minorBidi"/>
                          <w:b/>
                          <w:bCs/>
                          <w:sz w:val="20"/>
                          <w:szCs w:val="20"/>
                        </w:rPr>
                      </w:pPr>
                      <w:r w:rsidRPr="00080C23">
                        <w:rPr>
                          <w:rFonts w:asciiTheme="minorBidi" w:hAnsiTheme="minorBidi" w:cstheme="minorBidi"/>
                          <w:b/>
                          <w:bCs/>
                          <w:color w:val="1E1A23"/>
                          <w:sz w:val="20"/>
                          <w:szCs w:val="20"/>
                          <w:lang w:val="ru"/>
                        </w:rPr>
                        <w:t>% занятых рецепторов BTK, день 8 перед дозой (остаточная концентрация)</w:t>
                      </w:r>
                    </w:p>
                  </w:txbxContent>
                </v:textbox>
              </v:shape>
            </w:pict>
          </mc:Fallback>
        </mc:AlternateContent>
      </w:r>
      <w:r>
        <w:rPr>
          <w:rFonts w:asciiTheme="majorBidi" w:hAnsiTheme="majorBidi" w:cstheme="majorBidi"/>
          <w:i/>
          <w:iCs/>
          <w:noProof/>
          <w:color w:val="445469"/>
          <w:sz w:val="18"/>
          <w:lang w:eastAsia="ru-RU"/>
        </w:rPr>
        <mc:AlternateContent>
          <mc:Choice Requires="wps">
            <w:drawing>
              <wp:anchor distT="0" distB="0" distL="114300" distR="114300" simplePos="0" relativeHeight="251781120" behindDoc="0" locked="0" layoutInCell="1" allowOverlap="1" wp14:anchorId="046C3288" wp14:editId="45DB2EEC">
                <wp:simplePos x="0" y="0"/>
                <wp:positionH relativeFrom="column">
                  <wp:posOffset>1695450</wp:posOffset>
                </wp:positionH>
                <wp:positionV relativeFrom="paragraph">
                  <wp:posOffset>2625090</wp:posOffset>
                </wp:positionV>
                <wp:extent cx="2118360" cy="189230"/>
                <wp:effectExtent l="0" t="0" r="0" b="0"/>
                <wp:wrapNone/>
                <wp:docPr id="209" name="Надпись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1892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7FAA74" w14:textId="77777777" w:rsidR="00530D84" w:rsidRPr="00080C23" w:rsidRDefault="00530D84" w:rsidP="00C602C5">
                            <w:pPr>
                              <w:spacing w:after="60"/>
                              <w:jc w:val="center"/>
                              <w:rPr>
                                <w:rFonts w:asciiTheme="minorBidi" w:hAnsiTheme="minorBidi" w:cstheme="minorBidi"/>
                                <w:b/>
                                <w:bCs/>
                                <w:sz w:val="20"/>
                                <w:szCs w:val="20"/>
                              </w:rPr>
                            </w:pPr>
                            <w:r w:rsidRPr="00080C23">
                              <w:rPr>
                                <w:rFonts w:asciiTheme="minorBidi" w:hAnsiTheme="minorBidi" w:cstheme="minorBidi"/>
                                <w:b/>
                                <w:bCs/>
                                <w:color w:val="1E1A23"/>
                                <w:sz w:val="20"/>
                                <w:szCs w:val="20"/>
                                <w:lang w:val="ru"/>
                              </w:rPr>
                              <w:t>Доза акалабрутиниба (мг)</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6C3288" id="Надпись 209" o:spid="_x0000_s1145" type="#_x0000_t202" style="position:absolute;margin-left:133.5pt;margin-top:206.7pt;width:166.8pt;height:14.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" stroked="f">
                <v:textbox inset="0,0,0,0">
                  <w:txbxContent>
                    <w:p w14:paraId="407FAA74" w14:textId="77777777" w:rsidR="00530D84" w:rsidRPr="00080C23" w:rsidRDefault="00530D84" w:rsidP="00C602C5">
                      <w:pPr>
                        <w:spacing w:after="60"/>
                        <w:jc w:val="center"/>
                        <w:rPr>
                          <w:rFonts w:asciiTheme="minorBidi" w:hAnsiTheme="minorBidi" w:cstheme="minorBidi"/>
                          <w:b/>
                          <w:bCs/>
                          <w:sz w:val="20"/>
                          <w:szCs w:val="20"/>
                        </w:rPr>
                      </w:pPr>
                      <w:r w:rsidRPr="00080C23">
                        <w:rPr>
                          <w:rFonts w:asciiTheme="minorBidi" w:hAnsiTheme="minorBidi" w:cstheme="minorBidi"/>
                          <w:b/>
                          <w:bCs/>
                          <w:color w:val="1E1A23"/>
                          <w:sz w:val="20"/>
                          <w:szCs w:val="20"/>
                          <w:lang w:val="ru"/>
                        </w:rPr>
                        <w:t>Доза акалабрутиниба (мг)</w:t>
                      </w:r>
                    </w:p>
                  </w:txbxContent>
                </v:textbox>
              </v:shape>
            </w:pict>
          </mc:Fallback>
        </mc:AlternateContent>
      </w:r>
      <w:r w:rsidRPr="00447482">
        <w:rPr>
          <w:rFonts w:asciiTheme="majorBidi" w:hAnsiTheme="majorBidi" w:cstheme="majorBidi"/>
          <w:sz w:val="18"/>
        </w:rPr>
        <w:fldChar w:fldCharType="begin"/>
      </w:r>
      <w:r w:rsidRPr="00447482">
        <w:rPr>
          <w:rFonts w:asciiTheme="majorBidi" w:hAnsiTheme="majorBidi" w:cstheme="majorBidi"/>
          <w:sz w:val="18"/>
        </w:rPr>
        <w:instrText xml:space="preserve"> INCLUDEPICTURE  "P:\\..\\..\\..\\AppData\\Local\\Temp\\FineReader12.00\\media\\image23.jpeg" \* MERGEFORMATINET </w:instrText>
      </w:r>
      <w:r w:rsidRPr="00447482">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"\\\\gamma\\..\\..\\..\\AppData\\Local\\Temp\\FineReader12.00\\media\\image23.jpeg"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"\\\\gamma\\..\\..\\..\\AppData\\Local\\Temp\\FineReader12.00\\media\\image23.jpeg"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"\\\\gamma\\..\\..\\..\\AppData\\Local\\Temp\\FineReader12.00\\media\\image23.jpeg"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"\\\\gamma\\..\\..\\..\\AppData\\Local\\Temp\\FineReader12.00\\media\\image23.jpeg"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"\\\\gamma\\..\\..\\..\\AppData\\Local\\Temp\\FineReader12.00\\media\\image23.jpeg"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"\\\\gamma\\..\\..\\..\\AppData\\Local\\Temp\\FineReader12.00\\media\\image23.jpeg"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"\\\\gamma\\..\\..\\..\\AppData\\Local\\Temp\\FineReader12.00\\media\\image23.jpeg" \* MERGEFORMATINET </w:instrText>
      </w:r>
      <w:r>
        <w:rPr>
          <w:rFonts w:asciiTheme="majorBidi" w:hAnsiTheme="majorBidi" w:cstheme="majorBidi"/>
          <w:sz w:val="18"/>
        </w:rPr>
        <w:fldChar w:fldCharType="separate"/>
      </w:r>
      <w:r w:rsidR="00EF4A08">
        <w:rPr>
          <w:rFonts w:asciiTheme="majorBidi" w:hAnsiTheme="majorBidi" w:cstheme="majorBidi"/>
          <w:sz w:val="18"/>
        </w:rPr>
        <w:fldChar w:fldCharType="begin"/>
      </w:r>
      <w:r w:rsidR="00EF4A08">
        <w:rPr>
          <w:rFonts w:asciiTheme="majorBidi" w:hAnsiTheme="majorBidi" w:cstheme="majorBidi"/>
          <w:sz w:val="18"/>
        </w:rPr>
        <w:instrText xml:space="preserve"> INCLUDEPICTURE  "\\\\gamma\\..\\..\\..\\AppData\\Local\\Temp\\FineReader12.00\\media\\image23.jpeg" \* MERGEFORMATINET </w:instrText>
      </w:r>
      <w:r w:rsidR="00EF4A08">
        <w:rPr>
          <w:rFonts w:asciiTheme="majorBidi" w:hAnsiTheme="majorBidi" w:cstheme="majorBidi"/>
          <w:sz w:val="18"/>
        </w:rPr>
        <w:fldChar w:fldCharType="separate"/>
      </w:r>
      <w:r w:rsidR="00C949AD">
        <w:rPr>
          <w:rFonts w:asciiTheme="majorBidi" w:hAnsiTheme="majorBidi" w:cstheme="majorBidi"/>
          <w:sz w:val="18"/>
        </w:rPr>
        <w:fldChar w:fldCharType="begin"/>
      </w:r>
      <w:r w:rsidR="00C949AD">
        <w:rPr>
          <w:rFonts w:asciiTheme="majorBidi" w:hAnsiTheme="majorBidi" w:cstheme="majorBidi"/>
          <w:sz w:val="18"/>
        </w:rPr>
        <w:instrText xml:space="preserve"> INCLUDEPICTURE  "\\\\gamma\\..\\..\\..\\AppData\\Local\\Temp\\FineReader12.00\\media\\image23.jpeg" \* MERGEFORMATINET </w:instrText>
      </w:r>
      <w:r w:rsidR="00C949AD">
        <w:rPr>
          <w:rFonts w:asciiTheme="majorBidi" w:hAnsiTheme="majorBidi" w:cstheme="majorBidi"/>
          <w:sz w:val="18"/>
        </w:rPr>
        <w:fldChar w:fldCharType="separate"/>
      </w:r>
      <w:r w:rsidR="00AC2EC6">
        <w:rPr>
          <w:rFonts w:asciiTheme="majorBidi" w:hAnsiTheme="majorBidi" w:cstheme="majorBidi"/>
          <w:sz w:val="18"/>
        </w:rPr>
        <w:fldChar w:fldCharType="begin"/>
      </w:r>
      <w:r w:rsidR="00AC2EC6">
        <w:rPr>
          <w:rFonts w:asciiTheme="majorBidi" w:hAnsiTheme="majorBidi" w:cstheme="majorBidi"/>
          <w:sz w:val="18"/>
        </w:rPr>
        <w:instrText xml:space="preserve"> INCLUDEPICTURE  "\\\\gamma\\..\\..\\..\\AppData\\Local\\Temp\\FineReader12.00\\media\\image23.jpeg" \* MERGEFORMATINET </w:instrText>
      </w:r>
      <w:r w:rsidR="00AC2EC6">
        <w:rPr>
          <w:rFonts w:asciiTheme="majorBidi" w:hAnsiTheme="majorBidi" w:cstheme="majorBidi"/>
          <w:sz w:val="18"/>
        </w:rPr>
        <w:fldChar w:fldCharType="separate"/>
      </w:r>
      <w:r w:rsidR="00340AB4">
        <w:rPr>
          <w:rFonts w:asciiTheme="majorBidi" w:hAnsiTheme="majorBidi" w:cstheme="majorBidi"/>
          <w:sz w:val="18"/>
        </w:rPr>
        <w:fldChar w:fldCharType="begin"/>
      </w:r>
      <w:r w:rsidR="00340AB4">
        <w:rPr>
          <w:rFonts w:asciiTheme="majorBidi" w:hAnsiTheme="majorBidi" w:cstheme="majorBidi"/>
          <w:sz w:val="18"/>
        </w:rPr>
        <w:instrText xml:space="preserve"> INCLUDEPICTURE  "\\\\gamma\\..\\..\\..\\AppData\\Local\\Temp\\FineReader12.00\\media\\image23.jpeg" \* MERGEFORMATINET </w:instrText>
      </w:r>
      <w:r w:rsidR="00340AB4">
        <w:rPr>
          <w:rFonts w:asciiTheme="majorBidi" w:hAnsiTheme="majorBidi" w:cstheme="majorBidi"/>
          <w:sz w:val="18"/>
        </w:rPr>
        <w:fldChar w:fldCharType="separate"/>
      </w:r>
      <w:r w:rsidR="00FB0E21">
        <w:rPr>
          <w:rFonts w:asciiTheme="majorBidi" w:hAnsiTheme="majorBidi" w:cstheme="majorBidi"/>
          <w:sz w:val="18"/>
        </w:rPr>
        <w:fldChar w:fldCharType="begin"/>
      </w:r>
      <w:r w:rsidR="00FB0E21">
        <w:rPr>
          <w:rFonts w:asciiTheme="majorBidi" w:hAnsiTheme="majorBidi" w:cstheme="majorBidi"/>
          <w:sz w:val="18"/>
        </w:rPr>
        <w:instrText xml:space="preserve"> INCLUDEPICTURE  "\\\\gamma\\..\\..\\..\\AppData\\Local\\Temp\\FineReader12.00\\media\\image23.jpeg" \* MERGEFORMATINET </w:instrText>
      </w:r>
      <w:r w:rsidR="00FB0E21">
        <w:rPr>
          <w:rFonts w:asciiTheme="majorBidi" w:hAnsiTheme="majorBidi" w:cstheme="majorBidi"/>
          <w:sz w:val="18"/>
        </w:rPr>
        <w:fldChar w:fldCharType="separate"/>
      </w:r>
      <w:r w:rsidR="00883972">
        <w:rPr>
          <w:rFonts w:asciiTheme="majorBidi" w:hAnsiTheme="majorBidi" w:cstheme="majorBidi"/>
          <w:sz w:val="18"/>
        </w:rPr>
        <w:fldChar w:fldCharType="begin"/>
      </w:r>
      <w:r w:rsidR="00883972">
        <w:rPr>
          <w:rFonts w:asciiTheme="majorBidi" w:hAnsiTheme="majorBidi" w:cstheme="majorBidi"/>
          <w:sz w:val="18"/>
        </w:rPr>
        <w:instrText xml:space="preserve"> INCLUDEPICTURE  "\\\\gamma\\..\\..\\..\\AppData\\Local\\Temp\\FineReader12.00\\media\\image23.jpeg" \* MERGEFORMATINET </w:instrText>
      </w:r>
      <w:r w:rsidR="00883972">
        <w:rPr>
          <w:rFonts w:asciiTheme="majorBidi" w:hAnsiTheme="majorBidi" w:cstheme="majorBidi"/>
          <w:sz w:val="18"/>
        </w:rPr>
        <w:fldChar w:fldCharType="separate"/>
      </w:r>
      <w:r w:rsidR="00787E70">
        <w:rPr>
          <w:rFonts w:asciiTheme="majorBidi" w:hAnsiTheme="majorBidi" w:cstheme="majorBidi"/>
          <w:sz w:val="18"/>
        </w:rPr>
        <w:fldChar w:fldCharType="begin"/>
      </w:r>
      <w:r w:rsidR="00787E70">
        <w:rPr>
          <w:rFonts w:asciiTheme="majorBidi" w:hAnsiTheme="majorBidi" w:cstheme="majorBidi"/>
          <w:sz w:val="18"/>
        </w:rPr>
        <w:instrText xml:space="preserve"> INCLUDEPICTURE  "\\\\gamma\\..\\..\\..\\AppData\\Local\\Temp\\FineReader12.00\\media\\image23.jpeg" \* MERGEFORMATINET </w:instrText>
      </w:r>
      <w:r w:rsidR="00787E70">
        <w:rPr>
          <w:rFonts w:asciiTheme="majorBidi" w:hAnsiTheme="majorBidi" w:cstheme="majorBidi"/>
          <w:sz w:val="18"/>
        </w:rPr>
        <w:fldChar w:fldCharType="separate"/>
      </w:r>
      <w:r w:rsidR="00DF0A8E">
        <w:rPr>
          <w:rFonts w:asciiTheme="majorBidi" w:hAnsiTheme="majorBidi" w:cstheme="majorBidi"/>
          <w:sz w:val="18"/>
        </w:rPr>
        <w:fldChar w:fldCharType="begin"/>
      </w:r>
      <w:r w:rsidR="00DF0A8E">
        <w:rPr>
          <w:rFonts w:asciiTheme="majorBidi" w:hAnsiTheme="majorBidi" w:cstheme="majorBidi"/>
          <w:sz w:val="18"/>
        </w:rPr>
        <w:instrText xml:space="preserve"> INCLUDEPICTURE  "\\\\gamma\\..\\..\\..\\AppData\\Local\\Temp\\FineReader12.00\\media\\image23.jpeg" \* MERGEFORMATINET </w:instrText>
      </w:r>
      <w:r w:rsidR="00DF0A8E">
        <w:rPr>
          <w:rFonts w:asciiTheme="majorBidi" w:hAnsiTheme="majorBidi" w:cstheme="majorBidi"/>
          <w:sz w:val="18"/>
        </w:rPr>
        <w:fldChar w:fldCharType="separate"/>
      </w:r>
      <w:r w:rsidR="000E2CF2">
        <w:rPr>
          <w:rFonts w:asciiTheme="majorBidi" w:hAnsiTheme="majorBidi" w:cstheme="majorBidi"/>
          <w:sz w:val="18"/>
        </w:rPr>
        <w:fldChar w:fldCharType="begin"/>
      </w:r>
      <w:r w:rsidR="000E2CF2">
        <w:rPr>
          <w:rFonts w:asciiTheme="majorBidi" w:hAnsiTheme="majorBidi" w:cstheme="majorBidi"/>
          <w:sz w:val="18"/>
        </w:rPr>
        <w:instrText xml:space="preserve"> INCLUDEPICTURE  "\\\\gamma\\..\\..\\..\\AppData\\Local\\Temp\\FineReader12.00\\media\\image23.jpeg" \* MERGEFORMATINET </w:instrText>
      </w:r>
      <w:r w:rsidR="000E2CF2">
        <w:rPr>
          <w:rFonts w:asciiTheme="majorBidi" w:hAnsiTheme="majorBidi" w:cstheme="majorBidi"/>
          <w:sz w:val="18"/>
        </w:rPr>
        <w:fldChar w:fldCharType="separate"/>
      </w:r>
      <w:r w:rsidR="00530D84">
        <w:rPr>
          <w:rFonts w:asciiTheme="majorBidi" w:hAnsiTheme="majorBidi" w:cstheme="majorBidi"/>
          <w:sz w:val="18"/>
        </w:rPr>
        <w:fldChar w:fldCharType="begin"/>
      </w:r>
      <w:r w:rsidR="00530D84">
        <w:rPr>
          <w:rFonts w:asciiTheme="majorBidi" w:hAnsiTheme="majorBidi" w:cstheme="majorBidi"/>
          <w:sz w:val="18"/>
        </w:rPr>
        <w:instrText xml:space="preserve"> INCLUDEPICTURE  "\\\\gamma\\..\\..\\..\\AppData\\Local\\Temp\\FineReader12.00\\media\\image23.jpeg" \* MERGEFORMATINET </w:instrText>
      </w:r>
      <w:r w:rsidR="00530D84">
        <w:rPr>
          <w:rFonts w:asciiTheme="majorBidi" w:hAnsiTheme="majorBidi" w:cstheme="majorBidi"/>
          <w:sz w:val="18"/>
        </w:rPr>
        <w:fldChar w:fldCharType="separate"/>
      </w:r>
      <w:r w:rsidR="00814DBB">
        <w:rPr>
          <w:rFonts w:asciiTheme="majorBidi" w:hAnsiTheme="majorBidi" w:cstheme="majorBidi"/>
          <w:sz w:val="18"/>
        </w:rPr>
        <w:fldChar w:fldCharType="begin"/>
      </w:r>
      <w:r w:rsidR="00814DBB">
        <w:rPr>
          <w:rFonts w:asciiTheme="majorBidi" w:hAnsiTheme="majorBidi" w:cstheme="majorBidi"/>
          <w:sz w:val="18"/>
        </w:rPr>
        <w:instrText xml:space="preserve"> INCLUDEPICTURE  "\\\\gamma\\..\\..\\..\\AppData\\Local\\Temp\\FineReader12.00\\media\\image23.jpeg" \* MERGEFORMATINET </w:instrText>
      </w:r>
      <w:r w:rsidR="00814DBB">
        <w:rPr>
          <w:rFonts w:asciiTheme="majorBidi" w:hAnsiTheme="majorBidi" w:cstheme="majorBidi"/>
          <w:sz w:val="18"/>
        </w:rPr>
        <w:fldChar w:fldCharType="separate"/>
      </w:r>
      <w:r w:rsidR="0092595C">
        <w:rPr>
          <w:rFonts w:asciiTheme="majorBidi" w:hAnsiTheme="majorBidi" w:cstheme="majorBidi"/>
          <w:sz w:val="18"/>
        </w:rPr>
        <w:fldChar w:fldCharType="begin"/>
      </w:r>
      <w:r w:rsidR="0092595C">
        <w:rPr>
          <w:rFonts w:asciiTheme="majorBidi" w:hAnsiTheme="majorBidi" w:cstheme="majorBidi"/>
          <w:sz w:val="18"/>
        </w:rPr>
        <w:instrText xml:space="preserve"> INCLUDEPICTURE  "\\\\gamma\\..\\..\\..\\AppData\\Local\\Temp\\FineReader12.00\\media\\image23.jpeg" \* MERGEFORMATINET </w:instrText>
      </w:r>
      <w:r w:rsidR="0092595C">
        <w:rPr>
          <w:rFonts w:asciiTheme="majorBidi" w:hAnsiTheme="majorBidi" w:cstheme="majorBidi"/>
          <w:sz w:val="18"/>
        </w:rPr>
        <w:fldChar w:fldCharType="separate"/>
      </w:r>
      <w:r w:rsidR="0028130E">
        <w:rPr>
          <w:rFonts w:asciiTheme="majorBidi" w:hAnsiTheme="majorBidi" w:cstheme="majorBidi"/>
          <w:sz w:val="18"/>
        </w:rPr>
        <w:fldChar w:fldCharType="begin"/>
      </w:r>
      <w:r w:rsidR="0028130E">
        <w:rPr>
          <w:rFonts w:asciiTheme="majorBidi" w:hAnsiTheme="majorBidi" w:cstheme="majorBidi"/>
          <w:sz w:val="18"/>
        </w:rPr>
        <w:instrText xml:space="preserve"> INCLUDEPICTURE  "\\\\gamma\\..\\..\\..\\AppData\\Local\\Temp\\FineReader12.00\\media\\image23.jpeg" \* MERGEFORMATINET </w:instrText>
      </w:r>
      <w:r w:rsidR="0028130E">
        <w:rPr>
          <w:rFonts w:asciiTheme="majorBidi" w:hAnsiTheme="majorBidi" w:cstheme="majorBidi"/>
          <w:sz w:val="18"/>
        </w:rPr>
        <w:fldChar w:fldCharType="separate"/>
      </w:r>
      <w:r w:rsidR="002B1FAF">
        <w:rPr>
          <w:rFonts w:asciiTheme="majorBidi" w:hAnsiTheme="majorBidi" w:cstheme="majorBidi"/>
          <w:sz w:val="18"/>
        </w:rPr>
        <w:fldChar w:fldCharType="begin"/>
      </w:r>
      <w:r w:rsidR="002B1FAF">
        <w:rPr>
          <w:rFonts w:asciiTheme="majorBidi" w:hAnsiTheme="majorBidi" w:cstheme="majorBidi"/>
          <w:sz w:val="18"/>
        </w:rPr>
        <w:instrText xml:space="preserve"> </w:instrText>
      </w:r>
      <w:r w:rsidR="002B1FAF">
        <w:rPr>
          <w:rFonts w:asciiTheme="majorBidi" w:hAnsiTheme="majorBidi" w:cstheme="majorBidi"/>
          <w:sz w:val="18"/>
        </w:rPr>
        <w:instrText xml:space="preserve">INCLUDEPICTURE </w:instrText>
      </w:r>
      <w:r w:rsidR="002B1FAF">
        <w:rPr>
          <w:rFonts w:asciiTheme="majorBidi" w:hAnsiTheme="majorBidi" w:cstheme="majorBidi"/>
          <w:sz w:val="18"/>
        </w:rPr>
        <w:instrText xml:space="preserve"> "\\\\gamma\\..\\..\\..\\AppData\\Local\\Temp\\FineReader12.00\\media\\image23.jpeg" \* MERGEFORMATINET</w:instrText>
      </w:r>
      <w:r w:rsidR="002B1FAF">
        <w:rPr>
          <w:rFonts w:asciiTheme="majorBidi" w:hAnsiTheme="majorBidi" w:cstheme="majorBidi"/>
          <w:sz w:val="18"/>
        </w:rPr>
        <w:instrText xml:space="preserve"> </w:instrText>
      </w:r>
      <w:r w:rsidR="002B1FAF">
        <w:rPr>
          <w:rFonts w:asciiTheme="majorBidi" w:hAnsiTheme="majorBidi" w:cstheme="majorBidi"/>
          <w:sz w:val="18"/>
        </w:rPr>
        <w:fldChar w:fldCharType="separate"/>
      </w:r>
      <w:r w:rsidR="002B1FAF">
        <w:rPr>
          <w:rFonts w:asciiTheme="majorBidi" w:hAnsiTheme="majorBidi" w:cstheme="majorBidi"/>
          <w:sz w:val="18"/>
        </w:rPr>
        <w:pict w14:anchorId="573E36BB">
          <v:shape id="_x0000_i1044" type="#_x0000_t75" style="width:385.35pt;height:240pt">
            <v:imagedata r:id="rId58" r:href="rId59"/>
          </v:shape>
        </w:pict>
      </w:r>
      <w:r w:rsidR="002B1FAF">
        <w:rPr>
          <w:rFonts w:asciiTheme="majorBidi" w:hAnsiTheme="majorBidi" w:cstheme="majorBidi"/>
          <w:sz w:val="18"/>
        </w:rPr>
        <w:fldChar w:fldCharType="end"/>
      </w:r>
      <w:r w:rsidR="0028130E">
        <w:rPr>
          <w:rFonts w:asciiTheme="majorBidi" w:hAnsiTheme="majorBidi" w:cstheme="majorBidi"/>
          <w:sz w:val="18"/>
        </w:rPr>
        <w:fldChar w:fldCharType="end"/>
      </w:r>
      <w:r w:rsidR="0092595C">
        <w:rPr>
          <w:rFonts w:asciiTheme="majorBidi" w:hAnsiTheme="majorBidi" w:cstheme="majorBidi"/>
          <w:sz w:val="18"/>
        </w:rPr>
        <w:fldChar w:fldCharType="end"/>
      </w:r>
      <w:r w:rsidR="00814DBB">
        <w:rPr>
          <w:rFonts w:asciiTheme="majorBidi" w:hAnsiTheme="majorBidi" w:cstheme="majorBidi"/>
          <w:sz w:val="18"/>
        </w:rPr>
        <w:fldChar w:fldCharType="end"/>
      </w:r>
      <w:r w:rsidR="00530D84">
        <w:rPr>
          <w:rFonts w:asciiTheme="majorBidi" w:hAnsiTheme="majorBidi" w:cstheme="majorBidi"/>
          <w:sz w:val="18"/>
        </w:rPr>
        <w:fldChar w:fldCharType="end"/>
      </w:r>
      <w:r w:rsidR="000E2CF2">
        <w:rPr>
          <w:rFonts w:asciiTheme="majorBidi" w:hAnsiTheme="majorBidi" w:cstheme="majorBidi"/>
          <w:sz w:val="18"/>
        </w:rPr>
        <w:fldChar w:fldCharType="end"/>
      </w:r>
      <w:r w:rsidR="00DF0A8E">
        <w:rPr>
          <w:rFonts w:asciiTheme="majorBidi" w:hAnsiTheme="majorBidi" w:cstheme="majorBidi"/>
          <w:sz w:val="18"/>
        </w:rPr>
        <w:fldChar w:fldCharType="end"/>
      </w:r>
      <w:r w:rsidR="00787E70">
        <w:rPr>
          <w:rFonts w:asciiTheme="majorBidi" w:hAnsiTheme="majorBidi" w:cstheme="majorBidi"/>
          <w:sz w:val="18"/>
        </w:rPr>
        <w:fldChar w:fldCharType="end"/>
      </w:r>
      <w:r w:rsidR="00883972">
        <w:rPr>
          <w:rFonts w:asciiTheme="majorBidi" w:hAnsiTheme="majorBidi" w:cstheme="majorBidi"/>
          <w:sz w:val="18"/>
        </w:rPr>
        <w:fldChar w:fldCharType="end"/>
      </w:r>
      <w:r w:rsidR="00FB0E21">
        <w:rPr>
          <w:rFonts w:asciiTheme="majorBidi" w:hAnsiTheme="majorBidi" w:cstheme="majorBidi"/>
          <w:sz w:val="18"/>
        </w:rPr>
        <w:fldChar w:fldCharType="end"/>
      </w:r>
      <w:r w:rsidR="00340AB4">
        <w:rPr>
          <w:rFonts w:asciiTheme="majorBidi" w:hAnsiTheme="majorBidi" w:cstheme="majorBidi"/>
          <w:sz w:val="18"/>
        </w:rPr>
        <w:fldChar w:fldCharType="end"/>
      </w:r>
      <w:r w:rsidR="00AC2EC6">
        <w:rPr>
          <w:rFonts w:asciiTheme="majorBidi" w:hAnsiTheme="majorBidi" w:cstheme="majorBidi"/>
          <w:sz w:val="18"/>
        </w:rPr>
        <w:fldChar w:fldCharType="end"/>
      </w:r>
      <w:r w:rsidR="00C949AD">
        <w:rPr>
          <w:rFonts w:asciiTheme="majorBidi" w:hAnsiTheme="majorBidi" w:cstheme="majorBidi"/>
          <w:sz w:val="18"/>
        </w:rPr>
        <w:fldChar w:fldCharType="end"/>
      </w:r>
      <w:r w:rsidR="00EF4A08">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sidRPr="00447482">
        <w:rPr>
          <w:rFonts w:asciiTheme="majorBidi" w:hAnsiTheme="majorBidi" w:cstheme="majorBidi"/>
          <w:sz w:val="18"/>
        </w:rPr>
        <w:fldChar w:fldCharType="end"/>
      </w:r>
    </w:p>
    <w:p w14:paraId="3F2E2D06" w14:textId="77777777" w:rsidR="00C602C5" w:rsidRPr="00447482" w:rsidRDefault="00C602C5" w:rsidP="00C602C5">
      <w:pPr>
        <w:tabs>
          <w:tab w:val="left" w:pos="567"/>
        </w:tabs>
        <w:rPr>
          <w:rFonts w:asciiTheme="majorBidi" w:hAnsiTheme="majorBidi" w:cstheme="majorBidi"/>
          <w:color w:val="2C2A2C"/>
          <w:sz w:val="18"/>
        </w:rPr>
      </w:pPr>
    </w:p>
    <w:p w14:paraId="69820935" w14:textId="77777777" w:rsidR="00C602C5" w:rsidRPr="00673DBB" w:rsidRDefault="00C602C5" w:rsidP="00C602C5">
      <w:pPr>
        <w:tabs>
          <w:tab w:val="left" w:pos="567"/>
        </w:tabs>
        <w:rPr>
          <w:rFonts w:asciiTheme="majorBidi" w:hAnsiTheme="majorBidi" w:cstheme="majorBidi"/>
          <w:b/>
          <w:sz w:val="20"/>
          <w:szCs w:val="20"/>
          <w:lang w:val="ru"/>
        </w:rPr>
      </w:pPr>
      <w:r w:rsidRPr="00673DBB">
        <w:rPr>
          <w:rFonts w:asciiTheme="majorBidi" w:hAnsiTheme="majorBidi" w:cstheme="majorBidi"/>
          <w:b/>
          <w:sz w:val="20"/>
          <w:szCs w:val="20"/>
          <w:lang w:val="ru"/>
        </w:rPr>
        <w:t>Примечание:</w:t>
      </w:r>
    </w:p>
    <w:p w14:paraId="3CA821C7" w14:textId="77777777" w:rsidR="00C602C5" w:rsidRPr="00673DBB" w:rsidRDefault="00C602C5" w:rsidP="00C602C5">
      <w:pPr>
        <w:tabs>
          <w:tab w:val="left" w:pos="567"/>
        </w:tabs>
        <w:rPr>
          <w:rFonts w:asciiTheme="majorBidi" w:hAnsiTheme="majorBidi" w:cstheme="majorBidi"/>
          <w:sz w:val="20"/>
          <w:szCs w:val="20"/>
        </w:rPr>
      </w:pPr>
      <w:r w:rsidRPr="00673DBB">
        <w:rPr>
          <w:rFonts w:asciiTheme="majorBidi" w:hAnsiTheme="majorBidi" w:cstheme="majorBidi"/>
          <w:sz w:val="20"/>
          <w:szCs w:val="20"/>
          <w:lang w:val="ru"/>
        </w:rPr>
        <w:t>2 р/сут = два раза в сутки; BTK = тирозинкиназа Брутона; ХЛЛ = хронический лимфоцитарный лейкоз; C</w:t>
      </w:r>
      <w:r w:rsidRPr="005A15F0">
        <w:rPr>
          <w:rFonts w:asciiTheme="majorBidi" w:hAnsiTheme="majorBidi" w:cstheme="majorBidi"/>
          <w:sz w:val="20"/>
          <w:szCs w:val="20"/>
          <w:vertAlign w:val="subscript"/>
          <w:lang w:val="ru"/>
        </w:rPr>
        <w:t xml:space="preserve">max,ss </w:t>
      </w:r>
      <w:r w:rsidRPr="00673DBB">
        <w:rPr>
          <w:rFonts w:asciiTheme="majorBidi" w:hAnsiTheme="majorBidi" w:cstheme="majorBidi"/>
          <w:sz w:val="20"/>
          <w:szCs w:val="20"/>
          <w:lang w:val="ru"/>
        </w:rPr>
        <w:t>= максимальная концентрация в плазме крови в равновесном состоянии; КВ = коэффициент вариации; n = количество участников; 1 р/сут = один раз в день; Р/Р = рецидивирующий/рефрактерный (не поддающийся лечению); СО = стандартное отклонение; РНЛ = ранее не леченный.</w:t>
      </w:r>
    </w:p>
    <w:p w14:paraId="19249BDF" w14:textId="77777777" w:rsidR="00C602C5" w:rsidRPr="00673DBB" w:rsidRDefault="00C602C5" w:rsidP="00C602C5">
      <w:pPr>
        <w:tabs>
          <w:tab w:val="left" w:pos="567"/>
          <w:tab w:val="left" w:pos="1320"/>
        </w:tabs>
        <w:rPr>
          <w:rFonts w:asciiTheme="majorBidi" w:hAnsiTheme="majorBidi" w:cstheme="majorBidi"/>
          <w:sz w:val="20"/>
          <w:szCs w:val="20"/>
        </w:rPr>
      </w:pPr>
      <w:r w:rsidRPr="00673DBB">
        <w:rPr>
          <w:rFonts w:asciiTheme="majorBidi" w:hAnsiTheme="majorBidi" w:cstheme="majorBidi"/>
          <w:sz w:val="20"/>
          <w:szCs w:val="20"/>
          <w:lang w:val="ru"/>
        </w:rPr>
        <w:t>a</w:t>
      </w:r>
      <w:r w:rsidRPr="00673DBB">
        <w:rPr>
          <w:rFonts w:asciiTheme="majorBidi" w:hAnsiTheme="majorBidi" w:cstheme="majorBidi"/>
          <w:sz w:val="20"/>
          <w:szCs w:val="20"/>
          <w:lang w:val="ru"/>
        </w:rPr>
        <w:tab/>
        <w:t>Горизонтальные линии отражают медианы; (для статистического тестирования использовался непарный, параметрический, двусторонний t-критерий);</w:t>
      </w:r>
    </w:p>
    <w:p w14:paraId="2C7C85EA" w14:textId="77777777" w:rsidR="00C602C5" w:rsidRPr="00673DBB" w:rsidRDefault="00C602C5" w:rsidP="00C602C5">
      <w:pPr>
        <w:tabs>
          <w:tab w:val="left" w:pos="567"/>
        </w:tabs>
        <w:rPr>
          <w:rFonts w:asciiTheme="majorBidi" w:hAnsiTheme="majorBidi" w:cstheme="majorBidi"/>
          <w:sz w:val="20"/>
          <w:szCs w:val="20"/>
        </w:rPr>
      </w:pPr>
      <w:r w:rsidRPr="00673DBB">
        <w:rPr>
          <w:rFonts w:asciiTheme="majorBidi" w:hAnsiTheme="majorBidi" w:cstheme="majorBidi"/>
          <w:sz w:val="20"/>
          <w:szCs w:val="20"/>
          <w:lang w:val="ru"/>
        </w:rPr>
        <w:t>красным цветом выделены значения p &lt;0,05.</w:t>
      </w:r>
    </w:p>
    <w:p w14:paraId="402A3BEC" w14:textId="77777777" w:rsidR="00C602C5" w:rsidRPr="00673DBB" w:rsidRDefault="00C602C5" w:rsidP="00C602C5">
      <w:pPr>
        <w:rPr>
          <w:sz w:val="20"/>
          <w:szCs w:val="20"/>
          <w:lang w:val="ru"/>
        </w:rPr>
      </w:pPr>
      <w:r w:rsidRPr="00673DBB">
        <w:rPr>
          <w:sz w:val="20"/>
          <w:szCs w:val="20"/>
          <w:lang w:val="ru"/>
        </w:rPr>
        <w:t>Источник: исследование ACE-CL-001</w:t>
      </w:r>
      <w:r>
        <w:rPr>
          <w:sz w:val="20"/>
          <w:szCs w:val="20"/>
          <w:lang w:val="ru"/>
        </w:rPr>
        <w:t>.</w:t>
      </w:r>
    </w:p>
    <w:p w14:paraId="2F49A560" w14:textId="77777777" w:rsidR="00C602C5" w:rsidRDefault="00C602C5" w:rsidP="00C602C5">
      <w:pPr>
        <w:rPr>
          <w:lang w:val="ru"/>
        </w:rPr>
      </w:pPr>
    </w:p>
    <w:p w14:paraId="375A2925" w14:textId="52052135" w:rsidR="00C602C5" w:rsidRPr="00AA24AB" w:rsidRDefault="00C602C5" w:rsidP="00C602C5">
      <w:pPr>
        <w:pStyle w:val="20"/>
        <w:rPr>
          <w:color w:val="000000" w:themeColor="text1"/>
          <w:szCs w:val="24"/>
        </w:rPr>
      </w:pPr>
      <w:bookmarkStart w:id="382" w:name="_Toc159973323"/>
      <w:r w:rsidRPr="00AA24AB">
        <w:rPr>
          <w:color w:val="000000" w:themeColor="text1"/>
          <w:szCs w:val="24"/>
        </w:rPr>
        <w:t>Безопасность и эффективность</w:t>
      </w:r>
      <w:bookmarkEnd w:id="380"/>
      <w:bookmarkEnd w:id="382"/>
    </w:p>
    <w:p w14:paraId="18E93F0B" w14:textId="77777777" w:rsidR="00C602C5" w:rsidRPr="00AA24AB" w:rsidRDefault="00C602C5" w:rsidP="00C602C5"/>
    <w:p w14:paraId="4724513A" w14:textId="11355EEC" w:rsidR="00C602C5" w:rsidRPr="00AA24AB" w:rsidRDefault="00C602C5" w:rsidP="00C602C5">
      <w:pPr>
        <w:pStyle w:val="3"/>
        <w:rPr>
          <w:szCs w:val="24"/>
        </w:rPr>
      </w:pPr>
      <w:bookmarkStart w:id="383" w:name="_Toc115217972"/>
      <w:bookmarkStart w:id="384" w:name="_Toc159973324"/>
      <w:r w:rsidRPr="00AA24AB">
        <w:rPr>
          <w:szCs w:val="24"/>
        </w:rPr>
        <w:t>Клиническая эффективность</w:t>
      </w:r>
      <w:bookmarkEnd w:id="383"/>
      <w:bookmarkEnd w:id="384"/>
    </w:p>
    <w:p w14:paraId="574CFBCE" w14:textId="77777777" w:rsidR="00C602C5" w:rsidRDefault="00C602C5" w:rsidP="00C602C5">
      <w:pPr>
        <w:ind w:firstLine="851"/>
      </w:pPr>
    </w:p>
    <w:p w14:paraId="3F64F097" w14:textId="77777777" w:rsidR="00C602C5" w:rsidRPr="009E34E0" w:rsidRDefault="00C602C5" w:rsidP="00C602C5">
      <w:pPr>
        <w:spacing w:before="120" w:after="120"/>
        <w:rPr>
          <w:sz w:val="20"/>
          <w:szCs w:val="20"/>
        </w:rPr>
      </w:pPr>
      <w:r w:rsidRPr="006E78F2">
        <w:rPr>
          <w:i/>
          <w:u w:val="single"/>
        </w:rPr>
        <w:t>ELEVATE-TN (NCT02475681): сравнение акалабрутиниба со с</w:t>
      </w:r>
      <w:r>
        <w:rPr>
          <w:i/>
          <w:u w:val="single"/>
        </w:rPr>
        <w:t xml:space="preserve">тандартной ИХТ у пациентов с </w:t>
      </w:r>
      <w:r w:rsidRPr="00573A76">
        <w:rPr>
          <w:i/>
          <w:u w:val="single"/>
        </w:rPr>
        <w:t>ХЛЛ</w:t>
      </w:r>
      <w:r w:rsidRPr="00573A76">
        <w:rPr>
          <w:bCs/>
          <w:i/>
          <w:u w:val="single"/>
          <w:lang w:val="ru"/>
        </w:rPr>
        <w:t>, ранее не получавших лечение</w:t>
      </w:r>
    </w:p>
    <w:p w14:paraId="1E6EBA22" w14:textId="5867B080" w:rsidR="00C602C5" w:rsidRPr="003C75DE" w:rsidRDefault="00C602C5" w:rsidP="00C602C5">
      <w:pPr>
        <w:pStyle w:val="af3"/>
        <w:spacing w:before="240" w:beforeAutospacing="0" w:after="0" w:afterAutospacing="0"/>
        <w:ind w:firstLine="708"/>
        <w:jc w:val="both"/>
      </w:pPr>
      <w:r w:rsidRPr="003C75DE">
        <w:t>В ключевом исследовании препарата в терапии 1</w:t>
      </w:r>
      <w:r w:rsidR="00837EA5">
        <w:t>-й</w:t>
      </w:r>
      <w:r w:rsidRPr="003C75DE">
        <w:t xml:space="preserve"> линии ХЛЛ ELEVATE-TN, акалабрутиниб показал статистически достоверное и клинически значимое улучшение выживаемости без прогрессирования (ВБП) у пациентов, получавших препарат в комбинации с обинутузумабом или в монотерапии, по сравнению со стандартной терапией.                     </w:t>
      </w:r>
    </w:p>
    <w:p w14:paraId="18E765B3" w14:textId="77777777" w:rsidR="00C602C5" w:rsidRDefault="00C602C5" w:rsidP="00C602C5">
      <w:pPr>
        <w:pStyle w:val="af3"/>
        <w:spacing w:before="0" w:beforeAutospacing="0" w:after="0" w:afterAutospacing="0"/>
        <w:ind w:firstLine="708"/>
        <w:jc w:val="both"/>
      </w:pPr>
      <w:r w:rsidRPr="003C75DE">
        <w:t>В рамках многоцентрового рандомизированного открытого исследования III фазы ELEVATE-TN (NCT02475681) акалабрутиниб сравнивался со стандартной ИХТ у пациентов с ХЛЛ</w:t>
      </w:r>
      <w:r>
        <w:t>, исходные характеристики пациентов приведены в таблице 4-2</w:t>
      </w:r>
      <w:r w:rsidRPr="003C75DE">
        <w:t xml:space="preserve">. Целью исследования являлась оценка эффективности препарата акалабрутиниб в монотерапии и в комбинации с обинутузумабом у пациентов с ХЛЛ, ранее не получавших терапию, в сравнении с комбинацией обинутузумаба и хлорамбуцила. </w:t>
      </w:r>
    </w:p>
    <w:p w14:paraId="2BA04902" w14:textId="4CE1A114" w:rsidR="002256A9" w:rsidRDefault="002256A9" w:rsidP="002256A9">
      <w:pPr>
        <w:pStyle w:val="af5"/>
        <w:keepNext/>
        <w:jc w:val="both"/>
      </w:pPr>
      <w:bookmarkStart w:id="385" w:name="_Toc159973374"/>
      <w:r>
        <w:lastRenderedPageBreak/>
        <w:t xml:space="preserve">Таблица </w:t>
      </w:r>
      <w:fldSimple w:instr=" STYLEREF 1 \s ">
        <w:r w:rsidR="008260B3">
          <w:rPr>
            <w:noProof/>
          </w:rPr>
          <w:t>4</w:t>
        </w:r>
      </w:fldSimple>
      <w:r w:rsidR="008260B3">
        <w:noBreakHyphen/>
      </w:r>
      <w:fldSimple w:instr=" SEQ Таблица \* ARABIC \s 1 ">
        <w:r w:rsidR="008260B3">
          <w:rPr>
            <w:noProof/>
          </w:rPr>
          <w:t>2</w:t>
        </w:r>
      </w:fldSimple>
      <w:r>
        <w:t>.</w:t>
      </w:r>
      <w:r w:rsidRPr="002256A9">
        <w:rPr>
          <w:bCs w:val="0"/>
          <w:lang w:val="ru"/>
        </w:rPr>
        <w:t xml:space="preserve"> </w:t>
      </w:r>
      <w:r w:rsidRPr="002256A9">
        <w:rPr>
          <w:b w:val="0"/>
          <w:bCs w:val="0"/>
          <w:lang w:val="ru"/>
        </w:rPr>
        <w:t>Исходные характеристики пациентов (исследование ELEVATE-TN) с ХЛЛ, ранее не получавших лечение.</w:t>
      </w:r>
      <w:bookmarkEnd w:id="385"/>
    </w:p>
    <w:tbl>
      <w:tblPr>
        <w:tblOverlap w:val="never"/>
        <w:tblW w:w="5000" w:type="pct"/>
        <w:tblCellMar>
          <w:left w:w="10" w:type="dxa"/>
          <w:right w:w="10" w:type="dxa"/>
        </w:tblCellMar>
        <w:tblLook w:val="0000" w:firstRow="0" w:lastRow="0" w:firstColumn="0" w:lastColumn="0" w:noHBand="0" w:noVBand="0"/>
      </w:tblPr>
      <w:tblGrid>
        <w:gridCol w:w="3950"/>
        <w:gridCol w:w="1798"/>
        <w:gridCol w:w="1798"/>
        <w:gridCol w:w="1800"/>
      </w:tblGrid>
      <w:tr w:rsidR="00C602C5" w:rsidRPr="001200DB" w14:paraId="5A8CCAAB" w14:textId="77777777" w:rsidTr="002256A9">
        <w:trPr>
          <w:trHeight w:val="20"/>
          <w:tblHeader/>
        </w:trPr>
        <w:tc>
          <w:tcPr>
            <w:tcW w:w="2113" w:type="pct"/>
            <w:tcBorders>
              <w:top w:val="single" w:sz="4" w:space="0" w:color="auto"/>
              <w:left w:val="single" w:sz="4" w:space="0" w:color="auto"/>
            </w:tcBorders>
            <w:shd w:val="clear" w:color="auto" w:fill="D9D9D9" w:themeFill="background1" w:themeFillShade="D9"/>
            <w:vAlign w:val="center"/>
          </w:tcPr>
          <w:p w14:paraId="13D02AD9" w14:textId="77777777" w:rsidR="00C602C5" w:rsidRPr="001200DB" w:rsidRDefault="00C602C5" w:rsidP="002256A9">
            <w:pPr>
              <w:ind w:left="57" w:right="57"/>
              <w:jc w:val="center"/>
              <w:rPr>
                <w:sz w:val="20"/>
                <w:szCs w:val="20"/>
              </w:rPr>
            </w:pPr>
            <w:r w:rsidRPr="001200DB">
              <w:rPr>
                <w:b/>
                <w:bCs/>
                <w:sz w:val="20"/>
                <w:szCs w:val="20"/>
                <w:lang w:val="ru"/>
              </w:rPr>
              <w:t>Характеристика</w:t>
            </w:r>
          </w:p>
        </w:tc>
        <w:tc>
          <w:tcPr>
            <w:tcW w:w="962" w:type="pct"/>
            <w:tcBorders>
              <w:top w:val="single" w:sz="4" w:space="0" w:color="auto"/>
              <w:left w:val="single" w:sz="4" w:space="0" w:color="auto"/>
            </w:tcBorders>
            <w:shd w:val="clear" w:color="auto" w:fill="D9D9D9" w:themeFill="background1" w:themeFillShade="D9"/>
            <w:vAlign w:val="center"/>
          </w:tcPr>
          <w:p w14:paraId="34089609" w14:textId="77777777" w:rsidR="00C602C5" w:rsidRPr="001200DB" w:rsidRDefault="00C602C5" w:rsidP="008670F3">
            <w:pPr>
              <w:ind w:left="57" w:right="57"/>
              <w:jc w:val="center"/>
              <w:rPr>
                <w:sz w:val="20"/>
                <w:szCs w:val="20"/>
              </w:rPr>
            </w:pPr>
            <w:r w:rsidRPr="001200DB">
              <w:rPr>
                <w:b/>
                <w:bCs/>
                <w:sz w:val="20"/>
                <w:szCs w:val="20"/>
                <w:lang w:val="ru"/>
              </w:rPr>
              <w:t>Калквенс плюс обинутузумаб, N = 179</w:t>
            </w:r>
          </w:p>
        </w:tc>
        <w:tc>
          <w:tcPr>
            <w:tcW w:w="962" w:type="pct"/>
            <w:tcBorders>
              <w:top w:val="single" w:sz="4" w:space="0" w:color="auto"/>
              <w:left w:val="single" w:sz="4" w:space="0" w:color="auto"/>
            </w:tcBorders>
            <w:shd w:val="clear" w:color="auto" w:fill="D9D9D9" w:themeFill="background1" w:themeFillShade="D9"/>
            <w:vAlign w:val="center"/>
          </w:tcPr>
          <w:p w14:paraId="487098E3" w14:textId="77777777" w:rsidR="00C602C5" w:rsidRPr="001200DB" w:rsidRDefault="00C602C5" w:rsidP="008670F3">
            <w:pPr>
              <w:ind w:left="57" w:right="57"/>
              <w:jc w:val="center"/>
              <w:rPr>
                <w:sz w:val="20"/>
                <w:szCs w:val="20"/>
              </w:rPr>
            </w:pPr>
            <w:r w:rsidRPr="001200DB">
              <w:rPr>
                <w:b/>
                <w:bCs/>
                <w:sz w:val="20"/>
                <w:szCs w:val="20"/>
                <w:lang w:val="ru"/>
              </w:rPr>
              <w:t>Монотерапия препаратом Калквенс, N=179</w:t>
            </w:r>
          </w:p>
        </w:tc>
        <w:tc>
          <w:tcPr>
            <w:tcW w:w="963" w:type="pct"/>
            <w:tcBorders>
              <w:top w:val="single" w:sz="4" w:space="0" w:color="auto"/>
              <w:left w:val="single" w:sz="4" w:space="0" w:color="auto"/>
              <w:right w:val="single" w:sz="4" w:space="0" w:color="auto"/>
            </w:tcBorders>
            <w:shd w:val="clear" w:color="auto" w:fill="D9D9D9" w:themeFill="background1" w:themeFillShade="D9"/>
            <w:vAlign w:val="center"/>
          </w:tcPr>
          <w:p w14:paraId="22A622AB" w14:textId="77777777" w:rsidR="00C602C5" w:rsidRPr="001200DB" w:rsidRDefault="00C602C5" w:rsidP="008670F3">
            <w:pPr>
              <w:ind w:left="57" w:right="57"/>
              <w:jc w:val="center"/>
              <w:rPr>
                <w:sz w:val="20"/>
                <w:szCs w:val="20"/>
              </w:rPr>
            </w:pPr>
            <w:r w:rsidRPr="001200DB">
              <w:rPr>
                <w:b/>
                <w:bCs/>
                <w:sz w:val="20"/>
                <w:szCs w:val="20"/>
                <w:lang w:val="ru"/>
              </w:rPr>
              <w:t>Обинутузумаб плюс хлорамбуцил, N = 177</w:t>
            </w:r>
          </w:p>
        </w:tc>
      </w:tr>
      <w:tr w:rsidR="00C602C5" w:rsidRPr="001200DB" w14:paraId="13106F5A" w14:textId="77777777" w:rsidTr="002256A9">
        <w:trPr>
          <w:trHeight w:val="20"/>
        </w:trPr>
        <w:tc>
          <w:tcPr>
            <w:tcW w:w="2113" w:type="pct"/>
            <w:tcBorders>
              <w:top w:val="single" w:sz="4" w:space="0" w:color="auto"/>
              <w:left w:val="single" w:sz="4" w:space="0" w:color="auto"/>
            </w:tcBorders>
            <w:shd w:val="clear" w:color="auto" w:fill="FFFFFF"/>
          </w:tcPr>
          <w:p w14:paraId="6647E613" w14:textId="77777777" w:rsidR="00C602C5" w:rsidRPr="001200DB" w:rsidRDefault="00C602C5" w:rsidP="008670F3">
            <w:pPr>
              <w:ind w:left="57" w:right="57"/>
              <w:rPr>
                <w:sz w:val="20"/>
                <w:szCs w:val="20"/>
              </w:rPr>
            </w:pPr>
            <w:r w:rsidRPr="001200DB">
              <w:rPr>
                <w:sz w:val="20"/>
                <w:szCs w:val="20"/>
                <w:lang w:val="ru"/>
              </w:rPr>
              <w:t>Возраст, годы; медиана (диапазон)</w:t>
            </w:r>
          </w:p>
        </w:tc>
        <w:tc>
          <w:tcPr>
            <w:tcW w:w="962" w:type="pct"/>
            <w:tcBorders>
              <w:top w:val="single" w:sz="4" w:space="0" w:color="auto"/>
              <w:left w:val="single" w:sz="4" w:space="0" w:color="auto"/>
            </w:tcBorders>
            <w:shd w:val="clear" w:color="auto" w:fill="FFFFFF"/>
          </w:tcPr>
          <w:p w14:paraId="6F524C94" w14:textId="77777777" w:rsidR="00C602C5" w:rsidRPr="001200DB" w:rsidRDefault="00C602C5" w:rsidP="008670F3">
            <w:pPr>
              <w:ind w:left="57" w:right="57"/>
              <w:jc w:val="center"/>
              <w:rPr>
                <w:sz w:val="20"/>
                <w:szCs w:val="20"/>
              </w:rPr>
            </w:pPr>
            <w:r w:rsidRPr="001200DB">
              <w:rPr>
                <w:sz w:val="20"/>
                <w:szCs w:val="20"/>
                <w:lang w:val="ru"/>
              </w:rPr>
              <w:t>70 (41–88)</w:t>
            </w:r>
          </w:p>
        </w:tc>
        <w:tc>
          <w:tcPr>
            <w:tcW w:w="962" w:type="pct"/>
            <w:tcBorders>
              <w:top w:val="single" w:sz="4" w:space="0" w:color="auto"/>
              <w:left w:val="single" w:sz="4" w:space="0" w:color="auto"/>
            </w:tcBorders>
            <w:shd w:val="clear" w:color="auto" w:fill="FFFFFF"/>
          </w:tcPr>
          <w:p w14:paraId="4350B643" w14:textId="77777777" w:rsidR="00C602C5" w:rsidRPr="001200DB" w:rsidRDefault="00C602C5" w:rsidP="008670F3">
            <w:pPr>
              <w:ind w:left="57" w:right="57"/>
              <w:jc w:val="center"/>
              <w:rPr>
                <w:sz w:val="20"/>
                <w:szCs w:val="20"/>
              </w:rPr>
            </w:pPr>
            <w:r w:rsidRPr="001200DB">
              <w:rPr>
                <w:sz w:val="20"/>
                <w:szCs w:val="20"/>
                <w:lang w:val="ru"/>
              </w:rPr>
              <w:t>70 (44–87)</w:t>
            </w:r>
          </w:p>
        </w:tc>
        <w:tc>
          <w:tcPr>
            <w:tcW w:w="963" w:type="pct"/>
            <w:tcBorders>
              <w:top w:val="single" w:sz="4" w:space="0" w:color="auto"/>
              <w:left w:val="single" w:sz="4" w:space="0" w:color="auto"/>
              <w:right w:val="single" w:sz="4" w:space="0" w:color="auto"/>
            </w:tcBorders>
            <w:shd w:val="clear" w:color="auto" w:fill="FFFFFF"/>
          </w:tcPr>
          <w:p w14:paraId="0A6D02C8" w14:textId="77777777" w:rsidR="00C602C5" w:rsidRPr="001200DB" w:rsidRDefault="00C602C5" w:rsidP="008670F3">
            <w:pPr>
              <w:ind w:left="57" w:right="57"/>
              <w:jc w:val="center"/>
              <w:rPr>
                <w:sz w:val="20"/>
                <w:szCs w:val="20"/>
              </w:rPr>
            </w:pPr>
            <w:r w:rsidRPr="001200DB">
              <w:rPr>
                <w:sz w:val="20"/>
                <w:szCs w:val="20"/>
                <w:lang w:val="ru"/>
              </w:rPr>
              <w:t>71 (46–91)</w:t>
            </w:r>
          </w:p>
        </w:tc>
      </w:tr>
      <w:tr w:rsidR="00C602C5" w:rsidRPr="001200DB" w14:paraId="64C99FF9" w14:textId="77777777" w:rsidTr="002256A9">
        <w:trPr>
          <w:trHeight w:val="20"/>
        </w:trPr>
        <w:tc>
          <w:tcPr>
            <w:tcW w:w="2113" w:type="pct"/>
            <w:tcBorders>
              <w:top w:val="single" w:sz="4" w:space="0" w:color="auto"/>
              <w:left w:val="single" w:sz="4" w:space="0" w:color="auto"/>
            </w:tcBorders>
            <w:shd w:val="clear" w:color="auto" w:fill="FFFFFF"/>
          </w:tcPr>
          <w:p w14:paraId="788C881D" w14:textId="77777777" w:rsidR="00C602C5" w:rsidRPr="001200DB" w:rsidRDefault="00C602C5" w:rsidP="008670F3">
            <w:pPr>
              <w:ind w:left="57" w:right="57"/>
              <w:rPr>
                <w:sz w:val="20"/>
                <w:szCs w:val="20"/>
              </w:rPr>
            </w:pPr>
            <w:r w:rsidRPr="001200DB">
              <w:rPr>
                <w:sz w:val="20"/>
                <w:szCs w:val="20"/>
                <w:lang w:val="ru"/>
              </w:rPr>
              <w:t>Мужчины; %</w:t>
            </w:r>
          </w:p>
        </w:tc>
        <w:tc>
          <w:tcPr>
            <w:tcW w:w="962" w:type="pct"/>
            <w:tcBorders>
              <w:top w:val="single" w:sz="4" w:space="0" w:color="auto"/>
              <w:left w:val="single" w:sz="4" w:space="0" w:color="auto"/>
            </w:tcBorders>
            <w:shd w:val="clear" w:color="auto" w:fill="FFFFFF"/>
          </w:tcPr>
          <w:p w14:paraId="424EB81F" w14:textId="77777777" w:rsidR="00C602C5" w:rsidRPr="001200DB" w:rsidRDefault="00C602C5" w:rsidP="008670F3">
            <w:pPr>
              <w:ind w:left="57" w:right="57"/>
              <w:jc w:val="center"/>
              <w:rPr>
                <w:sz w:val="20"/>
                <w:szCs w:val="20"/>
              </w:rPr>
            </w:pPr>
            <w:r w:rsidRPr="001200DB">
              <w:rPr>
                <w:sz w:val="20"/>
                <w:szCs w:val="20"/>
                <w:lang w:val="ru"/>
              </w:rPr>
              <w:t>62</w:t>
            </w:r>
          </w:p>
        </w:tc>
        <w:tc>
          <w:tcPr>
            <w:tcW w:w="962" w:type="pct"/>
            <w:tcBorders>
              <w:top w:val="single" w:sz="4" w:space="0" w:color="auto"/>
              <w:left w:val="single" w:sz="4" w:space="0" w:color="auto"/>
            </w:tcBorders>
            <w:shd w:val="clear" w:color="auto" w:fill="FFFFFF"/>
          </w:tcPr>
          <w:p w14:paraId="60FA5334" w14:textId="77777777" w:rsidR="00C602C5" w:rsidRPr="001200DB" w:rsidRDefault="00C602C5" w:rsidP="008670F3">
            <w:pPr>
              <w:ind w:left="57" w:right="57"/>
              <w:jc w:val="center"/>
              <w:rPr>
                <w:sz w:val="20"/>
                <w:szCs w:val="20"/>
              </w:rPr>
            </w:pPr>
            <w:r w:rsidRPr="001200DB">
              <w:rPr>
                <w:sz w:val="20"/>
                <w:szCs w:val="20"/>
                <w:lang w:val="ru"/>
              </w:rPr>
              <w:t>62</w:t>
            </w:r>
          </w:p>
        </w:tc>
        <w:tc>
          <w:tcPr>
            <w:tcW w:w="963" w:type="pct"/>
            <w:tcBorders>
              <w:top w:val="single" w:sz="4" w:space="0" w:color="auto"/>
              <w:left w:val="single" w:sz="4" w:space="0" w:color="auto"/>
              <w:right w:val="single" w:sz="4" w:space="0" w:color="auto"/>
            </w:tcBorders>
            <w:shd w:val="clear" w:color="auto" w:fill="FFFFFF"/>
          </w:tcPr>
          <w:p w14:paraId="7E56D8D7" w14:textId="77777777" w:rsidR="00C602C5" w:rsidRPr="001200DB" w:rsidRDefault="00C602C5" w:rsidP="008670F3">
            <w:pPr>
              <w:ind w:left="57" w:right="57"/>
              <w:jc w:val="center"/>
              <w:rPr>
                <w:sz w:val="20"/>
                <w:szCs w:val="20"/>
              </w:rPr>
            </w:pPr>
            <w:r w:rsidRPr="001200DB">
              <w:rPr>
                <w:sz w:val="20"/>
                <w:szCs w:val="20"/>
                <w:lang w:val="ru"/>
              </w:rPr>
              <w:t>59,9</w:t>
            </w:r>
          </w:p>
        </w:tc>
      </w:tr>
      <w:tr w:rsidR="00C602C5" w:rsidRPr="001200DB" w14:paraId="0DCC0FE9" w14:textId="77777777" w:rsidTr="002256A9">
        <w:trPr>
          <w:trHeight w:val="20"/>
        </w:trPr>
        <w:tc>
          <w:tcPr>
            <w:tcW w:w="2113" w:type="pct"/>
            <w:tcBorders>
              <w:top w:val="single" w:sz="4" w:space="0" w:color="auto"/>
              <w:left w:val="single" w:sz="4" w:space="0" w:color="auto"/>
            </w:tcBorders>
            <w:shd w:val="clear" w:color="auto" w:fill="FFFFFF"/>
          </w:tcPr>
          <w:p w14:paraId="260AF4A4" w14:textId="77777777" w:rsidR="00C602C5" w:rsidRPr="001200DB" w:rsidRDefault="00C602C5" w:rsidP="008670F3">
            <w:pPr>
              <w:ind w:left="57" w:right="57"/>
              <w:rPr>
                <w:sz w:val="20"/>
                <w:szCs w:val="20"/>
              </w:rPr>
            </w:pPr>
            <w:r w:rsidRPr="001200DB">
              <w:rPr>
                <w:sz w:val="20"/>
                <w:szCs w:val="20"/>
                <w:lang w:val="ru"/>
              </w:rPr>
              <w:t>Европеоиды; %</w:t>
            </w:r>
          </w:p>
        </w:tc>
        <w:tc>
          <w:tcPr>
            <w:tcW w:w="962" w:type="pct"/>
            <w:tcBorders>
              <w:top w:val="single" w:sz="4" w:space="0" w:color="auto"/>
              <w:left w:val="single" w:sz="4" w:space="0" w:color="auto"/>
            </w:tcBorders>
            <w:shd w:val="clear" w:color="auto" w:fill="FFFFFF"/>
          </w:tcPr>
          <w:p w14:paraId="0D58019C" w14:textId="77777777" w:rsidR="00C602C5" w:rsidRPr="001200DB" w:rsidRDefault="00C602C5" w:rsidP="008670F3">
            <w:pPr>
              <w:ind w:left="57" w:right="57"/>
              <w:jc w:val="center"/>
              <w:rPr>
                <w:sz w:val="20"/>
                <w:szCs w:val="20"/>
              </w:rPr>
            </w:pPr>
            <w:r w:rsidRPr="001200DB">
              <w:rPr>
                <w:sz w:val="20"/>
                <w:szCs w:val="20"/>
                <w:lang w:val="ru"/>
              </w:rPr>
              <w:t>91,6</w:t>
            </w:r>
          </w:p>
        </w:tc>
        <w:tc>
          <w:tcPr>
            <w:tcW w:w="962" w:type="pct"/>
            <w:tcBorders>
              <w:top w:val="single" w:sz="4" w:space="0" w:color="auto"/>
              <w:left w:val="single" w:sz="4" w:space="0" w:color="auto"/>
            </w:tcBorders>
            <w:shd w:val="clear" w:color="auto" w:fill="FFFFFF"/>
          </w:tcPr>
          <w:p w14:paraId="044282D6" w14:textId="77777777" w:rsidR="00C602C5" w:rsidRPr="001200DB" w:rsidRDefault="00C602C5" w:rsidP="008670F3">
            <w:pPr>
              <w:ind w:left="57" w:right="57"/>
              <w:jc w:val="center"/>
              <w:rPr>
                <w:sz w:val="20"/>
                <w:szCs w:val="20"/>
              </w:rPr>
            </w:pPr>
            <w:r w:rsidRPr="001200DB">
              <w:rPr>
                <w:sz w:val="20"/>
                <w:szCs w:val="20"/>
                <w:lang w:val="ru"/>
              </w:rPr>
              <w:t>95</w:t>
            </w:r>
          </w:p>
        </w:tc>
        <w:tc>
          <w:tcPr>
            <w:tcW w:w="963" w:type="pct"/>
            <w:tcBorders>
              <w:top w:val="single" w:sz="4" w:space="0" w:color="auto"/>
              <w:left w:val="single" w:sz="4" w:space="0" w:color="auto"/>
              <w:right w:val="single" w:sz="4" w:space="0" w:color="auto"/>
            </w:tcBorders>
            <w:shd w:val="clear" w:color="auto" w:fill="FFFFFF"/>
          </w:tcPr>
          <w:p w14:paraId="06A1F1F6" w14:textId="77777777" w:rsidR="00C602C5" w:rsidRPr="001200DB" w:rsidRDefault="00C602C5" w:rsidP="008670F3">
            <w:pPr>
              <w:ind w:left="57" w:right="57"/>
              <w:jc w:val="center"/>
              <w:rPr>
                <w:sz w:val="20"/>
                <w:szCs w:val="20"/>
              </w:rPr>
            </w:pPr>
            <w:r w:rsidRPr="001200DB">
              <w:rPr>
                <w:sz w:val="20"/>
                <w:szCs w:val="20"/>
                <w:lang w:val="ru"/>
              </w:rPr>
              <w:t>93,2</w:t>
            </w:r>
          </w:p>
        </w:tc>
      </w:tr>
      <w:tr w:rsidR="00C602C5" w:rsidRPr="001200DB" w14:paraId="0FC19961" w14:textId="77777777" w:rsidTr="002256A9">
        <w:trPr>
          <w:trHeight w:val="20"/>
        </w:trPr>
        <w:tc>
          <w:tcPr>
            <w:tcW w:w="2113" w:type="pct"/>
            <w:tcBorders>
              <w:top w:val="single" w:sz="4" w:space="0" w:color="auto"/>
              <w:left w:val="single" w:sz="4" w:space="0" w:color="auto"/>
            </w:tcBorders>
            <w:shd w:val="clear" w:color="auto" w:fill="FFFFFF"/>
          </w:tcPr>
          <w:p w14:paraId="688B1131" w14:textId="77777777" w:rsidR="00C602C5" w:rsidRPr="001200DB" w:rsidRDefault="00C602C5" w:rsidP="008670F3">
            <w:pPr>
              <w:ind w:left="57" w:right="57"/>
              <w:rPr>
                <w:sz w:val="20"/>
                <w:szCs w:val="20"/>
              </w:rPr>
            </w:pPr>
            <w:r w:rsidRPr="001200DB">
              <w:rPr>
                <w:sz w:val="20"/>
                <w:szCs w:val="20"/>
                <w:lang w:val="ru"/>
              </w:rPr>
              <w:t>Общесоматический статус по шкале ECOG, 0-1 балл, %</w:t>
            </w:r>
          </w:p>
        </w:tc>
        <w:tc>
          <w:tcPr>
            <w:tcW w:w="962" w:type="pct"/>
            <w:tcBorders>
              <w:top w:val="single" w:sz="4" w:space="0" w:color="auto"/>
              <w:left w:val="single" w:sz="4" w:space="0" w:color="auto"/>
            </w:tcBorders>
            <w:shd w:val="clear" w:color="auto" w:fill="FFFFFF"/>
          </w:tcPr>
          <w:p w14:paraId="3A1F83CE" w14:textId="77777777" w:rsidR="00C602C5" w:rsidRPr="001200DB" w:rsidRDefault="00C602C5" w:rsidP="008670F3">
            <w:pPr>
              <w:ind w:left="57" w:right="57"/>
              <w:jc w:val="center"/>
              <w:rPr>
                <w:sz w:val="20"/>
                <w:szCs w:val="20"/>
              </w:rPr>
            </w:pPr>
            <w:r w:rsidRPr="001200DB">
              <w:rPr>
                <w:sz w:val="20"/>
                <w:szCs w:val="20"/>
                <w:lang w:val="ru"/>
              </w:rPr>
              <w:t>94,4</w:t>
            </w:r>
          </w:p>
        </w:tc>
        <w:tc>
          <w:tcPr>
            <w:tcW w:w="962" w:type="pct"/>
            <w:tcBorders>
              <w:top w:val="single" w:sz="4" w:space="0" w:color="auto"/>
              <w:left w:val="single" w:sz="4" w:space="0" w:color="auto"/>
            </w:tcBorders>
            <w:shd w:val="clear" w:color="auto" w:fill="FFFFFF"/>
          </w:tcPr>
          <w:p w14:paraId="66104B1A" w14:textId="77777777" w:rsidR="00C602C5" w:rsidRPr="001200DB" w:rsidRDefault="00C602C5" w:rsidP="008670F3">
            <w:pPr>
              <w:ind w:left="57" w:right="57"/>
              <w:jc w:val="center"/>
              <w:rPr>
                <w:sz w:val="20"/>
                <w:szCs w:val="20"/>
              </w:rPr>
            </w:pPr>
            <w:r w:rsidRPr="001200DB">
              <w:rPr>
                <w:sz w:val="20"/>
                <w:szCs w:val="20"/>
                <w:lang w:val="ru"/>
              </w:rPr>
              <w:t>92,2</w:t>
            </w:r>
          </w:p>
        </w:tc>
        <w:tc>
          <w:tcPr>
            <w:tcW w:w="963" w:type="pct"/>
            <w:tcBorders>
              <w:top w:val="single" w:sz="4" w:space="0" w:color="auto"/>
              <w:left w:val="single" w:sz="4" w:space="0" w:color="auto"/>
              <w:right w:val="single" w:sz="4" w:space="0" w:color="auto"/>
            </w:tcBorders>
            <w:shd w:val="clear" w:color="auto" w:fill="FFFFFF"/>
          </w:tcPr>
          <w:p w14:paraId="1A1E1969" w14:textId="77777777" w:rsidR="00C602C5" w:rsidRPr="001200DB" w:rsidRDefault="00C602C5" w:rsidP="008670F3">
            <w:pPr>
              <w:ind w:left="57" w:right="57"/>
              <w:jc w:val="center"/>
              <w:rPr>
                <w:sz w:val="20"/>
                <w:szCs w:val="20"/>
              </w:rPr>
            </w:pPr>
            <w:r w:rsidRPr="001200DB">
              <w:rPr>
                <w:sz w:val="20"/>
                <w:szCs w:val="20"/>
                <w:lang w:val="ru"/>
              </w:rPr>
              <w:t>94,4</w:t>
            </w:r>
          </w:p>
        </w:tc>
      </w:tr>
      <w:tr w:rsidR="00C602C5" w:rsidRPr="001200DB" w14:paraId="6AA3C528" w14:textId="77777777" w:rsidTr="002256A9">
        <w:trPr>
          <w:trHeight w:val="20"/>
        </w:trPr>
        <w:tc>
          <w:tcPr>
            <w:tcW w:w="2113" w:type="pct"/>
            <w:tcBorders>
              <w:top w:val="single" w:sz="4" w:space="0" w:color="auto"/>
              <w:left w:val="single" w:sz="4" w:space="0" w:color="auto"/>
            </w:tcBorders>
            <w:shd w:val="clear" w:color="auto" w:fill="FFFFFF"/>
          </w:tcPr>
          <w:p w14:paraId="1125D59D" w14:textId="77777777" w:rsidR="00C602C5" w:rsidRPr="001200DB" w:rsidRDefault="00C602C5" w:rsidP="008670F3">
            <w:pPr>
              <w:ind w:left="57" w:right="57"/>
              <w:rPr>
                <w:sz w:val="20"/>
                <w:szCs w:val="20"/>
              </w:rPr>
            </w:pPr>
            <w:r w:rsidRPr="001200DB">
              <w:rPr>
                <w:sz w:val="20"/>
                <w:szCs w:val="20"/>
                <w:lang w:val="ru"/>
              </w:rPr>
              <w:t>Медиана времени от постановки диагноза (месяцы)</w:t>
            </w:r>
          </w:p>
        </w:tc>
        <w:tc>
          <w:tcPr>
            <w:tcW w:w="962" w:type="pct"/>
            <w:tcBorders>
              <w:top w:val="single" w:sz="4" w:space="0" w:color="auto"/>
              <w:left w:val="single" w:sz="4" w:space="0" w:color="auto"/>
            </w:tcBorders>
            <w:shd w:val="clear" w:color="auto" w:fill="FFFFFF"/>
          </w:tcPr>
          <w:p w14:paraId="7380A46D" w14:textId="77777777" w:rsidR="00C602C5" w:rsidRPr="001200DB" w:rsidRDefault="00C602C5" w:rsidP="008670F3">
            <w:pPr>
              <w:ind w:left="57" w:right="57"/>
              <w:jc w:val="center"/>
              <w:rPr>
                <w:sz w:val="20"/>
                <w:szCs w:val="20"/>
              </w:rPr>
            </w:pPr>
            <w:r w:rsidRPr="001200DB">
              <w:rPr>
                <w:sz w:val="20"/>
                <w:szCs w:val="20"/>
                <w:lang w:val="ru"/>
              </w:rPr>
              <w:t>30,5</w:t>
            </w:r>
          </w:p>
        </w:tc>
        <w:tc>
          <w:tcPr>
            <w:tcW w:w="962" w:type="pct"/>
            <w:tcBorders>
              <w:top w:val="single" w:sz="4" w:space="0" w:color="auto"/>
              <w:left w:val="single" w:sz="4" w:space="0" w:color="auto"/>
            </w:tcBorders>
            <w:shd w:val="clear" w:color="auto" w:fill="FFFFFF"/>
          </w:tcPr>
          <w:p w14:paraId="2930D2E0" w14:textId="77777777" w:rsidR="00C602C5" w:rsidRPr="001200DB" w:rsidRDefault="00C602C5" w:rsidP="008670F3">
            <w:pPr>
              <w:ind w:left="57" w:right="57"/>
              <w:jc w:val="center"/>
              <w:rPr>
                <w:sz w:val="20"/>
                <w:szCs w:val="20"/>
              </w:rPr>
            </w:pPr>
            <w:r w:rsidRPr="001200DB">
              <w:rPr>
                <w:sz w:val="20"/>
                <w:szCs w:val="20"/>
                <w:lang w:val="ru"/>
              </w:rPr>
              <w:t>24,4</w:t>
            </w:r>
          </w:p>
        </w:tc>
        <w:tc>
          <w:tcPr>
            <w:tcW w:w="963" w:type="pct"/>
            <w:tcBorders>
              <w:top w:val="single" w:sz="4" w:space="0" w:color="auto"/>
              <w:left w:val="single" w:sz="4" w:space="0" w:color="auto"/>
              <w:right w:val="single" w:sz="4" w:space="0" w:color="auto"/>
            </w:tcBorders>
            <w:shd w:val="clear" w:color="auto" w:fill="FFFFFF"/>
          </w:tcPr>
          <w:p w14:paraId="511696CB" w14:textId="77777777" w:rsidR="00C602C5" w:rsidRPr="001200DB" w:rsidRDefault="00C602C5" w:rsidP="008670F3">
            <w:pPr>
              <w:ind w:left="57" w:right="57"/>
              <w:jc w:val="center"/>
              <w:rPr>
                <w:sz w:val="20"/>
                <w:szCs w:val="20"/>
              </w:rPr>
            </w:pPr>
            <w:r w:rsidRPr="001200DB">
              <w:rPr>
                <w:sz w:val="20"/>
                <w:szCs w:val="20"/>
                <w:lang w:val="ru"/>
              </w:rPr>
              <w:t>30,7</w:t>
            </w:r>
          </w:p>
        </w:tc>
      </w:tr>
      <w:tr w:rsidR="00C602C5" w:rsidRPr="001200DB" w14:paraId="50F1ABE8" w14:textId="77777777" w:rsidTr="002256A9">
        <w:trPr>
          <w:trHeight w:val="20"/>
        </w:trPr>
        <w:tc>
          <w:tcPr>
            <w:tcW w:w="2113" w:type="pct"/>
            <w:tcBorders>
              <w:top w:val="single" w:sz="4" w:space="0" w:color="auto"/>
              <w:left w:val="single" w:sz="4" w:space="0" w:color="auto"/>
            </w:tcBorders>
            <w:shd w:val="clear" w:color="auto" w:fill="FFFFFF"/>
          </w:tcPr>
          <w:p w14:paraId="27CF8073" w14:textId="77777777" w:rsidR="00C602C5" w:rsidRPr="001200DB" w:rsidRDefault="00C602C5" w:rsidP="008670F3">
            <w:pPr>
              <w:ind w:left="57" w:right="57"/>
              <w:rPr>
                <w:sz w:val="20"/>
                <w:szCs w:val="20"/>
              </w:rPr>
            </w:pPr>
            <w:r w:rsidRPr="001200DB">
              <w:rPr>
                <w:sz w:val="20"/>
                <w:szCs w:val="20"/>
                <w:lang w:val="ru"/>
              </w:rPr>
              <w:t>Массивная лимфаденопатия с узлами ≥ 5 см, %</w:t>
            </w:r>
          </w:p>
        </w:tc>
        <w:tc>
          <w:tcPr>
            <w:tcW w:w="962" w:type="pct"/>
            <w:tcBorders>
              <w:top w:val="single" w:sz="4" w:space="0" w:color="auto"/>
              <w:left w:val="single" w:sz="4" w:space="0" w:color="auto"/>
            </w:tcBorders>
            <w:shd w:val="clear" w:color="auto" w:fill="FFFFFF"/>
          </w:tcPr>
          <w:p w14:paraId="5E7F8B5A" w14:textId="77777777" w:rsidR="00C602C5" w:rsidRPr="001200DB" w:rsidRDefault="00C602C5" w:rsidP="008670F3">
            <w:pPr>
              <w:ind w:left="57" w:right="57"/>
              <w:jc w:val="center"/>
              <w:rPr>
                <w:sz w:val="20"/>
                <w:szCs w:val="20"/>
              </w:rPr>
            </w:pPr>
            <w:r w:rsidRPr="001200DB">
              <w:rPr>
                <w:sz w:val="20"/>
                <w:szCs w:val="20"/>
                <w:lang w:val="ru"/>
              </w:rPr>
              <w:t>25,7</w:t>
            </w:r>
          </w:p>
        </w:tc>
        <w:tc>
          <w:tcPr>
            <w:tcW w:w="962" w:type="pct"/>
            <w:tcBorders>
              <w:top w:val="single" w:sz="4" w:space="0" w:color="auto"/>
              <w:left w:val="single" w:sz="4" w:space="0" w:color="auto"/>
            </w:tcBorders>
            <w:shd w:val="clear" w:color="auto" w:fill="FFFFFF"/>
          </w:tcPr>
          <w:p w14:paraId="5E11D1C9" w14:textId="77777777" w:rsidR="00C602C5" w:rsidRPr="001200DB" w:rsidRDefault="00C602C5" w:rsidP="008670F3">
            <w:pPr>
              <w:ind w:left="57" w:right="57"/>
              <w:jc w:val="center"/>
              <w:rPr>
                <w:sz w:val="20"/>
                <w:szCs w:val="20"/>
              </w:rPr>
            </w:pPr>
            <w:r w:rsidRPr="001200DB">
              <w:rPr>
                <w:sz w:val="20"/>
                <w:szCs w:val="20"/>
                <w:lang w:val="ru"/>
              </w:rPr>
              <w:t>38</w:t>
            </w:r>
          </w:p>
        </w:tc>
        <w:tc>
          <w:tcPr>
            <w:tcW w:w="963" w:type="pct"/>
            <w:tcBorders>
              <w:top w:val="single" w:sz="4" w:space="0" w:color="auto"/>
              <w:left w:val="single" w:sz="4" w:space="0" w:color="auto"/>
              <w:right w:val="single" w:sz="4" w:space="0" w:color="auto"/>
            </w:tcBorders>
            <w:shd w:val="clear" w:color="auto" w:fill="FFFFFF"/>
          </w:tcPr>
          <w:p w14:paraId="6CAA00E8" w14:textId="77777777" w:rsidR="00C602C5" w:rsidRPr="001200DB" w:rsidRDefault="00C602C5" w:rsidP="008670F3">
            <w:pPr>
              <w:ind w:left="57" w:right="57"/>
              <w:jc w:val="center"/>
              <w:rPr>
                <w:sz w:val="20"/>
                <w:szCs w:val="20"/>
              </w:rPr>
            </w:pPr>
            <w:r w:rsidRPr="001200DB">
              <w:rPr>
                <w:sz w:val="20"/>
                <w:szCs w:val="20"/>
                <w:lang w:val="ru"/>
              </w:rPr>
              <w:t>31,1</w:t>
            </w:r>
          </w:p>
        </w:tc>
      </w:tr>
      <w:tr w:rsidR="00C602C5" w:rsidRPr="001200DB" w14:paraId="255D09DC" w14:textId="77777777" w:rsidTr="002256A9">
        <w:trPr>
          <w:trHeight w:val="20"/>
        </w:trPr>
        <w:tc>
          <w:tcPr>
            <w:tcW w:w="2113" w:type="pct"/>
            <w:tcBorders>
              <w:top w:val="single" w:sz="4" w:space="0" w:color="auto"/>
              <w:left w:val="single" w:sz="4" w:space="0" w:color="auto"/>
            </w:tcBorders>
            <w:shd w:val="clear" w:color="auto" w:fill="FFFFFF"/>
          </w:tcPr>
          <w:p w14:paraId="625CC536" w14:textId="77777777" w:rsidR="00C602C5" w:rsidRPr="001200DB" w:rsidRDefault="00C602C5" w:rsidP="008670F3">
            <w:pPr>
              <w:ind w:left="57" w:right="57"/>
              <w:rPr>
                <w:sz w:val="20"/>
                <w:szCs w:val="20"/>
              </w:rPr>
            </w:pPr>
            <w:r w:rsidRPr="001200DB">
              <w:rPr>
                <w:sz w:val="20"/>
                <w:szCs w:val="20"/>
                <w:lang w:val="ru"/>
              </w:rPr>
              <w:t>Категория цитогенетического анализа/FISH, %</w:t>
            </w:r>
          </w:p>
        </w:tc>
        <w:tc>
          <w:tcPr>
            <w:tcW w:w="962" w:type="pct"/>
            <w:tcBorders>
              <w:top w:val="single" w:sz="4" w:space="0" w:color="auto"/>
              <w:left w:val="single" w:sz="4" w:space="0" w:color="auto"/>
            </w:tcBorders>
            <w:shd w:val="clear" w:color="auto" w:fill="FFFFFF"/>
          </w:tcPr>
          <w:p w14:paraId="1C0691F8" w14:textId="77777777" w:rsidR="00C602C5" w:rsidRPr="001200DB" w:rsidRDefault="00C602C5" w:rsidP="008670F3">
            <w:pPr>
              <w:ind w:left="57" w:right="57"/>
              <w:jc w:val="center"/>
              <w:rPr>
                <w:sz w:val="20"/>
                <w:szCs w:val="20"/>
              </w:rPr>
            </w:pPr>
          </w:p>
        </w:tc>
        <w:tc>
          <w:tcPr>
            <w:tcW w:w="962" w:type="pct"/>
            <w:tcBorders>
              <w:top w:val="single" w:sz="4" w:space="0" w:color="auto"/>
              <w:left w:val="single" w:sz="4" w:space="0" w:color="auto"/>
            </w:tcBorders>
            <w:shd w:val="clear" w:color="auto" w:fill="FFFFFF"/>
          </w:tcPr>
          <w:p w14:paraId="431A9968" w14:textId="77777777" w:rsidR="00C602C5" w:rsidRPr="001200DB" w:rsidRDefault="00C602C5" w:rsidP="008670F3">
            <w:pPr>
              <w:ind w:left="57" w:right="57"/>
              <w:jc w:val="center"/>
              <w:rPr>
                <w:sz w:val="20"/>
                <w:szCs w:val="20"/>
              </w:rPr>
            </w:pPr>
          </w:p>
        </w:tc>
        <w:tc>
          <w:tcPr>
            <w:tcW w:w="963" w:type="pct"/>
            <w:tcBorders>
              <w:top w:val="single" w:sz="4" w:space="0" w:color="auto"/>
              <w:left w:val="single" w:sz="4" w:space="0" w:color="auto"/>
              <w:right w:val="single" w:sz="4" w:space="0" w:color="auto"/>
            </w:tcBorders>
            <w:shd w:val="clear" w:color="auto" w:fill="FFFFFF"/>
          </w:tcPr>
          <w:p w14:paraId="6E7BFB1A" w14:textId="77777777" w:rsidR="00C602C5" w:rsidRPr="001200DB" w:rsidRDefault="00C602C5" w:rsidP="008670F3">
            <w:pPr>
              <w:ind w:left="57" w:right="57"/>
              <w:jc w:val="center"/>
              <w:rPr>
                <w:sz w:val="20"/>
                <w:szCs w:val="20"/>
              </w:rPr>
            </w:pPr>
          </w:p>
        </w:tc>
      </w:tr>
      <w:tr w:rsidR="00C602C5" w:rsidRPr="001200DB" w14:paraId="282E1A50" w14:textId="77777777" w:rsidTr="002256A9">
        <w:trPr>
          <w:trHeight w:val="20"/>
        </w:trPr>
        <w:tc>
          <w:tcPr>
            <w:tcW w:w="2113" w:type="pct"/>
            <w:tcBorders>
              <w:left w:val="single" w:sz="4" w:space="0" w:color="auto"/>
            </w:tcBorders>
            <w:shd w:val="clear" w:color="auto" w:fill="FFFFFF"/>
          </w:tcPr>
          <w:p w14:paraId="7D5008AC" w14:textId="77777777" w:rsidR="00C602C5" w:rsidRPr="001200DB" w:rsidRDefault="00C602C5" w:rsidP="008670F3">
            <w:pPr>
              <w:ind w:left="284" w:right="57"/>
              <w:rPr>
                <w:sz w:val="20"/>
                <w:szCs w:val="20"/>
              </w:rPr>
            </w:pPr>
            <w:r w:rsidRPr="001200DB">
              <w:rPr>
                <w:sz w:val="20"/>
                <w:szCs w:val="20"/>
                <w:lang w:val="ru"/>
              </w:rPr>
              <w:t>Делеция 17p</w:t>
            </w:r>
          </w:p>
        </w:tc>
        <w:tc>
          <w:tcPr>
            <w:tcW w:w="962" w:type="pct"/>
            <w:tcBorders>
              <w:left w:val="single" w:sz="4" w:space="0" w:color="auto"/>
            </w:tcBorders>
            <w:shd w:val="clear" w:color="auto" w:fill="FFFFFF"/>
          </w:tcPr>
          <w:p w14:paraId="0269A0D4" w14:textId="77777777" w:rsidR="00C602C5" w:rsidRPr="001200DB" w:rsidRDefault="00C602C5" w:rsidP="008670F3">
            <w:pPr>
              <w:ind w:left="57" w:right="57"/>
              <w:jc w:val="center"/>
              <w:rPr>
                <w:sz w:val="20"/>
                <w:szCs w:val="20"/>
              </w:rPr>
            </w:pPr>
            <w:r w:rsidRPr="001200DB">
              <w:rPr>
                <w:sz w:val="20"/>
                <w:szCs w:val="20"/>
                <w:lang w:val="ru"/>
              </w:rPr>
              <w:t>9,5</w:t>
            </w:r>
          </w:p>
        </w:tc>
        <w:tc>
          <w:tcPr>
            <w:tcW w:w="962" w:type="pct"/>
            <w:tcBorders>
              <w:left w:val="single" w:sz="4" w:space="0" w:color="auto"/>
            </w:tcBorders>
            <w:shd w:val="clear" w:color="auto" w:fill="FFFFFF"/>
          </w:tcPr>
          <w:p w14:paraId="294B9FB0" w14:textId="77777777" w:rsidR="00C602C5" w:rsidRPr="001200DB" w:rsidRDefault="00C602C5" w:rsidP="008670F3">
            <w:pPr>
              <w:ind w:left="57" w:right="57"/>
              <w:jc w:val="center"/>
              <w:rPr>
                <w:sz w:val="20"/>
                <w:szCs w:val="20"/>
              </w:rPr>
            </w:pPr>
            <w:r w:rsidRPr="001200DB">
              <w:rPr>
                <w:sz w:val="20"/>
                <w:szCs w:val="20"/>
                <w:lang w:val="ru"/>
              </w:rPr>
              <w:t>8,9</w:t>
            </w:r>
          </w:p>
        </w:tc>
        <w:tc>
          <w:tcPr>
            <w:tcW w:w="963" w:type="pct"/>
            <w:tcBorders>
              <w:left w:val="single" w:sz="4" w:space="0" w:color="auto"/>
              <w:right w:val="single" w:sz="4" w:space="0" w:color="auto"/>
            </w:tcBorders>
            <w:shd w:val="clear" w:color="auto" w:fill="FFFFFF"/>
          </w:tcPr>
          <w:p w14:paraId="5539DF08" w14:textId="77777777" w:rsidR="00C602C5" w:rsidRPr="001200DB" w:rsidRDefault="00C602C5" w:rsidP="008670F3">
            <w:pPr>
              <w:ind w:left="57" w:right="57"/>
              <w:jc w:val="center"/>
              <w:rPr>
                <w:sz w:val="20"/>
                <w:szCs w:val="20"/>
              </w:rPr>
            </w:pPr>
            <w:r w:rsidRPr="001200DB">
              <w:rPr>
                <w:sz w:val="20"/>
                <w:szCs w:val="20"/>
                <w:lang w:val="ru"/>
              </w:rPr>
              <w:t>9</w:t>
            </w:r>
          </w:p>
        </w:tc>
      </w:tr>
      <w:tr w:rsidR="00C602C5" w:rsidRPr="001200DB" w14:paraId="76B5A6A2" w14:textId="77777777" w:rsidTr="002256A9">
        <w:trPr>
          <w:trHeight w:val="20"/>
        </w:trPr>
        <w:tc>
          <w:tcPr>
            <w:tcW w:w="2113" w:type="pct"/>
            <w:tcBorders>
              <w:left w:val="single" w:sz="4" w:space="0" w:color="auto"/>
            </w:tcBorders>
            <w:shd w:val="clear" w:color="auto" w:fill="FFFFFF"/>
          </w:tcPr>
          <w:p w14:paraId="0BB431D4" w14:textId="77777777" w:rsidR="00C602C5" w:rsidRPr="001200DB" w:rsidRDefault="00C602C5" w:rsidP="008670F3">
            <w:pPr>
              <w:ind w:left="284" w:right="57"/>
              <w:rPr>
                <w:sz w:val="20"/>
                <w:szCs w:val="20"/>
              </w:rPr>
            </w:pPr>
            <w:r w:rsidRPr="001200DB">
              <w:rPr>
                <w:sz w:val="20"/>
                <w:szCs w:val="20"/>
                <w:lang w:val="ru"/>
              </w:rPr>
              <w:t>Делеция 11q</w:t>
            </w:r>
          </w:p>
        </w:tc>
        <w:tc>
          <w:tcPr>
            <w:tcW w:w="962" w:type="pct"/>
            <w:tcBorders>
              <w:left w:val="single" w:sz="4" w:space="0" w:color="auto"/>
            </w:tcBorders>
            <w:shd w:val="clear" w:color="auto" w:fill="FFFFFF"/>
          </w:tcPr>
          <w:p w14:paraId="1AE83F6D" w14:textId="77777777" w:rsidR="00C602C5" w:rsidRPr="001200DB" w:rsidRDefault="00C602C5" w:rsidP="008670F3">
            <w:pPr>
              <w:ind w:left="57" w:right="57"/>
              <w:jc w:val="center"/>
              <w:rPr>
                <w:sz w:val="20"/>
                <w:szCs w:val="20"/>
              </w:rPr>
            </w:pPr>
            <w:r w:rsidRPr="001200DB">
              <w:rPr>
                <w:sz w:val="20"/>
                <w:szCs w:val="20"/>
                <w:lang w:val="ru"/>
              </w:rPr>
              <w:t>17,3</w:t>
            </w:r>
          </w:p>
        </w:tc>
        <w:tc>
          <w:tcPr>
            <w:tcW w:w="962" w:type="pct"/>
            <w:tcBorders>
              <w:left w:val="single" w:sz="4" w:space="0" w:color="auto"/>
            </w:tcBorders>
            <w:shd w:val="clear" w:color="auto" w:fill="FFFFFF"/>
          </w:tcPr>
          <w:p w14:paraId="5AD5EEEB" w14:textId="77777777" w:rsidR="00C602C5" w:rsidRPr="001200DB" w:rsidRDefault="00C602C5" w:rsidP="008670F3">
            <w:pPr>
              <w:ind w:left="57" w:right="57"/>
              <w:jc w:val="center"/>
              <w:rPr>
                <w:sz w:val="20"/>
                <w:szCs w:val="20"/>
              </w:rPr>
            </w:pPr>
            <w:r w:rsidRPr="001200DB">
              <w:rPr>
                <w:sz w:val="20"/>
                <w:szCs w:val="20"/>
                <w:lang w:val="ru"/>
              </w:rPr>
              <w:t>17,3</w:t>
            </w:r>
          </w:p>
        </w:tc>
        <w:tc>
          <w:tcPr>
            <w:tcW w:w="963" w:type="pct"/>
            <w:tcBorders>
              <w:left w:val="single" w:sz="4" w:space="0" w:color="auto"/>
              <w:right w:val="single" w:sz="4" w:space="0" w:color="auto"/>
            </w:tcBorders>
            <w:shd w:val="clear" w:color="auto" w:fill="FFFFFF"/>
          </w:tcPr>
          <w:p w14:paraId="5C3BA1A9" w14:textId="77777777" w:rsidR="00C602C5" w:rsidRPr="001200DB" w:rsidRDefault="00C602C5" w:rsidP="008670F3">
            <w:pPr>
              <w:ind w:left="57" w:right="57"/>
              <w:jc w:val="center"/>
              <w:rPr>
                <w:sz w:val="20"/>
                <w:szCs w:val="20"/>
              </w:rPr>
            </w:pPr>
            <w:r w:rsidRPr="001200DB">
              <w:rPr>
                <w:sz w:val="20"/>
                <w:szCs w:val="20"/>
                <w:lang w:val="ru"/>
              </w:rPr>
              <w:t>18,6</w:t>
            </w:r>
          </w:p>
        </w:tc>
      </w:tr>
      <w:tr w:rsidR="00C602C5" w:rsidRPr="001200DB" w14:paraId="10C2B373" w14:textId="77777777" w:rsidTr="002256A9">
        <w:trPr>
          <w:trHeight w:val="20"/>
        </w:trPr>
        <w:tc>
          <w:tcPr>
            <w:tcW w:w="2113" w:type="pct"/>
            <w:tcBorders>
              <w:left w:val="single" w:sz="4" w:space="0" w:color="auto"/>
            </w:tcBorders>
            <w:shd w:val="clear" w:color="auto" w:fill="FFFFFF"/>
          </w:tcPr>
          <w:p w14:paraId="31C697AD" w14:textId="77777777" w:rsidR="00C602C5" w:rsidRPr="001200DB" w:rsidRDefault="00C602C5" w:rsidP="008670F3">
            <w:pPr>
              <w:ind w:left="284" w:right="57"/>
              <w:rPr>
                <w:sz w:val="20"/>
                <w:szCs w:val="20"/>
              </w:rPr>
            </w:pPr>
            <w:r w:rsidRPr="001200DB">
              <w:rPr>
                <w:sz w:val="20"/>
                <w:szCs w:val="20"/>
                <w:lang w:val="ru"/>
              </w:rPr>
              <w:t>Мутация TP53</w:t>
            </w:r>
          </w:p>
        </w:tc>
        <w:tc>
          <w:tcPr>
            <w:tcW w:w="962" w:type="pct"/>
            <w:tcBorders>
              <w:left w:val="single" w:sz="4" w:space="0" w:color="auto"/>
            </w:tcBorders>
            <w:shd w:val="clear" w:color="auto" w:fill="FFFFFF"/>
          </w:tcPr>
          <w:p w14:paraId="2AB5A762" w14:textId="77777777" w:rsidR="00C602C5" w:rsidRPr="001200DB" w:rsidRDefault="00C602C5" w:rsidP="008670F3">
            <w:pPr>
              <w:ind w:left="57" w:right="57"/>
              <w:jc w:val="center"/>
              <w:rPr>
                <w:sz w:val="20"/>
                <w:szCs w:val="20"/>
              </w:rPr>
            </w:pPr>
            <w:r w:rsidRPr="001200DB">
              <w:rPr>
                <w:sz w:val="20"/>
                <w:szCs w:val="20"/>
                <w:lang w:val="ru"/>
              </w:rPr>
              <w:t>11,7</w:t>
            </w:r>
          </w:p>
        </w:tc>
        <w:tc>
          <w:tcPr>
            <w:tcW w:w="962" w:type="pct"/>
            <w:tcBorders>
              <w:left w:val="single" w:sz="4" w:space="0" w:color="auto"/>
            </w:tcBorders>
            <w:shd w:val="clear" w:color="auto" w:fill="FFFFFF"/>
          </w:tcPr>
          <w:p w14:paraId="15E324C9" w14:textId="77777777" w:rsidR="00C602C5" w:rsidRPr="001200DB" w:rsidRDefault="00C602C5" w:rsidP="008670F3">
            <w:pPr>
              <w:ind w:left="57" w:right="57"/>
              <w:jc w:val="center"/>
              <w:rPr>
                <w:sz w:val="20"/>
                <w:szCs w:val="20"/>
              </w:rPr>
            </w:pPr>
            <w:r w:rsidRPr="001200DB">
              <w:rPr>
                <w:sz w:val="20"/>
                <w:szCs w:val="20"/>
                <w:lang w:val="ru"/>
              </w:rPr>
              <w:t>10,6</w:t>
            </w:r>
          </w:p>
        </w:tc>
        <w:tc>
          <w:tcPr>
            <w:tcW w:w="963" w:type="pct"/>
            <w:tcBorders>
              <w:left w:val="single" w:sz="4" w:space="0" w:color="auto"/>
              <w:right w:val="single" w:sz="4" w:space="0" w:color="auto"/>
            </w:tcBorders>
            <w:shd w:val="clear" w:color="auto" w:fill="FFFFFF"/>
          </w:tcPr>
          <w:p w14:paraId="4606DFC0" w14:textId="77777777" w:rsidR="00C602C5" w:rsidRPr="001200DB" w:rsidRDefault="00C602C5" w:rsidP="008670F3">
            <w:pPr>
              <w:ind w:left="57" w:right="57"/>
              <w:jc w:val="center"/>
              <w:rPr>
                <w:sz w:val="20"/>
                <w:szCs w:val="20"/>
              </w:rPr>
            </w:pPr>
            <w:r w:rsidRPr="001200DB">
              <w:rPr>
                <w:sz w:val="20"/>
                <w:szCs w:val="20"/>
                <w:lang w:val="ru"/>
              </w:rPr>
              <w:t>11,9</w:t>
            </w:r>
          </w:p>
        </w:tc>
      </w:tr>
      <w:tr w:rsidR="00C602C5" w:rsidRPr="001200DB" w14:paraId="4C762CBF" w14:textId="77777777" w:rsidTr="002256A9">
        <w:trPr>
          <w:trHeight w:val="20"/>
        </w:trPr>
        <w:tc>
          <w:tcPr>
            <w:tcW w:w="2113" w:type="pct"/>
            <w:tcBorders>
              <w:left w:val="single" w:sz="4" w:space="0" w:color="auto"/>
            </w:tcBorders>
            <w:shd w:val="clear" w:color="auto" w:fill="FFFFFF"/>
          </w:tcPr>
          <w:p w14:paraId="186B0F6F" w14:textId="77777777" w:rsidR="00C602C5" w:rsidRPr="001200DB" w:rsidRDefault="00C602C5" w:rsidP="008670F3">
            <w:pPr>
              <w:ind w:left="284" w:right="57"/>
              <w:rPr>
                <w:sz w:val="20"/>
                <w:szCs w:val="20"/>
              </w:rPr>
            </w:pPr>
            <w:r w:rsidRPr="001200DB">
              <w:rPr>
                <w:sz w:val="20"/>
                <w:szCs w:val="20"/>
                <w:lang w:val="ru"/>
              </w:rPr>
              <w:t>Немутационный статус IGHV</w:t>
            </w:r>
          </w:p>
        </w:tc>
        <w:tc>
          <w:tcPr>
            <w:tcW w:w="962" w:type="pct"/>
            <w:tcBorders>
              <w:left w:val="single" w:sz="4" w:space="0" w:color="auto"/>
            </w:tcBorders>
            <w:shd w:val="clear" w:color="auto" w:fill="FFFFFF"/>
          </w:tcPr>
          <w:p w14:paraId="5E3BC1D5" w14:textId="77777777" w:rsidR="00C602C5" w:rsidRPr="001200DB" w:rsidRDefault="00C602C5" w:rsidP="008670F3">
            <w:pPr>
              <w:ind w:left="57" w:right="57"/>
              <w:jc w:val="center"/>
              <w:rPr>
                <w:sz w:val="20"/>
                <w:szCs w:val="20"/>
              </w:rPr>
            </w:pPr>
            <w:r w:rsidRPr="001200DB">
              <w:rPr>
                <w:sz w:val="20"/>
                <w:szCs w:val="20"/>
                <w:lang w:val="ru"/>
              </w:rPr>
              <w:t>57,5</w:t>
            </w:r>
          </w:p>
        </w:tc>
        <w:tc>
          <w:tcPr>
            <w:tcW w:w="962" w:type="pct"/>
            <w:tcBorders>
              <w:left w:val="single" w:sz="4" w:space="0" w:color="auto"/>
            </w:tcBorders>
            <w:shd w:val="clear" w:color="auto" w:fill="FFFFFF"/>
          </w:tcPr>
          <w:p w14:paraId="3587DE2C" w14:textId="77777777" w:rsidR="00C602C5" w:rsidRPr="001200DB" w:rsidRDefault="00C602C5" w:rsidP="008670F3">
            <w:pPr>
              <w:ind w:left="57" w:right="57"/>
              <w:jc w:val="center"/>
              <w:rPr>
                <w:sz w:val="20"/>
                <w:szCs w:val="20"/>
              </w:rPr>
            </w:pPr>
            <w:r w:rsidRPr="001200DB">
              <w:rPr>
                <w:sz w:val="20"/>
                <w:szCs w:val="20"/>
                <w:lang w:val="ru"/>
              </w:rPr>
              <w:t>66,5</w:t>
            </w:r>
          </w:p>
        </w:tc>
        <w:tc>
          <w:tcPr>
            <w:tcW w:w="963" w:type="pct"/>
            <w:tcBorders>
              <w:left w:val="single" w:sz="4" w:space="0" w:color="auto"/>
              <w:right w:val="single" w:sz="4" w:space="0" w:color="auto"/>
            </w:tcBorders>
            <w:shd w:val="clear" w:color="auto" w:fill="FFFFFF"/>
          </w:tcPr>
          <w:p w14:paraId="38631700" w14:textId="77777777" w:rsidR="00C602C5" w:rsidRPr="001200DB" w:rsidRDefault="00C602C5" w:rsidP="008670F3">
            <w:pPr>
              <w:ind w:left="57" w:right="57"/>
              <w:jc w:val="center"/>
              <w:rPr>
                <w:sz w:val="20"/>
                <w:szCs w:val="20"/>
              </w:rPr>
            </w:pPr>
            <w:r w:rsidRPr="001200DB">
              <w:rPr>
                <w:sz w:val="20"/>
                <w:szCs w:val="20"/>
                <w:lang w:val="ru"/>
              </w:rPr>
              <w:t>65,5</w:t>
            </w:r>
          </w:p>
        </w:tc>
      </w:tr>
      <w:tr w:rsidR="00C602C5" w:rsidRPr="001200DB" w14:paraId="59DCF40B" w14:textId="77777777" w:rsidTr="002256A9">
        <w:trPr>
          <w:trHeight w:val="20"/>
        </w:trPr>
        <w:tc>
          <w:tcPr>
            <w:tcW w:w="2113" w:type="pct"/>
            <w:tcBorders>
              <w:left w:val="single" w:sz="4" w:space="0" w:color="auto"/>
            </w:tcBorders>
            <w:shd w:val="clear" w:color="auto" w:fill="FFFFFF"/>
          </w:tcPr>
          <w:p w14:paraId="6C9F7BBE" w14:textId="77777777" w:rsidR="00C602C5" w:rsidRPr="001200DB" w:rsidRDefault="00C602C5" w:rsidP="008670F3">
            <w:pPr>
              <w:ind w:left="284" w:right="57"/>
              <w:rPr>
                <w:sz w:val="20"/>
                <w:szCs w:val="20"/>
              </w:rPr>
            </w:pPr>
            <w:r w:rsidRPr="001200DB">
              <w:rPr>
                <w:sz w:val="20"/>
                <w:szCs w:val="20"/>
                <w:lang w:val="ru"/>
              </w:rPr>
              <w:t>Комплексный кариотип (≥ 3 отклонений)</w:t>
            </w:r>
          </w:p>
        </w:tc>
        <w:tc>
          <w:tcPr>
            <w:tcW w:w="962" w:type="pct"/>
            <w:tcBorders>
              <w:left w:val="single" w:sz="4" w:space="0" w:color="auto"/>
            </w:tcBorders>
            <w:shd w:val="clear" w:color="auto" w:fill="FFFFFF"/>
          </w:tcPr>
          <w:p w14:paraId="3D5B187E" w14:textId="77777777" w:rsidR="00C602C5" w:rsidRPr="001200DB" w:rsidRDefault="00C602C5" w:rsidP="008670F3">
            <w:pPr>
              <w:ind w:left="57" w:right="57"/>
              <w:jc w:val="center"/>
              <w:rPr>
                <w:sz w:val="20"/>
                <w:szCs w:val="20"/>
              </w:rPr>
            </w:pPr>
            <w:r w:rsidRPr="001200DB">
              <w:rPr>
                <w:sz w:val="20"/>
                <w:szCs w:val="20"/>
                <w:lang w:val="ru"/>
              </w:rPr>
              <w:t>16,2</w:t>
            </w:r>
          </w:p>
        </w:tc>
        <w:tc>
          <w:tcPr>
            <w:tcW w:w="962" w:type="pct"/>
            <w:tcBorders>
              <w:left w:val="single" w:sz="4" w:space="0" w:color="auto"/>
            </w:tcBorders>
            <w:shd w:val="clear" w:color="auto" w:fill="FFFFFF"/>
          </w:tcPr>
          <w:p w14:paraId="6AC765F9" w14:textId="77777777" w:rsidR="00C602C5" w:rsidRPr="001200DB" w:rsidRDefault="00C602C5" w:rsidP="008670F3">
            <w:pPr>
              <w:ind w:left="57" w:right="57"/>
              <w:jc w:val="center"/>
              <w:rPr>
                <w:sz w:val="20"/>
                <w:szCs w:val="20"/>
              </w:rPr>
            </w:pPr>
            <w:r w:rsidRPr="001200DB">
              <w:rPr>
                <w:sz w:val="20"/>
                <w:szCs w:val="20"/>
                <w:lang w:val="ru"/>
              </w:rPr>
              <w:t>17,3</w:t>
            </w:r>
          </w:p>
        </w:tc>
        <w:tc>
          <w:tcPr>
            <w:tcW w:w="963" w:type="pct"/>
            <w:tcBorders>
              <w:left w:val="single" w:sz="4" w:space="0" w:color="auto"/>
              <w:right w:val="single" w:sz="4" w:space="0" w:color="auto"/>
            </w:tcBorders>
            <w:shd w:val="clear" w:color="auto" w:fill="FFFFFF"/>
          </w:tcPr>
          <w:p w14:paraId="7E9FF73E" w14:textId="77777777" w:rsidR="00C602C5" w:rsidRPr="001200DB" w:rsidRDefault="00C602C5" w:rsidP="008670F3">
            <w:pPr>
              <w:ind w:left="57" w:right="57"/>
              <w:jc w:val="center"/>
              <w:rPr>
                <w:sz w:val="20"/>
                <w:szCs w:val="20"/>
              </w:rPr>
            </w:pPr>
            <w:r w:rsidRPr="001200DB">
              <w:rPr>
                <w:sz w:val="20"/>
                <w:szCs w:val="20"/>
                <w:lang w:val="ru"/>
              </w:rPr>
              <w:t>18,1</w:t>
            </w:r>
          </w:p>
        </w:tc>
      </w:tr>
      <w:tr w:rsidR="00C602C5" w:rsidRPr="001200DB" w14:paraId="45F603A6" w14:textId="77777777" w:rsidTr="002256A9">
        <w:trPr>
          <w:trHeight w:val="20"/>
        </w:trPr>
        <w:tc>
          <w:tcPr>
            <w:tcW w:w="2113" w:type="pct"/>
            <w:tcBorders>
              <w:top w:val="single" w:sz="4" w:space="0" w:color="auto"/>
              <w:left w:val="single" w:sz="4" w:space="0" w:color="auto"/>
            </w:tcBorders>
            <w:shd w:val="clear" w:color="auto" w:fill="FFFFFF"/>
          </w:tcPr>
          <w:p w14:paraId="0C8B20D7" w14:textId="77777777" w:rsidR="00C602C5" w:rsidRPr="001200DB" w:rsidRDefault="00C602C5" w:rsidP="008670F3">
            <w:pPr>
              <w:ind w:left="57" w:right="57"/>
              <w:rPr>
                <w:sz w:val="20"/>
                <w:szCs w:val="20"/>
              </w:rPr>
            </w:pPr>
            <w:r w:rsidRPr="001200DB">
              <w:rPr>
                <w:sz w:val="20"/>
                <w:szCs w:val="20"/>
                <w:lang w:val="ru"/>
              </w:rPr>
              <w:t>Стадия по Rai; %</w:t>
            </w:r>
          </w:p>
        </w:tc>
        <w:tc>
          <w:tcPr>
            <w:tcW w:w="962" w:type="pct"/>
            <w:tcBorders>
              <w:top w:val="single" w:sz="4" w:space="0" w:color="auto"/>
              <w:left w:val="single" w:sz="4" w:space="0" w:color="auto"/>
            </w:tcBorders>
            <w:shd w:val="clear" w:color="auto" w:fill="FFFFFF"/>
          </w:tcPr>
          <w:p w14:paraId="50779F96" w14:textId="77777777" w:rsidR="00C602C5" w:rsidRPr="001200DB" w:rsidRDefault="00C602C5" w:rsidP="008670F3">
            <w:pPr>
              <w:ind w:left="57" w:right="57"/>
              <w:jc w:val="center"/>
              <w:rPr>
                <w:sz w:val="20"/>
                <w:szCs w:val="20"/>
              </w:rPr>
            </w:pPr>
          </w:p>
        </w:tc>
        <w:tc>
          <w:tcPr>
            <w:tcW w:w="962" w:type="pct"/>
            <w:tcBorders>
              <w:top w:val="single" w:sz="4" w:space="0" w:color="auto"/>
              <w:left w:val="single" w:sz="4" w:space="0" w:color="auto"/>
            </w:tcBorders>
            <w:shd w:val="clear" w:color="auto" w:fill="FFFFFF"/>
          </w:tcPr>
          <w:p w14:paraId="18322246" w14:textId="77777777" w:rsidR="00C602C5" w:rsidRPr="001200DB" w:rsidRDefault="00C602C5" w:rsidP="008670F3">
            <w:pPr>
              <w:ind w:left="57" w:right="57"/>
              <w:jc w:val="center"/>
              <w:rPr>
                <w:sz w:val="20"/>
                <w:szCs w:val="20"/>
              </w:rPr>
            </w:pPr>
          </w:p>
        </w:tc>
        <w:tc>
          <w:tcPr>
            <w:tcW w:w="963" w:type="pct"/>
            <w:tcBorders>
              <w:top w:val="single" w:sz="4" w:space="0" w:color="auto"/>
              <w:left w:val="single" w:sz="4" w:space="0" w:color="auto"/>
              <w:right w:val="single" w:sz="4" w:space="0" w:color="auto"/>
            </w:tcBorders>
            <w:shd w:val="clear" w:color="auto" w:fill="FFFFFF"/>
          </w:tcPr>
          <w:p w14:paraId="565996AB" w14:textId="77777777" w:rsidR="00C602C5" w:rsidRPr="001200DB" w:rsidRDefault="00C602C5" w:rsidP="008670F3">
            <w:pPr>
              <w:ind w:left="57" w:right="57"/>
              <w:jc w:val="center"/>
              <w:rPr>
                <w:sz w:val="20"/>
                <w:szCs w:val="20"/>
              </w:rPr>
            </w:pPr>
          </w:p>
        </w:tc>
      </w:tr>
      <w:tr w:rsidR="00C602C5" w:rsidRPr="001200DB" w14:paraId="61AFF126" w14:textId="77777777" w:rsidTr="002256A9">
        <w:trPr>
          <w:trHeight w:val="20"/>
        </w:trPr>
        <w:tc>
          <w:tcPr>
            <w:tcW w:w="2113" w:type="pct"/>
            <w:tcBorders>
              <w:top w:val="single" w:sz="4" w:space="0" w:color="auto"/>
              <w:left w:val="single" w:sz="4" w:space="0" w:color="auto"/>
            </w:tcBorders>
            <w:shd w:val="clear" w:color="auto" w:fill="FFFFFF"/>
          </w:tcPr>
          <w:p w14:paraId="09F6D5DE" w14:textId="77777777" w:rsidR="00C602C5" w:rsidRPr="001200DB" w:rsidRDefault="00C602C5" w:rsidP="008670F3">
            <w:pPr>
              <w:ind w:left="284" w:right="57"/>
              <w:rPr>
                <w:sz w:val="20"/>
                <w:szCs w:val="20"/>
              </w:rPr>
            </w:pPr>
            <w:r w:rsidRPr="001200DB">
              <w:rPr>
                <w:sz w:val="20"/>
                <w:szCs w:val="20"/>
                <w:lang w:val="ru"/>
              </w:rPr>
              <w:t>0</w:t>
            </w:r>
          </w:p>
        </w:tc>
        <w:tc>
          <w:tcPr>
            <w:tcW w:w="962" w:type="pct"/>
            <w:tcBorders>
              <w:top w:val="single" w:sz="4" w:space="0" w:color="auto"/>
              <w:left w:val="single" w:sz="4" w:space="0" w:color="auto"/>
            </w:tcBorders>
            <w:shd w:val="clear" w:color="auto" w:fill="FFFFFF"/>
          </w:tcPr>
          <w:p w14:paraId="5D7761F7" w14:textId="77777777" w:rsidR="00C602C5" w:rsidRPr="001200DB" w:rsidRDefault="00C602C5" w:rsidP="008670F3">
            <w:pPr>
              <w:ind w:left="57" w:right="57"/>
              <w:jc w:val="center"/>
              <w:rPr>
                <w:sz w:val="20"/>
                <w:szCs w:val="20"/>
              </w:rPr>
            </w:pPr>
            <w:r w:rsidRPr="001200DB">
              <w:rPr>
                <w:sz w:val="20"/>
                <w:szCs w:val="20"/>
                <w:lang w:val="ru"/>
              </w:rPr>
              <w:t>1,7</w:t>
            </w:r>
          </w:p>
        </w:tc>
        <w:tc>
          <w:tcPr>
            <w:tcW w:w="962" w:type="pct"/>
            <w:tcBorders>
              <w:top w:val="single" w:sz="4" w:space="0" w:color="auto"/>
              <w:left w:val="single" w:sz="4" w:space="0" w:color="auto"/>
            </w:tcBorders>
            <w:shd w:val="clear" w:color="auto" w:fill="FFFFFF"/>
          </w:tcPr>
          <w:p w14:paraId="47F62309" w14:textId="77777777" w:rsidR="00C602C5" w:rsidRPr="001200DB" w:rsidRDefault="00C602C5" w:rsidP="008670F3">
            <w:pPr>
              <w:ind w:left="57" w:right="57"/>
              <w:jc w:val="center"/>
              <w:rPr>
                <w:sz w:val="20"/>
                <w:szCs w:val="20"/>
              </w:rPr>
            </w:pPr>
            <w:r w:rsidRPr="001200DB">
              <w:rPr>
                <w:sz w:val="20"/>
                <w:szCs w:val="20"/>
                <w:lang w:val="ru"/>
              </w:rPr>
              <w:t>0</w:t>
            </w:r>
          </w:p>
        </w:tc>
        <w:tc>
          <w:tcPr>
            <w:tcW w:w="963" w:type="pct"/>
            <w:tcBorders>
              <w:top w:val="single" w:sz="4" w:space="0" w:color="auto"/>
              <w:left w:val="single" w:sz="4" w:space="0" w:color="auto"/>
              <w:right w:val="single" w:sz="4" w:space="0" w:color="auto"/>
            </w:tcBorders>
            <w:shd w:val="clear" w:color="auto" w:fill="FFFFFF"/>
          </w:tcPr>
          <w:p w14:paraId="48AAF619" w14:textId="77777777" w:rsidR="00C602C5" w:rsidRPr="001200DB" w:rsidRDefault="00C602C5" w:rsidP="008670F3">
            <w:pPr>
              <w:ind w:left="57" w:right="57"/>
              <w:jc w:val="center"/>
              <w:rPr>
                <w:sz w:val="20"/>
                <w:szCs w:val="20"/>
              </w:rPr>
            </w:pPr>
            <w:r w:rsidRPr="001200DB">
              <w:rPr>
                <w:sz w:val="20"/>
                <w:szCs w:val="20"/>
                <w:lang w:val="ru"/>
              </w:rPr>
              <w:t>0,6</w:t>
            </w:r>
          </w:p>
        </w:tc>
      </w:tr>
      <w:tr w:rsidR="00C602C5" w:rsidRPr="001200DB" w14:paraId="003EBDB3" w14:textId="77777777" w:rsidTr="002256A9">
        <w:trPr>
          <w:trHeight w:val="20"/>
        </w:trPr>
        <w:tc>
          <w:tcPr>
            <w:tcW w:w="2113" w:type="pct"/>
            <w:tcBorders>
              <w:left w:val="single" w:sz="4" w:space="0" w:color="auto"/>
            </w:tcBorders>
            <w:shd w:val="clear" w:color="auto" w:fill="FFFFFF"/>
          </w:tcPr>
          <w:p w14:paraId="35C3375E" w14:textId="77777777" w:rsidR="00C602C5" w:rsidRPr="001200DB" w:rsidRDefault="00C602C5" w:rsidP="008670F3">
            <w:pPr>
              <w:ind w:left="284" w:right="57"/>
              <w:rPr>
                <w:sz w:val="20"/>
                <w:szCs w:val="20"/>
              </w:rPr>
            </w:pPr>
            <w:r w:rsidRPr="001200DB">
              <w:rPr>
                <w:sz w:val="20"/>
                <w:szCs w:val="20"/>
                <w:lang w:val="ru"/>
              </w:rPr>
              <w:t>I</w:t>
            </w:r>
          </w:p>
        </w:tc>
        <w:tc>
          <w:tcPr>
            <w:tcW w:w="962" w:type="pct"/>
            <w:tcBorders>
              <w:left w:val="single" w:sz="4" w:space="0" w:color="auto"/>
            </w:tcBorders>
            <w:shd w:val="clear" w:color="auto" w:fill="FFFFFF"/>
          </w:tcPr>
          <w:p w14:paraId="1D2FCE98" w14:textId="77777777" w:rsidR="00C602C5" w:rsidRPr="001200DB" w:rsidRDefault="00C602C5" w:rsidP="008670F3">
            <w:pPr>
              <w:ind w:left="57" w:right="57"/>
              <w:jc w:val="center"/>
              <w:rPr>
                <w:sz w:val="20"/>
                <w:szCs w:val="20"/>
              </w:rPr>
            </w:pPr>
            <w:r w:rsidRPr="001200DB">
              <w:rPr>
                <w:sz w:val="20"/>
                <w:szCs w:val="20"/>
                <w:lang w:val="ru"/>
              </w:rPr>
              <w:t>30,2</w:t>
            </w:r>
          </w:p>
        </w:tc>
        <w:tc>
          <w:tcPr>
            <w:tcW w:w="962" w:type="pct"/>
            <w:tcBorders>
              <w:left w:val="single" w:sz="4" w:space="0" w:color="auto"/>
            </w:tcBorders>
            <w:shd w:val="clear" w:color="auto" w:fill="FFFFFF"/>
          </w:tcPr>
          <w:p w14:paraId="4E154E99" w14:textId="77777777" w:rsidR="00C602C5" w:rsidRPr="001200DB" w:rsidRDefault="00C602C5" w:rsidP="008670F3">
            <w:pPr>
              <w:ind w:left="57" w:right="57"/>
              <w:jc w:val="center"/>
              <w:rPr>
                <w:sz w:val="20"/>
                <w:szCs w:val="20"/>
              </w:rPr>
            </w:pPr>
            <w:r w:rsidRPr="001200DB">
              <w:rPr>
                <w:sz w:val="20"/>
                <w:szCs w:val="20"/>
                <w:lang w:val="ru"/>
              </w:rPr>
              <w:t>26,8</w:t>
            </w:r>
          </w:p>
        </w:tc>
        <w:tc>
          <w:tcPr>
            <w:tcW w:w="963" w:type="pct"/>
            <w:tcBorders>
              <w:left w:val="single" w:sz="4" w:space="0" w:color="auto"/>
              <w:right w:val="single" w:sz="4" w:space="0" w:color="auto"/>
            </w:tcBorders>
            <w:shd w:val="clear" w:color="auto" w:fill="FFFFFF"/>
          </w:tcPr>
          <w:p w14:paraId="227511F6" w14:textId="77777777" w:rsidR="00C602C5" w:rsidRPr="001200DB" w:rsidRDefault="00C602C5" w:rsidP="008670F3">
            <w:pPr>
              <w:ind w:left="57" w:right="57"/>
              <w:jc w:val="center"/>
              <w:rPr>
                <w:sz w:val="20"/>
                <w:szCs w:val="20"/>
              </w:rPr>
            </w:pPr>
            <w:r w:rsidRPr="001200DB">
              <w:rPr>
                <w:sz w:val="20"/>
                <w:szCs w:val="20"/>
                <w:lang w:val="ru"/>
              </w:rPr>
              <w:t>28,2</w:t>
            </w:r>
          </w:p>
        </w:tc>
      </w:tr>
      <w:tr w:rsidR="00C602C5" w:rsidRPr="001200DB" w14:paraId="1E72E1D6" w14:textId="77777777" w:rsidTr="002256A9">
        <w:trPr>
          <w:trHeight w:val="20"/>
        </w:trPr>
        <w:tc>
          <w:tcPr>
            <w:tcW w:w="2113" w:type="pct"/>
            <w:tcBorders>
              <w:left w:val="single" w:sz="4" w:space="0" w:color="auto"/>
            </w:tcBorders>
            <w:shd w:val="clear" w:color="auto" w:fill="FFFFFF"/>
          </w:tcPr>
          <w:p w14:paraId="02001967" w14:textId="77777777" w:rsidR="00C602C5" w:rsidRPr="001200DB" w:rsidRDefault="00C602C5" w:rsidP="008670F3">
            <w:pPr>
              <w:ind w:left="284" w:right="57"/>
              <w:rPr>
                <w:sz w:val="20"/>
                <w:szCs w:val="20"/>
              </w:rPr>
            </w:pPr>
            <w:r w:rsidRPr="001200DB">
              <w:rPr>
                <w:sz w:val="20"/>
                <w:szCs w:val="20"/>
                <w:lang w:val="ru"/>
              </w:rPr>
              <w:t>II</w:t>
            </w:r>
          </w:p>
        </w:tc>
        <w:tc>
          <w:tcPr>
            <w:tcW w:w="962" w:type="pct"/>
            <w:tcBorders>
              <w:left w:val="single" w:sz="4" w:space="0" w:color="auto"/>
            </w:tcBorders>
            <w:shd w:val="clear" w:color="auto" w:fill="FFFFFF"/>
          </w:tcPr>
          <w:p w14:paraId="58DB3FB0" w14:textId="77777777" w:rsidR="00C602C5" w:rsidRPr="001200DB" w:rsidRDefault="00C602C5" w:rsidP="008670F3">
            <w:pPr>
              <w:ind w:left="57" w:right="57"/>
              <w:jc w:val="center"/>
              <w:rPr>
                <w:sz w:val="20"/>
                <w:szCs w:val="20"/>
              </w:rPr>
            </w:pPr>
            <w:r w:rsidRPr="001200DB">
              <w:rPr>
                <w:sz w:val="20"/>
                <w:szCs w:val="20"/>
                <w:lang w:val="ru"/>
              </w:rPr>
              <w:t>20,1</w:t>
            </w:r>
          </w:p>
        </w:tc>
        <w:tc>
          <w:tcPr>
            <w:tcW w:w="962" w:type="pct"/>
            <w:tcBorders>
              <w:left w:val="single" w:sz="4" w:space="0" w:color="auto"/>
            </w:tcBorders>
            <w:shd w:val="clear" w:color="auto" w:fill="FFFFFF"/>
          </w:tcPr>
          <w:p w14:paraId="6E271EC9" w14:textId="77777777" w:rsidR="00C602C5" w:rsidRPr="001200DB" w:rsidRDefault="00C602C5" w:rsidP="008670F3">
            <w:pPr>
              <w:ind w:left="57" w:right="57"/>
              <w:jc w:val="center"/>
              <w:rPr>
                <w:sz w:val="20"/>
                <w:szCs w:val="20"/>
              </w:rPr>
            </w:pPr>
            <w:r w:rsidRPr="001200DB">
              <w:rPr>
                <w:sz w:val="20"/>
                <w:szCs w:val="20"/>
                <w:lang w:val="ru"/>
              </w:rPr>
              <w:t>24,6</w:t>
            </w:r>
          </w:p>
        </w:tc>
        <w:tc>
          <w:tcPr>
            <w:tcW w:w="963" w:type="pct"/>
            <w:tcBorders>
              <w:left w:val="single" w:sz="4" w:space="0" w:color="auto"/>
              <w:right w:val="single" w:sz="4" w:space="0" w:color="auto"/>
            </w:tcBorders>
            <w:shd w:val="clear" w:color="auto" w:fill="FFFFFF"/>
          </w:tcPr>
          <w:p w14:paraId="6DD4F975" w14:textId="77777777" w:rsidR="00C602C5" w:rsidRPr="001200DB" w:rsidRDefault="00C602C5" w:rsidP="008670F3">
            <w:pPr>
              <w:ind w:left="57" w:right="57"/>
              <w:jc w:val="center"/>
              <w:rPr>
                <w:sz w:val="20"/>
                <w:szCs w:val="20"/>
              </w:rPr>
            </w:pPr>
            <w:r w:rsidRPr="001200DB">
              <w:rPr>
                <w:sz w:val="20"/>
                <w:szCs w:val="20"/>
                <w:lang w:val="ru"/>
              </w:rPr>
              <w:t>27,1</w:t>
            </w:r>
          </w:p>
        </w:tc>
      </w:tr>
      <w:tr w:rsidR="00C602C5" w:rsidRPr="001200DB" w14:paraId="382F5FBF" w14:textId="77777777" w:rsidTr="002256A9">
        <w:trPr>
          <w:trHeight w:val="20"/>
        </w:trPr>
        <w:tc>
          <w:tcPr>
            <w:tcW w:w="2113" w:type="pct"/>
            <w:tcBorders>
              <w:left w:val="single" w:sz="4" w:space="0" w:color="auto"/>
            </w:tcBorders>
            <w:shd w:val="clear" w:color="auto" w:fill="FFFFFF"/>
          </w:tcPr>
          <w:p w14:paraId="384E8A9C" w14:textId="77777777" w:rsidR="00C602C5" w:rsidRPr="001200DB" w:rsidRDefault="00C602C5" w:rsidP="008670F3">
            <w:pPr>
              <w:ind w:left="284" w:right="57"/>
              <w:rPr>
                <w:sz w:val="20"/>
                <w:szCs w:val="20"/>
              </w:rPr>
            </w:pPr>
            <w:r w:rsidRPr="001200DB">
              <w:rPr>
                <w:sz w:val="20"/>
                <w:szCs w:val="20"/>
                <w:lang w:val="ru"/>
              </w:rPr>
              <w:t>III</w:t>
            </w:r>
          </w:p>
        </w:tc>
        <w:tc>
          <w:tcPr>
            <w:tcW w:w="962" w:type="pct"/>
            <w:tcBorders>
              <w:left w:val="single" w:sz="4" w:space="0" w:color="auto"/>
            </w:tcBorders>
            <w:shd w:val="clear" w:color="auto" w:fill="FFFFFF"/>
          </w:tcPr>
          <w:p w14:paraId="38286188" w14:textId="77777777" w:rsidR="00C602C5" w:rsidRPr="001200DB" w:rsidRDefault="00C602C5" w:rsidP="008670F3">
            <w:pPr>
              <w:ind w:left="57" w:right="57"/>
              <w:jc w:val="center"/>
              <w:rPr>
                <w:sz w:val="20"/>
                <w:szCs w:val="20"/>
              </w:rPr>
            </w:pPr>
            <w:r w:rsidRPr="001200DB">
              <w:rPr>
                <w:sz w:val="20"/>
                <w:szCs w:val="20"/>
                <w:lang w:val="ru"/>
              </w:rPr>
              <w:t>26,8</w:t>
            </w:r>
          </w:p>
        </w:tc>
        <w:tc>
          <w:tcPr>
            <w:tcW w:w="962" w:type="pct"/>
            <w:tcBorders>
              <w:left w:val="single" w:sz="4" w:space="0" w:color="auto"/>
            </w:tcBorders>
            <w:shd w:val="clear" w:color="auto" w:fill="FFFFFF"/>
          </w:tcPr>
          <w:p w14:paraId="0032769A" w14:textId="77777777" w:rsidR="00C602C5" w:rsidRPr="001200DB" w:rsidRDefault="00C602C5" w:rsidP="008670F3">
            <w:pPr>
              <w:ind w:left="57" w:right="57"/>
              <w:jc w:val="center"/>
              <w:rPr>
                <w:sz w:val="20"/>
                <w:szCs w:val="20"/>
              </w:rPr>
            </w:pPr>
            <w:r w:rsidRPr="001200DB">
              <w:rPr>
                <w:sz w:val="20"/>
                <w:szCs w:val="20"/>
                <w:lang w:val="ru"/>
              </w:rPr>
              <w:t>27,9</w:t>
            </w:r>
          </w:p>
        </w:tc>
        <w:tc>
          <w:tcPr>
            <w:tcW w:w="963" w:type="pct"/>
            <w:tcBorders>
              <w:left w:val="single" w:sz="4" w:space="0" w:color="auto"/>
              <w:right w:val="single" w:sz="4" w:space="0" w:color="auto"/>
            </w:tcBorders>
            <w:shd w:val="clear" w:color="auto" w:fill="FFFFFF"/>
          </w:tcPr>
          <w:p w14:paraId="2AFC9D68" w14:textId="77777777" w:rsidR="00C602C5" w:rsidRPr="001200DB" w:rsidRDefault="00C602C5" w:rsidP="008670F3">
            <w:pPr>
              <w:ind w:left="57" w:right="57"/>
              <w:jc w:val="center"/>
              <w:rPr>
                <w:sz w:val="20"/>
                <w:szCs w:val="20"/>
              </w:rPr>
            </w:pPr>
            <w:r w:rsidRPr="001200DB">
              <w:rPr>
                <w:sz w:val="20"/>
                <w:szCs w:val="20"/>
                <w:lang w:val="ru"/>
              </w:rPr>
              <w:t>22,6</w:t>
            </w:r>
          </w:p>
        </w:tc>
      </w:tr>
      <w:tr w:rsidR="00C602C5" w:rsidRPr="001200DB" w14:paraId="2CF8261D" w14:textId="77777777" w:rsidTr="002256A9">
        <w:trPr>
          <w:trHeight w:val="20"/>
        </w:trPr>
        <w:tc>
          <w:tcPr>
            <w:tcW w:w="2113" w:type="pct"/>
            <w:tcBorders>
              <w:left w:val="single" w:sz="4" w:space="0" w:color="auto"/>
              <w:bottom w:val="single" w:sz="4" w:space="0" w:color="auto"/>
            </w:tcBorders>
            <w:shd w:val="clear" w:color="auto" w:fill="FFFFFF"/>
          </w:tcPr>
          <w:p w14:paraId="0C78F6C2" w14:textId="77777777" w:rsidR="00C602C5" w:rsidRPr="001200DB" w:rsidRDefault="00C602C5" w:rsidP="008670F3">
            <w:pPr>
              <w:ind w:left="284" w:right="57"/>
              <w:rPr>
                <w:sz w:val="20"/>
                <w:szCs w:val="20"/>
              </w:rPr>
            </w:pPr>
            <w:r w:rsidRPr="001200DB">
              <w:rPr>
                <w:sz w:val="20"/>
                <w:szCs w:val="20"/>
                <w:lang w:val="ru"/>
              </w:rPr>
              <w:t>IV</w:t>
            </w:r>
          </w:p>
        </w:tc>
        <w:tc>
          <w:tcPr>
            <w:tcW w:w="962" w:type="pct"/>
            <w:tcBorders>
              <w:left w:val="single" w:sz="4" w:space="0" w:color="auto"/>
              <w:bottom w:val="single" w:sz="4" w:space="0" w:color="auto"/>
            </w:tcBorders>
            <w:shd w:val="clear" w:color="auto" w:fill="FFFFFF"/>
          </w:tcPr>
          <w:p w14:paraId="179F3830" w14:textId="77777777" w:rsidR="00C602C5" w:rsidRPr="001200DB" w:rsidRDefault="00C602C5" w:rsidP="008670F3">
            <w:pPr>
              <w:ind w:left="57" w:right="57"/>
              <w:jc w:val="center"/>
              <w:rPr>
                <w:sz w:val="20"/>
                <w:szCs w:val="20"/>
              </w:rPr>
            </w:pPr>
            <w:r w:rsidRPr="001200DB">
              <w:rPr>
                <w:sz w:val="20"/>
                <w:szCs w:val="20"/>
                <w:lang w:val="ru"/>
              </w:rPr>
              <w:t>21,2</w:t>
            </w:r>
          </w:p>
        </w:tc>
        <w:tc>
          <w:tcPr>
            <w:tcW w:w="962" w:type="pct"/>
            <w:tcBorders>
              <w:left w:val="single" w:sz="4" w:space="0" w:color="auto"/>
              <w:bottom w:val="single" w:sz="4" w:space="0" w:color="auto"/>
            </w:tcBorders>
            <w:shd w:val="clear" w:color="auto" w:fill="FFFFFF"/>
          </w:tcPr>
          <w:p w14:paraId="523B3665" w14:textId="77777777" w:rsidR="00C602C5" w:rsidRPr="001200DB" w:rsidRDefault="00C602C5" w:rsidP="008670F3">
            <w:pPr>
              <w:ind w:left="57" w:right="57"/>
              <w:jc w:val="center"/>
              <w:rPr>
                <w:sz w:val="20"/>
                <w:szCs w:val="20"/>
              </w:rPr>
            </w:pPr>
            <w:r w:rsidRPr="001200DB">
              <w:rPr>
                <w:sz w:val="20"/>
                <w:szCs w:val="20"/>
                <w:lang w:val="ru"/>
              </w:rPr>
              <w:t>20,7</w:t>
            </w:r>
          </w:p>
        </w:tc>
        <w:tc>
          <w:tcPr>
            <w:tcW w:w="963" w:type="pct"/>
            <w:tcBorders>
              <w:left w:val="single" w:sz="4" w:space="0" w:color="auto"/>
              <w:bottom w:val="single" w:sz="4" w:space="0" w:color="auto"/>
              <w:right w:val="single" w:sz="4" w:space="0" w:color="auto"/>
            </w:tcBorders>
            <w:shd w:val="clear" w:color="auto" w:fill="FFFFFF"/>
          </w:tcPr>
          <w:p w14:paraId="44A299EE" w14:textId="77777777" w:rsidR="00C602C5" w:rsidRPr="001200DB" w:rsidRDefault="00C602C5" w:rsidP="008670F3">
            <w:pPr>
              <w:ind w:left="57" w:right="57"/>
              <w:jc w:val="center"/>
              <w:rPr>
                <w:sz w:val="20"/>
                <w:szCs w:val="20"/>
              </w:rPr>
            </w:pPr>
            <w:r w:rsidRPr="001200DB">
              <w:rPr>
                <w:sz w:val="20"/>
                <w:szCs w:val="20"/>
                <w:lang w:val="ru"/>
              </w:rPr>
              <w:t>21,5</w:t>
            </w:r>
          </w:p>
        </w:tc>
      </w:tr>
    </w:tbl>
    <w:p w14:paraId="46DAFA88" w14:textId="77777777" w:rsidR="00C602C5" w:rsidRPr="001200DB" w:rsidRDefault="00C602C5" w:rsidP="00C602C5">
      <w:pPr>
        <w:rPr>
          <w:sz w:val="20"/>
          <w:szCs w:val="20"/>
        </w:rPr>
      </w:pPr>
    </w:p>
    <w:p w14:paraId="59C9FEA2" w14:textId="77777777" w:rsidR="00C602C5" w:rsidRPr="009E34E0" w:rsidRDefault="00C602C5" w:rsidP="00C602C5">
      <w:pPr>
        <w:ind w:firstLine="708"/>
        <w:jc w:val="both"/>
      </w:pPr>
      <w:r w:rsidRPr="009E34E0">
        <w:rPr>
          <w:lang w:val="ru"/>
        </w:rPr>
        <w:t xml:space="preserve">Первичной конечной точкой считали выживаемость без прогрессирования (ВБП) в группе Calquence+G по сравнению с группой GClb по оценке Независимого наблюдательного комитета (ННК) в соответствии с критериями Международного семинара по хроническому лимфоцитарному лейкозу (IWCLL) от 2008 г. с учетом уточнения по лимфоцитозу, связанному с лечением (Cheson 2012). При медиане наблюдения в 28,3 месяца показатель ВБП, рассчитанный по оценке ННК, указывал на 90%-ное статистически значимое снижение риска прогрессирования заболевания или смерти у пациентов с ХЛЛ, ранее не получавших лечение, в группе Calquence+G по сравнению с группой GClb. Результаты оценки эффективности представлены в таблице </w:t>
      </w:r>
      <w:r>
        <w:rPr>
          <w:lang w:val="ru"/>
        </w:rPr>
        <w:t>4-3 и 4-4</w:t>
      </w:r>
      <w:r w:rsidRPr="009E34E0">
        <w:rPr>
          <w:lang w:val="ru"/>
        </w:rPr>
        <w:t xml:space="preserve">. На рисунке </w:t>
      </w:r>
      <w:r>
        <w:rPr>
          <w:lang w:val="ru"/>
        </w:rPr>
        <w:t>4-</w:t>
      </w:r>
      <w:r w:rsidRPr="009E34E0">
        <w:rPr>
          <w:lang w:val="ru"/>
        </w:rPr>
        <w:t>1</w:t>
      </w:r>
      <w:r>
        <w:rPr>
          <w:lang w:val="ru"/>
        </w:rPr>
        <w:t>0</w:t>
      </w:r>
      <w:r w:rsidRPr="009E34E0">
        <w:rPr>
          <w:lang w:val="ru"/>
        </w:rPr>
        <w:t xml:space="preserve"> показаны кривые Каплана—Мейера для ВБП.</w:t>
      </w:r>
    </w:p>
    <w:p w14:paraId="353A74C7" w14:textId="77777777" w:rsidR="00C602C5" w:rsidRPr="001200DB" w:rsidRDefault="00C602C5" w:rsidP="00C602C5">
      <w:pPr>
        <w:rPr>
          <w:sz w:val="20"/>
          <w:szCs w:val="20"/>
        </w:rPr>
      </w:pPr>
    </w:p>
    <w:p w14:paraId="09CB76DF" w14:textId="675E151F" w:rsidR="002256A9" w:rsidRDefault="002256A9" w:rsidP="002256A9">
      <w:pPr>
        <w:pStyle w:val="af5"/>
        <w:keepNext/>
        <w:jc w:val="both"/>
      </w:pPr>
      <w:bookmarkStart w:id="386" w:name="_Toc159973375"/>
      <w:r>
        <w:t xml:space="preserve">Таблица </w:t>
      </w:r>
      <w:fldSimple w:instr=" STYLEREF 1 \s ">
        <w:r w:rsidR="008260B3">
          <w:rPr>
            <w:noProof/>
          </w:rPr>
          <w:t>4</w:t>
        </w:r>
      </w:fldSimple>
      <w:r w:rsidR="008260B3">
        <w:noBreakHyphen/>
      </w:r>
      <w:fldSimple w:instr=" SEQ Таблица \* ARABIC \s 1 ">
        <w:r w:rsidR="008260B3">
          <w:rPr>
            <w:noProof/>
          </w:rPr>
          <w:t>3</w:t>
        </w:r>
      </w:fldSimple>
      <w:r>
        <w:t>.</w:t>
      </w:r>
      <w:r w:rsidRPr="002256A9">
        <w:rPr>
          <w:bCs w:val="0"/>
          <w:lang w:val="ru"/>
        </w:rPr>
        <w:t xml:space="preserve"> </w:t>
      </w:r>
      <w:r w:rsidRPr="002256A9">
        <w:rPr>
          <w:b w:val="0"/>
          <w:bCs w:val="0"/>
          <w:lang w:val="ru"/>
        </w:rPr>
        <w:t>Результаты оценки эффективности по заключению ННК у пациентов с ХЛЛ (исследование ELEVATE-TN)</w:t>
      </w:r>
      <w:r w:rsidRPr="002256A9">
        <w:rPr>
          <w:b w:val="0"/>
          <w:bCs w:val="0"/>
        </w:rPr>
        <w:t>.</w:t>
      </w:r>
      <w:bookmarkEnd w:id="386"/>
    </w:p>
    <w:tbl>
      <w:tblPr>
        <w:tblOverlap w:val="never"/>
        <w:tblW w:w="5000" w:type="pct"/>
        <w:tblCellMar>
          <w:top w:w="28" w:type="dxa"/>
          <w:left w:w="57" w:type="dxa"/>
          <w:bottom w:w="28" w:type="dxa"/>
          <w:right w:w="57" w:type="dxa"/>
        </w:tblCellMar>
        <w:tblLook w:val="0000" w:firstRow="0" w:lastRow="0" w:firstColumn="0" w:lastColumn="0" w:noHBand="0" w:noVBand="0"/>
      </w:tblPr>
      <w:tblGrid>
        <w:gridCol w:w="2790"/>
        <w:gridCol w:w="2396"/>
        <w:gridCol w:w="2381"/>
        <w:gridCol w:w="1779"/>
      </w:tblGrid>
      <w:tr w:rsidR="00C602C5" w:rsidRPr="001200DB" w14:paraId="1B28FC92" w14:textId="77777777" w:rsidTr="002256A9">
        <w:trPr>
          <w:trHeight w:val="20"/>
          <w:tblHeader/>
        </w:trPr>
        <w:tc>
          <w:tcPr>
            <w:tcW w:w="1492" w:type="pct"/>
            <w:tcBorders>
              <w:top w:val="single" w:sz="4" w:space="0" w:color="auto"/>
              <w:left w:val="single" w:sz="4" w:space="0" w:color="auto"/>
            </w:tcBorders>
            <w:shd w:val="clear" w:color="auto" w:fill="D9D9D9" w:themeFill="background1" w:themeFillShade="D9"/>
            <w:vAlign w:val="center"/>
          </w:tcPr>
          <w:p w14:paraId="4D449E4A" w14:textId="77777777" w:rsidR="00C602C5" w:rsidRPr="001200DB" w:rsidRDefault="00C602C5" w:rsidP="008670F3">
            <w:pPr>
              <w:jc w:val="center"/>
              <w:rPr>
                <w:sz w:val="20"/>
                <w:szCs w:val="20"/>
              </w:rPr>
            </w:pPr>
          </w:p>
        </w:tc>
        <w:tc>
          <w:tcPr>
            <w:tcW w:w="1282" w:type="pct"/>
            <w:tcBorders>
              <w:top w:val="single" w:sz="4" w:space="0" w:color="auto"/>
              <w:left w:val="single" w:sz="4" w:space="0" w:color="auto"/>
            </w:tcBorders>
            <w:shd w:val="clear" w:color="auto" w:fill="D9D9D9" w:themeFill="background1" w:themeFillShade="D9"/>
            <w:vAlign w:val="center"/>
          </w:tcPr>
          <w:p w14:paraId="5C796B2D" w14:textId="77777777" w:rsidR="00C602C5" w:rsidRPr="001200DB" w:rsidRDefault="00C602C5" w:rsidP="008670F3">
            <w:pPr>
              <w:jc w:val="center"/>
              <w:rPr>
                <w:sz w:val="20"/>
                <w:szCs w:val="20"/>
              </w:rPr>
            </w:pPr>
            <w:r w:rsidRPr="001200DB">
              <w:rPr>
                <w:b/>
                <w:bCs/>
                <w:sz w:val="20"/>
                <w:szCs w:val="20"/>
                <w:lang w:val="ru"/>
              </w:rPr>
              <w:t>Калквенс плюс обинутузумаб, N = 179</w:t>
            </w:r>
          </w:p>
        </w:tc>
        <w:tc>
          <w:tcPr>
            <w:tcW w:w="1274" w:type="pct"/>
            <w:tcBorders>
              <w:top w:val="single" w:sz="4" w:space="0" w:color="auto"/>
              <w:left w:val="single" w:sz="4" w:space="0" w:color="auto"/>
            </w:tcBorders>
            <w:shd w:val="clear" w:color="auto" w:fill="D9D9D9" w:themeFill="background1" w:themeFillShade="D9"/>
            <w:vAlign w:val="center"/>
          </w:tcPr>
          <w:p w14:paraId="39118593" w14:textId="77777777" w:rsidR="00C602C5" w:rsidRPr="001200DB" w:rsidRDefault="00C602C5" w:rsidP="008670F3">
            <w:pPr>
              <w:jc w:val="center"/>
              <w:rPr>
                <w:sz w:val="20"/>
                <w:szCs w:val="20"/>
              </w:rPr>
            </w:pPr>
            <w:r w:rsidRPr="001200DB">
              <w:rPr>
                <w:b/>
                <w:bCs/>
                <w:sz w:val="20"/>
                <w:szCs w:val="20"/>
                <w:lang w:val="ru"/>
              </w:rPr>
              <w:t>Монотерапия препаратом Калквенс, N=179</w:t>
            </w:r>
          </w:p>
        </w:tc>
        <w:tc>
          <w:tcPr>
            <w:tcW w:w="953" w:type="pct"/>
            <w:tcBorders>
              <w:top w:val="single" w:sz="4" w:space="0" w:color="auto"/>
              <w:left w:val="single" w:sz="4" w:space="0" w:color="auto"/>
              <w:right w:val="single" w:sz="4" w:space="0" w:color="auto"/>
            </w:tcBorders>
            <w:shd w:val="clear" w:color="auto" w:fill="D9D9D9" w:themeFill="background1" w:themeFillShade="D9"/>
            <w:vAlign w:val="center"/>
          </w:tcPr>
          <w:p w14:paraId="703E2547" w14:textId="77777777" w:rsidR="00C602C5" w:rsidRPr="001200DB" w:rsidRDefault="00C602C5" w:rsidP="008670F3">
            <w:pPr>
              <w:jc w:val="center"/>
              <w:rPr>
                <w:sz w:val="20"/>
                <w:szCs w:val="20"/>
              </w:rPr>
            </w:pPr>
            <w:r w:rsidRPr="001200DB">
              <w:rPr>
                <w:b/>
                <w:bCs/>
                <w:sz w:val="20"/>
                <w:szCs w:val="20"/>
                <w:lang w:val="ru"/>
              </w:rPr>
              <w:t>Обинутузумаб плюс хлорамбуцил, N = 177</w:t>
            </w:r>
          </w:p>
        </w:tc>
      </w:tr>
      <w:tr w:rsidR="00C602C5" w:rsidRPr="001200DB" w14:paraId="352F539B" w14:textId="77777777" w:rsidTr="008670F3">
        <w:trPr>
          <w:trHeight w:val="20"/>
        </w:trPr>
        <w:tc>
          <w:tcPr>
            <w:tcW w:w="5000" w:type="pct"/>
            <w:gridSpan w:val="4"/>
            <w:tcBorders>
              <w:top w:val="single" w:sz="4" w:space="0" w:color="auto"/>
              <w:left w:val="single" w:sz="4" w:space="0" w:color="auto"/>
              <w:right w:val="single" w:sz="4" w:space="0" w:color="auto"/>
            </w:tcBorders>
            <w:shd w:val="clear" w:color="auto" w:fill="FFFFFF"/>
          </w:tcPr>
          <w:p w14:paraId="0E6E368C" w14:textId="77777777" w:rsidR="00C602C5" w:rsidRPr="001200DB" w:rsidRDefault="00C602C5" w:rsidP="008670F3">
            <w:pPr>
              <w:rPr>
                <w:sz w:val="20"/>
                <w:szCs w:val="20"/>
              </w:rPr>
            </w:pPr>
            <w:r w:rsidRPr="001200DB">
              <w:rPr>
                <w:b/>
                <w:bCs/>
                <w:sz w:val="20"/>
                <w:szCs w:val="20"/>
                <w:lang w:val="ru"/>
              </w:rPr>
              <w:t>Выживаемость без прогрессирования*</w:t>
            </w:r>
          </w:p>
        </w:tc>
      </w:tr>
      <w:tr w:rsidR="00C602C5" w:rsidRPr="001200DB" w14:paraId="59F7D633" w14:textId="77777777" w:rsidTr="002256A9">
        <w:trPr>
          <w:trHeight w:val="20"/>
        </w:trPr>
        <w:tc>
          <w:tcPr>
            <w:tcW w:w="1492" w:type="pct"/>
            <w:tcBorders>
              <w:top w:val="single" w:sz="4" w:space="0" w:color="auto"/>
              <w:left w:val="single" w:sz="4" w:space="0" w:color="auto"/>
              <w:bottom w:val="single" w:sz="4" w:space="0" w:color="auto"/>
            </w:tcBorders>
            <w:shd w:val="clear" w:color="auto" w:fill="FFFFFF"/>
          </w:tcPr>
          <w:p w14:paraId="73A7245E" w14:textId="77777777" w:rsidR="00C602C5" w:rsidRPr="001200DB" w:rsidRDefault="00C602C5" w:rsidP="008670F3">
            <w:pPr>
              <w:rPr>
                <w:sz w:val="20"/>
                <w:szCs w:val="20"/>
              </w:rPr>
            </w:pPr>
            <w:r w:rsidRPr="001200DB">
              <w:rPr>
                <w:sz w:val="20"/>
                <w:szCs w:val="20"/>
                <w:lang w:val="ru"/>
              </w:rPr>
              <w:t>Количество явлений (%)</w:t>
            </w:r>
          </w:p>
        </w:tc>
        <w:tc>
          <w:tcPr>
            <w:tcW w:w="1282" w:type="pct"/>
            <w:tcBorders>
              <w:top w:val="single" w:sz="4" w:space="0" w:color="auto"/>
              <w:bottom w:val="single" w:sz="4" w:space="0" w:color="auto"/>
            </w:tcBorders>
            <w:shd w:val="clear" w:color="auto" w:fill="FFFFFF"/>
          </w:tcPr>
          <w:p w14:paraId="6E2B19CA" w14:textId="77777777" w:rsidR="00C602C5" w:rsidRPr="001200DB" w:rsidRDefault="00C602C5" w:rsidP="008670F3">
            <w:pPr>
              <w:jc w:val="center"/>
              <w:rPr>
                <w:sz w:val="20"/>
                <w:szCs w:val="20"/>
              </w:rPr>
            </w:pPr>
            <w:r w:rsidRPr="001200DB">
              <w:rPr>
                <w:sz w:val="20"/>
                <w:szCs w:val="20"/>
                <w:lang w:val="ru"/>
              </w:rPr>
              <w:t>14 (7,8)</w:t>
            </w:r>
          </w:p>
        </w:tc>
        <w:tc>
          <w:tcPr>
            <w:tcW w:w="1274" w:type="pct"/>
            <w:tcBorders>
              <w:top w:val="single" w:sz="4" w:space="0" w:color="auto"/>
              <w:bottom w:val="single" w:sz="4" w:space="0" w:color="auto"/>
            </w:tcBorders>
            <w:shd w:val="clear" w:color="auto" w:fill="FFFFFF"/>
          </w:tcPr>
          <w:p w14:paraId="06894D1A" w14:textId="77777777" w:rsidR="00C602C5" w:rsidRPr="001200DB" w:rsidRDefault="00C602C5" w:rsidP="008670F3">
            <w:pPr>
              <w:jc w:val="center"/>
              <w:rPr>
                <w:sz w:val="20"/>
                <w:szCs w:val="20"/>
              </w:rPr>
            </w:pPr>
            <w:r w:rsidRPr="001200DB">
              <w:rPr>
                <w:sz w:val="20"/>
                <w:szCs w:val="20"/>
                <w:lang w:val="ru"/>
              </w:rPr>
              <w:t>26 (14,5)</w:t>
            </w:r>
          </w:p>
        </w:tc>
        <w:tc>
          <w:tcPr>
            <w:tcW w:w="953" w:type="pct"/>
            <w:tcBorders>
              <w:top w:val="single" w:sz="4" w:space="0" w:color="auto"/>
              <w:bottom w:val="single" w:sz="4" w:space="0" w:color="auto"/>
              <w:right w:val="single" w:sz="4" w:space="0" w:color="auto"/>
            </w:tcBorders>
            <w:shd w:val="clear" w:color="auto" w:fill="FFFFFF"/>
          </w:tcPr>
          <w:p w14:paraId="5C5F9584" w14:textId="77777777" w:rsidR="00C602C5" w:rsidRPr="001200DB" w:rsidRDefault="00C602C5" w:rsidP="008670F3">
            <w:pPr>
              <w:jc w:val="center"/>
              <w:rPr>
                <w:sz w:val="20"/>
                <w:szCs w:val="20"/>
              </w:rPr>
            </w:pPr>
            <w:r w:rsidRPr="001200DB">
              <w:rPr>
                <w:sz w:val="20"/>
                <w:szCs w:val="20"/>
                <w:lang w:val="ru"/>
              </w:rPr>
              <w:t>93 (52,5)</w:t>
            </w:r>
          </w:p>
        </w:tc>
      </w:tr>
    </w:tbl>
    <w:p w14:paraId="13E135ED" w14:textId="77777777" w:rsidR="00C602C5" w:rsidRPr="001200DB" w:rsidRDefault="00C602C5" w:rsidP="00C602C5">
      <w:pPr>
        <w:spacing w:line="1" w:lineRule="exact"/>
        <w:rPr>
          <w:sz w:val="20"/>
          <w:szCs w:val="20"/>
        </w:rPr>
      </w:pPr>
      <w:r w:rsidRPr="001200DB">
        <w:rPr>
          <w:sz w:val="20"/>
          <w:szCs w:val="20"/>
        </w:rPr>
        <w:br w:type="page"/>
      </w:r>
    </w:p>
    <w:tbl>
      <w:tblPr>
        <w:tblOverlap w:val="never"/>
        <w:tblW w:w="5000" w:type="pct"/>
        <w:tblCellMar>
          <w:left w:w="10" w:type="dxa"/>
          <w:right w:w="10" w:type="dxa"/>
        </w:tblCellMar>
        <w:tblLook w:val="0000" w:firstRow="0" w:lastRow="0" w:firstColumn="0" w:lastColumn="0" w:noHBand="0" w:noVBand="0"/>
      </w:tblPr>
      <w:tblGrid>
        <w:gridCol w:w="2790"/>
        <w:gridCol w:w="2396"/>
        <w:gridCol w:w="2381"/>
        <w:gridCol w:w="1779"/>
      </w:tblGrid>
      <w:tr w:rsidR="00C602C5" w:rsidRPr="001200DB" w14:paraId="40BF6613" w14:textId="77777777" w:rsidTr="008670F3">
        <w:trPr>
          <w:trHeight w:val="20"/>
          <w:tblHeader/>
        </w:trPr>
        <w:tc>
          <w:tcPr>
            <w:tcW w:w="1492" w:type="pct"/>
            <w:tcBorders>
              <w:top w:val="single" w:sz="4" w:space="0" w:color="auto"/>
              <w:left w:val="single" w:sz="4" w:space="0" w:color="auto"/>
            </w:tcBorders>
            <w:shd w:val="clear" w:color="auto" w:fill="D9D9D9" w:themeFill="background1" w:themeFillShade="D9"/>
            <w:vAlign w:val="center"/>
          </w:tcPr>
          <w:p w14:paraId="41DE7EF1" w14:textId="77777777" w:rsidR="00C602C5" w:rsidRPr="001200DB" w:rsidRDefault="00C602C5" w:rsidP="008670F3">
            <w:pPr>
              <w:ind w:left="57" w:right="57"/>
              <w:rPr>
                <w:sz w:val="20"/>
                <w:szCs w:val="20"/>
              </w:rPr>
            </w:pPr>
          </w:p>
        </w:tc>
        <w:tc>
          <w:tcPr>
            <w:tcW w:w="1282" w:type="pct"/>
            <w:tcBorders>
              <w:top w:val="single" w:sz="4" w:space="0" w:color="auto"/>
              <w:left w:val="single" w:sz="4" w:space="0" w:color="auto"/>
            </w:tcBorders>
            <w:shd w:val="clear" w:color="auto" w:fill="D9D9D9" w:themeFill="background1" w:themeFillShade="D9"/>
            <w:vAlign w:val="center"/>
          </w:tcPr>
          <w:p w14:paraId="0FB8C616" w14:textId="77777777" w:rsidR="00C602C5" w:rsidRPr="001200DB" w:rsidRDefault="00C602C5" w:rsidP="008670F3">
            <w:pPr>
              <w:ind w:left="57" w:right="57"/>
              <w:jc w:val="center"/>
              <w:rPr>
                <w:sz w:val="20"/>
                <w:szCs w:val="20"/>
              </w:rPr>
            </w:pPr>
            <w:r w:rsidRPr="001200DB">
              <w:rPr>
                <w:b/>
                <w:bCs/>
                <w:sz w:val="20"/>
                <w:szCs w:val="20"/>
                <w:lang w:val="ru"/>
              </w:rPr>
              <w:t>Калквенс плюс обинутузумаб, N = 179</w:t>
            </w:r>
          </w:p>
        </w:tc>
        <w:tc>
          <w:tcPr>
            <w:tcW w:w="1274" w:type="pct"/>
            <w:tcBorders>
              <w:top w:val="single" w:sz="4" w:space="0" w:color="auto"/>
              <w:left w:val="single" w:sz="4" w:space="0" w:color="auto"/>
            </w:tcBorders>
            <w:shd w:val="clear" w:color="auto" w:fill="D9D9D9" w:themeFill="background1" w:themeFillShade="D9"/>
            <w:vAlign w:val="center"/>
          </w:tcPr>
          <w:p w14:paraId="3E93E800" w14:textId="77777777" w:rsidR="00C602C5" w:rsidRPr="001200DB" w:rsidRDefault="00C602C5" w:rsidP="008670F3">
            <w:pPr>
              <w:ind w:left="57" w:right="57"/>
              <w:jc w:val="center"/>
              <w:rPr>
                <w:sz w:val="20"/>
                <w:szCs w:val="20"/>
              </w:rPr>
            </w:pPr>
            <w:r w:rsidRPr="001200DB">
              <w:rPr>
                <w:b/>
                <w:bCs/>
                <w:sz w:val="20"/>
                <w:szCs w:val="20"/>
                <w:lang w:val="ru"/>
              </w:rPr>
              <w:t>Монотерапия препаратом Калквенс, N=179</w:t>
            </w:r>
          </w:p>
        </w:tc>
        <w:tc>
          <w:tcPr>
            <w:tcW w:w="953" w:type="pct"/>
            <w:tcBorders>
              <w:top w:val="single" w:sz="4" w:space="0" w:color="auto"/>
              <w:left w:val="single" w:sz="4" w:space="0" w:color="auto"/>
              <w:right w:val="single" w:sz="4" w:space="0" w:color="auto"/>
            </w:tcBorders>
            <w:shd w:val="clear" w:color="auto" w:fill="D9D9D9" w:themeFill="background1" w:themeFillShade="D9"/>
            <w:vAlign w:val="center"/>
          </w:tcPr>
          <w:p w14:paraId="4B380FB5" w14:textId="77777777" w:rsidR="00C602C5" w:rsidRPr="001200DB" w:rsidRDefault="00C602C5" w:rsidP="008670F3">
            <w:pPr>
              <w:ind w:left="57" w:right="57"/>
              <w:jc w:val="center"/>
              <w:rPr>
                <w:sz w:val="20"/>
                <w:szCs w:val="20"/>
              </w:rPr>
            </w:pPr>
            <w:r w:rsidRPr="001200DB">
              <w:rPr>
                <w:b/>
                <w:bCs/>
                <w:sz w:val="20"/>
                <w:szCs w:val="20"/>
                <w:lang w:val="ru"/>
              </w:rPr>
              <w:t>Обинутузумаб плюс хлорамбуцил, N = 177</w:t>
            </w:r>
          </w:p>
        </w:tc>
      </w:tr>
      <w:tr w:rsidR="00C602C5" w:rsidRPr="001200DB" w14:paraId="2EE277DE" w14:textId="77777777" w:rsidTr="008670F3">
        <w:trPr>
          <w:trHeight w:val="20"/>
        </w:trPr>
        <w:tc>
          <w:tcPr>
            <w:tcW w:w="1492" w:type="pct"/>
            <w:tcBorders>
              <w:top w:val="single" w:sz="4" w:space="0" w:color="auto"/>
              <w:left w:val="single" w:sz="4" w:space="0" w:color="auto"/>
            </w:tcBorders>
            <w:shd w:val="clear" w:color="auto" w:fill="FFFFFF"/>
            <w:vAlign w:val="bottom"/>
          </w:tcPr>
          <w:p w14:paraId="09BBC025" w14:textId="77777777" w:rsidR="00C602C5" w:rsidRPr="001200DB" w:rsidRDefault="00C602C5" w:rsidP="008670F3">
            <w:pPr>
              <w:ind w:left="284" w:right="57"/>
              <w:rPr>
                <w:sz w:val="20"/>
                <w:szCs w:val="20"/>
              </w:rPr>
            </w:pPr>
            <w:r w:rsidRPr="001200DB">
              <w:rPr>
                <w:sz w:val="20"/>
                <w:szCs w:val="20"/>
                <w:lang w:val="ru"/>
              </w:rPr>
              <w:t>ПЗ, n (%)</w:t>
            </w:r>
          </w:p>
        </w:tc>
        <w:tc>
          <w:tcPr>
            <w:tcW w:w="1282" w:type="pct"/>
            <w:tcBorders>
              <w:top w:val="single" w:sz="4" w:space="0" w:color="auto"/>
              <w:left w:val="single" w:sz="4" w:space="0" w:color="auto"/>
            </w:tcBorders>
            <w:shd w:val="clear" w:color="auto" w:fill="FFFFFF"/>
          </w:tcPr>
          <w:p w14:paraId="02C70BBC" w14:textId="77777777" w:rsidR="00C602C5" w:rsidRPr="001200DB" w:rsidRDefault="00C602C5" w:rsidP="008670F3">
            <w:pPr>
              <w:ind w:left="57" w:right="57"/>
              <w:jc w:val="center"/>
              <w:rPr>
                <w:sz w:val="20"/>
                <w:szCs w:val="20"/>
              </w:rPr>
            </w:pPr>
            <w:r w:rsidRPr="001200DB">
              <w:rPr>
                <w:sz w:val="20"/>
                <w:szCs w:val="20"/>
                <w:lang w:val="ru"/>
              </w:rPr>
              <w:t>9 (5)</w:t>
            </w:r>
          </w:p>
        </w:tc>
        <w:tc>
          <w:tcPr>
            <w:tcW w:w="1274" w:type="pct"/>
            <w:tcBorders>
              <w:top w:val="single" w:sz="4" w:space="0" w:color="auto"/>
              <w:left w:val="single" w:sz="4" w:space="0" w:color="auto"/>
            </w:tcBorders>
            <w:shd w:val="clear" w:color="auto" w:fill="FFFFFF"/>
          </w:tcPr>
          <w:p w14:paraId="2919D8EE" w14:textId="77777777" w:rsidR="00C602C5" w:rsidRPr="001200DB" w:rsidRDefault="00C602C5" w:rsidP="008670F3">
            <w:pPr>
              <w:ind w:left="57" w:right="57"/>
              <w:jc w:val="center"/>
              <w:rPr>
                <w:sz w:val="20"/>
                <w:szCs w:val="20"/>
              </w:rPr>
            </w:pPr>
            <w:r w:rsidRPr="001200DB">
              <w:rPr>
                <w:sz w:val="20"/>
                <w:szCs w:val="20"/>
                <w:lang w:val="ru"/>
              </w:rPr>
              <w:t>20 (11,2)</w:t>
            </w:r>
          </w:p>
        </w:tc>
        <w:tc>
          <w:tcPr>
            <w:tcW w:w="953" w:type="pct"/>
            <w:tcBorders>
              <w:top w:val="single" w:sz="4" w:space="0" w:color="auto"/>
              <w:left w:val="single" w:sz="4" w:space="0" w:color="auto"/>
              <w:right w:val="single" w:sz="4" w:space="0" w:color="auto"/>
            </w:tcBorders>
            <w:shd w:val="clear" w:color="auto" w:fill="FFFFFF"/>
          </w:tcPr>
          <w:p w14:paraId="5FA3EDB1" w14:textId="77777777" w:rsidR="00C602C5" w:rsidRPr="001200DB" w:rsidRDefault="00C602C5" w:rsidP="008670F3">
            <w:pPr>
              <w:ind w:left="57" w:right="57"/>
              <w:jc w:val="center"/>
              <w:rPr>
                <w:sz w:val="20"/>
                <w:szCs w:val="20"/>
              </w:rPr>
            </w:pPr>
            <w:r w:rsidRPr="001200DB">
              <w:rPr>
                <w:sz w:val="20"/>
                <w:szCs w:val="20"/>
                <w:lang w:val="ru"/>
              </w:rPr>
              <w:t>82 (46,3)</w:t>
            </w:r>
          </w:p>
        </w:tc>
      </w:tr>
      <w:tr w:rsidR="00C602C5" w:rsidRPr="001200DB" w14:paraId="41AA1A13" w14:textId="77777777" w:rsidTr="008670F3">
        <w:trPr>
          <w:trHeight w:val="20"/>
        </w:trPr>
        <w:tc>
          <w:tcPr>
            <w:tcW w:w="1492" w:type="pct"/>
            <w:tcBorders>
              <w:top w:val="single" w:sz="4" w:space="0" w:color="auto"/>
              <w:left w:val="single" w:sz="4" w:space="0" w:color="auto"/>
            </w:tcBorders>
            <w:shd w:val="clear" w:color="auto" w:fill="FFFFFF"/>
            <w:vAlign w:val="bottom"/>
          </w:tcPr>
          <w:p w14:paraId="411D4DF3" w14:textId="77777777" w:rsidR="00C602C5" w:rsidRPr="001200DB" w:rsidRDefault="00C602C5" w:rsidP="008670F3">
            <w:pPr>
              <w:ind w:left="284" w:right="57"/>
              <w:rPr>
                <w:sz w:val="20"/>
                <w:szCs w:val="20"/>
              </w:rPr>
            </w:pPr>
            <w:r w:rsidRPr="001200DB">
              <w:rPr>
                <w:sz w:val="20"/>
                <w:szCs w:val="20"/>
                <w:lang w:val="ru"/>
              </w:rPr>
              <w:t>Летальные исходы (%)</w:t>
            </w:r>
          </w:p>
        </w:tc>
        <w:tc>
          <w:tcPr>
            <w:tcW w:w="1282" w:type="pct"/>
            <w:tcBorders>
              <w:top w:val="single" w:sz="4" w:space="0" w:color="auto"/>
              <w:left w:val="single" w:sz="4" w:space="0" w:color="auto"/>
            </w:tcBorders>
            <w:shd w:val="clear" w:color="auto" w:fill="FFFFFF"/>
          </w:tcPr>
          <w:p w14:paraId="1C443600" w14:textId="77777777" w:rsidR="00C602C5" w:rsidRPr="001200DB" w:rsidRDefault="00C602C5" w:rsidP="008670F3">
            <w:pPr>
              <w:ind w:left="57" w:right="57"/>
              <w:jc w:val="center"/>
              <w:rPr>
                <w:sz w:val="20"/>
                <w:szCs w:val="20"/>
              </w:rPr>
            </w:pPr>
            <w:r w:rsidRPr="001200DB">
              <w:rPr>
                <w:sz w:val="20"/>
                <w:szCs w:val="20"/>
                <w:lang w:val="ru"/>
              </w:rPr>
              <w:t>5 (2,8)</w:t>
            </w:r>
          </w:p>
        </w:tc>
        <w:tc>
          <w:tcPr>
            <w:tcW w:w="1274" w:type="pct"/>
            <w:tcBorders>
              <w:top w:val="single" w:sz="4" w:space="0" w:color="auto"/>
              <w:left w:val="single" w:sz="4" w:space="0" w:color="auto"/>
            </w:tcBorders>
            <w:shd w:val="clear" w:color="auto" w:fill="FFFFFF"/>
          </w:tcPr>
          <w:p w14:paraId="7FD865DA" w14:textId="77777777" w:rsidR="00C602C5" w:rsidRPr="001200DB" w:rsidRDefault="00C602C5" w:rsidP="008670F3">
            <w:pPr>
              <w:ind w:left="57" w:right="57"/>
              <w:jc w:val="center"/>
              <w:rPr>
                <w:sz w:val="20"/>
                <w:szCs w:val="20"/>
              </w:rPr>
            </w:pPr>
            <w:r w:rsidRPr="001200DB">
              <w:rPr>
                <w:sz w:val="20"/>
                <w:szCs w:val="20"/>
                <w:lang w:val="ru"/>
              </w:rPr>
              <w:t>6 (3,4)</w:t>
            </w:r>
          </w:p>
        </w:tc>
        <w:tc>
          <w:tcPr>
            <w:tcW w:w="953" w:type="pct"/>
            <w:tcBorders>
              <w:top w:val="single" w:sz="4" w:space="0" w:color="auto"/>
              <w:left w:val="single" w:sz="4" w:space="0" w:color="auto"/>
              <w:right w:val="single" w:sz="4" w:space="0" w:color="auto"/>
            </w:tcBorders>
            <w:shd w:val="clear" w:color="auto" w:fill="FFFFFF"/>
          </w:tcPr>
          <w:p w14:paraId="2BC863D1" w14:textId="77777777" w:rsidR="00C602C5" w:rsidRPr="001200DB" w:rsidRDefault="00C602C5" w:rsidP="008670F3">
            <w:pPr>
              <w:ind w:left="57" w:right="57"/>
              <w:jc w:val="center"/>
              <w:rPr>
                <w:sz w:val="20"/>
                <w:szCs w:val="20"/>
              </w:rPr>
            </w:pPr>
            <w:r w:rsidRPr="001200DB">
              <w:rPr>
                <w:sz w:val="20"/>
                <w:szCs w:val="20"/>
                <w:lang w:val="ru"/>
              </w:rPr>
              <w:t>11 (6,2)</w:t>
            </w:r>
          </w:p>
        </w:tc>
      </w:tr>
      <w:tr w:rsidR="00C602C5" w:rsidRPr="001200DB" w14:paraId="3047C350" w14:textId="77777777" w:rsidTr="008670F3">
        <w:trPr>
          <w:trHeight w:val="20"/>
        </w:trPr>
        <w:tc>
          <w:tcPr>
            <w:tcW w:w="1492" w:type="pct"/>
            <w:tcBorders>
              <w:top w:val="single" w:sz="4" w:space="0" w:color="auto"/>
              <w:left w:val="single" w:sz="4" w:space="0" w:color="auto"/>
            </w:tcBorders>
            <w:shd w:val="clear" w:color="auto" w:fill="FFFFFF"/>
            <w:vAlign w:val="bottom"/>
          </w:tcPr>
          <w:p w14:paraId="35B719E1" w14:textId="77777777" w:rsidR="00C602C5" w:rsidRPr="001200DB" w:rsidRDefault="00C602C5" w:rsidP="008670F3">
            <w:pPr>
              <w:ind w:left="284" w:right="57"/>
              <w:rPr>
                <w:sz w:val="20"/>
                <w:szCs w:val="20"/>
              </w:rPr>
            </w:pPr>
            <w:r w:rsidRPr="001200DB">
              <w:rPr>
                <w:sz w:val="20"/>
                <w:szCs w:val="20"/>
                <w:lang w:val="ru"/>
              </w:rPr>
              <w:t>Медиана (95% ДИ), месяцы</w:t>
            </w:r>
          </w:p>
        </w:tc>
        <w:tc>
          <w:tcPr>
            <w:tcW w:w="1282" w:type="pct"/>
            <w:tcBorders>
              <w:top w:val="single" w:sz="4" w:space="0" w:color="auto"/>
              <w:left w:val="single" w:sz="4" w:space="0" w:color="auto"/>
            </w:tcBorders>
            <w:shd w:val="clear" w:color="auto" w:fill="FFFFFF"/>
          </w:tcPr>
          <w:p w14:paraId="4C689172" w14:textId="77777777" w:rsidR="00C602C5" w:rsidRPr="001200DB" w:rsidRDefault="00C602C5" w:rsidP="008670F3">
            <w:pPr>
              <w:ind w:left="57" w:right="57"/>
              <w:jc w:val="center"/>
              <w:rPr>
                <w:sz w:val="20"/>
                <w:szCs w:val="20"/>
              </w:rPr>
            </w:pPr>
            <w:r w:rsidRPr="001200DB">
              <w:rPr>
                <w:sz w:val="20"/>
                <w:szCs w:val="20"/>
                <w:lang w:val="ru"/>
              </w:rPr>
              <w:t>Н/Д</w:t>
            </w:r>
          </w:p>
        </w:tc>
        <w:tc>
          <w:tcPr>
            <w:tcW w:w="1274" w:type="pct"/>
            <w:tcBorders>
              <w:top w:val="single" w:sz="4" w:space="0" w:color="auto"/>
              <w:left w:val="single" w:sz="4" w:space="0" w:color="auto"/>
            </w:tcBorders>
            <w:shd w:val="clear" w:color="auto" w:fill="FFFFFF"/>
          </w:tcPr>
          <w:p w14:paraId="62A0B1E8" w14:textId="77777777" w:rsidR="00C602C5" w:rsidRPr="001200DB" w:rsidRDefault="00C602C5" w:rsidP="008670F3">
            <w:pPr>
              <w:ind w:left="57" w:right="57"/>
              <w:jc w:val="center"/>
              <w:rPr>
                <w:sz w:val="20"/>
                <w:szCs w:val="20"/>
              </w:rPr>
            </w:pPr>
            <w:r w:rsidRPr="001200DB">
              <w:rPr>
                <w:sz w:val="20"/>
                <w:szCs w:val="20"/>
                <w:lang w:val="ru"/>
              </w:rPr>
              <w:t>Н/Д (34,2; Н/Д)</w:t>
            </w:r>
          </w:p>
        </w:tc>
        <w:tc>
          <w:tcPr>
            <w:tcW w:w="953" w:type="pct"/>
            <w:tcBorders>
              <w:top w:val="single" w:sz="4" w:space="0" w:color="auto"/>
              <w:left w:val="single" w:sz="4" w:space="0" w:color="auto"/>
              <w:right w:val="single" w:sz="4" w:space="0" w:color="auto"/>
            </w:tcBorders>
            <w:shd w:val="clear" w:color="auto" w:fill="FFFFFF"/>
          </w:tcPr>
          <w:p w14:paraId="49D5F5E9" w14:textId="77777777" w:rsidR="00C602C5" w:rsidRPr="001200DB" w:rsidRDefault="00C602C5" w:rsidP="008670F3">
            <w:pPr>
              <w:ind w:left="57" w:right="57"/>
              <w:jc w:val="center"/>
              <w:rPr>
                <w:sz w:val="20"/>
                <w:szCs w:val="20"/>
              </w:rPr>
            </w:pPr>
            <w:r w:rsidRPr="001200DB">
              <w:rPr>
                <w:sz w:val="20"/>
                <w:szCs w:val="20"/>
                <w:lang w:val="ru"/>
              </w:rPr>
              <w:t>22,6 (20,2, 27,6)</w:t>
            </w:r>
          </w:p>
        </w:tc>
      </w:tr>
      <w:tr w:rsidR="00C602C5" w:rsidRPr="001200DB" w14:paraId="47875004" w14:textId="77777777" w:rsidTr="008670F3">
        <w:trPr>
          <w:trHeight w:val="20"/>
        </w:trPr>
        <w:tc>
          <w:tcPr>
            <w:tcW w:w="1492" w:type="pct"/>
            <w:tcBorders>
              <w:top w:val="single" w:sz="4" w:space="0" w:color="auto"/>
              <w:left w:val="single" w:sz="4" w:space="0" w:color="auto"/>
            </w:tcBorders>
            <w:shd w:val="clear" w:color="auto" w:fill="FFFFFF"/>
            <w:vAlign w:val="bottom"/>
          </w:tcPr>
          <w:p w14:paraId="4C1C9B78" w14:textId="77777777" w:rsidR="00C602C5" w:rsidRPr="001200DB" w:rsidRDefault="00C602C5" w:rsidP="008670F3">
            <w:pPr>
              <w:ind w:left="284" w:right="57"/>
              <w:rPr>
                <w:sz w:val="20"/>
                <w:szCs w:val="20"/>
              </w:rPr>
            </w:pPr>
            <w:r w:rsidRPr="001200DB">
              <w:rPr>
                <w:sz w:val="20"/>
                <w:szCs w:val="20"/>
                <w:lang w:val="ru"/>
              </w:rPr>
              <w:t>ОР (95% ДИ)</w:t>
            </w:r>
          </w:p>
        </w:tc>
        <w:tc>
          <w:tcPr>
            <w:tcW w:w="1282" w:type="pct"/>
            <w:tcBorders>
              <w:top w:val="single" w:sz="4" w:space="0" w:color="auto"/>
              <w:left w:val="single" w:sz="4" w:space="0" w:color="auto"/>
            </w:tcBorders>
            <w:shd w:val="clear" w:color="auto" w:fill="FFFFFF"/>
          </w:tcPr>
          <w:p w14:paraId="00852868" w14:textId="77777777" w:rsidR="00C602C5" w:rsidRPr="001200DB" w:rsidRDefault="00C602C5" w:rsidP="008670F3">
            <w:pPr>
              <w:ind w:left="57" w:right="57"/>
              <w:jc w:val="center"/>
              <w:rPr>
                <w:sz w:val="20"/>
                <w:szCs w:val="20"/>
              </w:rPr>
            </w:pPr>
            <w:r w:rsidRPr="001200DB">
              <w:rPr>
                <w:sz w:val="20"/>
                <w:szCs w:val="20"/>
                <w:lang w:val="ru"/>
              </w:rPr>
              <w:t>0,10 (0,06, 0,17)</w:t>
            </w:r>
          </w:p>
        </w:tc>
        <w:tc>
          <w:tcPr>
            <w:tcW w:w="1274" w:type="pct"/>
            <w:tcBorders>
              <w:top w:val="single" w:sz="4" w:space="0" w:color="auto"/>
              <w:left w:val="single" w:sz="4" w:space="0" w:color="auto"/>
            </w:tcBorders>
            <w:shd w:val="clear" w:color="auto" w:fill="FFFFFF"/>
          </w:tcPr>
          <w:p w14:paraId="0F6BE125" w14:textId="77777777" w:rsidR="00C602C5" w:rsidRPr="001200DB" w:rsidRDefault="00C602C5" w:rsidP="008670F3">
            <w:pPr>
              <w:ind w:left="57" w:right="57"/>
              <w:jc w:val="center"/>
              <w:rPr>
                <w:sz w:val="20"/>
                <w:szCs w:val="20"/>
              </w:rPr>
            </w:pPr>
            <w:r w:rsidRPr="001200DB">
              <w:rPr>
                <w:sz w:val="20"/>
                <w:szCs w:val="20"/>
                <w:lang w:val="ru"/>
              </w:rPr>
              <w:t>0,20 (0,13, 0,30)</w:t>
            </w:r>
          </w:p>
        </w:tc>
        <w:tc>
          <w:tcPr>
            <w:tcW w:w="953" w:type="pct"/>
            <w:tcBorders>
              <w:top w:val="single" w:sz="4" w:space="0" w:color="auto"/>
              <w:left w:val="single" w:sz="4" w:space="0" w:color="auto"/>
              <w:right w:val="single" w:sz="4" w:space="0" w:color="auto"/>
            </w:tcBorders>
            <w:shd w:val="clear" w:color="auto" w:fill="FFFFFF"/>
          </w:tcPr>
          <w:p w14:paraId="38A9073C" w14:textId="77777777" w:rsidR="00C602C5" w:rsidRPr="001200DB" w:rsidRDefault="00C602C5" w:rsidP="008670F3">
            <w:pPr>
              <w:ind w:left="57" w:right="57"/>
              <w:jc w:val="center"/>
              <w:rPr>
                <w:sz w:val="20"/>
                <w:szCs w:val="20"/>
              </w:rPr>
            </w:pPr>
            <w:r w:rsidRPr="001200DB">
              <w:rPr>
                <w:sz w:val="20"/>
                <w:szCs w:val="20"/>
                <w:lang w:val="ru"/>
              </w:rPr>
              <w:t>-</w:t>
            </w:r>
          </w:p>
        </w:tc>
      </w:tr>
      <w:tr w:rsidR="00C602C5" w:rsidRPr="001200DB" w14:paraId="2BF87358" w14:textId="77777777" w:rsidTr="008670F3">
        <w:trPr>
          <w:trHeight w:val="20"/>
        </w:trPr>
        <w:tc>
          <w:tcPr>
            <w:tcW w:w="1492" w:type="pct"/>
            <w:tcBorders>
              <w:top w:val="single" w:sz="4" w:space="0" w:color="auto"/>
              <w:left w:val="single" w:sz="4" w:space="0" w:color="auto"/>
            </w:tcBorders>
            <w:shd w:val="clear" w:color="auto" w:fill="FFFFFF"/>
            <w:vAlign w:val="center"/>
          </w:tcPr>
          <w:p w14:paraId="2D158910" w14:textId="77777777" w:rsidR="00C602C5" w:rsidRPr="001200DB" w:rsidRDefault="00C602C5" w:rsidP="008670F3">
            <w:pPr>
              <w:ind w:left="284" w:right="57"/>
              <w:rPr>
                <w:sz w:val="20"/>
                <w:szCs w:val="20"/>
              </w:rPr>
            </w:pPr>
            <w:r w:rsidRPr="001200DB">
              <w:rPr>
                <w:sz w:val="20"/>
                <w:szCs w:val="20"/>
                <w:lang w:val="ru"/>
              </w:rPr>
              <w:t>Значение p</w:t>
            </w:r>
          </w:p>
        </w:tc>
        <w:tc>
          <w:tcPr>
            <w:tcW w:w="1282" w:type="pct"/>
            <w:tcBorders>
              <w:top w:val="single" w:sz="4" w:space="0" w:color="auto"/>
              <w:left w:val="single" w:sz="4" w:space="0" w:color="auto"/>
            </w:tcBorders>
            <w:shd w:val="clear" w:color="auto" w:fill="FFFFFF"/>
          </w:tcPr>
          <w:p w14:paraId="2E37FBF6" w14:textId="77777777" w:rsidR="00C602C5" w:rsidRPr="001200DB" w:rsidRDefault="00C602C5" w:rsidP="008670F3">
            <w:pPr>
              <w:ind w:left="57" w:right="57"/>
              <w:jc w:val="center"/>
              <w:rPr>
                <w:sz w:val="20"/>
                <w:szCs w:val="20"/>
              </w:rPr>
            </w:pPr>
            <w:r w:rsidRPr="001200DB">
              <w:rPr>
                <w:sz w:val="20"/>
                <w:szCs w:val="20"/>
                <w:lang w:val="ru"/>
              </w:rPr>
              <w:t>&lt; 0,0001</w:t>
            </w:r>
          </w:p>
        </w:tc>
        <w:tc>
          <w:tcPr>
            <w:tcW w:w="1274" w:type="pct"/>
            <w:tcBorders>
              <w:top w:val="single" w:sz="4" w:space="0" w:color="auto"/>
              <w:left w:val="single" w:sz="4" w:space="0" w:color="auto"/>
            </w:tcBorders>
            <w:shd w:val="clear" w:color="auto" w:fill="FFFFFF"/>
          </w:tcPr>
          <w:p w14:paraId="34C9DB58" w14:textId="77777777" w:rsidR="00C602C5" w:rsidRPr="001200DB" w:rsidRDefault="00C602C5" w:rsidP="008670F3">
            <w:pPr>
              <w:ind w:left="57" w:right="57"/>
              <w:jc w:val="center"/>
              <w:rPr>
                <w:sz w:val="20"/>
                <w:szCs w:val="20"/>
              </w:rPr>
            </w:pPr>
            <w:r w:rsidRPr="001200DB">
              <w:rPr>
                <w:sz w:val="20"/>
                <w:szCs w:val="20"/>
                <w:lang w:val="ru"/>
              </w:rPr>
              <w:t>&lt; 0,0001</w:t>
            </w:r>
          </w:p>
        </w:tc>
        <w:tc>
          <w:tcPr>
            <w:tcW w:w="953" w:type="pct"/>
            <w:tcBorders>
              <w:top w:val="single" w:sz="4" w:space="0" w:color="auto"/>
              <w:left w:val="single" w:sz="4" w:space="0" w:color="auto"/>
              <w:right w:val="single" w:sz="4" w:space="0" w:color="auto"/>
            </w:tcBorders>
            <w:shd w:val="clear" w:color="auto" w:fill="FFFFFF"/>
          </w:tcPr>
          <w:p w14:paraId="3EF083AE" w14:textId="77777777" w:rsidR="00C602C5" w:rsidRPr="001200DB" w:rsidRDefault="00C602C5" w:rsidP="008670F3">
            <w:pPr>
              <w:ind w:left="57" w:right="57"/>
              <w:jc w:val="center"/>
              <w:rPr>
                <w:sz w:val="20"/>
                <w:szCs w:val="20"/>
              </w:rPr>
            </w:pPr>
            <w:r w:rsidRPr="001200DB">
              <w:rPr>
                <w:sz w:val="20"/>
                <w:szCs w:val="20"/>
                <w:lang w:val="ru"/>
              </w:rPr>
              <w:t>-</w:t>
            </w:r>
          </w:p>
        </w:tc>
      </w:tr>
      <w:tr w:rsidR="00C602C5" w:rsidRPr="001200DB" w14:paraId="28AE7B4B" w14:textId="77777777" w:rsidTr="008670F3">
        <w:trPr>
          <w:trHeight w:val="20"/>
        </w:trPr>
        <w:tc>
          <w:tcPr>
            <w:tcW w:w="1492" w:type="pct"/>
            <w:tcBorders>
              <w:top w:val="single" w:sz="4" w:space="0" w:color="auto"/>
              <w:left w:val="single" w:sz="4" w:space="0" w:color="auto"/>
            </w:tcBorders>
            <w:shd w:val="clear" w:color="auto" w:fill="FFFFFF"/>
            <w:vAlign w:val="bottom"/>
          </w:tcPr>
          <w:p w14:paraId="756DB53B" w14:textId="77777777" w:rsidR="00C602C5" w:rsidRPr="001200DB" w:rsidRDefault="00C602C5" w:rsidP="008670F3">
            <w:pPr>
              <w:ind w:left="284" w:right="57"/>
              <w:rPr>
                <w:sz w:val="20"/>
                <w:szCs w:val="20"/>
              </w:rPr>
            </w:pPr>
            <w:r w:rsidRPr="001200DB">
              <w:rPr>
                <w:sz w:val="20"/>
                <w:szCs w:val="20"/>
                <w:lang w:val="ru"/>
              </w:rPr>
              <w:t>Оценка за 24 месяца, %</w:t>
            </w:r>
          </w:p>
          <w:p w14:paraId="0CCE9677" w14:textId="77777777" w:rsidR="00C602C5" w:rsidRPr="001200DB" w:rsidRDefault="00C602C5" w:rsidP="008670F3">
            <w:pPr>
              <w:ind w:left="284" w:right="57"/>
              <w:rPr>
                <w:sz w:val="20"/>
                <w:szCs w:val="20"/>
              </w:rPr>
            </w:pPr>
            <w:r w:rsidRPr="001200DB">
              <w:rPr>
                <w:sz w:val="20"/>
                <w:szCs w:val="20"/>
                <w:lang w:val="ru"/>
              </w:rPr>
              <w:t>(95% ДИ)</w:t>
            </w:r>
          </w:p>
        </w:tc>
        <w:tc>
          <w:tcPr>
            <w:tcW w:w="1282" w:type="pct"/>
            <w:tcBorders>
              <w:top w:val="single" w:sz="4" w:space="0" w:color="auto"/>
              <w:left w:val="single" w:sz="4" w:space="0" w:color="auto"/>
            </w:tcBorders>
            <w:shd w:val="clear" w:color="auto" w:fill="FFFFFF"/>
          </w:tcPr>
          <w:p w14:paraId="6C6F1AC9" w14:textId="77777777" w:rsidR="00C602C5" w:rsidRPr="001200DB" w:rsidRDefault="00C602C5" w:rsidP="008670F3">
            <w:pPr>
              <w:ind w:left="57" w:right="57"/>
              <w:jc w:val="center"/>
              <w:rPr>
                <w:sz w:val="20"/>
                <w:szCs w:val="20"/>
              </w:rPr>
            </w:pPr>
            <w:r w:rsidRPr="001200DB">
              <w:rPr>
                <w:sz w:val="20"/>
                <w:szCs w:val="20"/>
                <w:lang w:val="ru"/>
              </w:rPr>
              <w:t>92,7 (87,4, 95,8)</w:t>
            </w:r>
          </w:p>
        </w:tc>
        <w:tc>
          <w:tcPr>
            <w:tcW w:w="1274" w:type="pct"/>
            <w:tcBorders>
              <w:top w:val="single" w:sz="4" w:space="0" w:color="auto"/>
              <w:left w:val="single" w:sz="4" w:space="0" w:color="auto"/>
            </w:tcBorders>
            <w:shd w:val="clear" w:color="auto" w:fill="FFFFFF"/>
          </w:tcPr>
          <w:p w14:paraId="7D637CC3" w14:textId="77777777" w:rsidR="00C602C5" w:rsidRPr="001200DB" w:rsidRDefault="00C602C5" w:rsidP="008670F3">
            <w:pPr>
              <w:ind w:left="57" w:right="57"/>
              <w:jc w:val="center"/>
              <w:rPr>
                <w:sz w:val="20"/>
                <w:szCs w:val="20"/>
              </w:rPr>
            </w:pPr>
            <w:r w:rsidRPr="001200DB">
              <w:rPr>
                <w:sz w:val="20"/>
                <w:szCs w:val="20"/>
                <w:lang w:val="ru"/>
              </w:rPr>
              <w:t>87,3 (80,9, 91,7)</w:t>
            </w:r>
          </w:p>
        </w:tc>
        <w:tc>
          <w:tcPr>
            <w:tcW w:w="953" w:type="pct"/>
            <w:tcBorders>
              <w:top w:val="single" w:sz="4" w:space="0" w:color="auto"/>
              <w:left w:val="single" w:sz="4" w:space="0" w:color="auto"/>
              <w:right w:val="single" w:sz="4" w:space="0" w:color="auto"/>
            </w:tcBorders>
            <w:shd w:val="clear" w:color="auto" w:fill="FFFFFF"/>
          </w:tcPr>
          <w:p w14:paraId="6CB64CD5" w14:textId="77777777" w:rsidR="00C602C5" w:rsidRPr="001200DB" w:rsidRDefault="00C602C5" w:rsidP="008670F3">
            <w:pPr>
              <w:ind w:left="57" w:right="57"/>
              <w:jc w:val="center"/>
              <w:rPr>
                <w:sz w:val="20"/>
                <w:szCs w:val="20"/>
              </w:rPr>
            </w:pPr>
            <w:r w:rsidRPr="001200DB">
              <w:rPr>
                <w:sz w:val="20"/>
                <w:szCs w:val="20"/>
                <w:lang w:val="ru"/>
              </w:rPr>
              <w:t>46,7 (38,5, 54,6)</w:t>
            </w:r>
          </w:p>
        </w:tc>
      </w:tr>
      <w:tr w:rsidR="00C602C5" w:rsidRPr="001200DB" w14:paraId="0D080BAB" w14:textId="77777777" w:rsidTr="008670F3">
        <w:trPr>
          <w:trHeight w:val="20"/>
        </w:trPr>
        <w:tc>
          <w:tcPr>
            <w:tcW w:w="5000" w:type="pct"/>
            <w:gridSpan w:val="4"/>
            <w:tcBorders>
              <w:top w:val="single" w:sz="4" w:space="0" w:color="auto"/>
              <w:left w:val="single" w:sz="4" w:space="0" w:color="auto"/>
              <w:right w:val="single" w:sz="4" w:space="0" w:color="auto"/>
            </w:tcBorders>
            <w:shd w:val="clear" w:color="auto" w:fill="FFFFFF"/>
          </w:tcPr>
          <w:p w14:paraId="48BCC616" w14:textId="77777777" w:rsidR="00C602C5" w:rsidRPr="001200DB" w:rsidRDefault="00C602C5" w:rsidP="008670F3">
            <w:pPr>
              <w:ind w:left="57" w:right="57"/>
              <w:rPr>
                <w:sz w:val="20"/>
                <w:szCs w:val="20"/>
              </w:rPr>
            </w:pPr>
            <w:r w:rsidRPr="001200DB">
              <w:rPr>
                <w:b/>
                <w:bCs/>
                <w:sz w:val="20"/>
                <w:szCs w:val="20"/>
                <w:lang w:val="ru"/>
              </w:rPr>
              <w:t>Общая выживаемость</w:t>
            </w:r>
            <w:r w:rsidRPr="001200DB">
              <w:rPr>
                <w:b/>
                <w:bCs/>
                <w:sz w:val="20"/>
                <w:szCs w:val="20"/>
                <w:vertAlign w:val="superscript"/>
                <w:lang w:val="ru"/>
              </w:rPr>
              <w:t>а</w:t>
            </w:r>
          </w:p>
        </w:tc>
      </w:tr>
      <w:tr w:rsidR="00C602C5" w:rsidRPr="001200DB" w14:paraId="18A24066" w14:textId="77777777" w:rsidTr="008670F3">
        <w:trPr>
          <w:trHeight w:val="20"/>
        </w:trPr>
        <w:tc>
          <w:tcPr>
            <w:tcW w:w="1492" w:type="pct"/>
            <w:tcBorders>
              <w:top w:val="single" w:sz="4" w:space="0" w:color="auto"/>
              <w:left w:val="single" w:sz="4" w:space="0" w:color="auto"/>
            </w:tcBorders>
            <w:shd w:val="clear" w:color="auto" w:fill="FFFFFF"/>
            <w:vAlign w:val="bottom"/>
          </w:tcPr>
          <w:p w14:paraId="08B45227" w14:textId="77777777" w:rsidR="00C602C5" w:rsidRPr="001200DB" w:rsidRDefault="00C602C5" w:rsidP="008670F3">
            <w:pPr>
              <w:ind w:left="284" w:right="57"/>
              <w:rPr>
                <w:sz w:val="20"/>
                <w:szCs w:val="20"/>
              </w:rPr>
            </w:pPr>
            <w:r w:rsidRPr="001200DB">
              <w:rPr>
                <w:sz w:val="20"/>
                <w:szCs w:val="20"/>
                <w:lang w:val="ru"/>
              </w:rPr>
              <w:t>Летальные исходы (%)</w:t>
            </w:r>
          </w:p>
        </w:tc>
        <w:tc>
          <w:tcPr>
            <w:tcW w:w="1282" w:type="pct"/>
            <w:tcBorders>
              <w:top w:val="single" w:sz="4" w:space="0" w:color="auto"/>
              <w:left w:val="single" w:sz="4" w:space="0" w:color="auto"/>
            </w:tcBorders>
            <w:shd w:val="clear" w:color="auto" w:fill="FFFFFF"/>
          </w:tcPr>
          <w:p w14:paraId="08C04A09" w14:textId="77777777" w:rsidR="00C602C5" w:rsidRPr="001200DB" w:rsidRDefault="00C602C5" w:rsidP="008670F3">
            <w:pPr>
              <w:ind w:left="57" w:right="57"/>
              <w:jc w:val="center"/>
              <w:rPr>
                <w:sz w:val="20"/>
                <w:szCs w:val="20"/>
              </w:rPr>
            </w:pPr>
            <w:r w:rsidRPr="001200DB">
              <w:rPr>
                <w:sz w:val="20"/>
                <w:szCs w:val="20"/>
                <w:lang w:val="ru"/>
              </w:rPr>
              <w:t>9 (5)</w:t>
            </w:r>
          </w:p>
        </w:tc>
        <w:tc>
          <w:tcPr>
            <w:tcW w:w="1274" w:type="pct"/>
            <w:tcBorders>
              <w:top w:val="single" w:sz="4" w:space="0" w:color="auto"/>
              <w:left w:val="single" w:sz="4" w:space="0" w:color="auto"/>
            </w:tcBorders>
            <w:shd w:val="clear" w:color="auto" w:fill="FFFFFF"/>
          </w:tcPr>
          <w:p w14:paraId="53E4E0A8" w14:textId="77777777" w:rsidR="00C602C5" w:rsidRPr="001200DB" w:rsidRDefault="00C602C5" w:rsidP="008670F3">
            <w:pPr>
              <w:ind w:left="57" w:right="57"/>
              <w:jc w:val="center"/>
              <w:rPr>
                <w:sz w:val="20"/>
                <w:szCs w:val="20"/>
              </w:rPr>
            </w:pPr>
            <w:r w:rsidRPr="001200DB">
              <w:rPr>
                <w:sz w:val="20"/>
                <w:szCs w:val="20"/>
                <w:lang w:val="ru"/>
              </w:rPr>
              <w:t>11 (6,1)</w:t>
            </w:r>
          </w:p>
        </w:tc>
        <w:tc>
          <w:tcPr>
            <w:tcW w:w="953" w:type="pct"/>
            <w:tcBorders>
              <w:top w:val="single" w:sz="4" w:space="0" w:color="auto"/>
              <w:left w:val="single" w:sz="4" w:space="0" w:color="auto"/>
              <w:right w:val="single" w:sz="4" w:space="0" w:color="auto"/>
            </w:tcBorders>
            <w:shd w:val="clear" w:color="auto" w:fill="FFFFFF"/>
          </w:tcPr>
          <w:p w14:paraId="0E8B7F60" w14:textId="77777777" w:rsidR="00C602C5" w:rsidRPr="001200DB" w:rsidRDefault="00C602C5" w:rsidP="008670F3">
            <w:pPr>
              <w:ind w:left="57" w:right="57"/>
              <w:jc w:val="center"/>
              <w:rPr>
                <w:sz w:val="20"/>
                <w:szCs w:val="20"/>
              </w:rPr>
            </w:pPr>
            <w:r w:rsidRPr="001200DB">
              <w:rPr>
                <w:sz w:val="20"/>
                <w:szCs w:val="20"/>
                <w:lang w:val="ru"/>
              </w:rPr>
              <w:t>17 (9,6)</w:t>
            </w:r>
          </w:p>
        </w:tc>
      </w:tr>
      <w:tr w:rsidR="00C602C5" w:rsidRPr="001200DB" w14:paraId="38677646" w14:textId="77777777" w:rsidTr="008670F3">
        <w:trPr>
          <w:trHeight w:val="20"/>
        </w:trPr>
        <w:tc>
          <w:tcPr>
            <w:tcW w:w="1492" w:type="pct"/>
            <w:tcBorders>
              <w:top w:val="single" w:sz="4" w:space="0" w:color="auto"/>
              <w:left w:val="single" w:sz="4" w:space="0" w:color="auto"/>
            </w:tcBorders>
            <w:shd w:val="clear" w:color="auto" w:fill="FFFFFF"/>
            <w:vAlign w:val="bottom"/>
          </w:tcPr>
          <w:p w14:paraId="238D3736" w14:textId="77777777" w:rsidR="00C602C5" w:rsidRPr="001200DB" w:rsidRDefault="00C602C5" w:rsidP="008670F3">
            <w:pPr>
              <w:ind w:left="284" w:right="57"/>
              <w:rPr>
                <w:sz w:val="20"/>
                <w:szCs w:val="20"/>
              </w:rPr>
            </w:pPr>
            <w:r w:rsidRPr="001200DB">
              <w:rPr>
                <w:sz w:val="20"/>
                <w:szCs w:val="20"/>
                <w:lang w:val="ru"/>
              </w:rPr>
              <w:t>Отношение рисков (95 % ДИ)</w:t>
            </w:r>
          </w:p>
        </w:tc>
        <w:tc>
          <w:tcPr>
            <w:tcW w:w="1282" w:type="pct"/>
            <w:tcBorders>
              <w:top w:val="single" w:sz="4" w:space="0" w:color="auto"/>
              <w:left w:val="single" w:sz="4" w:space="0" w:color="auto"/>
            </w:tcBorders>
            <w:shd w:val="clear" w:color="auto" w:fill="FFFFFF"/>
          </w:tcPr>
          <w:p w14:paraId="7B8BE842" w14:textId="77777777" w:rsidR="00C602C5" w:rsidRPr="001200DB" w:rsidRDefault="00C602C5" w:rsidP="008670F3">
            <w:pPr>
              <w:ind w:left="57" w:right="57"/>
              <w:jc w:val="center"/>
              <w:rPr>
                <w:sz w:val="20"/>
                <w:szCs w:val="20"/>
              </w:rPr>
            </w:pPr>
            <w:r w:rsidRPr="001200DB">
              <w:rPr>
                <w:sz w:val="20"/>
                <w:szCs w:val="20"/>
                <w:lang w:val="ru"/>
              </w:rPr>
              <w:t>0,47 (0,21, 1,06)</w:t>
            </w:r>
          </w:p>
        </w:tc>
        <w:tc>
          <w:tcPr>
            <w:tcW w:w="1274" w:type="pct"/>
            <w:tcBorders>
              <w:top w:val="single" w:sz="4" w:space="0" w:color="auto"/>
              <w:left w:val="single" w:sz="4" w:space="0" w:color="auto"/>
            </w:tcBorders>
            <w:shd w:val="clear" w:color="auto" w:fill="FFFFFF"/>
          </w:tcPr>
          <w:p w14:paraId="415A1D6B" w14:textId="77777777" w:rsidR="00C602C5" w:rsidRPr="001200DB" w:rsidRDefault="00C602C5" w:rsidP="008670F3">
            <w:pPr>
              <w:ind w:left="57" w:right="57"/>
              <w:jc w:val="center"/>
              <w:rPr>
                <w:sz w:val="20"/>
                <w:szCs w:val="20"/>
              </w:rPr>
            </w:pPr>
            <w:r w:rsidRPr="001200DB">
              <w:rPr>
                <w:sz w:val="20"/>
                <w:szCs w:val="20"/>
                <w:lang w:val="ru"/>
              </w:rPr>
              <w:t>0,60 (0,28, 1,27)</w:t>
            </w:r>
          </w:p>
        </w:tc>
        <w:tc>
          <w:tcPr>
            <w:tcW w:w="953" w:type="pct"/>
            <w:tcBorders>
              <w:top w:val="single" w:sz="4" w:space="0" w:color="auto"/>
              <w:left w:val="single" w:sz="4" w:space="0" w:color="auto"/>
              <w:right w:val="single" w:sz="4" w:space="0" w:color="auto"/>
            </w:tcBorders>
            <w:shd w:val="clear" w:color="auto" w:fill="FFFFFF"/>
          </w:tcPr>
          <w:p w14:paraId="39276C03" w14:textId="77777777" w:rsidR="00C602C5" w:rsidRPr="001200DB" w:rsidRDefault="00C602C5" w:rsidP="008670F3">
            <w:pPr>
              <w:ind w:left="57" w:right="57"/>
              <w:jc w:val="center"/>
              <w:rPr>
                <w:sz w:val="20"/>
                <w:szCs w:val="20"/>
              </w:rPr>
            </w:pPr>
            <w:r w:rsidRPr="001200DB">
              <w:rPr>
                <w:sz w:val="20"/>
                <w:szCs w:val="20"/>
                <w:lang w:val="ru"/>
              </w:rPr>
              <w:t>-</w:t>
            </w:r>
          </w:p>
        </w:tc>
      </w:tr>
      <w:tr w:rsidR="00C602C5" w:rsidRPr="001200DB" w14:paraId="1C4BC6F8" w14:textId="77777777" w:rsidTr="008670F3">
        <w:trPr>
          <w:trHeight w:val="20"/>
        </w:trPr>
        <w:tc>
          <w:tcPr>
            <w:tcW w:w="5000" w:type="pct"/>
            <w:gridSpan w:val="4"/>
            <w:tcBorders>
              <w:top w:val="single" w:sz="4" w:space="0" w:color="auto"/>
              <w:left w:val="single" w:sz="4" w:space="0" w:color="auto"/>
              <w:right w:val="single" w:sz="4" w:space="0" w:color="auto"/>
            </w:tcBorders>
            <w:shd w:val="clear" w:color="auto" w:fill="FFFFFF"/>
          </w:tcPr>
          <w:p w14:paraId="74312455" w14:textId="77777777" w:rsidR="00C602C5" w:rsidRPr="001200DB" w:rsidRDefault="00C602C5" w:rsidP="008670F3">
            <w:pPr>
              <w:ind w:left="57" w:right="57"/>
              <w:rPr>
                <w:sz w:val="20"/>
                <w:szCs w:val="20"/>
              </w:rPr>
            </w:pPr>
            <w:r w:rsidRPr="001200DB">
              <w:rPr>
                <w:b/>
                <w:bCs/>
                <w:sz w:val="20"/>
                <w:szCs w:val="20"/>
                <w:lang w:val="ru"/>
              </w:rPr>
              <w:t>Лучшая частота общего ответа* (ПО + ПОнк + нЧО + ЧО)</w:t>
            </w:r>
          </w:p>
        </w:tc>
      </w:tr>
      <w:tr w:rsidR="00C602C5" w:rsidRPr="001200DB" w14:paraId="0070A915" w14:textId="77777777" w:rsidTr="008670F3">
        <w:trPr>
          <w:trHeight w:val="20"/>
        </w:trPr>
        <w:tc>
          <w:tcPr>
            <w:tcW w:w="1492" w:type="pct"/>
            <w:tcBorders>
              <w:top w:val="single" w:sz="4" w:space="0" w:color="auto"/>
              <w:left w:val="single" w:sz="4" w:space="0" w:color="auto"/>
            </w:tcBorders>
            <w:shd w:val="clear" w:color="auto" w:fill="FFFFFF"/>
            <w:vAlign w:val="bottom"/>
          </w:tcPr>
          <w:p w14:paraId="221CD5C3" w14:textId="77777777" w:rsidR="00C602C5" w:rsidRPr="001200DB" w:rsidRDefault="00C602C5" w:rsidP="008670F3">
            <w:pPr>
              <w:ind w:left="284" w:right="57"/>
              <w:rPr>
                <w:sz w:val="20"/>
                <w:szCs w:val="20"/>
              </w:rPr>
            </w:pPr>
            <w:r w:rsidRPr="001200DB">
              <w:rPr>
                <w:sz w:val="20"/>
                <w:szCs w:val="20"/>
                <w:lang w:val="ru"/>
              </w:rPr>
              <w:t>ЧОО, n (%)</w:t>
            </w:r>
          </w:p>
        </w:tc>
        <w:tc>
          <w:tcPr>
            <w:tcW w:w="1282" w:type="pct"/>
            <w:tcBorders>
              <w:top w:val="single" w:sz="4" w:space="0" w:color="auto"/>
              <w:left w:val="single" w:sz="4" w:space="0" w:color="auto"/>
            </w:tcBorders>
            <w:shd w:val="clear" w:color="auto" w:fill="FFFFFF"/>
          </w:tcPr>
          <w:p w14:paraId="4741601F" w14:textId="77777777" w:rsidR="00C602C5" w:rsidRPr="001200DB" w:rsidRDefault="00C602C5" w:rsidP="008670F3">
            <w:pPr>
              <w:ind w:left="57" w:right="57"/>
              <w:jc w:val="center"/>
              <w:rPr>
                <w:sz w:val="20"/>
                <w:szCs w:val="20"/>
              </w:rPr>
            </w:pPr>
            <w:r w:rsidRPr="001200DB">
              <w:rPr>
                <w:sz w:val="20"/>
                <w:szCs w:val="20"/>
                <w:lang w:val="ru"/>
              </w:rPr>
              <w:t>168 (93,9)</w:t>
            </w:r>
          </w:p>
        </w:tc>
        <w:tc>
          <w:tcPr>
            <w:tcW w:w="1274" w:type="pct"/>
            <w:tcBorders>
              <w:top w:val="single" w:sz="4" w:space="0" w:color="auto"/>
              <w:left w:val="single" w:sz="4" w:space="0" w:color="auto"/>
            </w:tcBorders>
            <w:shd w:val="clear" w:color="auto" w:fill="FFFFFF"/>
          </w:tcPr>
          <w:p w14:paraId="32116DA3" w14:textId="77777777" w:rsidR="00C602C5" w:rsidRPr="001200DB" w:rsidRDefault="00C602C5" w:rsidP="008670F3">
            <w:pPr>
              <w:ind w:left="57" w:right="57"/>
              <w:jc w:val="center"/>
              <w:rPr>
                <w:sz w:val="20"/>
                <w:szCs w:val="20"/>
              </w:rPr>
            </w:pPr>
            <w:r w:rsidRPr="001200DB">
              <w:rPr>
                <w:sz w:val="20"/>
                <w:szCs w:val="20"/>
                <w:lang w:val="ru"/>
              </w:rPr>
              <w:t>153 (85,5)</w:t>
            </w:r>
          </w:p>
        </w:tc>
        <w:tc>
          <w:tcPr>
            <w:tcW w:w="953" w:type="pct"/>
            <w:tcBorders>
              <w:top w:val="single" w:sz="4" w:space="0" w:color="auto"/>
              <w:left w:val="single" w:sz="4" w:space="0" w:color="auto"/>
              <w:right w:val="single" w:sz="4" w:space="0" w:color="auto"/>
            </w:tcBorders>
            <w:shd w:val="clear" w:color="auto" w:fill="FFFFFF"/>
          </w:tcPr>
          <w:p w14:paraId="61A7E107" w14:textId="77777777" w:rsidR="00C602C5" w:rsidRPr="001200DB" w:rsidRDefault="00C602C5" w:rsidP="008670F3">
            <w:pPr>
              <w:ind w:left="57" w:right="57"/>
              <w:jc w:val="center"/>
              <w:rPr>
                <w:sz w:val="20"/>
                <w:szCs w:val="20"/>
              </w:rPr>
            </w:pPr>
            <w:r w:rsidRPr="001200DB">
              <w:rPr>
                <w:sz w:val="20"/>
                <w:szCs w:val="20"/>
                <w:lang w:val="ru"/>
              </w:rPr>
              <w:t>139 (78,5)</w:t>
            </w:r>
          </w:p>
        </w:tc>
      </w:tr>
      <w:tr w:rsidR="00C602C5" w:rsidRPr="001200DB" w14:paraId="2F3928AD" w14:textId="77777777" w:rsidTr="008670F3">
        <w:trPr>
          <w:trHeight w:val="20"/>
        </w:trPr>
        <w:tc>
          <w:tcPr>
            <w:tcW w:w="1492" w:type="pct"/>
            <w:tcBorders>
              <w:left w:val="single" w:sz="4" w:space="0" w:color="auto"/>
            </w:tcBorders>
            <w:shd w:val="clear" w:color="auto" w:fill="FFFFFF"/>
            <w:vAlign w:val="bottom"/>
          </w:tcPr>
          <w:p w14:paraId="7D132E71" w14:textId="77777777" w:rsidR="00C602C5" w:rsidRPr="001200DB" w:rsidRDefault="00C602C5" w:rsidP="008670F3">
            <w:pPr>
              <w:ind w:left="284" w:right="57"/>
              <w:rPr>
                <w:sz w:val="20"/>
                <w:szCs w:val="20"/>
              </w:rPr>
            </w:pPr>
            <w:r w:rsidRPr="001200DB">
              <w:rPr>
                <w:sz w:val="20"/>
                <w:szCs w:val="20"/>
                <w:lang w:val="ru"/>
              </w:rPr>
              <w:t>(95% ДИ)</w:t>
            </w:r>
          </w:p>
        </w:tc>
        <w:tc>
          <w:tcPr>
            <w:tcW w:w="1282" w:type="pct"/>
            <w:tcBorders>
              <w:left w:val="single" w:sz="4" w:space="0" w:color="auto"/>
            </w:tcBorders>
            <w:shd w:val="clear" w:color="auto" w:fill="FFFFFF"/>
          </w:tcPr>
          <w:p w14:paraId="63E99E82" w14:textId="77777777" w:rsidR="00C602C5" w:rsidRPr="001200DB" w:rsidRDefault="00C602C5" w:rsidP="008670F3">
            <w:pPr>
              <w:ind w:left="57" w:right="57"/>
              <w:jc w:val="center"/>
              <w:rPr>
                <w:sz w:val="20"/>
                <w:szCs w:val="20"/>
              </w:rPr>
            </w:pPr>
            <w:r w:rsidRPr="001200DB">
              <w:rPr>
                <w:sz w:val="20"/>
                <w:szCs w:val="20"/>
                <w:lang w:val="ru"/>
              </w:rPr>
              <w:t>(89,3, 96,5)</w:t>
            </w:r>
          </w:p>
        </w:tc>
        <w:tc>
          <w:tcPr>
            <w:tcW w:w="1274" w:type="pct"/>
            <w:tcBorders>
              <w:left w:val="single" w:sz="4" w:space="0" w:color="auto"/>
            </w:tcBorders>
            <w:shd w:val="clear" w:color="auto" w:fill="FFFFFF"/>
          </w:tcPr>
          <w:p w14:paraId="1472D78B" w14:textId="77777777" w:rsidR="00C602C5" w:rsidRPr="001200DB" w:rsidRDefault="00C602C5" w:rsidP="008670F3">
            <w:pPr>
              <w:ind w:left="57" w:right="57"/>
              <w:jc w:val="center"/>
              <w:rPr>
                <w:sz w:val="20"/>
                <w:szCs w:val="20"/>
              </w:rPr>
            </w:pPr>
            <w:r w:rsidRPr="001200DB">
              <w:rPr>
                <w:sz w:val="20"/>
                <w:szCs w:val="20"/>
                <w:lang w:val="ru"/>
              </w:rPr>
              <w:t>(79,6, 89,9)</w:t>
            </w:r>
          </w:p>
        </w:tc>
        <w:tc>
          <w:tcPr>
            <w:tcW w:w="953" w:type="pct"/>
            <w:tcBorders>
              <w:left w:val="single" w:sz="4" w:space="0" w:color="auto"/>
              <w:right w:val="single" w:sz="4" w:space="0" w:color="auto"/>
            </w:tcBorders>
            <w:shd w:val="clear" w:color="auto" w:fill="FFFFFF"/>
          </w:tcPr>
          <w:p w14:paraId="14C39BB5" w14:textId="77777777" w:rsidR="00C602C5" w:rsidRPr="001200DB" w:rsidRDefault="00C602C5" w:rsidP="008670F3">
            <w:pPr>
              <w:ind w:left="57" w:right="57"/>
              <w:jc w:val="center"/>
              <w:rPr>
                <w:sz w:val="20"/>
                <w:szCs w:val="20"/>
              </w:rPr>
            </w:pPr>
            <w:r w:rsidRPr="001200DB">
              <w:rPr>
                <w:sz w:val="20"/>
                <w:szCs w:val="20"/>
                <w:lang w:val="ru"/>
              </w:rPr>
              <w:t>(71,9, 83,9)</w:t>
            </w:r>
          </w:p>
        </w:tc>
      </w:tr>
      <w:tr w:rsidR="00C602C5" w:rsidRPr="001200DB" w14:paraId="1BD873A8" w14:textId="77777777" w:rsidTr="008670F3">
        <w:trPr>
          <w:trHeight w:val="20"/>
        </w:trPr>
        <w:tc>
          <w:tcPr>
            <w:tcW w:w="1492" w:type="pct"/>
            <w:tcBorders>
              <w:top w:val="single" w:sz="4" w:space="0" w:color="auto"/>
              <w:left w:val="single" w:sz="4" w:space="0" w:color="auto"/>
            </w:tcBorders>
            <w:shd w:val="clear" w:color="auto" w:fill="FFFFFF"/>
            <w:vAlign w:val="center"/>
          </w:tcPr>
          <w:p w14:paraId="3EDA37FC" w14:textId="77777777" w:rsidR="00C602C5" w:rsidRPr="001200DB" w:rsidRDefault="00C602C5" w:rsidP="008670F3">
            <w:pPr>
              <w:ind w:left="284" w:right="57"/>
              <w:rPr>
                <w:sz w:val="20"/>
                <w:szCs w:val="20"/>
              </w:rPr>
            </w:pPr>
            <w:r w:rsidRPr="001200DB">
              <w:rPr>
                <w:sz w:val="20"/>
                <w:szCs w:val="20"/>
                <w:lang w:val="ru"/>
              </w:rPr>
              <w:t>Значение p</w:t>
            </w:r>
          </w:p>
        </w:tc>
        <w:tc>
          <w:tcPr>
            <w:tcW w:w="1282" w:type="pct"/>
            <w:tcBorders>
              <w:top w:val="single" w:sz="4" w:space="0" w:color="auto"/>
              <w:left w:val="single" w:sz="4" w:space="0" w:color="auto"/>
            </w:tcBorders>
            <w:shd w:val="clear" w:color="auto" w:fill="FFFFFF"/>
          </w:tcPr>
          <w:p w14:paraId="54A28ECB" w14:textId="77777777" w:rsidR="00C602C5" w:rsidRPr="001200DB" w:rsidRDefault="00C602C5" w:rsidP="008670F3">
            <w:pPr>
              <w:ind w:left="57" w:right="57"/>
              <w:jc w:val="center"/>
              <w:rPr>
                <w:sz w:val="20"/>
                <w:szCs w:val="20"/>
              </w:rPr>
            </w:pPr>
            <w:r w:rsidRPr="001200DB">
              <w:rPr>
                <w:sz w:val="20"/>
                <w:szCs w:val="20"/>
                <w:lang w:val="ru"/>
              </w:rPr>
              <w:t>&lt; 0,0001</w:t>
            </w:r>
          </w:p>
        </w:tc>
        <w:tc>
          <w:tcPr>
            <w:tcW w:w="1274" w:type="pct"/>
            <w:tcBorders>
              <w:top w:val="single" w:sz="4" w:space="0" w:color="auto"/>
              <w:left w:val="single" w:sz="4" w:space="0" w:color="auto"/>
            </w:tcBorders>
            <w:shd w:val="clear" w:color="auto" w:fill="FFFFFF"/>
          </w:tcPr>
          <w:p w14:paraId="7B4CF030" w14:textId="77777777" w:rsidR="00C602C5" w:rsidRPr="001200DB" w:rsidRDefault="00C602C5" w:rsidP="008670F3">
            <w:pPr>
              <w:ind w:left="57" w:right="57"/>
              <w:jc w:val="center"/>
              <w:rPr>
                <w:sz w:val="20"/>
                <w:szCs w:val="20"/>
              </w:rPr>
            </w:pPr>
            <w:r w:rsidRPr="001200DB">
              <w:rPr>
                <w:sz w:val="20"/>
                <w:szCs w:val="20"/>
                <w:lang w:val="ru"/>
              </w:rPr>
              <w:t>0,0763</w:t>
            </w:r>
          </w:p>
        </w:tc>
        <w:tc>
          <w:tcPr>
            <w:tcW w:w="953" w:type="pct"/>
            <w:tcBorders>
              <w:top w:val="single" w:sz="4" w:space="0" w:color="auto"/>
              <w:left w:val="single" w:sz="4" w:space="0" w:color="auto"/>
              <w:right w:val="single" w:sz="4" w:space="0" w:color="auto"/>
            </w:tcBorders>
            <w:shd w:val="clear" w:color="auto" w:fill="FFFFFF"/>
          </w:tcPr>
          <w:p w14:paraId="51A75799" w14:textId="77777777" w:rsidR="00C602C5" w:rsidRPr="001200DB" w:rsidRDefault="00C602C5" w:rsidP="008670F3">
            <w:pPr>
              <w:ind w:left="57" w:right="57"/>
              <w:jc w:val="center"/>
              <w:rPr>
                <w:sz w:val="20"/>
                <w:szCs w:val="20"/>
              </w:rPr>
            </w:pPr>
            <w:r w:rsidRPr="001200DB">
              <w:rPr>
                <w:sz w:val="20"/>
                <w:szCs w:val="20"/>
                <w:lang w:val="ru"/>
              </w:rPr>
              <w:t>-</w:t>
            </w:r>
          </w:p>
        </w:tc>
      </w:tr>
      <w:tr w:rsidR="00C602C5" w:rsidRPr="001200DB" w14:paraId="6A3E7F78" w14:textId="77777777" w:rsidTr="008670F3">
        <w:trPr>
          <w:trHeight w:val="20"/>
        </w:trPr>
        <w:tc>
          <w:tcPr>
            <w:tcW w:w="1492" w:type="pct"/>
            <w:tcBorders>
              <w:top w:val="single" w:sz="4" w:space="0" w:color="auto"/>
              <w:left w:val="single" w:sz="4" w:space="0" w:color="auto"/>
            </w:tcBorders>
            <w:shd w:val="clear" w:color="auto" w:fill="FFFFFF"/>
            <w:vAlign w:val="bottom"/>
          </w:tcPr>
          <w:p w14:paraId="59D9BD29" w14:textId="77777777" w:rsidR="00C602C5" w:rsidRPr="001200DB" w:rsidRDefault="00C602C5" w:rsidP="008670F3">
            <w:pPr>
              <w:ind w:left="284" w:right="57"/>
              <w:rPr>
                <w:sz w:val="20"/>
                <w:szCs w:val="20"/>
              </w:rPr>
            </w:pPr>
            <w:r w:rsidRPr="001200DB">
              <w:rPr>
                <w:sz w:val="20"/>
                <w:szCs w:val="20"/>
                <w:lang w:val="ru"/>
              </w:rPr>
              <w:t>ПО, n (%)</w:t>
            </w:r>
          </w:p>
        </w:tc>
        <w:tc>
          <w:tcPr>
            <w:tcW w:w="1282" w:type="pct"/>
            <w:tcBorders>
              <w:top w:val="single" w:sz="4" w:space="0" w:color="auto"/>
              <w:left w:val="single" w:sz="4" w:space="0" w:color="auto"/>
            </w:tcBorders>
            <w:shd w:val="clear" w:color="auto" w:fill="FFFFFF"/>
          </w:tcPr>
          <w:p w14:paraId="113AB287" w14:textId="77777777" w:rsidR="00C602C5" w:rsidRPr="001200DB" w:rsidRDefault="00C602C5" w:rsidP="008670F3">
            <w:pPr>
              <w:ind w:left="57" w:right="57"/>
              <w:jc w:val="center"/>
              <w:rPr>
                <w:sz w:val="20"/>
                <w:szCs w:val="20"/>
              </w:rPr>
            </w:pPr>
            <w:r w:rsidRPr="001200DB">
              <w:rPr>
                <w:sz w:val="20"/>
                <w:szCs w:val="20"/>
                <w:lang w:val="ru"/>
              </w:rPr>
              <w:t>23 (12,8)</w:t>
            </w:r>
          </w:p>
        </w:tc>
        <w:tc>
          <w:tcPr>
            <w:tcW w:w="1274" w:type="pct"/>
            <w:tcBorders>
              <w:top w:val="single" w:sz="4" w:space="0" w:color="auto"/>
              <w:left w:val="single" w:sz="4" w:space="0" w:color="auto"/>
            </w:tcBorders>
            <w:shd w:val="clear" w:color="auto" w:fill="FFFFFF"/>
          </w:tcPr>
          <w:p w14:paraId="13DF9659" w14:textId="77777777" w:rsidR="00C602C5" w:rsidRPr="001200DB" w:rsidRDefault="00C602C5" w:rsidP="008670F3">
            <w:pPr>
              <w:ind w:left="57" w:right="57"/>
              <w:jc w:val="center"/>
              <w:rPr>
                <w:sz w:val="20"/>
                <w:szCs w:val="20"/>
              </w:rPr>
            </w:pPr>
            <w:r w:rsidRPr="001200DB">
              <w:rPr>
                <w:sz w:val="20"/>
                <w:szCs w:val="20"/>
                <w:lang w:val="ru"/>
              </w:rPr>
              <w:t>1 (0,6)</w:t>
            </w:r>
          </w:p>
        </w:tc>
        <w:tc>
          <w:tcPr>
            <w:tcW w:w="953" w:type="pct"/>
            <w:tcBorders>
              <w:top w:val="single" w:sz="4" w:space="0" w:color="auto"/>
              <w:left w:val="single" w:sz="4" w:space="0" w:color="auto"/>
              <w:right w:val="single" w:sz="4" w:space="0" w:color="auto"/>
            </w:tcBorders>
            <w:shd w:val="clear" w:color="auto" w:fill="FFFFFF"/>
          </w:tcPr>
          <w:p w14:paraId="03979BBE" w14:textId="77777777" w:rsidR="00C602C5" w:rsidRPr="001200DB" w:rsidRDefault="00C602C5" w:rsidP="008670F3">
            <w:pPr>
              <w:ind w:left="57" w:right="57"/>
              <w:jc w:val="center"/>
              <w:rPr>
                <w:sz w:val="20"/>
                <w:szCs w:val="20"/>
              </w:rPr>
            </w:pPr>
            <w:r w:rsidRPr="001200DB">
              <w:rPr>
                <w:sz w:val="20"/>
                <w:szCs w:val="20"/>
                <w:lang w:val="ru"/>
              </w:rPr>
              <w:t>8 (4,5)</w:t>
            </w:r>
          </w:p>
        </w:tc>
      </w:tr>
      <w:tr w:rsidR="00C602C5" w:rsidRPr="001200DB" w14:paraId="669EF853" w14:textId="77777777" w:rsidTr="008670F3">
        <w:trPr>
          <w:trHeight w:val="20"/>
        </w:trPr>
        <w:tc>
          <w:tcPr>
            <w:tcW w:w="1492" w:type="pct"/>
            <w:tcBorders>
              <w:top w:val="single" w:sz="4" w:space="0" w:color="auto"/>
              <w:left w:val="single" w:sz="4" w:space="0" w:color="auto"/>
            </w:tcBorders>
            <w:shd w:val="clear" w:color="auto" w:fill="FFFFFF"/>
            <w:vAlign w:val="bottom"/>
          </w:tcPr>
          <w:p w14:paraId="7AAD0850" w14:textId="77777777" w:rsidR="00C602C5" w:rsidRPr="001200DB" w:rsidRDefault="00C602C5" w:rsidP="008670F3">
            <w:pPr>
              <w:ind w:left="284" w:right="57"/>
              <w:rPr>
                <w:sz w:val="20"/>
                <w:szCs w:val="20"/>
              </w:rPr>
            </w:pPr>
            <w:r w:rsidRPr="001200DB">
              <w:rPr>
                <w:sz w:val="20"/>
                <w:szCs w:val="20"/>
                <w:lang w:val="ru"/>
              </w:rPr>
              <w:t>ПОнк, n (%)</w:t>
            </w:r>
          </w:p>
        </w:tc>
        <w:tc>
          <w:tcPr>
            <w:tcW w:w="1282" w:type="pct"/>
            <w:tcBorders>
              <w:top w:val="single" w:sz="4" w:space="0" w:color="auto"/>
              <w:left w:val="single" w:sz="4" w:space="0" w:color="auto"/>
            </w:tcBorders>
            <w:shd w:val="clear" w:color="auto" w:fill="FFFFFF"/>
          </w:tcPr>
          <w:p w14:paraId="5B24F094" w14:textId="77777777" w:rsidR="00C602C5" w:rsidRPr="001200DB" w:rsidRDefault="00C602C5" w:rsidP="008670F3">
            <w:pPr>
              <w:ind w:left="57" w:right="57"/>
              <w:jc w:val="center"/>
              <w:rPr>
                <w:sz w:val="20"/>
                <w:szCs w:val="20"/>
              </w:rPr>
            </w:pPr>
            <w:r w:rsidRPr="001200DB">
              <w:rPr>
                <w:sz w:val="20"/>
                <w:szCs w:val="20"/>
                <w:lang w:val="ru"/>
              </w:rPr>
              <w:t>1 (0,6)</w:t>
            </w:r>
          </w:p>
        </w:tc>
        <w:tc>
          <w:tcPr>
            <w:tcW w:w="1274" w:type="pct"/>
            <w:tcBorders>
              <w:top w:val="single" w:sz="4" w:space="0" w:color="auto"/>
              <w:left w:val="single" w:sz="4" w:space="0" w:color="auto"/>
            </w:tcBorders>
            <w:shd w:val="clear" w:color="auto" w:fill="FFFFFF"/>
          </w:tcPr>
          <w:p w14:paraId="332E3FFF" w14:textId="77777777" w:rsidR="00C602C5" w:rsidRPr="001200DB" w:rsidRDefault="00C602C5" w:rsidP="008670F3">
            <w:pPr>
              <w:ind w:left="57" w:right="57"/>
              <w:jc w:val="center"/>
              <w:rPr>
                <w:sz w:val="20"/>
                <w:szCs w:val="20"/>
              </w:rPr>
            </w:pPr>
            <w:r w:rsidRPr="001200DB">
              <w:rPr>
                <w:sz w:val="20"/>
                <w:szCs w:val="20"/>
                <w:lang w:val="ru"/>
              </w:rPr>
              <w:t>0</w:t>
            </w:r>
          </w:p>
        </w:tc>
        <w:tc>
          <w:tcPr>
            <w:tcW w:w="953" w:type="pct"/>
            <w:tcBorders>
              <w:top w:val="single" w:sz="4" w:space="0" w:color="auto"/>
              <w:left w:val="single" w:sz="4" w:space="0" w:color="auto"/>
              <w:right w:val="single" w:sz="4" w:space="0" w:color="auto"/>
            </w:tcBorders>
            <w:shd w:val="clear" w:color="auto" w:fill="FFFFFF"/>
          </w:tcPr>
          <w:p w14:paraId="1059F880" w14:textId="77777777" w:rsidR="00C602C5" w:rsidRPr="001200DB" w:rsidRDefault="00C602C5" w:rsidP="008670F3">
            <w:pPr>
              <w:ind w:left="57" w:right="57"/>
              <w:jc w:val="center"/>
              <w:rPr>
                <w:sz w:val="20"/>
                <w:szCs w:val="20"/>
              </w:rPr>
            </w:pPr>
            <w:r w:rsidRPr="001200DB">
              <w:rPr>
                <w:sz w:val="20"/>
                <w:szCs w:val="20"/>
                <w:lang w:val="ru"/>
              </w:rPr>
              <w:t>0</w:t>
            </w:r>
          </w:p>
        </w:tc>
      </w:tr>
      <w:tr w:rsidR="00C602C5" w:rsidRPr="001200DB" w14:paraId="3585A367" w14:textId="77777777" w:rsidTr="008670F3">
        <w:trPr>
          <w:trHeight w:val="20"/>
        </w:trPr>
        <w:tc>
          <w:tcPr>
            <w:tcW w:w="1492" w:type="pct"/>
            <w:tcBorders>
              <w:top w:val="single" w:sz="4" w:space="0" w:color="auto"/>
              <w:left w:val="single" w:sz="4" w:space="0" w:color="auto"/>
            </w:tcBorders>
            <w:shd w:val="clear" w:color="auto" w:fill="FFFFFF"/>
            <w:vAlign w:val="bottom"/>
          </w:tcPr>
          <w:p w14:paraId="7BA98056" w14:textId="77777777" w:rsidR="00C602C5" w:rsidRPr="001200DB" w:rsidRDefault="00C602C5" w:rsidP="008670F3">
            <w:pPr>
              <w:ind w:left="284" w:right="57"/>
              <w:rPr>
                <w:sz w:val="20"/>
                <w:szCs w:val="20"/>
              </w:rPr>
            </w:pPr>
            <w:r w:rsidRPr="001200DB">
              <w:rPr>
                <w:sz w:val="20"/>
                <w:szCs w:val="20"/>
                <w:lang w:val="ru"/>
              </w:rPr>
              <w:t>нЧО, n (%)</w:t>
            </w:r>
          </w:p>
        </w:tc>
        <w:tc>
          <w:tcPr>
            <w:tcW w:w="1282" w:type="pct"/>
            <w:tcBorders>
              <w:top w:val="single" w:sz="4" w:space="0" w:color="auto"/>
              <w:left w:val="single" w:sz="4" w:space="0" w:color="auto"/>
            </w:tcBorders>
            <w:shd w:val="clear" w:color="auto" w:fill="FFFFFF"/>
          </w:tcPr>
          <w:p w14:paraId="30AD4A92" w14:textId="77777777" w:rsidR="00C602C5" w:rsidRPr="001200DB" w:rsidRDefault="00C602C5" w:rsidP="008670F3">
            <w:pPr>
              <w:ind w:left="57" w:right="57"/>
              <w:jc w:val="center"/>
              <w:rPr>
                <w:sz w:val="20"/>
                <w:szCs w:val="20"/>
              </w:rPr>
            </w:pPr>
            <w:r w:rsidRPr="001200DB">
              <w:rPr>
                <w:sz w:val="20"/>
                <w:szCs w:val="20"/>
                <w:lang w:val="ru"/>
              </w:rPr>
              <w:t>1 (0,6)</w:t>
            </w:r>
          </w:p>
        </w:tc>
        <w:tc>
          <w:tcPr>
            <w:tcW w:w="1274" w:type="pct"/>
            <w:tcBorders>
              <w:top w:val="single" w:sz="4" w:space="0" w:color="auto"/>
              <w:left w:val="single" w:sz="4" w:space="0" w:color="auto"/>
            </w:tcBorders>
            <w:shd w:val="clear" w:color="auto" w:fill="FFFFFF"/>
          </w:tcPr>
          <w:p w14:paraId="0312891A" w14:textId="77777777" w:rsidR="00C602C5" w:rsidRPr="001200DB" w:rsidRDefault="00C602C5" w:rsidP="008670F3">
            <w:pPr>
              <w:ind w:left="57" w:right="57"/>
              <w:jc w:val="center"/>
              <w:rPr>
                <w:sz w:val="20"/>
                <w:szCs w:val="20"/>
              </w:rPr>
            </w:pPr>
            <w:r w:rsidRPr="001200DB">
              <w:rPr>
                <w:sz w:val="20"/>
                <w:szCs w:val="20"/>
                <w:lang w:val="ru"/>
              </w:rPr>
              <w:t>2 (1,1)</w:t>
            </w:r>
          </w:p>
        </w:tc>
        <w:tc>
          <w:tcPr>
            <w:tcW w:w="953" w:type="pct"/>
            <w:tcBorders>
              <w:top w:val="single" w:sz="4" w:space="0" w:color="auto"/>
              <w:left w:val="single" w:sz="4" w:space="0" w:color="auto"/>
              <w:right w:val="single" w:sz="4" w:space="0" w:color="auto"/>
            </w:tcBorders>
            <w:shd w:val="clear" w:color="auto" w:fill="FFFFFF"/>
          </w:tcPr>
          <w:p w14:paraId="7922578D" w14:textId="77777777" w:rsidR="00C602C5" w:rsidRPr="001200DB" w:rsidRDefault="00C602C5" w:rsidP="008670F3">
            <w:pPr>
              <w:ind w:left="57" w:right="57"/>
              <w:jc w:val="center"/>
              <w:rPr>
                <w:sz w:val="20"/>
                <w:szCs w:val="20"/>
              </w:rPr>
            </w:pPr>
            <w:r w:rsidRPr="001200DB">
              <w:rPr>
                <w:sz w:val="20"/>
                <w:szCs w:val="20"/>
                <w:lang w:val="ru"/>
              </w:rPr>
              <w:t>3 (1,7)</w:t>
            </w:r>
          </w:p>
        </w:tc>
      </w:tr>
      <w:tr w:rsidR="00C602C5" w:rsidRPr="001200DB" w14:paraId="5D1B4D51" w14:textId="77777777" w:rsidTr="008670F3">
        <w:trPr>
          <w:trHeight w:val="20"/>
        </w:trPr>
        <w:tc>
          <w:tcPr>
            <w:tcW w:w="1492" w:type="pct"/>
            <w:tcBorders>
              <w:top w:val="single" w:sz="4" w:space="0" w:color="auto"/>
              <w:left w:val="single" w:sz="4" w:space="0" w:color="auto"/>
              <w:bottom w:val="single" w:sz="4" w:space="0" w:color="auto"/>
            </w:tcBorders>
            <w:shd w:val="clear" w:color="auto" w:fill="FFFFFF"/>
            <w:vAlign w:val="bottom"/>
          </w:tcPr>
          <w:p w14:paraId="62DA7577" w14:textId="77777777" w:rsidR="00C602C5" w:rsidRPr="001200DB" w:rsidRDefault="00C602C5" w:rsidP="008670F3">
            <w:pPr>
              <w:ind w:left="284" w:right="57"/>
              <w:rPr>
                <w:sz w:val="20"/>
                <w:szCs w:val="20"/>
              </w:rPr>
            </w:pPr>
            <w:r w:rsidRPr="001200DB">
              <w:rPr>
                <w:sz w:val="20"/>
                <w:szCs w:val="20"/>
                <w:lang w:val="ru"/>
              </w:rPr>
              <w:t>ЧО, n (%)</w:t>
            </w:r>
          </w:p>
        </w:tc>
        <w:tc>
          <w:tcPr>
            <w:tcW w:w="1282" w:type="pct"/>
            <w:tcBorders>
              <w:top w:val="single" w:sz="4" w:space="0" w:color="auto"/>
              <w:left w:val="single" w:sz="4" w:space="0" w:color="auto"/>
              <w:bottom w:val="single" w:sz="4" w:space="0" w:color="auto"/>
            </w:tcBorders>
            <w:shd w:val="clear" w:color="auto" w:fill="FFFFFF"/>
          </w:tcPr>
          <w:p w14:paraId="71D94845" w14:textId="77777777" w:rsidR="00C602C5" w:rsidRPr="001200DB" w:rsidRDefault="00C602C5" w:rsidP="008670F3">
            <w:pPr>
              <w:ind w:left="57" w:right="57"/>
              <w:jc w:val="center"/>
              <w:rPr>
                <w:sz w:val="20"/>
                <w:szCs w:val="20"/>
              </w:rPr>
            </w:pPr>
            <w:r w:rsidRPr="001200DB">
              <w:rPr>
                <w:sz w:val="20"/>
                <w:szCs w:val="20"/>
                <w:lang w:val="ru"/>
              </w:rPr>
              <w:t>143 (79,9)</w:t>
            </w:r>
          </w:p>
        </w:tc>
        <w:tc>
          <w:tcPr>
            <w:tcW w:w="1274" w:type="pct"/>
            <w:tcBorders>
              <w:top w:val="single" w:sz="4" w:space="0" w:color="auto"/>
              <w:left w:val="single" w:sz="4" w:space="0" w:color="auto"/>
              <w:bottom w:val="single" w:sz="4" w:space="0" w:color="auto"/>
            </w:tcBorders>
            <w:shd w:val="clear" w:color="auto" w:fill="FFFFFF"/>
          </w:tcPr>
          <w:p w14:paraId="37B66A71" w14:textId="77777777" w:rsidR="00C602C5" w:rsidRPr="001200DB" w:rsidRDefault="00C602C5" w:rsidP="008670F3">
            <w:pPr>
              <w:ind w:left="57" w:right="57"/>
              <w:jc w:val="center"/>
              <w:rPr>
                <w:sz w:val="20"/>
                <w:szCs w:val="20"/>
              </w:rPr>
            </w:pPr>
            <w:r w:rsidRPr="001200DB">
              <w:rPr>
                <w:sz w:val="20"/>
                <w:szCs w:val="20"/>
                <w:lang w:val="ru"/>
              </w:rPr>
              <w:t>150 (83,8)</w:t>
            </w:r>
          </w:p>
        </w:tc>
        <w:tc>
          <w:tcPr>
            <w:tcW w:w="953" w:type="pct"/>
            <w:tcBorders>
              <w:top w:val="single" w:sz="4" w:space="0" w:color="auto"/>
              <w:left w:val="single" w:sz="4" w:space="0" w:color="auto"/>
              <w:bottom w:val="single" w:sz="4" w:space="0" w:color="auto"/>
              <w:right w:val="single" w:sz="4" w:space="0" w:color="auto"/>
            </w:tcBorders>
            <w:shd w:val="clear" w:color="auto" w:fill="FFFFFF"/>
          </w:tcPr>
          <w:p w14:paraId="6C1E2FC3" w14:textId="77777777" w:rsidR="00C602C5" w:rsidRPr="001200DB" w:rsidRDefault="00C602C5" w:rsidP="008670F3">
            <w:pPr>
              <w:ind w:left="57" w:right="57"/>
              <w:jc w:val="center"/>
              <w:rPr>
                <w:sz w:val="20"/>
                <w:szCs w:val="20"/>
              </w:rPr>
            </w:pPr>
            <w:r w:rsidRPr="001200DB">
              <w:rPr>
                <w:sz w:val="20"/>
                <w:szCs w:val="20"/>
                <w:lang w:val="ru"/>
              </w:rPr>
              <w:t>128 (72,3)</w:t>
            </w:r>
          </w:p>
        </w:tc>
      </w:tr>
      <w:tr w:rsidR="00C602C5" w:rsidRPr="001200DB" w14:paraId="69F6C859" w14:textId="77777777" w:rsidTr="008670F3">
        <w:trPr>
          <w:trHeight w:val="20"/>
        </w:trPr>
        <w:tc>
          <w:tcPr>
            <w:tcW w:w="5000" w:type="pct"/>
            <w:gridSpan w:val="4"/>
            <w:tcBorders>
              <w:top w:val="single" w:sz="4" w:space="0" w:color="auto"/>
              <w:left w:val="single" w:sz="4" w:space="0" w:color="auto"/>
              <w:bottom w:val="single" w:sz="4" w:space="0" w:color="auto"/>
              <w:right w:val="single" w:sz="4" w:space="0" w:color="auto"/>
            </w:tcBorders>
            <w:shd w:val="clear" w:color="auto" w:fill="FFFFFF"/>
            <w:vAlign w:val="bottom"/>
          </w:tcPr>
          <w:p w14:paraId="7B71F177" w14:textId="77777777" w:rsidR="00C602C5" w:rsidRPr="009E34E0" w:rsidRDefault="00C602C5" w:rsidP="008670F3">
            <w:pPr>
              <w:rPr>
                <w:b/>
                <w:sz w:val="20"/>
                <w:szCs w:val="20"/>
                <w:lang w:val="ru"/>
              </w:rPr>
            </w:pPr>
            <w:r w:rsidRPr="009E34E0">
              <w:rPr>
                <w:b/>
                <w:sz w:val="20"/>
                <w:szCs w:val="20"/>
                <w:lang w:val="ru"/>
              </w:rPr>
              <w:t>Примечание:</w:t>
            </w:r>
          </w:p>
          <w:p w14:paraId="5D4968A6" w14:textId="77777777" w:rsidR="00C602C5" w:rsidRPr="001200DB" w:rsidRDefault="00C602C5" w:rsidP="008670F3">
            <w:pPr>
              <w:rPr>
                <w:sz w:val="20"/>
                <w:szCs w:val="20"/>
              </w:rPr>
            </w:pPr>
            <w:r w:rsidRPr="001200DB">
              <w:rPr>
                <w:sz w:val="20"/>
                <w:szCs w:val="20"/>
                <w:lang w:val="ru"/>
              </w:rPr>
              <w:t>ДИ = доверительный интервал; ОР = отношение рисков; Н/Д = не достигнуто; ПО = полный ответ; ПОнк = полный ответ с неполным восстановлением показателей крови; нЧО = нодулярный частичный ответ; ЧО = частичный ответ; ПЗ = прогрессирующее заболевание.</w:t>
            </w:r>
          </w:p>
          <w:p w14:paraId="6440A369" w14:textId="77777777" w:rsidR="00C602C5" w:rsidRPr="001200DB" w:rsidRDefault="00C602C5" w:rsidP="008670F3">
            <w:pPr>
              <w:rPr>
                <w:sz w:val="20"/>
                <w:szCs w:val="20"/>
              </w:rPr>
            </w:pPr>
            <w:r w:rsidRPr="001200DB">
              <w:rPr>
                <w:sz w:val="20"/>
                <w:szCs w:val="20"/>
                <w:vertAlign w:val="superscript"/>
                <w:lang w:val="ru"/>
              </w:rPr>
              <w:t>*</w:t>
            </w:r>
            <w:r w:rsidRPr="001200DB">
              <w:rPr>
                <w:sz w:val="20"/>
                <w:szCs w:val="20"/>
                <w:lang w:val="ru"/>
              </w:rPr>
              <w:t>По оценке ННК</w:t>
            </w:r>
          </w:p>
          <w:p w14:paraId="1EC9DDB2" w14:textId="77777777" w:rsidR="00C602C5" w:rsidRPr="001200DB" w:rsidRDefault="00C602C5" w:rsidP="008670F3">
            <w:pPr>
              <w:rPr>
                <w:sz w:val="20"/>
                <w:szCs w:val="20"/>
              </w:rPr>
            </w:pPr>
            <w:r w:rsidRPr="001200DB">
              <w:rPr>
                <w:sz w:val="20"/>
                <w:szCs w:val="20"/>
                <w:lang w:val="ru"/>
              </w:rPr>
              <w:t>† На основе стратифицированной модели пропорциональных рисков Кокса</w:t>
            </w:r>
          </w:p>
          <w:p w14:paraId="414AB461" w14:textId="77777777" w:rsidR="00C602C5" w:rsidRPr="009E34E0" w:rsidRDefault="00C602C5" w:rsidP="008670F3">
            <w:pPr>
              <w:rPr>
                <w:sz w:val="20"/>
                <w:szCs w:val="20"/>
              </w:rPr>
            </w:pPr>
            <w:r w:rsidRPr="001200DB">
              <w:rPr>
                <w:sz w:val="20"/>
                <w:szCs w:val="20"/>
                <w:vertAlign w:val="superscript"/>
                <w:lang w:val="ru"/>
              </w:rPr>
              <w:t>a</w:t>
            </w:r>
            <w:r w:rsidRPr="001200DB">
              <w:rPr>
                <w:sz w:val="20"/>
                <w:szCs w:val="20"/>
                <w:lang w:val="ru"/>
              </w:rPr>
              <w:t xml:space="preserve"> Медиана ОВ не достигнута в обеих группах.</w:t>
            </w:r>
          </w:p>
        </w:tc>
      </w:tr>
    </w:tbl>
    <w:p w14:paraId="12324FC0" w14:textId="20F8319D" w:rsidR="002256A9" w:rsidRDefault="002256A9" w:rsidP="002256A9">
      <w:pPr>
        <w:pStyle w:val="af5"/>
        <w:keepNext/>
        <w:jc w:val="both"/>
      </w:pPr>
      <w:bookmarkStart w:id="387" w:name="_Toc159973434"/>
      <w:r>
        <w:t xml:space="preserve">Рисунок </w:t>
      </w:r>
      <w:fldSimple w:instr=" STYLEREF 1 \s ">
        <w:r>
          <w:rPr>
            <w:noProof/>
          </w:rPr>
          <w:t>4</w:t>
        </w:r>
      </w:fldSimple>
      <w:r>
        <w:noBreakHyphen/>
      </w:r>
      <w:fldSimple w:instr=" SEQ Рисунок \* ARABIC \s 1 ">
        <w:r>
          <w:rPr>
            <w:noProof/>
          </w:rPr>
          <w:t>10</w:t>
        </w:r>
      </w:fldSimple>
      <w:r>
        <w:t>.</w:t>
      </w:r>
      <w:r w:rsidRPr="002256A9">
        <w:rPr>
          <w:bCs w:val="0"/>
          <w:lang w:val="ru" w:eastAsia="es-ES" w:bidi="es-ES"/>
        </w:rPr>
        <w:t xml:space="preserve"> </w:t>
      </w:r>
      <w:r w:rsidRPr="002256A9">
        <w:rPr>
          <w:b w:val="0"/>
          <w:bCs w:val="0"/>
          <w:lang w:val="ru" w:eastAsia="es-ES" w:bidi="es-ES"/>
        </w:rPr>
        <w:t>Кривая Каплана—Мейера для ВБП по оценке ННК у (исследование ASCEND) пациентов с ХЛЛ (популяция ITT).</w:t>
      </w:r>
      <w:bookmarkEnd w:id="387"/>
    </w:p>
    <w:p w14:paraId="7829A7B7" w14:textId="77777777" w:rsidR="00C602C5" w:rsidRPr="001200DB" w:rsidRDefault="00C602C5" w:rsidP="00C602C5">
      <w:pPr>
        <w:rPr>
          <w:sz w:val="20"/>
          <w:szCs w:val="20"/>
        </w:rPr>
      </w:pPr>
      <w:r w:rsidRPr="001200DB">
        <w:rPr>
          <w:noProof/>
          <w:sz w:val="20"/>
          <w:szCs w:val="20"/>
          <w:lang w:eastAsia="ru-RU"/>
        </w:rPr>
        <mc:AlternateContent>
          <mc:Choice Requires="wpg">
            <w:drawing>
              <wp:inline distT="0" distB="0" distL="0" distR="0" wp14:anchorId="04A3F153" wp14:editId="206DAB9C">
                <wp:extent cx="6219825" cy="3228339"/>
                <wp:effectExtent l="0" t="0" r="9525" b="0"/>
                <wp:docPr id="72" name="Группа 72"/>
                <wp:cNvGraphicFramePr/>
                <a:graphic xmlns:a="http://schemas.openxmlformats.org/drawingml/2006/main">
                  <a:graphicData uri="http://schemas.microsoft.com/office/word/2010/wordprocessingGroup">
                    <wpg:wgp>
                      <wpg:cNvGrpSpPr/>
                      <wpg:grpSpPr>
                        <a:xfrm>
                          <a:off x="0" y="0"/>
                          <a:ext cx="6219825" cy="3228339"/>
                          <a:chOff x="0" y="0"/>
                          <a:chExt cx="6219825" cy="3228339"/>
                        </a:xfrm>
                      </wpg:grpSpPr>
                      <pic:pic xmlns:pic="http://schemas.openxmlformats.org/drawingml/2006/picture">
                        <pic:nvPicPr>
                          <pic:cNvPr id="73" name="Picutre 1"/>
                          <pic:cNvPicPr/>
                        </pic:nvPicPr>
                        <pic:blipFill>
                          <a:blip r:embed="rId60" cstate="print">
                            <a:extLst>
                              <a:ext uri="{28A0092B-C50C-407E-A947-70E740481C1C}">
                                <a14:useLocalDpi xmlns:a14="http://schemas.microsoft.com/office/drawing/2010/main" val="0"/>
                              </a:ext>
                            </a:extLst>
                          </a:blip>
                          <a:stretch>
                            <a:fillRect/>
                          </a:stretch>
                        </pic:blipFill>
                        <pic:spPr>
                          <a:xfrm>
                            <a:off x="200025" y="0"/>
                            <a:ext cx="6019800" cy="3057525"/>
                          </a:xfrm>
                          <a:prstGeom prst="rect">
                            <a:avLst/>
                          </a:prstGeom>
                        </pic:spPr>
                      </pic:pic>
                      <wps:wsp>
                        <wps:cNvPr id="74" name="Надпись 2"/>
                        <wps:cNvSpPr txBox="1">
                          <a:spLocks noChangeArrowheads="1"/>
                        </wps:cNvSpPr>
                        <wps:spPr bwMode="auto">
                          <a:xfrm>
                            <a:off x="2333625" y="2981325"/>
                            <a:ext cx="2277109" cy="247014"/>
                          </a:xfrm>
                          <a:prstGeom prst="rect">
                            <a:avLst/>
                          </a:prstGeom>
                          <a:noFill/>
                          <a:ln w="9525">
                            <a:noFill/>
                            <a:miter lim="800000"/>
                            <a:headEnd/>
                            <a:tailEnd/>
                          </a:ln>
                        </wps:spPr>
                        <wps:txbx>
                          <w:txbxContent>
                            <w:p w14:paraId="2ED63F07" w14:textId="77777777" w:rsidR="00530D84" w:rsidRPr="009E34E0" w:rsidRDefault="00530D84" w:rsidP="00C602C5">
                              <w:pPr>
                                <w:rPr>
                                  <w:sz w:val="20"/>
                                  <w:szCs w:val="20"/>
                                </w:rPr>
                              </w:pPr>
                              <w:r w:rsidRPr="009E34E0">
                                <w:rPr>
                                  <w:sz w:val="20"/>
                                  <w:szCs w:val="20"/>
                                  <w:lang w:val="ru"/>
                                </w:rPr>
                                <w:t>Время от рандомизации (месяцы)</w:t>
                              </w:r>
                            </w:p>
                          </w:txbxContent>
                        </wps:txbx>
                        <wps:bodyPr rot="0" vert="horz" wrap="square" anchor="t" anchorCtr="0">
                          <a:spAutoFit/>
                        </wps:bodyPr>
                      </wps:wsp>
                      <wps:wsp>
                        <wps:cNvPr id="75" name="Надпись 2"/>
                        <wps:cNvSpPr txBox="1">
                          <a:spLocks noChangeArrowheads="1"/>
                        </wps:cNvSpPr>
                        <wps:spPr bwMode="auto">
                          <a:xfrm>
                            <a:off x="4490187" y="200025"/>
                            <a:ext cx="1035049" cy="247014"/>
                          </a:xfrm>
                          <a:prstGeom prst="rect">
                            <a:avLst/>
                          </a:prstGeom>
                          <a:noFill/>
                          <a:ln w="9525">
                            <a:noFill/>
                            <a:miter lim="800000"/>
                            <a:headEnd/>
                            <a:tailEnd/>
                          </a:ln>
                        </wps:spPr>
                        <wps:txbx>
                          <w:txbxContent>
                            <w:p w14:paraId="6F63302C" w14:textId="77777777" w:rsidR="00530D84" w:rsidRPr="009E34E0" w:rsidRDefault="00530D84" w:rsidP="00C602C5">
                              <w:pPr>
                                <w:rPr>
                                  <w:sz w:val="20"/>
                                  <w:szCs w:val="20"/>
                                </w:rPr>
                              </w:pPr>
                              <w:r w:rsidRPr="009E34E0">
                                <w:rPr>
                                  <w:sz w:val="20"/>
                                  <w:szCs w:val="20"/>
                                  <w:lang w:val="ru"/>
                                </w:rPr>
                                <w:t>Calquence+G</w:t>
                              </w:r>
                            </w:p>
                          </w:txbxContent>
                        </wps:txbx>
                        <wps:bodyPr rot="0" vert="horz" wrap="square" anchor="t" anchorCtr="0">
                          <a:spAutoFit/>
                        </wps:bodyPr>
                      </wps:wsp>
                      <wps:wsp>
                        <wps:cNvPr id="76" name="Надпись 2"/>
                        <wps:cNvSpPr txBox="1">
                          <a:spLocks noChangeArrowheads="1"/>
                        </wps:cNvSpPr>
                        <wps:spPr bwMode="auto">
                          <a:xfrm>
                            <a:off x="5279457" y="785662"/>
                            <a:ext cx="808421" cy="257424"/>
                          </a:xfrm>
                          <a:prstGeom prst="rect">
                            <a:avLst/>
                          </a:prstGeom>
                          <a:noFill/>
                          <a:ln w="9525">
                            <a:noFill/>
                            <a:miter lim="800000"/>
                            <a:headEnd/>
                            <a:tailEnd/>
                          </a:ln>
                        </wps:spPr>
                        <wps:txbx>
                          <w:txbxContent>
                            <w:p w14:paraId="57E7F8A2" w14:textId="77777777" w:rsidR="00530D84" w:rsidRPr="009E34E0" w:rsidRDefault="00530D84" w:rsidP="00C602C5">
                              <w:pPr>
                                <w:rPr>
                                  <w:sz w:val="20"/>
                                  <w:szCs w:val="20"/>
                                </w:rPr>
                              </w:pPr>
                              <w:r w:rsidRPr="009E34E0">
                                <w:rPr>
                                  <w:sz w:val="20"/>
                                  <w:szCs w:val="20"/>
                                  <w:lang w:val="ru"/>
                                </w:rPr>
                                <w:t>Калквенс</w:t>
                              </w:r>
                            </w:p>
                          </w:txbxContent>
                        </wps:txbx>
                        <wps:bodyPr rot="0" vert="horz" wrap="square" anchor="t" anchorCtr="0">
                          <a:noAutofit/>
                        </wps:bodyPr>
                      </wps:wsp>
                      <wps:wsp>
                        <wps:cNvPr id="77" name="Надпись 2"/>
                        <wps:cNvSpPr txBox="1">
                          <a:spLocks noChangeArrowheads="1"/>
                        </wps:cNvSpPr>
                        <wps:spPr bwMode="auto">
                          <a:xfrm>
                            <a:off x="0" y="914040"/>
                            <a:ext cx="484504" cy="1400809"/>
                          </a:xfrm>
                          <a:prstGeom prst="rect">
                            <a:avLst/>
                          </a:prstGeom>
                          <a:noFill/>
                          <a:ln w="9525">
                            <a:noFill/>
                            <a:miter lim="800000"/>
                            <a:headEnd/>
                            <a:tailEnd/>
                          </a:ln>
                        </wps:spPr>
                        <wps:txbx>
                          <w:txbxContent>
                            <w:p w14:paraId="4B94B957" w14:textId="77777777" w:rsidR="00530D84" w:rsidRPr="009E34E0" w:rsidRDefault="00530D84" w:rsidP="00C602C5">
                              <w:pPr>
                                <w:rPr>
                                  <w:sz w:val="20"/>
                                  <w:szCs w:val="20"/>
                                </w:rPr>
                              </w:pPr>
                              <w:r w:rsidRPr="009E34E0">
                                <w:rPr>
                                  <w:sz w:val="20"/>
                                  <w:szCs w:val="20"/>
                                  <w:lang w:val="ru"/>
                                </w:rPr>
                                <w:t>Выживаемость без прогрессирования (%)</w:t>
                              </w:r>
                            </w:p>
                          </w:txbxContent>
                        </wps:txbx>
                        <wps:bodyPr rot="0" vert="vert270" wrap="square" anchor="t" anchorCtr="0">
                          <a:spAutoFit/>
                        </wps:bodyPr>
                      </wps:wsp>
                    </wpg:wgp>
                  </a:graphicData>
                </a:graphic>
              </wp:inline>
            </w:drawing>
          </mc:Choice>
          <mc:Fallback>
            <w:pict>
              <v:group w14:anchorId="04A3F153" id="Группа 72" o:spid="_x0000_s1146" style="width:489.75pt;height:254.2pt;mso-position-horizontal-relative:char;mso-position-vertical-relative:line" coordsize="62198,322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&#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2gAIAQEAAD8A/fy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">
                <v:shape id="Picutre 1" o:spid="_x0000_s1147" type="#_x0000_t75" style="position:absolute;left:2000;width:60198;height:30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">
                  <v:imagedata r:id="rId61" o:title=""/>
                </v:shape>
                <v:shape id="Надпись 2" o:spid="_x0000_s1148" type="#_x0000_t202" style="position:absolute;left:23336;top:29813;width:22771;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" filled="f" stroked="f">
                  <v:textbox style="mso-fit-shape-to-text:t">
                    <w:txbxContent>
                      <w:p w14:paraId="2ED63F07" w14:textId="77777777" w:rsidR="00530D84" w:rsidRPr="009E34E0" w:rsidRDefault="00530D84" w:rsidP="00C602C5">
                        <w:pPr>
                          <w:rPr>
                            <w:sz w:val="20"/>
                            <w:szCs w:val="20"/>
                          </w:rPr>
                        </w:pPr>
                        <w:r w:rsidRPr="009E34E0">
                          <w:rPr>
                            <w:sz w:val="20"/>
                            <w:szCs w:val="20"/>
                            <w:lang w:val="ru"/>
                          </w:rPr>
                          <w:t>Время от рандомизации (месяцы)</w:t>
                        </w:r>
                      </w:p>
                    </w:txbxContent>
                  </v:textbox>
                </v:shape>
                <v:shape id="Надпись 2" o:spid="_x0000_s1149" type="#_x0000_t202" style="position:absolute;left:44901;top:2000;width:10351;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" filled="f" stroked="f">
                  <v:textbox style="mso-fit-shape-to-text:t">
                    <w:txbxContent>
                      <w:p w14:paraId="6F63302C" w14:textId="77777777" w:rsidR="00530D84" w:rsidRPr="009E34E0" w:rsidRDefault="00530D84" w:rsidP="00C602C5">
                        <w:pPr>
                          <w:rPr>
                            <w:sz w:val="20"/>
                            <w:szCs w:val="20"/>
                          </w:rPr>
                        </w:pPr>
                        <w:r w:rsidRPr="009E34E0">
                          <w:rPr>
                            <w:sz w:val="20"/>
                            <w:szCs w:val="20"/>
                            <w:lang w:val="ru"/>
                          </w:rPr>
                          <w:t>Calquence+G</w:t>
                        </w:r>
                      </w:p>
                    </w:txbxContent>
                  </v:textbox>
                </v:shape>
                <v:shape id="Надпись 2" o:spid="_x0000_s1150" type="#_x0000_t202" style="position:absolute;left:52794;top:7856;width:8084;height:2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" filled="f" stroked="f">
                  <v:textbox>
                    <w:txbxContent>
                      <w:p w14:paraId="57E7F8A2" w14:textId="77777777" w:rsidR="00530D84" w:rsidRPr="009E34E0" w:rsidRDefault="00530D84" w:rsidP="00C602C5">
                        <w:pPr>
                          <w:rPr>
                            <w:sz w:val="20"/>
                            <w:szCs w:val="20"/>
                          </w:rPr>
                        </w:pPr>
                        <w:r w:rsidRPr="009E34E0">
                          <w:rPr>
                            <w:sz w:val="20"/>
                            <w:szCs w:val="20"/>
                            <w:lang w:val="ru"/>
                          </w:rPr>
                          <w:t>Калквенс</w:t>
                        </w:r>
                      </w:p>
                    </w:txbxContent>
                  </v:textbox>
                </v:shape>
                <v:shape id="Надпись 2" o:spid="_x0000_s1151" type="#_x0000_t202" style="position:absolute;top:9140;width:4845;height:14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" filled="f" stroked="f">
                  <v:textbox style="layout-flow:vertical;mso-layout-flow-alt:bottom-to-top;mso-fit-shape-to-text:t">
                    <w:txbxContent>
                      <w:p w14:paraId="4B94B957" w14:textId="77777777" w:rsidR="00530D84" w:rsidRPr="009E34E0" w:rsidRDefault="00530D84" w:rsidP="00C602C5">
                        <w:pPr>
                          <w:rPr>
                            <w:sz w:val="20"/>
                            <w:szCs w:val="20"/>
                          </w:rPr>
                        </w:pPr>
                        <w:r w:rsidRPr="009E34E0">
                          <w:rPr>
                            <w:sz w:val="20"/>
                            <w:szCs w:val="20"/>
                            <w:lang w:val="ru"/>
                          </w:rPr>
                          <w:t>Выживаемость без прогрессирования (%)</w:t>
                        </w:r>
                      </w:p>
                    </w:txbxContent>
                  </v:textbox>
                </v:shape>
                <w10:anchorlock/>
              </v:group>
            </w:pict>
          </mc:Fallback>
        </mc:AlternateContent>
      </w:r>
    </w:p>
    <w:p w14:paraId="7114126F" w14:textId="77777777" w:rsidR="00C602C5" w:rsidRPr="001200DB" w:rsidRDefault="00C602C5" w:rsidP="00C602C5">
      <w:pPr>
        <w:rPr>
          <w:sz w:val="20"/>
          <w:szCs w:val="20"/>
        </w:rPr>
      </w:pPr>
    </w:p>
    <w:p w14:paraId="2A142F60" w14:textId="77777777" w:rsidR="00C602C5" w:rsidRPr="00080C23" w:rsidRDefault="00C602C5" w:rsidP="00C602C5">
      <w:pPr>
        <w:pStyle w:val="af5"/>
        <w:keepNext/>
        <w:rPr>
          <w:b w:val="0"/>
          <w:sz w:val="20"/>
        </w:rPr>
      </w:pPr>
      <w:r w:rsidRPr="00080C23">
        <w:rPr>
          <w:sz w:val="20"/>
        </w:rPr>
        <w:lastRenderedPageBreak/>
        <w:t>Примечание:</w:t>
      </w:r>
    </w:p>
    <w:p w14:paraId="636A43E0" w14:textId="77777777" w:rsidR="00C602C5" w:rsidRPr="002256A9" w:rsidRDefault="00C602C5" w:rsidP="00C602C5">
      <w:pPr>
        <w:pStyle w:val="af5"/>
        <w:keepNext/>
        <w:rPr>
          <w:b w:val="0"/>
          <w:sz w:val="20"/>
        </w:rPr>
      </w:pPr>
      <w:r w:rsidRPr="002256A9">
        <w:rPr>
          <w:b w:val="0"/>
          <w:sz w:val="20"/>
          <w:lang w:val="ru"/>
        </w:rPr>
        <w:t>Количество пациентов в группе риска.</w:t>
      </w:r>
    </w:p>
    <w:tbl>
      <w:tblPr>
        <w:tblOverlap w:val="never"/>
        <w:tblW w:w="5000" w:type="pct"/>
        <w:tblBorders>
          <w:top w:val="single" w:sz="4" w:space="0" w:color="auto"/>
          <w:left w:val="single" w:sz="4" w:space="0" w:color="auto"/>
          <w:bottom w:val="single" w:sz="4" w:space="0" w:color="auto"/>
          <w:right w:val="single" w:sz="4" w:space="0" w:color="auto"/>
        </w:tblBorders>
        <w:tblCellMar>
          <w:left w:w="10" w:type="dxa"/>
          <w:right w:w="10" w:type="dxa"/>
        </w:tblCellMar>
        <w:tblLook w:val="0000" w:firstRow="0" w:lastRow="0" w:firstColumn="0" w:lastColumn="0" w:noHBand="0" w:noVBand="0"/>
      </w:tblPr>
      <w:tblGrid>
        <w:gridCol w:w="1593"/>
        <w:gridCol w:w="577"/>
        <w:gridCol w:w="577"/>
        <w:gridCol w:w="578"/>
        <w:gridCol w:w="578"/>
        <w:gridCol w:w="578"/>
        <w:gridCol w:w="578"/>
        <w:gridCol w:w="578"/>
        <w:gridCol w:w="578"/>
        <w:gridCol w:w="578"/>
        <w:gridCol w:w="578"/>
        <w:gridCol w:w="492"/>
        <w:gridCol w:w="486"/>
        <w:gridCol w:w="492"/>
        <w:gridCol w:w="505"/>
      </w:tblGrid>
      <w:tr w:rsidR="00C602C5" w:rsidRPr="00080C23" w14:paraId="6D265FFF" w14:textId="77777777" w:rsidTr="008670F3">
        <w:trPr>
          <w:trHeight w:val="20"/>
        </w:trPr>
        <w:tc>
          <w:tcPr>
            <w:tcW w:w="853" w:type="pct"/>
            <w:shd w:val="clear" w:color="auto" w:fill="FFFFFF"/>
            <w:vAlign w:val="center"/>
          </w:tcPr>
          <w:p w14:paraId="7EBAC595" w14:textId="77777777" w:rsidR="00C602C5" w:rsidRPr="00080C23" w:rsidRDefault="00C602C5" w:rsidP="008670F3">
            <w:pPr>
              <w:ind w:left="57" w:right="57"/>
              <w:jc w:val="center"/>
              <w:rPr>
                <w:sz w:val="20"/>
                <w:szCs w:val="20"/>
              </w:rPr>
            </w:pPr>
            <w:r w:rsidRPr="00080C23">
              <w:rPr>
                <w:sz w:val="20"/>
                <w:szCs w:val="20"/>
                <w:lang w:val="ru"/>
              </w:rPr>
              <w:t>Месяц</w:t>
            </w:r>
          </w:p>
        </w:tc>
        <w:tc>
          <w:tcPr>
            <w:tcW w:w="309" w:type="pct"/>
            <w:shd w:val="clear" w:color="auto" w:fill="FFFFFF"/>
            <w:vAlign w:val="center"/>
          </w:tcPr>
          <w:p w14:paraId="5E3AE3D5" w14:textId="77777777" w:rsidR="00C602C5" w:rsidRPr="00080C23" w:rsidRDefault="00C602C5" w:rsidP="008670F3">
            <w:pPr>
              <w:ind w:left="57" w:right="57"/>
              <w:jc w:val="center"/>
              <w:rPr>
                <w:sz w:val="20"/>
                <w:szCs w:val="20"/>
              </w:rPr>
            </w:pPr>
            <w:r w:rsidRPr="00080C23">
              <w:rPr>
                <w:sz w:val="20"/>
                <w:szCs w:val="20"/>
                <w:lang w:val="ru"/>
              </w:rPr>
              <w:t>0</w:t>
            </w:r>
          </w:p>
        </w:tc>
        <w:tc>
          <w:tcPr>
            <w:tcW w:w="309" w:type="pct"/>
            <w:shd w:val="clear" w:color="auto" w:fill="FFFFFF"/>
            <w:vAlign w:val="center"/>
          </w:tcPr>
          <w:p w14:paraId="14434237" w14:textId="77777777" w:rsidR="00C602C5" w:rsidRPr="00080C23" w:rsidRDefault="00C602C5" w:rsidP="008670F3">
            <w:pPr>
              <w:ind w:left="57" w:right="57"/>
              <w:jc w:val="center"/>
              <w:rPr>
                <w:sz w:val="20"/>
                <w:szCs w:val="20"/>
              </w:rPr>
            </w:pPr>
            <w:r w:rsidRPr="00080C23">
              <w:rPr>
                <w:sz w:val="20"/>
                <w:szCs w:val="20"/>
                <w:lang w:val="ru"/>
              </w:rPr>
              <w:t>3</w:t>
            </w:r>
          </w:p>
        </w:tc>
        <w:tc>
          <w:tcPr>
            <w:tcW w:w="309" w:type="pct"/>
            <w:shd w:val="clear" w:color="auto" w:fill="FFFFFF"/>
            <w:vAlign w:val="center"/>
          </w:tcPr>
          <w:p w14:paraId="734FF7AB" w14:textId="77777777" w:rsidR="00C602C5" w:rsidRPr="00080C23" w:rsidRDefault="00C602C5" w:rsidP="008670F3">
            <w:pPr>
              <w:ind w:left="57" w:right="57"/>
              <w:jc w:val="center"/>
              <w:rPr>
                <w:sz w:val="20"/>
                <w:szCs w:val="20"/>
              </w:rPr>
            </w:pPr>
            <w:r w:rsidRPr="00080C23">
              <w:rPr>
                <w:sz w:val="20"/>
                <w:szCs w:val="20"/>
                <w:lang w:val="ru"/>
              </w:rPr>
              <w:t>6</w:t>
            </w:r>
          </w:p>
        </w:tc>
        <w:tc>
          <w:tcPr>
            <w:tcW w:w="309" w:type="pct"/>
            <w:shd w:val="clear" w:color="auto" w:fill="FFFFFF"/>
            <w:vAlign w:val="center"/>
          </w:tcPr>
          <w:p w14:paraId="5DDD4418" w14:textId="77777777" w:rsidR="00C602C5" w:rsidRPr="00080C23" w:rsidRDefault="00C602C5" w:rsidP="008670F3">
            <w:pPr>
              <w:ind w:left="57" w:right="57"/>
              <w:jc w:val="center"/>
              <w:rPr>
                <w:sz w:val="20"/>
                <w:szCs w:val="20"/>
              </w:rPr>
            </w:pPr>
            <w:r w:rsidRPr="00080C23">
              <w:rPr>
                <w:sz w:val="20"/>
                <w:szCs w:val="20"/>
                <w:lang w:val="ru"/>
              </w:rPr>
              <w:t>9</w:t>
            </w:r>
          </w:p>
        </w:tc>
        <w:tc>
          <w:tcPr>
            <w:tcW w:w="309" w:type="pct"/>
            <w:shd w:val="clear" w:color="auto" w:fill="FFFFFF"/>
            <w:vAlign w:val="center"/>
          </w:tcPr>
          <w:p w14:paraId="0C8A38FE" w14:textId="77777777" w:rsidR="00C602C5" w:rsidRPr="00080C23" w:rsidRDefault="00C602C5" w:rsidP="008670F3">
            <w:pPr>
              <w:ind w:left="57" w:right="57"/>
              <w:jc w:val="center"/>
              <w:rPr>
                <w:sz w:val="20"/>
                <w:szCs w:val="20"/>
              </w:rPr>
            </w:pPr>
            <w:r w:rsidRPr="00080C23">
              <w:rPr>
                <w:sz w:val="20"/>
                <w:szCs w:val="20"/>
                <w:lang w:val="ru"/>
              </w:rPr>
              <w:t>12</w:t>
            </w:r>
          </w:p>
        </w:tc>
        <w:tc>
          <w:tcPr>
            <w:tcW w:w="309" w:type="pct"/>
            <w:shd w:val="clear" w:color="auto" w:fill="FFFFFF"/>
            <w:vAlign w:val="center"/>
          </w:tcPr>
          <w:p w14:paraId="2DB92DCF" w14:textId="77777777" w:rsidR="00C602C5" w:rsidRPr="00080C23" w:rsidRDefault="00C602C5" w:rsidP="008670F3">
            <w:pPr>
              <w:ind w:left="57" w:right="57"/>
              <w:jc w:val="center"/>
              <w:rPr>
                <w:sz w:val="20"/>
                <w:szCs w:val="20"/>
              </w:rPr>
            </w:pPr>
            <w:r w:rsidRPr="00080C23">
              <w:rPr>
                <w:sz w:val="20"/>
                <w:szCs w:val="20"/>
                <w:lang w:val="ru"/>
              </w:rPr>
              <w:t>15</w:t>
            </w:r>
          </w:p>
        </w:tc>
        <w:tc>
          <w:tcPr>
            <w:tcW w:w="309" w:type="pct"/>
            <w:shd w:val="clear" w:color="auto" w:fill="FFFFFF"/>
            <w:vAlign w:val="center"/>
          </w:tcPr>
          <w:p w14:paraId="341F2741" w14:textId="77777777" w:rsidR="00C602C5" w:rsidRPr="00080C23" w:rsidRDefault="00C602C5" w:rsidP="008670F3">
            <w:pPr>
              <w:ind w:left="57" w:right="57"/>
              <w:jc w:val="center"/>
              <w:rPr>
                <w:sz w:val="20"/>
                <w:szCs w:val="20"/>
              </w:rPr>
            </w:pPr>
            <w:r w:rsidRPr="00080C23">
              <w:rPr>
                <w:sz w:val="20"/>
                <w:szCs w:val="20"/>
                <w:lang w:val="ru"/>
              </w:rPr>
              <w:t>18</w:t>
            </w:r>
          </w:p>
        </w:tc>
        <w:tc>
          <w:tcPr>
            <w:tcW w:w="309" w:type="pct"/>
            <w:shd w:val="clear" w:color="auto" w:fill="FFFFFF"/>
            <w:vAlign w:val="center"/>
          </w:tcPr>
          <w:p w14:paraId="2A31C646" w14:textId="77777777" w:rsidR="00C602C5" w:rsidRPr="00080C23" w:rsidRDefault="00C602C5" w:rsidP="008670F3">
            <w:pPr>
              <w:ind w:left="57" w:right="57"/>
              <w:jc w:val="center"/>
              <w:rPr>
                <w:sz w:val="20"/>
                <w:szCs w:val="20"/>
              </w:rPr>
            </w:pPr>
            <w:r w:rsidRPr="00080C23">
              <w:rPr>
                <w:sz w:val="20"/>
                <w:szCs w:val="20"/>
                <w:lang w:val="ru"/>
              </w:rPr>
              <w:t>21</w:t>
            </w:r>
          </w:p>
        </w:tc>
        <w:tc>
          <w:tcPr>
            <w:tcW w:w="309" w:type="pct"/>
            <w:shd w:val="clear" w:color="auto" w:fill="FFFFFF"/>
            <w:vAlign w:val="center"/>
          </w:tcPr>
          <w:p w14:paraId="52904737" w14:textId="77777777" w:rsidR="00C602C5" w:rsidRPr="00080C23" w:rsidRDefault="00C602C5" w:rsidP="008670F3">
            <w:pPr>
              <w:ind w:left="57" w:right="57"/>
              <w:jc w:val="center"/>
              <w:rPr>
                <w:sz w:val="20"/>
                <w:szCs w:val="20"/>
              </w:rPr>
            </w:pPr>
            <w:r w:rsidRPr="00080C23">
              <w:rPr>
                <w:sz w:val="20"/>
                <w:szCs w:val="20"/>
                <w:lang w:val="ru"/>
              </w:rPr>
              <w:t>24</w:t>
            </w:r>
          </w:p>
        </w:tc>
        <w:tc>
          <w:tcPr>
            <w:tcW w:w="309" w:type="pct"/>
            <w:shd w:val="clear" w:color="auto" w:fill="FFFFFF"/>
            <w:vAlign w:val="center"/>
          </w:tcPr>
          <w:p w14:paraId="0408F661" w14:textId="77777777" w:rsidR="00C602C5" w:rsidRPr="00080C23" w:rsidRDefault="00C602C5" w:rsidP="008670F3">
            <w:pPr>
              <w:ind w:left="57" w:right="57"/>
              <w:jc w:val="center"/>
              <w:rPr>
                <w:sz w:val="20"/>
                <w:szCs w:val="20"/>
              </w:rPr>
            </w:pPr>
            <w:r w:rsidRPr="00080C23">
              <w:rPr>
                <w:sz w:val="20"/>
                <w:szCs w:val="20"/>
                <w:lang w:val="ru"/>
              </w:rPr>
              <w:t>27</w:t>
            </w:r>
          </w:p>
        </w:tc>
        <w:tc>
          <w:tcPr>
            <w:tcW w:w="263" w:type="pct"/>
            <w:shd w:val="clear" w:color="auto" w:fill="FFFFFF"/>
            <w:vAlign w:val="center"/>
          </w:tcPr>
          <w:p w14:paraId="66E0A234" w14:textId="77777777" w:rsidR="00C602C5" w:rsidRPr="00080C23" w:rsidRDefault="00C602C5" w:rsidP="008670F3">
            <w:pPr>
              <w:ind w:left="57" w:right="57"/>
              <w:jc w:val="center"/>
              <w:rPr>
                <w:sz w:val="20"/>
                <w:szCs w:val="20"/>
              </w:rPr>
            </w:pPr>
            <w:r w:rsidRPr="00080C23">
              <w:rPr>
                <w:sz w:val="20"/>
                <w:szCs w:val="20"/>
                <w:lang w:val="ru"/>
              </w:rPr>
              <w:t>30</w:t>
            </w:r>
          </w:p>
        </w:tc>
        <w:tc>
          <w:tcPr>
            <w:tcW w:w="260" w:type="pct"/>
            <w:shd w:val="clear" w:color="auto" w:fill="FFFFFF"/>
            <w:vAlign w:val="center"/>
          </w:tcPr>
          <w:p w14:paraId="52BBA338" w14:textId="77777777" w:rsidR="00C602C5" w:rsidRPr="00080C23" w:rsidRDefault="00C602C5" w:rsidP="008670F3">
            <w:pPr>
              <w:ind w:left="57" w:right="57"/>
              <w:jc w:val="center"/>
              <w:rPr>
                <w:sz w:val="20"/>
                <w:szCs w:val="20"/>
              </w:rPr>
            </w:pPr>
            <w:r w:rsidRPr="00080C23">
              <w:rPr>
                <w:sz w:val="20"/>
                <w:szCs w:val="20"/>
                <w:lang w:val="ru"/>
              </w:rPr>
              <w:t>33</w:t>
            </w:r>
          </w:p>
        </w:tc>
        <w:tc>
          <w:tcPr>
            <w:tcW w:w="263" w:type="pct"/>
            <w:shd w:val="clear" w:color="auto" w:fill="FFFFFF"/>
            <w:vAlign w:val="center"/>
          </w:tcPr>
          <w:p w14:paraId="03717EA1" w14:textId="77777777" w:rsidR="00C602C5" w:rsidRPr="00080C23" w:rsidRDefault="00C602C5" w:rsidP="008670F3">
            <w:pPr>
              <w:ind w:left="57" w:right="57"/>
              <w:jc w:val="center"/>
              <w:rPr>
                <w:sz w:val="20"/>
                <w:szCs w:val="20"/>
              </w:rPr>
            </w:pPr>
            <w:r w:rsidRPr="00080C23">
              <w:rPr>
                <w:sz w:val="20"/>
                <w:szCs w:val="20"/>
                <w:lang w:val="ru"/>
              </w:rPr>
              <w:t>36</w:t>
            </w:r>
          </w:p>
        </w:tc>
        <w:tc>
          <w:tcPr>
            <w:tcW w:w="270" w:type="pct"/>
            <w:shd w:val="clear" w:color="auto" w:fill="FFFFFF"/>
            <w:vAlign w:val="center"/>
          </w:tcPr>
          <w:p w14:paraId="34138D74" w14:textId="77777777" w:rsidR="00C602C5" w:rsidRPr="00080C23" w:rsidRDefault="00C602C5" w:rsidP="008670F3">
            <w:pPr>
              <w:ind w:left="57" w:right="57"/>
              <w:jc w:val="center"/>
              <w:rPr>
                <w:sz w:val="20"/>
                <w:szCs w:val="20"/>
              </w:rPr>
            </w:pPr>
            <w:r w:rsidRPr="00080C23">
              <w:rPr>
                <w:sz w:val="20"/>
                <w:szCs w:val="20"/>
                <w:lang w:val="ru"/>
              </w:rPr>
              <w:t>39</w:t>
            </w:r>
          </w:p>
        </w:tc>
      </w:tr>
      <w:tr w:rsidR="00C602C5" w:rsidRPr="00080C23" w14:paraId="5C797912" w14:textId="77777777" w:rsidTr="008670F3">
        <w:trPr>
          <w:trHeight w:val="20"/>
        </w:trPr>
        <w:tc>
          <w:tcPr>
            <w:tcW w:w="853" w:type="pct"/>
            <w:shd w:val="clear" w:color="auto" w:fill="FFFFFF"/>
            <w:vAlign w:val="center"/>
          </w:tcPr>
          <w:p w14:paraId="743DB710" w14:textId="77777777" w:rsidR="00C602C5" w:rsidRPr="00080C23" w:rsidRDefault="00C602C5" w:rsidP="008670F3">
            <w:pPr>
              <w:ind w:left="57" w:right="57"/>
              <w:jc w:val="center"/>
              <w:rPr>
                <w:sz w:val="20"/>
                <w:szCs w:val="20"/>
              </w:rPr>
            </w:pPr>
            <w:r w:rsidRPr="00080C23">
              <w:rPr>
                <w:sz w:val="20"/>
                <w:szCs w:val="20"/>
                <w:lang w:val="ru"/>
              </w:rPr>
              <w:t>Калквенс</w:t>
            </w:r>
          </w:p>
        </w:tc>
        <w:tc>
          <w:tcPr>
            <w:tcW w:w="309" w:type="pct"/>
            <w:shd w:val="clear" w:color="auto" w:fill="FFFFFF"/>
            <w:vAlign w:val="center"/>
          </w:tcPr>
          <w:p w14:paraId="7EA4E3B5" w14:textId="77777777" w:rsidR="00C602C5" w:rsidRPr="00080C23" w:rsidRDefault="00C602C5" w:rsidP="008670F3">
            <w:pPr>
              <w:ind w:left="57" w:right="57"/>
              <w:jc w:val="center"/>
              <w:rPr>
                <w:sz w:val="20"/>
                <w:szCs w:val="20"/>
              </w:rPr>
            </w:pPr>
            <w:r w:rsidRPr="00080C23">
              <w:rPr>
                <w:sz w:val="20"/>
                <w:szCs w:val="20"/>
                <w:lang w:val="ru"/>
              </w:rPr>
              <w:t>179</w:t>
            </w:r>
          </w:p>
        </w:tc>
        <w:tc>
          <w:tcPr>
            <w:tcW w:w="309" w:type="pct"/>
            <w:shd w:val="clear" w:color="auto" w:fill="FFFFFF"/>
            <w:vAlign w:val="center"/>
          </w:tcPr>
          <w:p w14:paraId="16C0A38C" w14:textId="77777777" w:rsidR="00C602C5" w:rsidRPr="00080C23" w:rsidRDefault="00C602C5" w:rsidP="008670F3">
            <w:pPr>
              <w:ind w:left="57" w:right="57"/>
              <w:jc w:val="center"/>
              <w:rPr>
                <w:sz w:val="20"/>
                <w:szCs w:val="20"/>
              </w:rPr>
            </w:pPr>
            <w:r w:rsidRPr="00080C23">
              <w:rPr>
                <w:sz w:val="20"/>
                <w:szCs w:val="20"/>
                <w:lang w:val="ru"/>
              </w:rPr>
              <w:t>166</w:t>
            </w:r>
          </w:p>
        </w:tc>
        <w:tc>
          <w:tcPr>
            <w:tcW w:w="309" w:type="pct"/>
            <w:shd w:val="clear" w:color="auto" w:fill="FFFFFF"/>
            <w:vAlign w:val="center"/>
          </w:tcPr>
          <w:p w14:paraId="774EF105" w14:textId="77777777" w:rsidR="00C602C5" w:rsidRPr="00080C23" w:rsidRDefault="00C602C5" w:rsidP="008670F3">
            <w:pPr>
              <w:ind w:left="57" w:right="57"/>
              <w:jc w:val="center"/>
              <w:rPr>
                <w:sz w:val="20"/>
                <w:szCs w:val="20"/>
              </w:rPr>
            </w:pPr>
            <w:r w:rsidRPr="00080C23">
              <w:rPr>
                <w:sz w:val="20"/>
                <w:szCs w:val="20"/>
                <w:lang w:val="ru"/>
              </w:rPr>
              <w:t>161</w:t>
            </w:r>
          </w:p>
        </w:tc>
        <w:tc>
          <w:tcPr>
            <w:tcW w:w="309" w:type="pct"/>
            <w:shd w:val="clear" w:color="auto" w:fill="FFFFFF"/>
            <w:vAlign w:val="center"/>
          </w:tcPr>
          <w:p w14:paraId="2A8151BE" w14:textId="77777777" w:rsidR="00C602C5" w:rsidRPr="00080C23" w:rsidRDefault="00C602C5" w:rsidP="008670F3">
            <w:pPr>
              <w:ind w:left="57" w:right="57"/>
              <w:jc w:val="center"/>
              <w:rPr>
                <w:sz w:val="20"/>
                <w:szCs w:val="20"/>
              </w:rPr>
            </w:pPr>
            <w:r w:rsidRPr="00080C23">
              <w:rPr>
                <w:sz w:val="20"/>
                <w:szCs w:val="20"/>
                <w:lang w:val="ru"/>
              </w:rPr>
              <w:t>157</w:t>
            </w:r>
          </w:p>
        </w:tc>
        <w:tc>
          <w:tcPr>
            <w:tcW w:w="309" w:type="pct"/>
            <w:shd w:val="clear" w:color="auto" w:fill="FFFFFF"/>
            <w:vAlign w:val="center"/>
          </w:tcPr>
          <w:p w14:paraId="3E29A27E" w14:textId="77777777" w:rsidR="00C602C5" w:rsidRPr="00080C23" w:rsidRDefault="00C602C5" w:rsidP="008670F3">
            <w:pPr>
              <w:ind w:left="57" w:right="57"/>
              <w:jc w:val="center"/>
              <w:rPr>
                <w:sz w:val="20"/>
                <w:szCs w:val="20"/>
              </w:rPr>
            </w:pPr>
            <w:r w:rsidRPr="00080C23">
              <w:rPr>
                <w:sz w:val="20"/>
                <w:szCs w:val="20"/>
                <w:lang w:val="ru"/>
              </w:rPr>
              <w:t>153</w:t>
            </w:r>
          </w:p>
        </w:tc>
        <w:tc>
          <w:tcPr>
            <w:tcW w:w="309" w:type="pct"/>
            <w:shd w:val="clear" w:color="auto" w:fill="FFFFFF"/>
            <w:vAlign w:val="center"/>
          </w:tcPr>
          <w:p w14:paraId="5E4B85A7" w14:textId="77777777" w:rsidR="00C602C5" w:rsidRPr="00080C23" w:rsidRDefault="00C602C5" w:rsidP="008670F3">
            <w:pPr>
              <w:ind w:left="57" w:right="57"/>
              <w:jc w:val="center"/>
              <w:rPr>
                <w:sz w:val="20"/>
                <w:szCs w:val="20"/>
              </w:rPr>
            </w:pPr>
            <w:r w:rsidRPr="00080C23">
              <w:rPr>
                <w:sz w:val="20"/>
                <w:szCs w:val="20"/>
                <w:lang w:val="ru"/>
              </w:rPr>
              <w:t>150</w:t>
            </w:r>
          </w:p>
        </w:tc>
        <w:tc>
          <w:tcPr>
            <w:tcW w:w="309" w:type="pct"/>
            <w:shd w:val="clear" w:color="auto" w:fill="FFFFFF"/>
            <w:vAlign w:val="center"/>
          </w:tcPr>
          <w:p w14:paraId="12533542" w14:textId="77777777" w:rsidR="00C602C5" w:rsidRPr="00080C23" w:rsidRDefault="00C602C5" w:rsidP="008670F3">
            <w:pPr>
              <w:ind w:left="57" w:right="57"/>
              <w:jc w:val="center"/>
              <w:rPr>
                <w:sz w:val="20"/>
                <w:szCs w:val="20"/>
              </w:rPr>
            </w:pPr>
            <w:r w:rsidRPr="00080C23">
              <w:rPr>
                <w:sz w:val="20"/>
                <w:szCs w:val="20"/>
                <w:lang w:val="ru"/>
              </w:rPr>
              <w:t>148</w:t>
            </w:r>
          </w:p>
        </w:tc>
        <w:tc>
          <w:tcPr>
            <w:tcW w:w="309" w:type="pct"/>
            <w:shd w:val="clear" w:color="auto" w:fill="FFFFFF"/>
            <w:vAlign w:val="center"/>
          </w:tcPr>
          <w:p w14:paraId="1D2ED36F" w14:textId="77777777" w:rsidR="00C602C5" w:rsidRPr="00080C23" w:rsidRDefault="00C602C5" w:rsidP="008670F3">
            <w:pPr>
              <w:ind w:left="57" w:right="57"/>
              <w:jc w:val="center"/>
              <w:rPr>
                <w:sz w:val="20"/>
                <w:szCs w:val="20"/>
              </w:rPr>
            </w:pPr>
            <w:r w:rsidRPr="00080C23">
              <w:rPr>
                <w:sz w:val="20"/>
                <w:szCs w:val="20"/>
                <w:lang w:val="ru"/>
              </w:rPr>
              <w:t>147</w:t>
            </w:r>
          </w:p>
        </w:tc>
        <w:tc>
          <w:tcPr>
            <w:tcW w:w="309" w:type="pct"/>
            <w:shd w:val="clear" w:color="auto" w:fill="FFFFFF"/>
            <w:vAlign w:val="center"/>
          </w:tcPr>
          <w:p w14:paraId="2872147B" w14:textId="77777777" w:rsidR="00C602C5" w:rsidRPr="00080C23" w:rsidRDefault="00C602C5" w:rsidP="008670F3">
            <w:pPr>
              <w:ind w:left="57" w:right="57"/>
              <w:jc w:val="center"/>
              <w:rPr>
                <w:sz w:val="20"/>
                <w:szCs w:val="20"/>
              </w:rPr>
            </w:pPr>
            <w:r w:rsidRPr="00080C23">
              <w:rPr>
                <w:sz w:val="20"/>
                <w:szCs w:val="20"/>
                <w:lang w:val="ru"/>
              </w:rPr>
              <w:t>103</w:t>
            </w:r>
          </w:p>
        </w:tc>
        <w:tc>
          <w:tcPr>
            <w:tcW w:w="309" w:type="pct"/>
            <w:shd w:val="clear" w:color="auto" w:fill="FFFFFF"/>
            <w:vAlign w:val="center"/>
          </w:tcPr>
          <w:p w14:paraId="3B886D47" w14:textId="77777777" w:rsidR="00C602C5" w:rsidRPr="00080C23" w:rsidRDefault="00C602C5" w:rsidP="008670F3">
            <w:pPr>
              <w:ind w:left="57" w:right="57"/>
              <w:jc w:val="center"/>
              <w:rPr>
                <w:sz w:val="20"/>
                <w:szCs w:val="20"/>
              </w:rPr>
            </w:pPr>
            <w:r w:rsidRPr="00080C23">
              <w:rPr>
                <w:sz w:val="20"/>
                <w:szCs w:val="20"/>
                <w:lang w:val="ru"/>
              </w:rPr>
              <w:t>94</w:t>
            </w:r>
          </w:p>
        </w:tc>
        <w:tc>
          <w:tcPr>
            <w:tcW w:w="263" w:type="pct"/>
            <w:shd w:val="clear" w:color="auto" w:fill="FFFFFF"/>
            <w:vAlign w:val="center"/>
          </w:tcPr>
          <w:p w14:paraId="7BD51847" w14:textId="77777777" w:rsidR="00C602C5" w:rsidRPr="00080C23" w:rsidRDefault="00C602C5" w:rsidP="008670F3">
            <w:pPr>
              <w:ind w:left="57" w:right="57"/>
              <w:jc w:val="center"/>
              <w:rPr>
                <w:sz w:val="20"/>
                <w:szCs w:val="20"/>
              </w:rPr>
            </w:pPr>
            <w:r w:rsidRPr="00080C23">
              <w:rPr>
                <w:sz w:val="20"/>
                <w:szCs w:val="20"/>
                <w:lang w:val="ru"/>
              </w:rPr>
              <w:t>43</w:t>
            </w:r>
          </w:p>
        </w:tc>
        <w:tc>
          <w:tcPr>
            <w:tcW w:w="260" w:type="pct"/>
            <w:shd w:val="clear" w:color="auto" w:fill="FFFFFF"/>
            <w:vAlign w:val="center"/>
          </w:tcPr>
          <w:p w14:paraId="391153AE" w14:textId="77777777" w:rsidR="00C602C5" w:rsidRPr="00080C23" w:rsidRDefault="00C602C5" w:rsidP="008670F3">
            <w:pPr>
              <w:ind w:left="57" w:right="57"/>
              <w:jc w:val="center"/>
              <w:rPr>
                <w:sz w:val="20"/>
                <w:szCs w:val="20"/>
              </w:rPr>
            </w:pPr>
            <w:r w:rsidRPr="00080C23">
              <w:rPr>
                <w:sz w:val="20"/>
                <w:szCs w:val="20"/>
                <w:lang w:val="ru"/>
              </w:rPr>
              <w:t>40</w:t>
            </w:r>
          </w:p>
        </w:tc>
        <w:tc>
          <w:tcPr>
            <w:tcW w:w="263" w:type="pct"/>
            <w:shd w:val="clear" w:color="auto" w:fill="FFFFFF"/>
            <w:vAlign w:val="center"/>
          </w:tcPr>
          <w:p w14:paraId="68C405A9" w14:textId="77777777" w:rsidR="00C602C5" w:rsidRPr="00080C23" w:rsidRDefault="00C602C5" w:rsidP="008670F3">
            <w:pPr>
              <w:ind w:left="57" w:right="57"/>
              <w:jc w:val="center"/>
              <w:rPr>
                <w:sz w:val="20"/>
                <w:szCs w:val="20"/>
              </w:rPr>
            </w:pPr>
            <w:r w:rsidRPr="00080C23">
              <w:rPr>
                <w:sz w:val="20"/>
                <w:szCs w:val="20"/>
                <w:lang w:val="ru"/>
              </w:rPr>
              <w:t>4</w:t>
            </w:r>
          </w:p>
        </w:tc>
        <w:tc>
          <w:tcPr>
            <w:tcW w:w="270" w:type="pct"/>
            <w:shd w:val="clear" w:color="auto" w:fill="FFFFFF"/>
            <w:vAlign w:val="center"/>
          </w:tcPr>
          <w:p w14:paraId="431A213A" w14:textId="77777777" w:rsidR="00C602C5" w:rsidRPr="00080C23" w:rsidRDefault="00C602C5" w:rsidP="008670F3">
            <w:pPr>
              <w:ind w:left="57" w:right="57"/>
              <w:jc w:val="center"/>
              <w:rPr>
                <w:sz w:val="20"/>
                <w:szCs w:val="20"/>
              </w:rPr>
            </w:pPr>
            <w:r w:rsidRPr="00080C23">
              <w:rPr>
                <w:sz w:val="20"/>
                <w:szCs w:val="20"/>
                <w:lang w:val="ru"/>
              </w:rPr>
              <w:t>3</w:t>
            </w:r>
          </w:p>
        </w:tc>
      </w:tr>
      <w:tr w:rsidR="00C602C5" w:rsidRPr="00080C23" w14:paraId="429704A1" w14:textId="77777777" w:rsidTr="008670F3">
        <w:trPr>
          <w:trHeight w:val="20"/>
        </w:trPr>
        <w:tc>
          <w:tcPr>
            <w:tcW w:w="853" w:type="pct"/>
            <w:shd w:val="clear" w:color="auto" w:fill="FFFFFF"/>
            <w:vAlign w:val="center"/>
          </w:tcPr>
          <w:p w14:paraId="3B26A0EC" w14:textId="77777777" w:rsidR="00C602C5" w:rsidRPr="00080C23" w:rsidRDefault="00C602C5" w:rsidP="008670F3">
            <w:pPr>
              <w:ind w:left="57" w:right="57"/>
              <w:jc w:val="center"/>
              <w:rPr>
                <w:sz w:val="20"/>
                <w:szCs w:val="20"/>
              </w:rPr>
            </w:pPr>
            <w:r w:rsidRPr="00080C23">
              <w:rPr>
                <w:sz w:val="20"/>
                <w:szCs w:val="20"/>
                <w:lang w:val="ru"/>
              </w:rPr>
              <w:t>Calquence+G</w:t>
            </w:r>
          </w:p>
        </w:tc>
        <w:tc>
          <w:tcPr>
            <w:tcW w:w="309" w:type="pct"/>
            <w:shd w:val="clear" w:color="auto" w:fill="FFFFFF"/>
            <w:vAlign w:val="center"/>
          </w:tcPr>
          <w:p w14:paraId="53F86177" w14:textId="77777777" w:rsidR="00C602C5" w:rsidRPr="00080C23" w:rsidRDefault="00C602C5" w:rsidP="008670F3">
            <w:pPr>
              <w:ind w:left="57" w:right="57"/>
              <w:jc w:val="center"/>
              <w:rPr>
                <w:sz w:val="20"/>
                <w:szCs w:val="20"/>
              </w:rPr>
            </w:pPr>
            <w:r w:rsidRPr="00080C23">
              <w:rPr>
                <w:sz w:val="20"/>
                <w:szCs w:val="20"/>
                <w:lang w:val="ru"/>
              </w:rPr>
              <w:t>179</w:t>
            </w:r>
          </w:p>
        </w:tc>
        <w:tc>
          <w:tcPr>
            <w:tcW w:w="309" w:type="pct"/>
            <w:shd w:val="clear" w:color="auto" w:fill="FFFFFF"/>
            <w:vAlign w:val="center"/>
          </w:tcPr>
          <w:p w14:paraId="7ABFE300" w14:textId="77777777" w:rsidR="00C602C5" w:rsidRPr="00080C23" w:rsidRDefault="00C602C5" w:rsidP="008670F3">
            <w:pPr>
              <w:ind w:left="57" w:right="57"/>
              <w:jc w:val="center"/>
              <w:rPr>
                <w:sz w:val="20"/>
                <w:szCs w:val="20"/>
              </w:rPr>
            </w:pPr>
            <w:r w:rsidRPr="00080C23">
              <w:rPr>
                <w:sz w:val="20"/>
                <w:szCs w:val="20"/>
                <w:lang w:val="ru"/>
              </w:rPr>
              <w:t>176</w:t>
            </w:r>
          </w:p>
        </w:tc>
        <w:tc>
          <w:tcPr>
            <w:tcW w:w="309" w:type="pct"/>
            <w:shd w:val="clear" w:color="auto" w:fill="FFFFFF"/>
            <w:vAlign w:val="center"/>
          </w:tcPr>
          <w:p w14:paraId="2E746FDC" w14:textId="77777777" w:rsidR="00C602C5" w:rsidRPr="00080C23" w:rsidRDefault="00C602C5" w:rsidP="008670F3">
            <w:pPr>
              <w:ind w:left="57" w:right="57"/>
              <w:jc w:val="center"/>
              <w:rPr>
                <w:sz w:val="20"/>
                <w:szCs w:val="20"/>
              </w:rPr>
            </w:pPr>
            <w:r w:rsidRPr="00080C23">
              <w:rPr>
                <w:sz w:val="20"/>
                <w:szCs w:val="20"/>
                <w:lang w:val="ru"/>
              </w:rPr>
              <w:t>170</w:t>
            </w:r>
          </w:p>
        </w:tc>
        <w:tc>
          <w:tcPr>
            <w:tcW w:w="309" w:type="pct"/>
            <w:shd w:val="clear" w:color="auto" w:fill="FFFFFF"/>
            <w:vAlign w:val="center"/>
          </w:tcPr>
          <w:p w14:paraId="43F42450" w14:textId="77777777" w:rsidR="00C602C5" w:rsidRPr="00080C23" w:rsidRDefault="00C602C5" w:rsidP="008670F3">
            <w:pPr>
              <w:ind w:left="57" w:right="57"/>
              <w:jc w:val="center"/>
              <w:rPr>
                <w:sz w:val="20"/>
                <w:szCs w:val="20"/>
              </w:rPr>
            </w:pPr>
            <w:r w:rsidRPr="00080C23">
              <w:rPr>
                <w:sz w:val="20"/>
                <w:szCs w:val="20"/>
                <w:lang w:val="ru"/>
              </w:rPr>
              <w:t>168</w:t>
            </w:r>
          </w:p>
        </w:tc>
        <w:tc>
          <w:tcPr>
            <w:tcW w:w="309" w:type="pct"/>
            <w:shd w:val="clear" w:color="auto" w:fill="FFFFFF"/>
            <w:vAlign w:val="center"/>
          </w:tcPr>
          <w:p w14:paraId="0821DF4B" w14:textId="77777777" w:rsidR="00C602C5" w:rsidRPr="00080C23" w:rsidRDefault="00C602C5" w:rsidP="008670F3">
            <w:pPr>
              <w:ind w:left="57" w:right="57"/>
              <w:jc w:val="center"/>
              <w:rPr>
                <w:sz w:val="20"/>
                <w:szCs w:val="20"/>
              </w:rPr>
            </w:pPr>
            <w:r w:rsidRPr="00080C23">
              <w:rPr>
                <w:sz w:val="20"/>
                <w:szCs w:val="20"/>
                <w:lang w:val="ru"/>
              </w:rPr>
              <w:t>163</w:t>
            </w:r>
          </w:p>
        </w:tc>
        <w:tc>
          <w:tcPr>
            <w:tcW w:w="309" w:type="pct"/>
            <w:shd w:val="clear" w:color="auto" w:fill="FFFFFF"/>
            <w:vAlign w:val="center"/>
          </w:tcPr>
          <w:p w14:paraId="167FE5A3" w14:textId="77777777" w:rsidR="00C602C5" w:rsidRPr="00080C23" w:rsidRDefault="00C602C5" w:rsidP="008670F3">
            <w:pPr>
              <w:ind w:left="57" w:right="57"/>
              <w:jc w:val="center"/>
              <w:rPr>
                <w:sz w:val="20"/>
                <w:szCs w:val="20"/>
              </w:rPr>
            </w:pPr>
            <w:r w:rsidRPr="00080C23">
              <w:rPr>
                <w:sz w:val="20"/>
                <w:szCs w:val="20"/>
                <w:lang w:val="ru"/>
              </w:rPr>
              <w:t>160</w:t>
            </w:r>
          </w:p>
        </w:tc>
        <w:tc>
          <w:tcPr>
            <w:tcW w:w="309" w:type="pct"/>
            <w:shd w:val="clear" w:color="auto" w:fill="FFFFFF"/>
            <w:vAlign w:val="center"/>
          </w:tcPr>
          <w:p w14:paraId="43996A31" w14:textId="77777777" w:rsidR="00C602C5" w:rsidRPr="00080C23" w:rsidRDefault="00C602C5" w:rsidP="008670F3">
            <w:pPr>
              <w:ind w:left="57" w:right="57"/>
              <w:jc w:val="center"/>
              <w:rPr>
                <w:sz w:val="20"/>
                <w:szCs w:val="20"/>
              </w:rPr>
            </w:pPr>
            <w:r w:rsidRPr="00080C23">
              <w:rPr>
                <w:sz w:val="20"/>
                <w:szCs w:val="20"/>
                <w:lang w:val="ru"/>
              </w:rPr>
              <w:t>159</w:t>
            </w:r>
          </w:p>
        </w:tc>
        <w:tc>
          <w:tcPr>
            <w:tcW w:w="309" w:type="pct"/>
            <w:shd w:val="clear" w:color="auto" w:fill="FFFFFF"/>
            <w:vAlign w:val="center"/>
          </w:tcPr>
          <w:p w14:paraId="6F8BBAAE" w14:textId="77777777" w:rsidR="00C602C5" w:rsidRPr="00080C23" w:rsidRDefault="00C602C5" w:rsidP="008670F3">
            <w:pPr>
              <w:ind w:left="57" w:right="57"/>
              <w:jc w:val="center"/>
              <w:rPr>
                <w:sz w:val="20"/>
                <w:szCs w:val="20"/>
              </w:rPr>
            </w:pPr>
            <w:r w:rsidRPr="00080C23">
              <w:rPr>
                <w:sz w:val="20"/>
                <w:szCs w:val="20"/>
                <w:lang w:val="ru"/>
              </w:rPr>
              <w:t>155</w:t>
            </w:r>
          </w:p>
        </w:tc>
        <w:tc>
          <w:tcPr>
            <w:tcW w:w="309" w:type="pct"/>
            <w:shd w:val="clear" w:color="auto" w:fill="FFFFFF"/>
            <w:vAlign w:val="center"/>
          </w:tcPr>
          <w:p w14:paraId="5E85A017" w14:textId="77777777" w:rsidR="00C602C5" w:rsidRPr="00080C23" w:rsidRDefault="00C602C5" w:rsidP="008670F3">
            <w:pPr>
              <w:ind w:left="57" w:right="57"/>
              <w:jc w:val="center"/>
              <w:rPr>
                <w:sz w:val="20"/>
                <w:szCs w:val="20"/>
              </w:rPr>
            </w:pPr>
            <w:r w:rsidRPr="00080C23">
              <w:rPr>
                <w:sz w:val="20"/>
                <w:szCs w:val="20"/>
                <w:lang w:val="ru"/>
              </w:rPr>
              <w:t>109</w:t>
            </w:r>
          </w:p>
        </w:tc>
        <w:tc>
          <w:tcPr>
            <w:tcW w:w="309" w:type="pct"/>
            <w:shd w:val="clear" w:color="auto" w:fill="FFFFFF"/>
            <w:vAlign w:val="center"/>
          </w:tcPr>
          <w:p w14:paraId="475B8E5D" w14:textId="77777777" w:rsidR="00C602C5" w:rsidRPr="00080C23" w:rsidRDefault="00C602C5" w:rsidP="008670F3">
            <w:pPr>
              <w:ind w:left="57" w:right="57"/>
              <w:jc w:val="center"/>
              <w:rPr>
                <w:sz w:val="20"/>
                <w:szCs w:val="20"/>
              </w:rPr>
            </w:pPr>
            <w:r w:rsidRPr="00080C23">
              <w:rPr>
                <w:sz w:val="20"/>
                <w:szCs w:val="20"/>
                <w:lang w:val="ru"/>
              </w:rPr>
              <w:t>104</w:t>
            </w:r>
          </w:p>
        </w:tc>
        <w:tc>
          <w:tcPr>
            <w:tcW w:w="263" w:type="pct"/>
            <w:shd w:val="clear" w:color="auto" w:fill="FFFFFF"/>
            <w:vAlign w:val="center"/>
          </w:tcPr>
          <w:p w14:paraId="1E7150DE" w14:textId="77777777" w:rsidR="00C602C5" w:rsidRPr="00080C23" w:rsidRDefault="00C602C5" w:rsidP="008670F3">
            <w:pPr>
              <w:ind w:left="57" w:right="57"/>
              <w:jc w:val="center"/>
              <w:rPr>
                <w:sz w:val="20"/>
                <w:szCs w:val="20"/>
              </w:rPr>
            </w:pPr>
            <w:r w:rsidRPr="00080C23">
              <w:rPr>
                <w:sz w:val="20"/>
                <w:szCs w:val="20"/>
                <w:lang w:val="ru"/>
              </w:rPr>
              <w:t>46</w:t>
            </w:r>
          </w:p>
        </w:tc>
        <w:tc>
          <w:tcPr>
            <w:tcW w:w="260" w:type="pct"/>
            <w:shd w:val="clear" w:color="auto" w:fill="FFFFFF"/>
            <w:vAlign w:val="center"/>
          </w:tcPr>
          <w:p w14:paraId="7C380845" w14:textId="77777777" w:rsidR="00C602C5" w:rsidRPr="00080C23" w:rsidRDefault="00C602C5" w:rsidP="008670F3">
            <w:pPr>
              <w:ind w:left="57" w:right="57"/>
              <w:jc w:val="center"/>
              <w:rPr>
                <w:sz w:val="20"/>
                <w:szCs w:val="20"/>
              </w:rPr>
            </w:pPr>
            <w:r w:rsidRPr="00080C23">
              <w:rPr>
                <w:sz w:val="20"/>
                <w:szCs w:val="20"/>
                <w:lang w:val="ru"/>
              </w:rPr>
              <w:t>41</w:t>
            </w:r>
          </w:p>
        </w:tc>
        <w:tc>
          <w:tcPr>
            <w:tcW w:w="263" w:type="pct"/>
            <w:shd w:val="clear" w:color="auto" w:fill="FFFFFF"/>
            <w:vAlign w:val="center"/>
          </w:tcPr>
          <w:p w14:paraId="0CA2450B" w14:textId="77777777" w:rsidR="00C602C5" w:rsidRPr="00080C23" w:rsidRDefault="00C602C5" w:rsidP="008670F3">
            <w:pPr>
              <w:ind w:left="57" w:right="57"/>
              <w:jc w:val="center"/>
              <w:rPr>
                <w:sz w:val="20"/>
                <w:szCs w:val="20"/>
              </w:rPr>
            </w:pPr>
            <w:r w:rsidRPr="00080C23">
              <w:rPr>
                <w:sz w:val="20"/>
                <w:szCs w:val="20"/>
                <w:lang w:val="ru"/>
              </w:rPr>
              <w:t>4</w:t>
            </w:r>
          </w:p>
        </w:tc>
        <w:tc>
          <w:tcPr>
            <w:tcW w:w="270" w:type="pct"/>
            <w:shd w:val="clear" w:color="auto" w:fill="FFFFFF"/>
            <w:vAlign w:val="center"/>
          </w:tcPr>
          <w:p w14:paraId="483F61C8" w14:textId="77777777" w:rsidR="00C602C5" w:rsidRPr="00080C23" w:rsidRDefault="00C602C5" w:rsidP="008670F3">
            <w:pPr>
              <w:ind w:left="57" w:right="57"/>
              <w:jc w:val="center"/>
              <w:rPr>
                <w:sz w:val="20"/>
                <w:szCs w:val="20"/>
              </w:rPr>
            </w:pPr>
            <w:r w:rsidRPr="00080C23">
              <w:rPr>
                <w:sz w:val="20"/>
                <w:szCs w:val="20"/>
                <w:lang w:val="ru"/>
              </w:rPr>
              <w:t>2</w:t>
            </w:r>
          </w:p>
        </w:tc>
      </w:tr>
      <w:tr w:rsidR="00C602C5" w:rsidRPr="00080C23" w14:paraId="74B37FA1" w14:textId="77777777" w:rsidTr="008670F3">
        <w:trPr>
          <w:trHeight w:val="20"/>
        </w:trPr>
        <w:tc>
          <w:tcPr>
            <w:tcW w:w="853" w:type="pct"/>
            <w:shd w:val="clear" w:color="auto" w:fill="FFFFFF"/>
            <w:vAlign w:val="center"/>
          </w:tcPr>
          <w:p w14:paraId="36997F90" w14:textId="77777777" w:rsidR="00C602C5" w:rsidRPr="00080C23" w:rsidRDefault="00C602C5" w:rsidP="008670F3">
            <w:pPr>
              <w:ind w:left="57" w:right="57"/>
              <w:jc w:val="center"/>
              <w:rPr>
                <w:sz w:val="20"/>
                <w:szCs w:val="20"/>
              </w:rPr>
            </w:pPr>
            <w:r w:rsidRPr="00080C23">
              <w:rPr>
                <w:sz w:val="20"/>
                <w:szCs w:val="20"/>
                <w:lang w:val="ru"/>
              </w:rPr>
              <w:t>GClb</w:t>
            </w:r>
          </w:p>
        </w:tc>
        <w:tc>
          <w:tcPr>
            <w:tcW w:w="309" w:type="pct"/>
            <w:shd w:val="clear" w:color="auto" w:fill="FFFFFF"/>
            <w:vAlign w:val="center"/>
          </w:tcPr>
          <w:p w14:paraId="39BF8071" w14:textId="77777777" w:rsidR="00C602C5" w:rsidRPr="00080C23" w:rsidRDefault="00C602C5" w:rsidP="008670F3">
            <w:pPr>
              <w:ind w:left="57" w:right="57"/>
              <w:jc w:val="center"/>
              <w:rPr>
                <w:sz w:val="20"/>
                <w:szCs w:val="20"/>
              </w:rPr>
            </w:pPr>
            <w:r w:rsidRPr="00080C23">
              <w:rPr>
                <w:sz w:val="20"/>
                <w:szCs w:val="20"/>
                <w:lang w:val="ru"/>
              </w:rPr>
              <w:t>177</w:t>
            </w:r>
          </w:p>
        </w:tc>
        <w:tc>
          <w:tcPr>
            <w:tcW w:w="309" w:type="pct"/>
            <w:shd w:val="clear" w:color="auto" w:fill="FFFFFF"/>
            <w:vAlign w:val="center"/>
          </w:tcPr>
          <w:p w14:paraId="02AF53AF" w14:textId="77777777" w:rsidR="00C602C5" w:rsidRPr="00080C23" w:rsidRDefault="00C602C5" w:rsidP="008670F3">
            <w:pPr>
              <w:ind w:left="57" w:right="57"/>
              <w:jc w:val="center"/>
              <w:rPr>
                <w:sz w:val="20"/>
                <w:szCs w:val="20"/>
              </w:rPr>
            </w:pPr>
            <w:r w:rsidRPr="00080C23">
              <w:rPr>
                <w:sz w:val="20"/>
                <w:szCs w:val="20"/>
                <w:lang w:val="ru"/>
              </w:rPr>
              <w:t>162</w:t>
            </w:r>
          </w:p>
        </w:tc>
        <w:tc>
          <w:tcPr>
            <w:tcW w:w="309" w:type="pct"/>
            <w:shd w:val="clear" w:color="auto" w:fill="FFFFFF"/>
            <w:vAlign w:val="center"/>
          </w:tcPr>
          <w:p w14:paraId="1B2A11E1" w14:textId="77777777" w:rsidR="00C602C5" w:rsidRPr="00080C23" w:rsidRDefault="00C602C5" w:rsidP="008670F3">
            <w:pPr>
              <w:ind w:left="57" w:right="57"/>
              <w:jc w:val="center"/>
              <w:rPr>
                <w:sz w:val="20"/>
                <w:szCs w:val="20"/>
              </w:rPr>
            </w:pPr>
            <w:r w:rsidRPr="00080C23">
              <w:rPr>
                <w:sz w:val="20"/>
                <w:szCs w:val="20"/>
                <w:lang w:val="ru"/>
              </w:rPr>
              <w:t>157</w:t>
            </w:r>
          </w:p>
        </w:tc>
        <w:tc>
          <w:tcPr>
            <w:tcW w:w="309" w:type="pct"/>
            <w:shd w:val="clear" w:color="auto" w:fill="FFFFFF"/>
            <w:vAlign w:val="center"/>
          </w:tcPr>
          <w:p w14:paraId="37FCAC26" w14:textId="77777777" w:rsidR="00C602C5" w:rsidRPr="00080C23" w:rsidRDefault="00C602C5" w:rsidP="008670F3">
            <w:pPr>
              <w:ind w:left="57" w:right="57"/>
              <w:jc w:val="center"/>
              <w:rPr>
                <w:sz w:val="20"/>
                <w:szCs w:val="20"/>
              </w:rPr>
            </w:pPr>
            <w:r w:rsidRPr="00080C23">
              <w:rPr>
                <w:sz w:val="20"/>
                <w:szCs w:val="20"/>
                <w:lang w:val="ru"/>
              </w:rPr>
              <w:t>151</w:t>
            </w:r>
          </w:p>
        </w:tc>
        <w:tc>
          <w:tcPr>
            <w:tcW w:w="309" w:type="pct"/>
            <w:shd w:val="clear" w:color="auto" w:fill="FFFFFF"/>
            <w:vAlign w:val="center"/>
          </w:tcPr>
          <w:p w14:paraId="7364FC40" w14:textId="77777777" w:rsidR="00C602C5" w:rsidRPr="00080C23" w:rsidRDefault="00C602C5" w:rsidP="008670F3">
            <w:pPr>
              <w:ind w:left="57" w:right="57"/>
              <w:jc w:val="center"/>
              <w:rPr>
                <w:sz w:val="20"/>
                <w:szCs w:val="20"/>
              </w:rPr>
            </w:pPr>
            <w:r w:rsidRPr="00080C23">
              <w:rPr>
                <w:sz w:val="20"/>
                <w:szCs w:val="20"/>
                <w:lang w:val="ru"/>
              </w:rPr>
              <w:t>136</w:t>
            </w:r>
          </w:p>
        </w:tc>
        <w:tc>
          <w:tcPr>
            <w:tcW w:w="309" w:type="pct"/>
            <w:shd w:val="clear" w:color="auto" w:fill="FFFFFF"/>
            <w:vAlign w:val="center"/>
          </w:tcPr>
          <w:p w14:paraId="042E2A46" w14:textId="77777777" w:rsidR="00C602C5" w:rsidRPr="00080C23" w:rsidRDefault="00C602C5" w:rsidP="008670F3">
            <w:pPr>
              <w:ind w:left="57" w:right="57"/>
              <w:jc w:val="center"/>
              <w:rPr>
                <w:sz w:val="20"/>
                <w:szCs w:val="20"/>
              </w:rPr>
            </w:pPr>
            <w:r w:rsidRPr="00080C23">
              <w:rPr>
                <w:sz w:val="20"/>
                <w:szCs w:val="20"/>
                <w:lang w:val="ru"/>
              </w:rPr>
              <w:t>113</w:t>
            </w:r>
          </w:p>
        </w:tc>
        <w:tc>
          <w:tcPr>
            <w:tcW w:w="309" w:type="pct"/>
            <w:shd w:val="clear" w:color="auto" w:fill="FFFFFF"/>
            <w:vAlign w:val="center"/>
          </w:tcPr>
          <w:p w14:paraId="7A187F31" w14:textId="77777777" w:rsidR="00C602C5" w:rsidRPr="00080C23" w:rsidRDefault="00C602C5" w:rsidP="008670F3">
            <w:pPr>
              <w:ind w:left="57" w:right="57"/>
              <w:jc w:val="center"/>
              <w:rPr>
                <w:sz w:val="20"/>
                <w:szCs w:val="20"/>
              </w:rPr>
            </w:pPr>
            <w:r w:rsidRPr="00080C23">
              <w:rPr>
                <w:sz w:val="20"/>
                <w:szCs w:val="20"/>
                <w:lang w:val="ru"/>
              </w:rPr>
              <w:t>102</w:t>
            </w:r>
          </w:p>
        </w:tc>
        <w:tc>
          <w:tcPr>
            <w:tcW w:w="309" w:type="pct"/>
            <w:shd w:val="clear" w:color="auto" w:fill="FFFFFF"/>
            <w:vAlign w:val="center"/>
          </w:tcPr>
          <w:p w14:paraId="18D46ABF" w14:textId="77777777" w:rsidR="00C602C5" w:rsidRPr="00080C23" w:rsidRDefault="00C602C5" w:rsidP="008670F3">
            <w:pPr>
              <w:ind w:left="57" w:right="57"/>
              <w:jc w:val="center"/>
              <w:rPr>
                <w:sz w:val="20"/>
                <w:szCs w:val="20"/>
              </w:rPr>
            </w:pPr>
            <w:r w:rsidRPr="00080C23">
              <w:rPr>
                <w:sz w:val="20"/>
                <w:szCs w:val="20"/>
                <w:lang w:val="ru"/>
              </w:rPr>
              <w:t>86</w:t>
            </w:r>
          </w:p>
        </w:tc>
        <w:tc>
          <w:tcPr>
            <w:tcW w:w="309" w:type="pct"/>
            <w:shd w:val="clear" w:color="auto" w:fill="FFFFFF"/>
            <w:vAlign w:val="center"/>
          </w:tcPr>
          <w:p w14:paraId="280FE340" w14:textId="77777777" w:rsidR="00C602C5" w:rsidRPr="00080C23" w:rsidRDefault="00C602C5" w:rsidP="008670F3">
            <w:pPr>
              <w:ind w:left="57" w:right="57"/>
              <w:jc w:val="center"/>
              <w:rPr>
                <w:sz w:val="20"/>
                <w:szCs w:val="20"/>
              </w:rPr>
            </w:pPr>
            <w:r w:rsidRPr="00080C23">
              <w:rPr>
                <w:sz w:val="20"/>
                <w:szCs w:val="20"/>
                <w:lang w:val="ru"/>
              </w:rPr>
              <w:t>46</w:t>
            </w:r>
          </w:p>
        </w:tc>
        <w:tc>
          <w:tcPr>
            <w:tcW w:w="309" w:type="pct"/>
            <w:shd w:val="clear" w:color="auto" w:fill="FFFFFF"/>
            <w:vAlign w:val="center"/>
          </w:tcPr>
          <w:p w14:paraId="048DDB21" w14:textId="77777777" w:rsidR="00C602C5" w:rsidRPr="00080C23" w:rsidRDefault="00C602C5" w:rsidP="008670F3">
            <w:pPr>
              <w:ind w:left="57" w:right="57"/>
              <w:jc w:val="center"/>
              <w:rPr>
                <w:sz w:val="20"/>
                <w:szCs w:val="20"/>
              </w:rPr>
            </w:pPr>
            <w:r w:rsidRPr="00080C23">
              <w:rPr>
                <w:sz w:val="20"/>
                <w:szCs w:val="20"/>
                <w:lang w:val="ru"/>
              </w:rPr>
              <w:t>41</w:t>
            </w:r>
          </w:p>
        </w:tc>
        <w:tc>
          <w:tcPr>
            <w:tcW w:w="263" w:type="pct"/>
            <w:shd w:val="clear" w:color="auto" w:fill="FFFFFF"/>
            <w:vAlign w:val="center"/>
          </w:tcPr>
          <w:p w14:paraId="511C4266" w14:textId="77777777" w:rsidR="00C602C5" w:rsidRPr="00080C23" w:rsidRDefault="00C602C5" w:rsidP="008670F3">
            <w:pPr>
              <w:ind w:left="57" w:right="57"/>
              <w:jc w:val="center"/>
              <w:rPr>
                <w:sz w:val="20"/>
                <w:szCs w:val="20"/>
              </w:rPr>
            </w:pPr>
            <w:r w:rsidRPr="00080C23">
              <w:rPr>
                <w:sz w:val="20"/>
                <w:szCs w:val="20"/>
                <w:lang w:val="ru"/>
              </w:rPr>
              <w:t>13</w:t>
            </w:r>
          </w:p>
        </w:tc>
        <w:tc>
          <w:tcPr>
            <w:tcW w:w="260" w:type="pct"/>
            <w:shd w:val="clear" w:color="auto" w:fill="FFFFFF"/>
            <w:vAlign w:val="center"/>
          </w:tcPr>
          <w:p w14:paraId="442C32D9" w14:textId="77777777" w:rsidR="00C602C5" w:rsidRPr="00080C23" w:rsidRDefault="00C602C5" w:rsidP="008670F3">
            <w:pPr>
              <w:ind w:left="57" w:right="57"/>
              <w:jc w:val="center"/>
              <w:rPr>
                <w:sz w:val="20"/>
                <w:szCs w:val="20"/>
              </w:rPr>
            </w:pPr>
            <w:r w:rsidRPr="00080C23">
              <w:rPr>
                <w:sz w:val="20"/>
                <w:szCs w:val="20"/>
                <w:lang w:val="ru"/>
              </w:rPr>
              <w:t>13</w:t>
            </w:r>
          </w:p>
        </w:tc>
        <w:tc>
          <w:tcPr>
            <w:tcW w:w="263" w:type="pct"/>
            <w:shd w:val="clear" w:color="auto" w:fill="FFFFFF"/>
            <w:vAlign w:val="center"/>
          </w:tcPr>
          <w:p w14:paraId="6EA788F8" w14:textId="77777777" w:rsidR="00C602C5" w:rsidRPr="00080C23" w:rsidRDefault="00C602C5" w:rsidP="008670F3">
            <w:pPr>
              <w:ind w:left="57" w:right="57"/>
              <w:jc w:val="center"/>
              <w:rPr>
                <w:sz w:val="20"/>
                <w:szCs w:val="20"/>
              </w:rPr>
            </w:pPr>
            <w:r w:rsidRPr="00080C23">
              <w:rPr>
                <w:sz w:val="20"/>
                <w:szCs w:val="20"/>
                <w:lang w:val="ru"/>
              </w:rPr>
              <w:t>3</w:t>
            </w:r>
          </w:p>
        </w:tc>
        <w:tc>
          <w:tcPr>
            <w:tcW w:w="270" w:type="pct"/>
            <w:shd w:val="clear" w:color="auto" w:fill="FFFFFF"/>
            <w:vAlign w:val="center"/>
          </w:tcPr>
          <w:p w14:paraId="2C3E7FA4" w14:textId="77777777" w:rsidR="00C602C5" w:rsidRPr="00080C23" w:rsidRDefault="00C602C5" w:rsidP="008670F3">
            <w:pPr>
              <w:ind w:left="57" w:right="57"/>
              <w:jc w:val="center"/>
              <w:rPr>
                <w:sz w:val="20"/>
                <w:szCs w:val="20"/>
              </w:rPr>
            </w:pPr>
            <w:r w:rsidRPr="00080C23">
              <w:rPr>
                <w:sz w:val="20"/>
                <w:szCs w:val="20"/>
                <w:lang w:val="ru"/>
              </w:rPr>
              <w:t>2</w:t>
            </w:r>
          </w:p>
        </w:tc>
      </w:tr>
    </w:tbl>
    <w:p w14:paraId="25344784" w14:textId="77777777" w:rsidR="00C602C5" w:rsidRPr="00080C23" w:rsidRDefault="00C602C5" w:rsidP="00C602C5">
      <w:pPr>
        <w:rPr>
          <w:sz w:val="20"/>
          <w:szCs w:val="20"/>
        </w:rPr>
      </w:pPr>
    </w:p>
    <w:p w14:paraId="5D99D772" w14:textId="56CDE254" w:rsidR="002256A9" w:rsidRDefault="002256A9" w:rsidP="002256A9">
      <w:pPr>
        <w:pStyle w:val="af5"/>
        <w:keepNext/>
      </w:pPr>
      <w:bookmarkStart w:id="388" w:name="_Toc159973376"/>
      <w:r>
        <w:t xml:space="preserve">Таблица </w:t>
      </w:r>
      <w:fldSimple w:instr=" STYLEREF 1 \s ">
        <w:r w:rsidR="008260B3">
          <w:rPr>
            <w:noProof/>
          </w:rPr>
          <w:t>4</w:t>
        </w:r>
      </w:fldSimple>
      <w:r w:rsidR="008260B3">
        <w:noBreakHyphen/>
      </w:r>
      <w:fldSimple w:instr=" SEQ Таблица \* ARABIC \s 1 ">
        <w:r w:rsidR="008260B3">
          <w:rPr>
            <w:noProof/>
          </w:rPr>
          <w:t>4</w:t>
        </w:r>
      </w:fldSimple>
      <w:r>
        <w:t>.</w:t>
      </w:r>
      <w:r w:rsidRPr="002256A9">
        <w:rPr>
          <w:bCs w:val="0"/>
          <w:lang w:val="ru"/>
        </w:rPr>
        <w:t xml:space="preserve"> </w:t>
      </w:r>
      <w:r w:rsidRPr="002256A9">
        <w:rPr>
          <w:b w:val="0"/>
          <w:bCs w:val="0"/>
          <w:lang w:val="ru"/>
        </w:rPr>
        <w:t>Анализ в подгруппах по показателю ВБП (исследование ELEVATE-TN).</w:t>
      </w:r>
      <w:bookmarkEnd w:id="388"/>
    </w:p>
    <w:tbl>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563"/>
        <w:gridCol w:w="546"/>
        <w:gridCol w:w="1180"/>
        <w:gridCol w:w="2295"/>
        <w:gridCol w:w="1037"/>
        <w:gridCol w:w="1316"/>
        <w:gridCol w:w="1409"/>
      </w:tblGrid>
      <w:tr w:rsidR="00C602C5" w:rsidRPr="001200DB" w14:paraId="1D639ED7" w14:textId="77777777" w:rsidTr="008670F3">
        <w:trPr>
          <w:trHeight w:val="20"/>
          <w:tblHeader/>
        </w:trPr>
        <w:tc>
          <w:tcPr>
            <w:tcW w:w="836" w:type="pct"/>
            <w:vMerge w:val="restart"/>
            <w:shd w:val="clear" w:color="auto" w:fill="D9D9D9" w:themeFill="background1" w:themeFillShade="D9"/>
          </w:tcPr>
          <w:p w14:paraId="0FF33804" w14:textId="77777777" w:rsidR="00C602C5" w:rsidRPr="001200DB" w:rsidRDefault="00C602C5" w:rsidP="008670F3">
            <w:pPr>
              <w:ind w:left="57" w:right="57"/>
              <w:jc w:val="center"/>
              <w:rPr>
                <w:sz w:val="20"/>
                <w:szCs w:val="20"/>
              </w:rPr>
            </w:pPr>
          </w:p>
        </w:tc>
        <w:tc>
          <w:tcPr>
            <w:tcW w:w="2151" w:type="pct"/>
            <w:gridSpan w:val="3"/>
            <w:shd w:val="clear" w:color="auto" w:fill="D9D9D9" w:themeFill="background1" w:themeFillShade="D9"/>
          </w:tcPr>
          <w:p w14:paraId="00B8A42F" w14:textId="77777777" w:rsidR="00C602C5" w:rsidRPr="001200DB" w:rsidRDefault="00C602C5" w:rsidP="008670F3">
            <w:pPr>
              <w:ind w:left="57" w:right="57"/>
              <w:jc w:val="center"/>
              <w:rPr>
                <w:sz w:val="20"/>
                <w:szCs w:val="20"/>
              </w:rPr>
            </w:pPr>
            <w:r w:rsidRPr="001200DB">
              <w:rPr>
                <w:b/>
                <w:bCs/>
                <w:sz w:val="20"/>
                <w:szCs w:val="20"/>
                <w:lang w:val="ru"/>
              </w:rPr>
              <w:t>Монотерапия препаратом Калквенс</w:t>
            </w:r>
          </w:p>
        </w:tc>
        <w:tc>
          <w:tcPr>
            <w:tcW w:w="2013" w:type="pct"/>
            <w:gridSpan w:val="3"/>
            <w:shd w:val="clear" w:color="auto" w:fill="D9D9D9" w:themeFill="background1" w:themeFillShade="D9"/>
          </w:tcPr>
          <w:p w14:paraId="467F516D" w14:textId="77777777" w:rsidR="00C602C5" w:rsidRPr="001200DB" w:rsidRDefault="00C602C5" w:rsidP="008670F3">
            <w:pPr>
              <w:ind w:left="57" w:right="57"/>
              <w:jc w:val="center"/>
              <w:rPr>
                <w:sz w:val="20"/>
                <w:szCs w:val="20"/>
              </w:rPr>
            </w:pPr>
            <w:r w:rsidRPr="001200DB">
              <w:rPr>
                <w:b/>
                <w:bCs/>
                <w:sz w:val="20"/>
                <w:szCs w:val="20"/>
                <w:lang w:val="ru"/>
              </w:rPr>
              <w:t>Calquence+G</w:t>
            </w:r>
          </w:p>
        </w:tc>
      </w:tr>
      <w:tr w:rsidR="00C602C5" w:rsidRPr="001200DB" w14:paraId="5099C521" w14:textId="77777777" w:rsidTr="008670F3">
        <w:trPr>
          <w:trHeight w:val="20"/>
          <w:tblHeader/>
        </w:trPr>
        <w:tc>
          <w:tcPr>
            <w:tcW w:w="836" w:type="pct"/>
            <w:vMerge/>
            <w:shd w:val="clear" w:color="auto" w:fill="D9D9D9" w:themeFill="background1" w:themeFillShade="D9"/>
          </w:tcPr>
          <w:p w14:paraId="11D14DB0" w14:textId="77777777" w:rsidR="00C602C5" w:rsidRPr="001200DB" w:rsidRDefault="00C602C5" w:rsidP="008670F3">
            <w:pPr>
              <w:ind w:left="57" w:right="57"/>
              <w:jc w:val="center"/>
              <w:rPr>
                <w:sz w:val="20"/>
                <w:szCs w:val="20"/>
              </w:rPr>
            </w:pPr>
          </w:p>
        </w:tc>
        <w:tc>
          <w:tcPr>
            <w:tcW w:w="292" w:type="pct"/>
            <w:shd w:val="clear" w:color="auto" w:fill="D9D9D9" w:themeFill="background1" w:themeFillShade="D9"/>
          </w:tcPr>
          <w:p w14:paraId="259E1987" w14:textId="77777777" w:rsidR="00C602C5" w:rsidRPr="001200DB" w:rsidRDefault="00C602C5" w:rsidP="008670F3">
            <w:pPr>
              <w:ind w:left="57" w:right="57"/>
              <w:jc w:val="center"/>
              <w:rPr>
                <w:sz w:val="20"/>
                <w:szCs w:val="20"/>
              </w:rPr>
            </w:pPr>
            <w:r w:rsidRPr="001200DB">
              <w:rPr>
                <w:b/>
                <w:bCs/>
                <w:sz w:val="20"/>
                <w:szCs w:val="20"/>
                <w:lang w:val="ru"/>
              </w:rPr>
              <w:t>N</w:t>
            </w:r>
          </w:p>
        </w:tc>
        <w:tc>
          <w:tcPr>
            <w:tcW w:w="631" w:type="pct"/>
            <w:shd w:val="clear" w:color="auto" w:fill="D9D9D9" w:themeFill="background1" w:themeFillShade="D9"/>
          </w:tcPr>
          <w:p w14:paraId="3D46198C" w14:textId="77777777" w:rsidR="00C602C5" w:rsidRPr="001200DB" w:rsidRDefault="00C602C5" w:rsidP="008670F3">
            <w:pPr>
              <w:ind w:left="57" w:right="57"/>
              <w:jc w:val="center"/>
              <w:rPr>
                <w:sz w:val="20"/>
                <w:szCs w:val="20"/>
              </w:rPr>
            </w:pPr>
            <w:r w:rsidRPr="001200DB">
              <w:rPr>
                <w:b/>
                <w:bCs/>
                <w:sz w:val="20"/>
                <w:szCs w:val="20"/>
                <w:lang w:val="ru"/>
              </w:rPr>
              <w:t>Отношение рисков</w:t>
            </w:r>
          </w:p>
        </w:tc>
        <w:tc>
          <w:tcPr>
            <w:tcW w:w="1228" w:type="pct"/>
            <w:shd w:val="clear" w:color="auto" w:fill="D9D9D9" w:themeFill="background1" w:themeFillShade="D9"/>
          </w:tcPr>
          <w:p w14:paraId="454EF0F7" w14:textId="77777777" w:rsidR="00C602C5" w:rsidRPr="001200DB" w:rsidRDefault="00C602C5" w:rsidP="008670F3">
            <w:pPr>
              <w:ind w:left="57" w:right="57"/>
              <w:jc w:val="center"/>
              <w:rPr>
                <w:sz w:val="20"/>
                <w:szCs w:val="20"/>
              </w:rPr>
            </w:pPr>
            <w:r w:rsidRPr="001200DB">
              <w:rPr>
                <w:b/>
                <w:bCs/>
                <w:sz w:val="20"/>
                <w:szCs w:val="20"/>
                <w:lang w:val="ru"/>
              </w:rPr>
              <w:t>95% ДИ</w:t>
            </w:r>
          </w:p>
        </w:tc>
        <w:tc>
          <w:tcPr>
            <w:tcW w:w="555" w:type="pct"/>
            <w:shd w:val="clear" w:color="auto" w:fill="D9D9D9" w:themeFill="background1" w:themeFillShade="D9"/>
          </w:tcPr>
          <w:p w14:paraId="007F1D29" w14:textId="77777777" w:rsidR="00C602C5" w:rsidRPr="001200DB" w:rsidRDefault="00C602C5" w:rsidP="008670F3">
            <w:pPr>
              <w:ind w:left="57" w:right="57"/>
              <w:jc w:val="center"/>
              <w:rPr>
                <w:sz w:val="20"/>
                <w:szCs w:val="20"/>
              </w:rPr>
            </w:pPr>
            <w:r w:rsidRPr="001200DB">
              <w:rPr>
                <w:b/>
                <w:bCs/>
                <w:sz w:val="20"/>
                <w:szCs w:val="20"/>
                <w:lang w:val="ru"/>
              </w:rPr>
              <w:t>N</w:t>
            </w:r>
          </w:p>
        </w:tc>
        <w:tc>
          <w:tcPr>
            <w:tcW w:w="704" w:type="pct"/>
            <w:shd w:val="clear" w:color="auto" w:fill="D9D9D9" w:themeFill="background1" w:themeFillShade="D9"/>
          </w:tcPr>
          <w:p w14:paraId="278E50D0" w14:textId="77777777" w:rsidR="00C602C5" w:rsidRPr="001200DB" w:rsidRDefault="00C602C5" w:rsidP="008670F3">
            <w:pPr>
              <w:ind w:left="57" w:right="57"/>
              <w:jc w:val="center"/>
              <w:rPr>
                <w:sz w:val="20"/>
                <w:szCs w:val="20"/>
              </w:rPr>
            </w:pPr>
            <w:r w:rsidRPr="001200DB">
              <w:rPr>
                <w:b/>
                <w:bCs/>
                <w:sz w:val="20"/>
                <w:szCs w:val="20"/>
                <w:lang w:val="ru"/>
              </w:rPr>
              <w:t>Отношение рисков</w:t>
            </w:r>
          </w:p>
        </w:tc>
        <w:tc>
          <w:tcPr>
            <w:tcW w:w="754" w:type="pct"/>
            <w:shd w:val="clear" w:color="auto" w:fill="D9D9D9" w:themeFill="background1" w:themeFillShade="D9"/>
          </w:tcPr>
          <w:p w14:paraId="19BF07C5" w14:textId="77777777" w:rsidR="00C602C5" w:rsidRPr="001200DB" w:rsidRDefault="00C602C5" w:rsidP="008670F3">
            <w:pPr>
              <w:ind w:left="57" w:right="57"/>
              <w:jc w:val="center"/>
              <w:rPr>
                <w:sz w:val="20"/>
                <w:szCs w:val="20"/>
              </w:rPr>
            </w:pPr>
            <w:r w:rsidRPr="001200DB">
              <w:rPr>
                <w:b/>
                <w:bCs/>
                <w:sz w:val="20"/>
                <w:szCs w:val="20"/>
                <w:lang w:val="ru"/>
              </w:rPr>
              <w:t>95% ДИ</w:t>
            </w:r>
          </w:p>
        </w:tc>
      </w:tr>
      <w:tr w:rsidR="00C602C5" w:rsidRPr="001200DB" w14:paraId="660F2560" w14:textId="77777777" w:rsidTr="008670F3">
        <w:trPr>
          <w:trHeight w:val="20"/>
        </w:trPr>
        <w:tc>
          <w:tcPr>
            <w:tcW w:w="836" w:type="pct"/>
            <w:shd w:val="clear" w:color="auto" w:fill="FFFFFF"/>
          </w:tcPr>
          <w:p w14:paraId="362C59CB" w14:textId="77777777" w:rsidR="00C602C5" w:rsidRPr="001200DB" w:rsidRDefault="00C602C5" w:rsidP="008670F3">
            <w:pPr>
              <w:ind w:left="57" w:right="57"/>
              <w:rPr>
                <w:sz w:val="20"/>
                <w:szCs w:val="20"/>
              </w:rPr>
            </w:pPr>
            <w:r w:rsidRPr="001200DB">
              <w:rPr>
                <w:sz w:val="20"/>
                <w:szCs w:val="20"/>
                <w:lang w:val="ru"/>
              </w:rPr>
              <w:t>Все участники</w:t>
            </w:r>
          </w:p>
        </w:tc>
        <w:tc>
          <w:tcPr>
            <w:tcW w:w="292" w:type="pct"/>
            <w:shd w:val="clear" w:color="auto" w:fill="FFFFFF"/>
          </w:tcPr>
          <w:p w14:paraId="5E7D97F6" w14:textId="77777777" w:rsidR="00C602C5" w:rsidRPr="001200DB" w:rsidRDefault="00C602C5" w:rsidP="008670F3">
            <w:pPr>
              <w:ind w:left="57" w:right="57"/>
              <w:jc w:val="center"/>
              <w:rPr>
                <w:sz w:val="20"/>
                <w:szCs w:val="20"/>
              </w:rPr>
            </w:pPr>
            <w:r w:rsidRPr="001200DB">
              <w:rPr>
                <w:sz w:val="20"/>
                <w:szCs w:val="20"/>
                <w:lang w:val="ru"/>
              </w:rPr>
              <w:t>179</w:t>
            </w:r>
          </w:p>
        </w:tc>
        <w:tc>
          <w:tcPr>
            <w:tcW w:w="631" w:type="pct"/>
            <w:shd w:val="clear" w:color="auto" w:fill="FFFFFF"/>
          </w:tcPr>
          <w:p w14:paraId="133BA2B2" w14:textId="77777777" w:rsidR="00C602C5" w:rsidRPr="001200DB" w:rsidRDefault="00C602C5" w:rsidP="008670F3">
            <w:pPr>
              <w:ind w:left="57" w:right="57"/>
              <w:jc w:val="center"/>
              <w:rPr>
                <w:sz w:val="20"/>
                <w:szCs w:val="20"/>
              </w:rPr>
            </w:pPr>
            <w:r w:rsidRPr="001200DB">
              <w:rPr>
                <w:sz w:val="20"/>
                <w:szCs w:val="20"/>
                <w:lang w:val="ru"/>
              </w:rPr>
              <w:t>0,20</w:t>
            </w:r>
          </w:p>
        </w:tc>
        <w:tc>
          <w:tcPr>
            <w:tcW w:w="1228" w:type="pct"/>
            <w:shd w:val="clear" w:color="auto" w:fill="FFFFFF"/>
          </w:tcPr>
          <w:p w14:paraId="71DD3079" w14:textId="77777777" w:rsidR="00C602C5" w:rsidRPr="001200DB" w:rsidRDefault="00C602C5" w:rsidP="008670F3">
            <w:pPr>
              <w:ind w:left="57" w:right="57"/>
              <w:jc w:val="center"/>
              <w:rPr>
                <w:sz w:val="20"/>
                <w:szCs w:val="20"/>
              </w:rPr>
            </w:pPr>
            <w:r w:rsidRPr="001200DB">
              <w:rPr>
                <w:sz w:val="20"/>
                <w:szCs w:val="20"/>
                <w:lang w:val="ru"/>
              </w:rPr>
              <w:t>(0,13, 0,30)</w:t>
            </w:r>
          </w:p>
        </w:tc>
        <w:tc>
          <w:tcPr>
            <w:tcW w:w="555" w:type="pct"/>
            <w:shd w:val="clear" w:color="auto" w:fill="FFFFFF"/>
          </w:tcPr>
          <w:p w14:paraId="4D99796F" w14:textId="77777777" w:rsidR="00C602C5" w:rsidRPr="001200DB" w:rsidRDefault="00C602C5" w:rsidP="008670F3">
            <w:pPr>
              <w:ind w:left="57" w:right="57"/>
              <w:jc w:val="center"/>
              <w:rPr>
                <w:sz w:val="20"/>
                <w:szCs w:val="20"/>
              </w:rPr>
            </w:pPr>
            <w:r w:rsidRPr="001200DB">
              <w:rPr>
                <w:sz w:val="20"/>
                <w:szCs w:val="20"/>
                <w:lang w:val="ru"/>
              </w:rPr>
              <w:t>179</w:t>
            </w:r>
          </w:p>
        </w:tc>
        <w:tc>
          <w:tcPr>
            <w:tcW w:w="704" w:type="pct"/>
            <w:shd w:val="clear" w:color="auto" w:fill="FFFFFF"/>
          </w:tcPr>
          <w:p w14:paraId="13D46B52" w14:textId="77777777" w:rsidR="00C602C5" w:rsidRPr="001200DB" w:rsidRDefault="00C602C5" w:rsidP="008670F3">
            <w:pPr>
              <w:ind w:left="57" w:right="57"/>
              <w:jc w:val="center"/>
              <w:rPr>
                <w:sz w:val="20"/>
                <w:szCs w:val="20"/>
              </w:rPr>
            </w:pPr>
            <w:r w:rsidRPr="001200DB">
              <w:rPr>
                <w:sz w:val="20"/>
                <w:szCs w:val="20"/>
                <w:lang w:val="ru"/>
              </w:rPr>
              <w:t>0,10</w:t>
            </w:r>
          </w:p>
        </w:tc>
        <w:tc>
          <w:tcPr>
            <w:tcW w:w="754" w:type="pct"/>
            <w:shd w:val="clear" w:color="auto" w:fill="FFFFFF"/>
          </w:tcPr>
          <w:p w14:paraId="5725F404" w14:textId="77777777" w:rsidR="00C602C5" w:rsidRPr="001200DB" w:rsidRDefault="00C602C5" w:rsidP="008670F3">
            <w:pPr>
              <w:ind w:left="57" w:right="57"/>
              <w:jc w:val="center"/>
              <w:rPr>
                <w:sz w:val="20"/>
                <w:szCs w:val="20"/>
              </w:rPr>
            </w:pPr>
            <w:r w:rsidRPr="001200DB">
              <w:rPr>
                <w:sz w:val="20"/>
                <w:szCs w:val="20"/>
                <w:lang w:val="ru"/>
              </w:rPr>
              <w:t>(0,06, 0,17)</w:t>
            </w:r>
          </w:p>
        </w:tc>
      </w:tr>
      <w:tr w:rsidR="00C602C5" w:rsidRPr="001200DB" w14:paraId="3A828EDC" w14:textId="77777777" w:rsidTr="008670F3">
        <w:trPr>
          <w:trHeight w:val="20"/>
        </w:trPr>
        <w:tc>
          <w:tcPr>
            <w:tcW w:w="836" w:type="pct"/>
            <w:shd w:val="clear" w:color="auto" w:fill="FFFFFF"/>
          </w:tcPr>
          <w:p w14:paraId="6E19D19A" w14:textId="77777777" w:rsidR="00C602C5" w:rsidRPr="009E34E0" w:rsidRDefault="00C602C5" w:rsidP="008670F3">
            <w:pPr>
              <w:ind w:left="57" w:right="57"/>
              <w:rPr>
                <w:i/>
                <w:sz w:val="20"/>
                <w:szCs w:val="20"/>
              </w:rPr>
            </w:pPr>
            <w:r w:rsidRPr="009E34E0">
              <w:rPr>
                <w:i/>
                <w:sz w:val="20"/>
                <w:szCs w:val="20"/>
                <w:lang w:val="ru"/>
              </w:rPr>
              <w:t>Делеция 17P</w:t>
            </w:r>
          </w:p>
        </w:tc>
        <w:tc>
          <w:tcPr>
            <w:tcW w:w="292" w:type="pct"/>
            <w:shd w:val="clear" w:color="auto" w:fill="FFFFFF"/>
          </w:tcPr>
          <w:p w14:paraId="6F8AF934" w14:textId="77777777" w:rsidR="00C602C5" w:rsidRPr="001200DB" w:rsidRDefault="00C602C5" w:rsidP="008670F3">
            <w:pPr>
              <w:ind w:left="57" w:right="57"/>
              <w:jc w:val="center"/>
              <w:rPr>
                <w:sz w:val="20"/>
                <w:szCs w:val="20"/>
              </w:rPr>
            </w:pPr>
          </w:p>
        </w:tc>
        <w:tc>
          <w:tcPr>
            <w:tcW w:w="631" w:type="pct"/>
            <w:shd w:val="clear" w:color="auto" w:fill="FFFFFF"/>
          </w:tcPr>
          <w:p w14:paraId="41872E43" w14:textId="77777777" w:rsidR="00C602C5" w:rsidRPr="001200DB" w:rsidRDefault="00C602C5" w:rsidP="008670F3">
            <w:pPr>
              <w:ind w:left="57" w:right="57"/>
              <w:jc w:val="center"/>
              <w:rPr>
                <w:sz w:val="20"/>
                <w:szCs w:val="20"/>
              </w:rPr>
            </w:pPr>
          </w:p>
        </w:tc>
        <w:tc>
          <w:tcPr>
            <w:tcW w:w="1228" w:type="pct"/>
            <w:shd w:val="clear" w:color="auto" w:fill="FFFFFF"/>
          </w:tcPr>
          <w:p w14:paraId="7A06893E" w14:textId="77777777" w:rsidR="00C602C5" w:rsidRPr="001200DB" w:rsidRDefault="00C602C5" w:rsidP="008670F3">
            <w:pPr>
              <w:ind w:left="57" w:right="57"/>
              <w:jc w:val="center"/>
              <w:rPr>
                <w:sz w:val="20"/>
                <w:szCs w:val="20"/>
              </w:rPr>
            </w:pPr>
          </w:p>
        </w:tc>
        <w:tc>
          <w:tcPr>
            <w:tcW w:w="555" w:type="pct"/>
            <w:shd w:val="clear" w:color="auto" w:fill="FFFFFF"/>
          </w:tcPr>
          <w:p w14:paraId="67CC059C" w14:textId="77777777" w:rsidR="00C602C5" w:rsidRPr="001200DB" w:rsidRDefault="00C602C5" w:rsidP="008670F3">
            <w:pPr>
              <w:ind w:left="57" w:right="57"/>
              <w:jc w:val="center"/>
              <w:rPr>
                <w:sz w:val="20"/>
                <w:szCs w:val="20"/>
              </w:rPr>
            </w:pPr>
          </w:p>
        </w:tc>
        <w:tc>
          <w:tcPr>
            <w:tcW w:w="704" w:type="pct"/>
            <w:shd w:val="clear" w:color="auto" w:fill="FFFFFF"/>
          </w:tcPr>
          <w:p w14:paraId="190015B4" w14:textId="77777777" w:rsidR="00C602C5" w:rsidRPr="001200DB" w:rsidRDefault="00C602C5" w:rsidP="008670F3">
            <w:pPr>
              <w:ind w:left="57" w:right="57"/>
              <w:jc w:val="center"/>
              <w:rPr>
                <w:sz w:val="20"/>
                <w:szCs w:val="20"/>
              </w:rPr>
            </w:pPr>
          </w:p>
        </w:tc>
        <w:tc>
          <w:tcPr>
            <w:tcW w:w="754" w:type="pct"/>
            <w:shd w:val="clear" w:color="auto" w:fill="FFFFFF"/>
          </w:tcPr>
          <w:p w14:paraId="334D60AD" w14:textId="77777777" w:rsidR="00C602C5" w:rsidRPr="001200DB" w:rsidRDefault="00C602C5" w:rsidP="008670F3">
            <w:pPr>
              <w:ind w:left="57" w:right="57"/>
              <w:jc w:val="center"/>
              <w:rPr>
                <w:sz w:val="20"/>
                <w:szCs w:val="20"/>
              </w:rPr>
            </w:pPr>
          </w:p>
        </w:tc>
      </w:tr>
      <w:tr w:rsidR="00C602C5" w:rsidRPr="001200DB" w14:paraId="76A4A58D" w14:textId="77777777" w:rsidTr="008670F3">
        <w:trPr>
          <w:trHeight w:val="20"/>
        </w:trPr>
        <w:tc>
          <w:tcPr>
            <w:tcW w:w="836" w:type="pct"/>
            <w:shd w:val="clear" w:color="auto" w:fill="FFFFFF"/>
          </w:tcPr>
          <w:p w14:paraId="3DAF68BC" w14:textId="77777777" w:rsidR="00C602C5" w:rsidRPr="001200DB" w:rsidRDefault="00C602C5" w:rsidP="008670F3">
            <w:pPr>
              <w:ind w:left="57" w:right="57"/>
              <w:rPr>
                <w:sz w:val="20"/>
                <w:szCs w:val="20"/>
              </w:rPr>
            </w:pPr>
            <w:r w:rsidRPr="001200DB">
              <w:rPr>
                <w:sz w:val="20"/>
                <w:szCs w:val="20"/>
                <w:lang w:val="ru"/>
              </w:rPr>
              <w:t>Да</w:t>
            </w:r>
          </w:p>
        </w:tc>
        <w:tc>
          <w:tcPr>
            <w:tcW w:w="292" w:type="pct"/>
            <w:shd w:val="clear" w:color="auto" w:fill="FFFFFF"/>
          </w:tcPr>
          <w:p w14:paraId="0D51D3D5" w14:textId="77777777" w:rsidR="00C602C5" w:rsidRPr="001200DB" w:rsidRDefault="00C602C5" w:rsidP="008670F3">
            <w:pPr>
              <w:ind w:left="57" w:right="57"/>
              <w:jc w:val="center"/>
              <w:rPr>
                <w:sz w:val="20"/>
                <w:szCs w:val="20"/>
              </w:rPr>
            </w:pPr>
            <w:r w:rsidRPr="001200DB">
              <w:rPr>
                <w:sz w:val="20"/>
                <w:szCs w:val="20"/>
                <w:lang w:val="ru"/>
              </w:rPr>
              <w:t>19</w:t>
            </w:r>
          </w:p>
        </w:tc>
        <w:tc>
          <w:tcPr>
            <w:tcW w:w="631" w:type="pct"/>
            <w:shd w:val="clear" w:color="auto" w:fill="FFFFFF"/>
          </w:tcPr>
          <w:p w14:paraId="17385C90" w14:textId="77777777" w:rsidR="00C602C5" w:rsidRPr="001200DB" w:rsidRDefault="00C602C5" w:rsidP="008670F3">
            <w:pPr>
              <w:ind w:left="57" w:right="57"/>
              <w:jc w:val="center"/>
              <w:rPr>
                <w:sz w:val="20"/>
                <w:szCs w:val="20"/>
              </w:rPr>
            </w:pPr>
            <w:r w:rsidRPr="001200DB">
              <w:rPr>
                <w:sz w:val="20"/>
                <w:szCs w:val="20"/>
                <w:lang w:val="ru"/>
              </w:rPr>
              <w:t>0,20</w:t>
            </w:r>
          </w:p>
        </w:tc>
        <w:tc>
          <w:tcPr>
            <w:tcW w:w="1228" w:type="pct"/>
            <w:shd w:val="clear" w:color="auto" w:fill="FFFFFF"/>
          </w:tcPr>
          <w:p w14:paraId="6843AD0B" w14:textId="77777777" w:rsidR="00C602C5" w:rsidRPr="001200DB" w:rsidRDefault="00C602C5" w:rsidP="008670F3">
            <w:pPr>
              <w:ind w:left="57" w:right="57"/>
              <w:jc w:val="center"/>
              <w:rPr>
                <w:sz w:val="20"/>
                <w:szCs w:val="20"/>
              </w:rPr>
            </w:pPr>
            <w:r w:rsidRPr="001200DB">
              <w:rPr>
                <w:sz w:val="20"/>
                <w:szCs w:val="20"/>
                <w:lang w:val="ru"/>
              </w:rPr>
              <w:t>(0,06, 0,64)</w:t>
            </w:r>
          </w:p>
        </w:tc>
        <w:tc>
          <w:tcPr>
            <w:tcW w:w="555" w:type="pct"/>
            <w:shd w:val="clear" w:color="auto" w:fill="FFFFFF"/>
          </w:tcPr>
          <w:p w14:paraId="075269B3" w14:textId="77777777" w:rsidR="00C602C5" w:rsidRPr="001200DB" w:rsidRDefault="00C602C5" w:rsidP="008670F3">
            <w:pPr>
              <w:ind w:left="57" w:right="57"/>
              <w:jc w:val="center"/>
              <w:rPr>
                <w:sz w:val="20"/>
                <w:szCs w:val="20"/>
              </w:rPr>
            </w:pPr>
            <w:r w:rsidRPr="001200DB">
              <w:rPr>
                <w:sz w:val="20"/>
                <w:szCs w:val="20"/>
                <w:lang w:val="ru"/>
              </w:rPr>
              <w:t>21</w:t>
            </w:r>
          </w:p>
        </w:tc>
        <w:tc>
          <w:tcPr>
            <w:tcW w:w="704" w:type="pct"/>
            <w:shd w:val="clear" w:color="auto" w:fill="FFFFFF"/>
          </w:tcPr>
          <w:p w14:paraId="7FAD9E50" w14:textId="77777777" w:rsidR="00C602C5" w:rsidRPr="001200DB" w:rsidRDefault="00C602C5" w:rsidP="008670F3">
            <w:pPr>
              <w:ind w:left="57" w:right="57"/>
              <w:jc w:val="center"/>
              <w:rPr>
                <w:sz w:val="20"/>
                <w:szCs w:val="20"/>
              </w:rPr>
            </w:pPr>
            <w:r w:rsidRPr="001200DB">
              <w:rPr>
                <w:sz w:val="20"/>
                <w:szCs w:val="20"/>
                <w:lang w:val="ru"/>
              </w:rPr>
              <w:t>0,13</w:t>
            </w:r>
          </w:p>
        </w:tc>
        <w:tc>
          <w:tcPr>
            <w:tcW w:w="754" w:type="pct"/>
            <w:shd w:val="clear" w:color="auto" w:fill="FFFFFF"/>
          </w:tcPr>
          <w:p w14:paraId="429F5C4C" w14:textId="77777777" w:rsidR="00C602C5" w:rsidRPr="001200DB" w:rsidRDefault="00C602C5" w:rsidP="008670F3">
            <w:pPr>
              <w:ind w:left="57" w:right="57"/>
              <w:jc w:val="center"/>
              <w:rPr>
                <w:sz w:val="20"/>
                <w:szCs w:val="20"/>
              </w:rPr>
            </w:pPr>
            <w:r w:rsidRPr="001200DB">
              <w:rPr>
                <w:sz w:val="20"/>
                <w:szCs w:val="20"/>
                <w:lang w:val="ru"/>
              </w:rPr>
              <w:t>(0,04, 0,46)</w:t>
            </w:r>
          </w:p>
        </w:tc>
      </w:tr>
      <w:tr w:rsidR="00C602C5" w:rsidRPr="001200DB" w14:paraId="53D83092" w14:textId="77777777" w:rsidTr="008670F3">
        <w:trPr>
          <w:trHeight w:val="20"/>
        </w:trPr>
        <w:tc>
          <w:tcPr>
            <w:tcW w:w="836" w:type="pct"/>
            <w:shd w:val="clear" w:color="auto" w:fill="FFFFFF"/>
          </w:tcPr>
          <w:p w14:paraId="256FF92D" w14:textId="77777777" w:rsidR="00C602C5" w:rsidRPr="001200DB" w:rsidRDefault="00C602C5" w:rsidP="008670F3">
            <w:pPr>
              <w:ind w:left="57" w:right="57"/>
              <w:rPr>
                <w:sz w:val="20"/>
                <w:szCs w:val="20"/>
              </w:rPr>
            </w:pPr>
            <w:r w:rsidRPr="001200DB">
              <w:rPr>
                <w:sz w:val="20"/>
                <w:szCs w:val="20"/>
                <w:lang w:val="ru"/>
              </w:rPr>
              <w:t>Нет</w:t>
            </w:r>
          </w:p>
        </w:tc>
        <w:tc>
          <w:tcPr>
            <w:tcW w:w="292" w:type="pct"/>
            <w:shd w:val="clear" w:color="auto" w:fill="FFFFFF"/>
          </w:tcPr>
          <w:p w14:paraId="53B6FD00" w14:textId="77777777" w:rsidR="00C602C5" w:rsidRPr="001200DB" w:rsidRDefault="00C602C5" w:rsidP="008670F3">
            <w:pPr>
              <w:ind w:left="57" w:right="57"/>
              <w:jc w:val="center"/>
              <w:rPr>
                <w:sz w:val="20"/>
                <w:szCs w:val="20"/>
              </w:rPr>
            </w:pPr>
            <w:r w:rsidRPr="001200DB">
              <w:rPr>
                <w:sz w:val="20"/>
                <w:szCs w:val="20"/>
                <w:lang w:val="ru"/>
              </w:rPr>
              <w:t>160</w:t>
            </w:r>
          </w:p>
        </w:tc>
        <w:tc>
          <w:tcPr>
            <w:tcW w:w="631" w:type="pct"/>
            <w:shd w:val="clear" w:color="auto" w:fill="FFFFFF"/>
          </w:tcPr>
          <w:p w14:paraId="2E14D80C" w14:textId="77777777" w:rsidR="00C602C5" w:rsidRPr="001200DB" w:rsidRDefault="00C602C5" w:rsidP="008670F3">
            <w:pPr>
              <w:ind w:left="57" w:right="57"/>
              <w:jc w:val="center"/>
              <w:rPr>
                <w:sz w:val="20"/>
                <w:szCs w:val="20"/>
              </w:rPr>
            </w:pPr>
            <w:r w:rsidRPr="001200DB">
              <w:rPr>
                <w:sz w:val="20"/>
                <w:szCs w:val="20"/>
                <w:lang w:val="ru"/>
              </w:rPr>
              <w:t>0,20</w:t>
            </w:r>
          </w:p>
        </w:tc>
        <w:tc>
          <w:tcPr>
            <w:tcW w:w="1228" w:type="pct"/>
            <w:shd w:val="clear" w:color="auto" w:fill="FFFFFF"/>
          </w:tcPr>
          <w:p w14:paraId="70B0FF2D" w14:textId="77777777" w:rsidR="00C602C5" w:rsidRPr="001200DB" w:rsidRDefault="00C602C5" w:rsidP="008670F3">
            <w:pPr>
              <w:ind w:left="57" w:right="57"/>
              <w:jc w:val="center"/>
              <w:rPr>
                <w:sz w:val="20"/>
                <w:szCs w:val="20"/>
              </w:rPr>
            </w:pPr>
            <w:r w:rsidRPr="001200DB">
              <w:rPr>
                <w:sz w:val="20"/>
                <w:szCs w:val="20"/>
                <w:lang w:val="ru"/>
              </w:rPr>
              <w:t>(0,12, 0,31)</w:t>
            </w:r>
          </w:p>
        </w:tc>
        <w:tc>
          <w:tcPr>
            <w:tcW w:w="555" w:type="pct"/>
            <w:shd w:val="clear" w:color="auto" w:fill="FFFFFF"/>
          </w:tcPr>
          <w:p w14:paraId="513A51BD" w14:textId="77777777" w:rsidR="00C602C5" w:rsidRPr="001200DB" w:rsidRDefault="00C602C5" w:rsidP="008670F3">
            <w:pPr>
              <w:ind w:left="57" w:right="57"/>
              <w:jc w:val="center"/>
              <w:rPr>
                <w:sz w:val="20"/>
                <w:szCs w:val="20"/>
              </w:rPr>
            </w:pPr>
            <w:r w:rsidRPr="001200DB">
              <w:rPr>
                <w:sz w:val="20"/>
                <w:szCs w:val="20"/>
                <w:lang w:val="ru"/>
              </w:rPr>
              <w:t>158</w:t>
            </w:r>
          </w:p>
        </w:tc>
        <w:tc>
          <w:tcPr>
            <w:tcW w:w="704" w:type="pct"/>
            <w:shd w:val="clear" w:color="auto" w:fill="FFFFFF"/>
          </w:tcPr>
          <w:p w14:paraId="455EAB2F" w14:textId="77777777" w:rsidR="00C602C5" w:rsidRPr="001200DB" w:rsidRDefault="00C602C5" w:rsidP="008670F3">
            <w:pPr>
              <w:ind w:left="57" w:right="57"/>
              <w:jc w:val="center"/>
              <w:rPr>
                <w:sz w:val="20"/>
                <w:szCs w:val="20"/>
              </w:rPr>
            </w:pPr>
            <w:r w:rsidRPr="001200DB">
              <w:rPr>
                <w:sz w:val="20"/>
                <w:szCs w:val="20"/>
                <w:lang w:val="ru"/>
              </w:rPr>
              <w:t>0,09</w:t>
            </w:r>
          </w:p>
        </w:tc>
        <w:tc>
          <w:tcPr>
            <w:tcW w:w="754" w:type="pct"/>
            <w:shd w:val="clear" w:color="auto" w:fill="FFFFFF"/>
          </w:tcPr>
          <w:p w14:paraId="5BD9F6A6" w14:textId="77777777" w:rsidR="00C602C5" w:rsidRPr="001200DB" w:rsidRDefault="00C602C5" w:rsidP="008670F3">
            <w:pPr>
              <w:ind w:left="57" w:right="57"/>
              <w:jc w:val="center"/>
              <w:rPr>
                <w:sz w:val="20"/>
                <w:szCs w:val="20"/>
              </w:rPr>
            </w:pPr>
            <w:r w:rsidRPr="001200DB">
              <w:rPr>
                <w:sz w:val="20"/>
                <w:szCs w:val="20"/>
                <w:lang w:val="ru"/>
              </w:rPr>
              <w:t>(0,05, 0,17)</w:t>
            </w:r>
          </w:p>
        </w:tc>
      </w:tr>
      <w:tr w:rsidR="00C602C5" w:rsidRPr="001200DB" w14:paraId="637ACDC9" w14:textId="77777777" w:rsidTr="008670F3">
        <w:trPr>
          <w:trHeight w:val="20"/>
        </w:trPr>
        <w:tc>
          <w:tcPr>
            <w:tcW w:w="836" w:type="pct"/>
            <w:shd w:val="clear" w:color="auto" w:fill="FFFFFF"/>
          </w:tcPr>
          <w:p w14:paraId="27CC2AF4" w14:textId="77777777" w:rsidR="00C602C5" w:rsidRPr="009E34E0" w:rsidRDefault="00C602C5" w:rsidP="008670F3">
            <w:pPr>
              <w:ind w:left="57" w:right="57"/>
              <w:rPr>
                <w:i/>
                <w:sz w:val="20"/>
                <w:szCs w:val="20"/>
                <w:lang w:val="ru"/>
              </w:rPr>
            </w:pPr>
            <w:r w:rsidRPr="009E34E0">
              <w:rPr>
                <w:i/>
                <w:sz w:val="20"/>
                <w:szCs w:val="20"/>
                <w:lang w:val="ru"/>
              </w:rPr>
              <w:t>Мутация TP53</w:t>
            </w:r>
          </w:p>
        </w:tc>
        <w:tc>
          <w:tcPr>
            <w:tcW w:w="292" w:type="pct"/>
            <w:shd w:val="clear" w:color="auto" w:fill="FFFFFF"/>
          </w:tcPr>
          <w:p w14:paraId="5E98AB47" w14:textId="77777777" w:rsidR="00C602C5" w:rsidRPr="001200DB" w:rsidRDefault="00C602C5" w:rsidP="008670F3">
            <w:pPr>
              <w:ind w:left="57" w:right="57"/>
              <w:jc w:val="center"/>
              <w:rPr>
                <w:sz w:val="20"/>
                <w:szCs w:val="20"/>
                <w:lang w:val="ru"/>
              </w:rPr>
            </w:pPr>
          </w:p>
        </w:tc>
        <w:tc>
          <w:tcPr>
            <w:tcW w:w="631" w:type="pct"/>
            <w:shd w:val="clear" w:color="auto" w:fill="FFFFFF"/>
          </w:tcPr>
          <w:p w14:paraId="21EFBE6D" w14:textId="77777777" w:rsidR="00C602C5" w:rsidRPr="001200DB" w:rsidRDefault="00C602C5" w:rsidP="008670F3">
            <w:pPr>
              <w:ind w:left="57" w:right="57"/>
              <w:jc w:val="center"/>
              <w:rPr>
                <w:sz w:val="20"/>
                <w:szCs w:val="20"/>
                <w:lang w:val="ru"/>
              </w:rPr>
            </w:pPr>
          </w:p>
        </w:tc>
        <w:tc>
          <w:tcPr>
            <w:tcW w:w="1228" w:type="pct"/>
            <w:shd w:val="clear" w:color="auto" w:fill="FFFFFF"/>
          </w:tcPr>
          <w:p w14:paraId="05692A34" w14:textId="77777777" w:rsidR="00C602C5" w:rsidRPr="001200DB" w:rsidRDefault="00C602C5" w:rsidP="008670F3">
            <w:pPr>
              <w:ind w:left="57" w:right="57"/>
              <w:jc w:val="center"/>
              <w:rPr>
                <w:sz w:val="20"/>
                <w:szCs w:val="20"/>
                <w:lang w:val="ru"/>
              </w:rPr>
            </w:pPr>
          </w:p>
        </w:tc>
        <w:tc>
          <w:tcPr>
            <w:tcW w:w="555" w:type="pct"/>
            <w:shd w:val="clear" w:color="auto" w:fill="FFFFFF"/>
          </w:tcPr>
          <w:p w14:paraId="2E84AEC2" w14:textId="77777777" w:rsidR="00C602C5" w:rsidRPr="001200DB" w:rsidRDefault="00C602C5" w:rsidP="008670F3">
            <w:pPr>
              <w:ind w:left="57" w:right="57"/>
              <w:jc w:val="center"/>
              <w:rPr>
                <w:sz w:val="20"/>
                <w:szCs w:val="20"/>
                <w:lang w:val="ru"/>
              </w:rPr>
            </w:pPr>
          </w:p>
        </w:tc>
        <w:tc>
          <w:tcPr>
            <w:tcW w:w="704" w:type="pct"/>
            <w:shd w:val="clear" w:color="auto" w:fill="FFFFFF"/>
          </w:tcPr>
          <w:p w14:paraId="33312637" w14:textId="77777777" w:rsidR="00C602C5" w:rsidRPr="001200DB" w:rsidRDefault="00C602C5" w:rsidP="008670F3">
            <w:pPr>
              <w:ind w:left="57" w:right="57"/>
              <w:jc w:val="center"/>
              <w:rPr>
                <w:sz w:val="20"/>
                <w:szCs w:val="20"/>
                <w:lang w:val="ru"/>
              </w:rPr>
            </w:pPr>
          </w:p>
        </w:tc>
        <w:tc>
          <w:tcPr>
            <w:tcW w:w="754" w:type="pct"/>
            <w:shd w:val="clear" w:color="auto" w:fill="FFFFFF"/>
          </w:tcPr>
          <w:p w14:paraId="7F93C85E" w14:textId="77777777" w:rsidR="00C602C5" w:rsidRPr="001200DB" w:rsidRDefault="00C602C5" w:rsidP="008670F3">
            <w:pPr>
              <w:ind w:left="57" w:right="57"/>
              <w:jc w:val="center"/>
              <w:rPr>
                <w:sz w:val="20"/>
                <w:szCs w:val="20"/>
                <w:lang w:val="ru"/>
              </w:rPr>
            </w:pPr>
          </w:p>
        </w:tc>
      </w:tr>
      <w:tr w:rsidR="00C602C5" w:rsidRPr="001200DB" w14:paraId="76396C30" w14:textId="77777777" w:rsidTr="008670F3">
        <w:trPr>
          <w:trHeight w:val="20"/>
        </w:trPr>
        <w:tc>
          <w:tcPr>
            <w:tcW w:w="836" w:type="pct"/>
            <w:shd w:val="clear" w:color="auto" w:fill="FFFFFF"/>
          </w:tcPr>
          <w:p w14:paraId="793579CC" w14:textId="77777777" w:rsidR="00C602C5" w:rsidRPr="001200DB" w:rsidRDefault="00C602C5" w:rsidP="008670F3">
            <w:pPr>
              <w:ind w:left="57" w:right="57"/>
              <w:rPr>
                <w:sz w:val="20"/>
                <w:szCs w:val="20"/>
              </w:rPr>
            </w:pPr>
            <w:r w:rsidRPr="001200DB">
              <w:rPr>
                <w:sz w:val="20"/>
                <w:szCs w:val="20"/>
                <w:lang w:val="ru"/>
              </w:rPr>
              <w:t>Да</w:t>
            </w:r>
          </w:p>
        </w:tc>
        <w:tc>
          <w:tcPr>
            <w:tcW w:w="292" w:type="pct"/>
            <w:shd w:val="clear" w:color="auto" w:fill="FFFFFF"/>
          </w:tcPr>
          <w:p w14:paraId="138E88E3" w14:textId="77777777" w:rsidR="00C602C5" w:rsidRPr="001200DB" w:rsidRDefault="00C602C5" w:rsidP="008670F3">
            <w:pPr>
              <w:ind w:left="57" w:right="57"/>
              <w:jc w:val="center"/>
              <w:rPr>
                <w:sz w:val="20"/>
                <w:szCs w:val="20"/>
              </w:rPr>
            </w:pPr>
            <w:r w:rsidRPr="001200DB">
              <w:rPr>
                <w:sz w:val="20"/>
                <w:szCs w:val="20"/>
                <w:lang w:val="ru"/>
              </w:rPr>
              <w:t>19</w:t>
            </w:r>
          </w:p>
        </w:tc>
        <w:tc>
          <w:tcPr>
            <w:tcW w:w="631" w:type="pct"/>
            <w:shd w:val="clear" w:color="auto" w:fill="FFFFFF"/>
          </w:tcPr>
          <w:p w14:paraId="5E263704" w14:textId="77777777" w:rsidR="00C602C5" w:rsidRPr="001200DB" w:rsidRDefault="00C602C5" w:rsidP="008670F3">
            <w:pPr>
              <w:ind w:left="57" w:right="57"/>
              <w:jc w:val="center"/>
              <w:rPr>
                <w:sz w:val="20"/>
                <w:szCs w:val="20"/>
              </w:rPr>
            </w:pPr>
            <w:r w:rsidRPr="001200DB">
              <w:rPr>
                <w:sz w:val="20"/>
                <w:szCs w:val="20"/>
                <w:lang w:val="ru"/>
              </w:rPr>
              <w:t>0,15</w:t>
            </w:r>
          </w:p>
        </w:tc>
        <w:tc>
          <w:tcPr>
            <w:tcW w:w="1228" w:type="pct"/>
            <w:shd w:val="clear" w:color="auto" w:fill="FFFFFF"/>
          </w:tcPr>
          <w:p w14:paraId="7B198A63" w14:textId="77777777" w:rsidR="00C602C5" w:rsidRPr="001200DB" w:rsidRDefault="00C602C5" w:rsidP="008670F3">
            <w:pPr>
              <w:ind w:left="57" w:right="57"/>
              <w:jc w:val="center"/>
              <w:rPr>
                <w:sz w:val="20"/>
                <w:szCs w:val="20"/>
              </w:rPr>
            </w:pPr>
            <w:r w:rsidRPr="001200DB">
              <w:rPr>
                <w:sz w:val="20"/>
                <w:szCs w:val="20"/>
                <w:lang w:val="ru"/>
              </w:rPr>
              <w:t>(0,05, 0,46)</w:t>
            </w:r>
          </w:p>
        </w:tc>
        <w:tc>
          <w:tcPr>
            <w:tcW w:w="555" w:type="pct"/>
            <w:shd w:val="clear" w:color="auto" w:fill="FFFFFF"/>
          </w:tcPr>
          <w:p w14:paraId="1DDEF46C" w14:textId="77777777" w:rsidR="00C602C5" w:rsidRPr="001200DB" w:rsidRDefault="00C602C5" w:rsidP="008670F3">
            <w:pPr>
              <w:ind w:left="57" w:right="57"/>
              <w:jc w:val="center"/>
              <w:rPr>
                <w:sz w:val="20"/>
                <w:szCs w:val="20"/>
              </w:rPr>
            </w:pPr>
            <w:r w:rsidRPr="001200DB">
              <w:rPr>
                <w:sz w:val="20"/>
                <w:szCs w:val="20"/>
                <w:lang w:val="ru"/>
              </w:rPr>
              <w:t>21</w:t>
            </w:r>
          </w:p>
        </w:tc>
        <w:tc>
          <w:tcPr>
            <w:tcW w:w="704" w:type="pct"/>
            <w:shd w:val="clear" w:color="auto" w:fill="FFFFFF"/>
          </w:tcPr>
          <w:p w14:paraId="0D53A1D6" w14:textId="77777777" w:rsidR="00C602C5" w:rsidRPr="001200DB" w:rsidRDefault="00C602C5" w:rsidP="008670F3">
            <w:pPr>
              <w:ind w:left="57" w:right="57"/>
              <w:jc w:val="center"/>
              <w:rPr>
                <w:sz w:val="20"/>
                <w:szCs w:val="20"/>
              </w:rPr>
            </w:pPr>
            <w:r w:rsidRPr="001200DB">
              <w:rPr>
                <w:sz w:val="20"/>
                <w:szCs w:val="20"/>
                <w:lang w:val="ru"/>
              </w:rPr>
              <w:t>0,04</w:t>
            </w:r>
          </w:p>
        </w:tc>
        <w:tc>
          <w:tcPr>
            <w:tcW w:w="754" w:type="pct"/>
            <w:shd w:val="clear" w:color="auto" w:fill="FFFFFF"/>
          </w:tcPr>
          <w:p w14:paraId="5C7456F9" w14:textId="77777777" w:rsidR="00C602C5" w:rsidRPr="001200DB" w:rsidRDefault="00C602C5" w:rsidP="008670F3">
            <w:pPr>
              <w:ind w:left="57" w:right="57"/>
              <w:jc w:val="center"/>
              <w:rPr>
                <w:sz w:val="20"/>
                <w:szCs w:val="20"/>
              </w:rPr>
            </w:pPr>
            <w:r w:rsidRPr="001200DB">
              <w:rPr>
                <w:sz w:val="20"/>
                <w:szCs w:val="20"/>
                <w:lang w:val="ru"/>
              </w:rPr>
              <w:t>(0,01, 0,22)</w:t>
            </w:r>
          </w:p>
        </w:tc>
      </w:tr>
      <w:tr w:rsidR="00C602C5" w:rsidRPr="001200DB" w14:paraId="1799AA05" w14:textId="77777777" w:rsidTr="008670F3">
        <w:trPr>
          <w:trHeight w:val="20"/>
        </w:trPr>
        <w:tc>
          <w:tcPr>
            <w:tcW w:w="836" w:type="pct"/>
            <w:shd w:val="clear" w:color="auto" w:fill="FFFFFF"/>
          </w:tcPr>
          <w:p w14:paraId="13F8768F" w14:textId="77777777" w:rsidR="00C602C5" w:rsidRPr="001200DB" w:rsidRDefault="00C602C5" w:rsidP="008670F3">
            <w:pPr>
              <w:ind w:left="57" w:right="57"/>
              <w:rPr>
                <w:sz w:val="20"/>
                <w:szCs w:val="20"/>
              </w:rPr>
            </w:pPr>
            <w:r w:rsidRPr="001200DB">
              <w:rPr>
                <w:sz w:val="20"/>
                <w:szCs w:val="20"/>
                <w:lang w:val="ru"/>
              </w:rPr>
              <w:t>Нет</w:t>
            </w:r>
          </w:p>
        </w:tc>
        <w:tc>
          <w:tcPr>
            <w:tcW w:w="292" w:type="pct"/>
            <w:shd w:val="clear" w:color="auto" w:fill="FFFFFF"/>
          </w:tcPr>
          <w:p w14:paraId="3DE90F03" w14:textId="77777777" w:rsidR="00C602C5" w:rsidRPr="001200DB" w:rsidRDefault="00C602C5" w:rsidP="008670F3">
            <w:pPr>
              <w:ind w:left="57" w:right="57"/>
              <w:jc w:val="center"/>
              <w:rPr>
                <w:sz w:val="20"/>
                <w:szCs w:val="20"/>
              </w:rPr>
            </w:pPr>
            <w:r w:rsidRPr="001200DB">
              <w:rPr>
                <w:sz w:val="20"/>
                <w:szCs w:val="20"/>
                <w:lang w:val="ru"/>
              </w:rPr>
              <w:t>160</w:t>
            </w:r>
          </w:p>
        </w:tc>
        <w:tc>
          <w:tcPr>
            <w:tcW w:w="631" w:type="pct"/>
            <w:shd w:val="clear" w:color="auto" w:fill="FFFFFF"/>
          </w:tcPr>
          <w:p w14:paraId="30F1AF5F" w14:textId="77777777" w:rsidR="00C602C5" w:rsidRPr="001200DB" w:rsidRDefault="00C602C5" w:rsidP="008670F3">
            <w:pPr>
              <w:ind w:left="57" w:right="57"/>
              <w:jc w:val="center"/>
              <w:rPr>
                <w:sz w:val="20"/>
                <w:szCs w:val="20"/>
              </w:rPr>
            </w:pPr>
            <w:r w:rsidRPr="001200DB">
              <w:rPr>
                <w:sz w:val="20"/>
                <w:szCs w:val="20"/>
                <w:lang w:val="ru"/>
              </w:rPr>
              <w:t>0,20</w:t>
            </w:r>
          </w:p>
        </w:tc>
        <w:tc>
          <w:tcPr>
            <w:tcW w:w="1228" w:type="pct"/>
            <w:shd w:val="clear" w:color="auto" w:fill="FFFFFF"/>
          </w:tcPr>
          <w:p w14:paraId="42E19BB7" w14:textId="77777777" w:rsidR="00C602C5" w:rsidRPr="001200DB" w:rsidRDefault="00C602C5" w:rsidP="008670F3">
            <w:pPr>
              <w:ind w:left="57" w:right="57"/>
              <w:jc w:val="center"/>
              <w:rPr>
                <w:sz w:val="20"/>
                <w:szCs w:val="20"/>
              </w:rPr>
            </w:pPr>
            <w:r w:rsidRPr="001200DB">
              <w:rPr>
                <w:sz w:val="20"/>
                <w:szCs w:val="20"/>
                <w:lang w:val="ru"/>
              </w:rPr>
              <w:t>(0,12, 0,32)</w:t>
            </w:r>
          </w:p>
        </w:tc>
        <w:tc>
          <w:tcPr>
            <w:tcW w:w="555" w:type="pct"/>
            <w:shd w:val="clear" w:color="auto" w:fill="FFFFFF"/>
          </w:tcPr>
          <w:p w14:paraId="641F8AE7" w14:textId="77777777" w:rsidR="00C602C5" w:rsidRPr="001200DB" w:rsidRDefault="00C602C5" w:rsidP="008670F3">
            <w:pPr>
              <w:ind w:left="57" w:right="57"/>
              <w:jc w:val="center"/>
              <w:rPr>
                <w:sz w:val="20"/>
                <w:szCs w:val="20"/>
              </w:rPr>
            </w:pPr>
            <w:r w:rsidRPr="001200DB">
              <w:rPr>
                <w:sz w:val="20"/>
                <w:szCs w:val="20"/>
                <w:lang w:val="ru"/>
              </w:rPr>
              <w:t>158</w:t>
            </w:r>
          </w:p>
        </w:tc>
        <w:tc>
          <w:tcPr>
            <w:tcW w:w="704" w:type="pct"/>
            <w:shd w:val="clear" w:color="auto" w:fill="FFFFFF"/>
          </w:tcPr>
          <w:p w14:paraId="2920AE70" w14:textId="77777777" w:rsidR="00C602C5" w:rsidRPr="001200DB" w:rsidRDefault="00C602C5" w:rsidP="008670F3">
            <w:pPr>
              <w:ind w:left="57" w:right="57"/>
              <w:jc w:val="center"/>
              <w:rPr>
                <w:sz w:val="20"/>
                <w:szCs w:val="20"/>
              </w:rPr>
            </w:pPr>
            <w:r w:rsidRPr="001200DB">
              <w:rPr>
                <w:sz w:val="20"/>
                <w:szCs w:val="20"/>
                <w:lang w:val="ru"/>
              </w:rPr>
              <w:t>0,11</w:t>
            </w:r>
          </w:p>
        </w:tc>
        <w:tc>
          <w:tcPr>
            <w:tcW w:w="754" w:type="pct"/>
            <w:shd w:val="clear" w:color="auto" w:fill="FFFFFF"/>
          </w:tcPr>
          <w:p w14:paraId="65D0D574" w14:textId="77777777" w:rsidR="00C602C5" w:rsidRPr="001200DB" w:rsidRDefault="00C602C5" w:rsidP="008670F3">
            <w:pPr>
              <w:ind w:left="57" w:right="57"/>
              <w:jc w:val="center"/>
              <w:rPr>
                <w:sz w:val="20"/>
                <w:szCs w:val="20"/>
              </w:rPr>
            </w:pPr>
            <w:r w:rsidRPr="001200DB">
              <w:rPr>
                <w:sz w:val="20"/>
                <w:szCs w:val="20"/>
                <w:lang w:val="ru"/>
              </w:rPr>
              <w:t>(0,06, 0,20)</w:t>
            </w:r>
          </w:p>
        </w:tc>
      </w:tr>
      <w:tr w:rsidR="00C602C5" w:rsidRPr="001200DB" w14:paraId="31E7BA02" w14:textId="77777777" w:rsidTr="008670F3">
        <w:trPr>
          <w:trHeight w:val="20"/>
        </w:trPr>
        <w:tc>
          <w:tcPr>
            <w:tcW w:w="836" w:type="pct"/>
            <w:shd w:val="clear" w:color="auto" w:fill="FFFFFF"/>
          </w:tcPr>
          <w:p w14:paraId="7D1C4459" w14:textId="77777777" w:rsidR="00C602C5" w:rsidRPr="00F60F53" w:rsidRDefault="00C602C5" w:rsidP="008670F3">
            <w:pPr>
              <w:ind w:left="57" w:right="57"/>
              <w:rPr>
                <w:i/>
                <w:sz w:val="20"/>
                <w:szCs w:val="20"/>
              </w:rPr>
            </w:pPr>
            <w:r w:rsidRPr="00F60F53">
              <w:rPr>
                <w:i/>
                <w:sz w:val="20"/>
                <w:szCs w:val="20"/>
                <w:lang w:val="ru"/>
              </w:rPr>
              <w:t>Делеция 17P или (и) мутация TP53</w:t>
            </w:r>
          </w:p>
        </w:tc>
        <w:tc>
          <w:tcPr>
            <w:tcW w:w="292" w:type="pct"/>
            <w:shd w:val="clear" w:color="auto" w:fill="FFFFFF"/>
          </w:tcPr>
          <w:p w14:paraId="407715EC" w14:textId="77777777" w:rsidR="00C602C5" w:rsidRPr="001200DB" w:rsidRDefault="00C602C5" w:rsidP="008670F3">
            <w:pPr>
              <w:ind w:left="57" w:right="57"/>
              <w:jc w:val="center"/>
              <w:rPr>
                <w:sz w:val="20"/>
                <w:szCs w:val="20"/>
              </w:rPr>
            </w:pPr>
          </w:p>
        </w:tc>
        <w:tc>
          <w:tcPr>
            <w:tcW w:w="631" w:type="pct"/>
            <w:shd w:val="clear" w:color="auto" w:fill="FFFFFF"/>
          </w:tcPr>
          <w:p w14:paraId="3390E7DC" w14:textId="77777777" w:rsidR="00C602C5" w:rsidRPr="001200DB" w:rsidRDefault="00C602C5" w:rsidP="008670F3">
            <w:pPr>
              <w:ind w:left="57" w:right="57"/>
              <w:jc w:val="center"/>
              <w:rPr>
                <w:sz w:val="20"/>
                <w:szCs w:val="20"/>
              </w:rPr>
            </w:pPr>
          </w:p>
        </w:tc>
        <w:tc>
          <w:tcPr>
            <w:tcW w:w="1228" w:type="pct"/>
            <w:shd w:val="clear" w:color="auto" w:fill="FFFFFF"/>
          </w:tcPr>
          <w:p w14:paraId="591BB6B1" w14:textId="77777777" w:rsidR="00C602C5" w:rsidRPr="001200DB" w:rsidRDefault="00C602C5" w:rsidP="008670F3">
            <w:pPr>
              <w:ind w:left="57" w:right="57"/>
              <w:jc w:val="center"/>
              <w:rPr>
                <w:sz w:val="20"/>
                <w:szCs w:val="20"/>
              </w:rPr>
            </w:pPr>
          </w:p>
        </w:tc>
        <w:tc>
          <w:tcPr>
            <w:tcW w:w="555" w:type="pct"/>
            <w:shd w:val="clear" w:color="auto" w:fill="FFFFFF"/>
          </w:tcPr>
          <w:p w14:paraId="173C80FD" w14:textId="77777777" w:rsidR="00C602C5" w:rsidRPr="001200DB" w:rsidRDefault="00C602C5" w:rsidP="008670F3">
            <w:pPr>
              <w:ind w:left="57" w:right="57"/>
              <w:jc w:val="center"/>
              <w:rPr>
                <w:sz w:val="20"/>
                <w:szCs w:val="20"/>
              </w:rPr>
            </w:pPr>
          </w:p>
        </w:tc>
        <w:tc>
          <w:tcPr>
            <w:tcW w:w="704" w:type="pct"/>
            <w:shd w:val="clear" w:color="auto" w:fill="FFFFFF"/>
          </w:tcPr>
          <w:p w14:paraId="072D37D7" w14:textId="77777777" w:rsidR="00C602C5" w:rsidRPr="001200DB" w:rsidRDefault="00C602C5" w:rsidP="008670F3">
            <w:pPr>
              <w:ind w:left="57" w:right="57"/>
              <w:jc w:val="center"/>
              <w:rPr>
                <w:sz w:val="20"/>
                <w:szCs w:val="20"/>
              </w:rPr>
            </w:pPr>
          </w:p>
        </w:tc>
        <w:tc>
          <w:tcPr>
            <w:tcW w:w="754" w:type="pct"/>
            <w:shd w:val="clear" w:color="auto" w:fill="FFFFFF"/>
          </w:tcPr>
          <w:p w14:paraId="6CC3E2FB" w14:textId="77777777" w:rsidR="00C602C5" w:rsidRPr="001200DB" w:rsidRDefault="00C602C5" w:rsidP="008670F3">
            <w:pPr>
              <w:ind w:left="57" w:right="57"/>
              <w:jc w:val="center"/>
              <w:rPr>
                <w:sz w:val="20"/>
                <w:szCs w:val="20"/>
              </w:rPr>
            </w:pPr>
          </w:p>
        </w:tc>
      </w:tr>
      <w:tr w:rsidR="00C602C5" w:rsidRPr="001200DB" w14:paraId="74F4D7C9" w14:textId="77777777" w:rsidTr="008670F3">
        <w:trPr>
          <w:trHeight w:val="20"/>
        </w:trPr>
        <w:tc>
          <w:tcPr>
            <w:tcW w:w="836" w:type="pct"/>
            <w:shd w:val="clear" w:color="auto" w:fill="FFFFFF"/>
          </w:tcPr>
          <w:p w14:paraId="21D7BE43" w14:textId="77777777" w:rsidR="00C602C5" w:rsidRPr="001200DB" w:rsidRDefault="00C602C5" w:rsidP="008670F3">
            <w:pPr>
              <w:ind w:left="57" w:right="57"/>
              <w:rPr>
                <w:sz w:val="20"/>
                <w:szCs w:val="20"/>
              </w:rPr>
            </w:pPr>
            <w:r w:rsidRPr="001200DB">
              <w:rPr>
                <w:sz w:val="20"/>
                <w:szCs w:val="20"/>
                <w:lang w:val="ru"/>
              </w:rPr>
              <w:t>Да</w:t>
            </w:r>
          </w:p>
        </w:tc>
        <w:tc>
          <w:tcPr>
            <w:tcW w:w="292" w:type="pct"/>
            <w:shd w:val="clear" w:color="auto" w:fill="FFFFFF"/>
          </w:tcPr>
          <w:p w14:paraId="6CAADA84" w14:textId="77777777" w:rsidR="00C602C5" w:rsidRPr="001200DB" w:rsidRDefault="00C602C5" w:rsidP="008670F3">
            <w:pPr>
              <w:ind w:left="57" w:right="57"/>
              <w:jc w:val="center"/>
              <w:rPr>
                <w:sz w:val="20"/>
                <w:szCs w:val="20"/>
              </w:rPr>
            </w:pPr>
            <w:r w:rsidRPr="001200DB">
              <w:rPr>
                <w:sz w:val="20"/>
                <w:szCs w:val="20"/>
                <w:lang w:val="ru"/>
              </w:rPr>
              <w:t>23</w:t>
            </w:r>
          </w:p>
        </w:tc>
        <w:tc>
          <w:tcPr>
            <w:tcW w:w="631" w:type="pct"/>
            <w:shd w:val="clear" w:color="auto" w:fill="FFFFFF"/>
          </w:tcPr>
          <w:p w14:paraId="718DF369" w14:textId="77777777" w:rsidR="00C602C5" w:rsidRPr="001200DB" w:rsidRDefault="00C602C5" w:rsidP="008670F3">
            <w:pPr>
              <w:ind w:left="57" w:right="57"/>
              <w:jc w:val="center"/>
              <w:rPr>
                <w:sz w:val="20"/>
                <w:szCs w:val="20"/>
              </w:rPr>
            </w:pPr>
            <w:r w:rsidRPr="001200DB">
              <w:rPr>
                <w:sz w:val="20"/>
                <w:szCs w:val="20"/>
                <w:lang w:val="ru"/>
              </w:rPr>
              <w:t>0,23</w:t>
            </w:r>
          </w:p>
        </w:tc>
        <w:tc>
          <w:tcPr>
            <w:tcW w:w="1228" w:type="pct"/>
            <w:shd w:val="clear" w:color="auto" w:fill="FFFFFF"/>
          </w:tcPr>
          <w:p w14:paraId="6DBFEDEA" w14:textId="77777777" w:rsidR="00C602C5" w:rsidRPr="001200DB" w:rsidRDefault="00C602C5" w:rsidP="008670F3">
            <w:pPr>
              <w:ind w:left="57" w:right="57"/>
              <w:jc w:val="center"/>
              <w:rPr>
                <w:sz w:val="20"/>
                <w:szCs w:val="20"/>
              </w:rPr>
            </w:pPr>
            <w:r w:rsidRPr="001200DB">
              <w:rPr>
                <w:sz w:val="20"/>
                <w:szCs w:val="20"/>
                <w:lang w:val="ru"/>
              </w:rPr>
              <w:t>(0,09, 0,61)</w:t>
            </w:r>
          </w:p>
        </w:tc>
        <w:tc>
          <w:tcPr>
            <w:tcW w:w="555" w:type="pct"/>
            <w:shd w:val="clear" w:color="auto" w:fill="FFFFFF"/>
          </w:tcPr>
          <w:p w14:paraId="77172410" w14:textId="77777777" w:rsidR="00C602C5" w:rsidRPr="001200DB" w:rsidRDefault="00C602C5" w:rsidP="008670F3">
            <w:pPr>
              <w:ind w:left="57" w:right="57"/>
              <w:jc w:val="center"/>
              <w:rPr>
                <w:sz w:val="20"/>
                <w:szCs w:val="20"/>
              </w:rPr>
            </w:pPr>
            <w:r w:rsidRPr="001200DB">
              <w:rPr>
                <w:sz w:val="20"/>
                <w:szCs w:val="20"/>
                <w:lang w:val="ru"/>
              </w:rPr>
              <w:t>25</w:t>
            </w:r>
          </w:p>
        </w:tc>
        <w:tc>
          <w:tcPr>
            <w:tcW w:w="704" w:type="pct"/>
            <w:shd w:val="clear" w:color="auto" w:fill="FFFFFF"/>
          </w:tcPr>
          <w:p w14:paraId="4DCF75F8" w14:textId="77777777" w:rsidR="00C602C5" w:rsidRPr="001200DB" w:rsidRDefault="00C602C5" w:rsidP="008670F3">
            <w:pPr>
              <w:ind w:left="57" w:right="57"/>
              <w:jc w:val="center"/>
              <w:rPr>
                <w:sz w:val="20"/>
                <w:szCs w:val="20"/>
              </w:rPr>
            </w:pPr>
            <w:r w:rsidRPr="001200DB">
              <w:rPr>
                <w:sz w:val="20"/>
                <w:szCs w:val="20"/>
                <w:lang w:val="ru"/>
              </w:rPr>
              <w:t>0,10</w:t>
            </w:r>
          </w:p>
        </w:tc>
        <w:tc>
          <w:tcPr>
            <w:tcW w:w="754" w:type="pct"/>
            <w:shd w:val="clear" w:color="auto" w:fill="FFFFFF"/>
          </w:tcPr>
          <w:p w14:paraId="2AED842F" w14:textId="77777777" w:rsidR="00C602C5" w:rsidRPr="001200DB" w:rsidRDefault="00C602C5" w:rsidP="008670F3">
            <w:pPr>
              <w:ind w:left="57" w:right="57"/>
              <w:jc w:val="center"/>
              <w:rPr>
                <w:sz w:val="20"/>
                <w:szCs w:val="20"/>
              </w:rPr>
            </w:pPr>
            <w:r w:rsidRPr="001200DB">
              <w:rPr>
                <w:sz w:val="20"/>
                <w:szCs w:val="20"/>
                <w:lang w:val="ru"/>
              </w:rPr>
              <w:t>(0,03, 0,34)</w:t>
            </w:r>
          </w:p>
        </w:tc>
      </w:tr>
      <w:tr w:rsidR="00C602C5" w:rsidRPr="001200DB" w14:paraId="2F0E8BD4" w14:textId="77777777" w:rsidTr="008670F3">
        <w:trPr>
          <w:trHeight w:val="20"/>
        </w:trPr>
        <w:tc>
          <w:tcPr>
            <w:tcW w:w="836" w:type="pct"/>
            <w:shd w:val="clear" w:color="auto" w:fill="FFFFFF"/>
          </w:tcPr>
          <w:p w14:paraId="70073C9E" w14:textId="77777777" w:rsidR="00C602C5" w:rsidRPr="001200DB" w:rsidRDefault="00C602C5" w:rsidP="008670F3">
            <w:pPr>
              <w:ind w:left="57" w:right="57"/>
              <w:rPr>
                <w:sz w:val="20"/>
                <w:szCs w:val="20"/>
              </w:rPr>
            </w:pPr>
            <w:r w:rsidRPr="001200DB">
              <w:rPr>
                <w:sz w:val="20"/>
                <w:szCs w:val="20"/>
                <w:lang w:val="ru"/>
              </w:rPr>
              <w:t>Нет</w:t>
            </w:r>
          </w:p>
        </w:tc>
        <w:tc>
          <w:tcPr>
            <w:tcW w:w="292" w:type="pct"/>
            <w:shd w:val="clear" w:color="auto" w:fill="FFFFFF"/>
          </w:tcPr>
          <w:p w14:paraId="60AD6A50" w14:textId="77777777" w:rsidR="00C602C5" w:rsidRPr="001200DB" w:rsidRDefault="00C602C5" w:rsidP="008670F3">
            <w:pPr>
              <w:ind w:left="57" w:right="57"/>
              <w:jc w:val="center"/>
              <w:rPr>
                <w:sz w:val="20"/>
                <w:szCs w:val="20"/>
              </w:rPr>
            </w:pPr>
            <w:r w:rsidRPr="001200DB">
              <w:rPr>
                <w:sz w:val="20"/>
                <w:szCs w:val="20"/>
                <w:lang w:val="ru"/>
              </w:rPr>
              <w:t>156</w:t>
            </w:r>
          </w:p>
        </w:tc>
        <w:tc>
          <w:tcPr>
            <w:tcW w:w="631" w:type="pct"/>
            <w:shd w:val="clear" w:color="auto" w:fill="FFFFFF"/>
          </w:tcPr>
          <w:p w14:paraId="77D47512" w14:textId="77777777" w:rsidR="00C602C5" w:rsidRPr="001200DB" w:rsidRDefault="00C602C5" w:rsidP="008670F3">
            <w:pPr>
              <w:ind w:left="57" w:right="57"/>
              <w:jc w:val="center"/>
              <w:rPr>
                <w:sz w:val="20"/>
                <w:szCs w:val="20"/>
              </w:rPr>
            </w:pPr>
            <w:r w:rsidRPr="001200DB">
              <w:rPr>
                <w:sz w:val="20"/>
                <w:szCs w:val="20"/>
                <w:lang w:val="ru"/>
              </w:rPr>
              <w:t>0,19</w:t>
            </w:r>
          </w:p>
        </w:tc>
        <w:tc>
          <w:tcPr>
            <w:tcW w:w="1228" w:type="pct"/>
            <w:shd w:val="clear" w:color="auto" w:fill="FFFFFF"/>
          </w:tcPr>
          <w:p w14:paraId="2C9C36F7" w14:textId="77777777" w:rsidR="00C602C5" w:rsidRPr="001200DB" w:rsidRDefault="00C602C5" w:rsidP="008670F3">
            <w:pPr>
              <w:ind w:left="57" w:right="57"/>
              <w:jc w:val="center"/>
              <w:rPr>
                <w:sz w:val="20"/>
                <w:szCs w:val="20"/>
              </w:rPr>
            </w:pPr>
            <w:r w:rsidRPr="001200DB">
              <w:rPr>
                <w:sz w:val="20"/>
                <w:szCs w:val="20"/>
                <w:lang w:val="ru"/>
              </w:rPr>
              <w:t>(0,11, 0,31)</w:t>
            </w:r>
          </w:p>
        </w:tc>
        <w:tc>
          <w:tcPr>
            <w:tcW w:w="555" w:type="pct"/>
            <w:shd w:val="clear" w:color="auto" w:fill="FFFFFF"/>
          </w:tcPr>
          <w:p w14:paraId="7FF56C48" w14:textId="77777777" w:rsidR="00C602C5" w:rsidRPr="001200DB" w:rsidRDefault="00C602C5" w:rsidP="008670F3">
            <w:pPr>
              <w:ind w:left="57" w:right="57"/>
              <w:jc w:val="center"/>
              <w:rPr>
                <w:sz w:val="20"/>
                <w:szCs w:val="20"/>
              </w:rPr>
            </w:pPr>
            <w:r w:rsidRPr="001200DB">
              <w:rPr>
                <w:sz w:val="20"/>
                <w:szCs w:val="20"/>
                <w:lang w:val="ru"/>
              </w:rPr>
              <w:t>154</w:t>
            </w:r>
          </w:p>
        </w:tc>
        <w:tc>
          <w:tcPr>
            <w:tcW w:w="704" w:type="pct"/>
            <w:shd w:val="clear" w:color="auto" w:fill="FFFFFF"/>
          </w:tcPr>
          <w:p w14:paraId="0547FC19" w14:textId="77777777" w:rsidR="00C602C5" w:rsidRPr="001200DB" w:rsidRDefault="00C602C5" w:rsidP="008670F3">
            <w:pPr>
              <w:ind w:left="57" w:right="57"/>
              <w:jc w:val="center"/>
              <w:rPr>
                <w:sz w:val="20"/>
                <w:szCs w:val="20"/>
              </w:rPr>
            </w:pPr>
            <w:r w:rsidRPr="001200DB">
              <w:rPr>
                <w:sz w:val="20"/>
                <w:szCs w:val="20"/>
                <w:lang w:val="ru"/>
              </w:rPr>
              <w:t>0,10</w:t>
            </w:r>
          </w:p>
        </w:tc>
        <w:tc>
          <w:tcPr>
            <w:tcW w:w="754" w:type="pct"/>
            <w:shd w:val="clear" w:color="auto" w:fill="FFFFFF"/>
          </w:tcPr>
          <w:p w14:paraId="359EFAF6" w14:textId="77777777" w:rsidR="00C602C5" w:rsidRPr="001200DB" w:rsidRDefault="00C602C5" w:rsidP="008670F3">
            <w:pPr>
              <w:ind w:left="57" w:right="57"/>
              <w:jc w:val="center"/>
              <w:rPr>
                <w:sz w:val="20"/>
                <w:szCs w:val="20"/>
              </w:rPr>
            </w:pPr>
            <w:r w:rsidRPr="001200DB">
              <w:rPr>
                <w:sz w:val="20"/>
                <w:szCs w:val="20"/>
                <w:lang w:val="ru"/>
              </w:rPr>
              <w:t>(0,05, 0,18)</w:t>
            </w:r>
          </w:p>
        </w:tc>
      </w:tr>
      <w:tr w:rsidR="00C602C5" w:rsidRPr="001200DB" w14:paraId="43B5090D" w14:textId="77777777" w:rsidTr="008670F3">
        <w:trPr>
          <w:trHeight w:val="20"/>
        </w:trPr>
        <w:tc>
          <w:tcPr>
            <w:tcW w:w="836" w:type="pct"/>
            <w:shd w:val="clear" w:color="auto" w:fill="FFFFFF"/>
          </w:tcPr>
          <w:p w14:paraId="5C172366" w14:textId="77777777" w:rsidR="00C602C5" w:rsidRPr="00F60F53" w:rsidRDefault="00C602C5" w:rsidP="008670F3">
            <w:pPr>
              <w:ind w:left="57" w:right="57"/>
              <w:rPr>
                <w:i/>
                <w:sz w:val="20"/>
                <w:szCs w:val="20"/>
              </w:rPr>
            </w:pPr>
            <w:r w:rsidRPr="00F60F53">
              <w:rPr>
                <w:i/>
                <w:sz w:val="20"/>
                <w:szCs w:val="20"/>
                <w:lang w:val="ru"/>
              </w:rPr>
              <w:t>Мутация IGHV</w:t>
            </w:r>
          </w:p>
        </w:tc>
        <w:tc>
          <w:tcPr>
            <w:tcW w:w="292" w:type="pct"/>
            <w:shd w:val="clear" w:color="auto" w:fill="FFFFFF"/>
          </w:tcPr>
          <w:p w14:paraId="7EB5E2A8" w14:textId="77777777" w:rsidR="00C602C5" w:rsidRPr="001200DB" w:rsidRDefault="00C602C5" w:rsidP="008670F3">
            <w:pPr>
              <w:ind w:left="57" w:right="57"/>
              <w:jc w:val="center"/>
              <w:rPr>
                <w:sz w:val="20"/>
                <w:szCs w:val="20"/>
              </w:rPr>
            </w:pPr>
          </w:p>
        </w:tc>
        <w:tc>
          <w:tcPr>
            <w:tcW w:w="631" w:type="pct"/>
            <w:shd w:val="clear" w:color="auto" w:fill="FFFFFF"/>
          </w:tcPr>
          <w:p w14:paraId="22C548BC" w14:textId="77777777" w:rsidR="00C602C5" w:rsidRPr="001200DB" w:rsidRDefault="00C602C5" w:rsidP="008670F3">
            <w:pPr>
              <w:ind w:left="57" w:right="57"/>
              <w:jc w:val="center"/>
              <w:rPr>
                <w:sz w:val="20"/>
                <w:szCs w:val="20"/>
              </w:rPr>
            </w:pPr>
          </w:p>
        </w:tc>
        <w:tc>
          <w:tcPr>
            <w:tcW w:w="1228" w:type="pct"/>
            <w:shd w:val="clear" w:color="auto" w:fill="FFFFFF"/>
          </w:tcPr>
          <w:p w14:paraId="058417F6" w14:textId="77777777" w:rsidR="00C602C5" w:rsidRPr="001200DB" w:rsidRDefault="00C602C5" w:rsidP="008670F3">
            <w:pPr>
              <w:ind w:left="57" w:right="57"/>
              <w:jc w:val="center"/>
              <w:rPr>
                <w:sz w:val="20"/>
                <w:szCs w:val="20"/>
              </w:rPr>
            </w:pPr>
          </w:p>
        </w:tc>
        <w:tc>
          <w:tcPr>
            <w:tcW w:w="555" w:type="pct"/>
            <w:shd w:val="clear" w:color="auto" w:fill="FFFFFF"/>
          </w:tcPr>
          <w:p w14:paraId="3797ECAB" w14:textId="77777777" w:rsidR="00C602C5" w:rsidRPr="001200DB" w:rsidRDefault="00C602C5" w:rsidP="008670F3">
            <w:pPr>
              <w:ind w:left="57" w:right="57"/>
              <w:jc w:val="center"/>
              <w:rPr>
                <w:sz w:val="20"/>
                <w:szCs w:val="20"/>
              </w:rPr>
            </w:pPr>
          </w:p>
        </w:tc>
        <w:tc>
          <w:tcPr>
            <w:tcW w:w="704" w:type="pct"/>
            <w:shd w:val="clear" w:color="auto" w:fill="FFFFFF"/>
          </w:tcPr>
          <w:p w14:paraId="5A5F2DB7" w14:textId="77777777" w:rsidR="00C602C5" w:rsidRPr="001200DB" w:rsidRDefault="00C602C5" w:rsidP="008670F3">
            <w:pPr>
              <w:ind w:left="57" w:right="57"/>
              <w:jc w:val="center"/>
              <w:rPr>
                <w:sz w:val="20"/>
                <w:szCs w:val="20"/>
              </w:rPr>
            </w:pPr>
          </w:p>
        </w:tc>
        <w:tc>
          <w:tcPr>
            <w:tcW w:w="754" w:type="pct"/>
            <w:shd w:val="clear" w:color="auto" w:fill="FFFFFF"/>
          </w:tcPr>
          <w:p w14:paraId="1069BE45" w14:textId="77777777" w:rsidR="00C602C5" w:rsidRPr="001200DB" w:rsidRDefault="00C602C5" w:rsidP="008670F3">
            <w:pPr>
              <w:ind w:left="57" w:right="57"/>
              <w:jc w:val="center"/>
              <w:rPr>
                <w:sz w:val="20"/>
                <w:szCs w:val="20"/>
              </w:rPr>
            </w:pPr>
          </w:p>
        </w:tc>
      </w:tr>
      <w:tr w:rsidR="00C602C5" w:rsidRPr="001200DB" w14:paraId="5D350043" w14:textId="77777777" w:rsidTr="008670F3">
        <w:trPr>
          <w:trHeight w:val="20"/>
        </w:trPr>
        <w:tc>
          <w:tcPr>
            <w:tcW w:w="836" w:type="pct"/>
            <w:shd w:val="clear" w:color="auto" w:fill="FFFFFF"/>
          </w:tcPr>
          <w:p w14:paraId="1329031B" w14:textId="77777777" w:rsidR="00C602C5" w:rsidRPr="00F60F53" w:rsidRDefault="00C602C5" w:rsidP="008670F3">
            <w:pPr>
              <w:ind w:left="57" w:right="57"/>
              <w:rPr>
                <w:i/>
                <w:sz w:val="20"/>
                <w:szCs w:val="20"/>
              </w:rPr>
            </w:pPr>
            <w:r w:rsidRPr="00F60F53">
              <w:rPr>
                <w:i/>
                <w:sz w:val="20"/>
                <w:szCs w:val="20"/>
                <w:lang w:val="ru"/>
              </w:rPr>
              <w:t>Мутационный статус</w:t>
            </w:r>
          </w:p>
        </w:tc>
        <w:tc>
          <w:tcPr>
            <w:tcW w:w="292" w:type="pct"/>
            <w:shd w:val="clear" w:color="auto" w:fill="FFFFFF"/>
          </w:tcPr>
          <w:p w14:paraId="2768CBF2" w14:textId="77777777" w:rsidR="00C602C5" w:rsidRPr="001200DB" w:rsidRDefault="00C602C5" w:rsidP="008670F3">
            <w:pPr>
              <w:ind w:left="57" w:right="57"/>
              <w:jc w:val="center"/>
              <w:rPr>
                <w:sz w:val="20"/>
                <w:szCs w:val="20"/>
              </w:rPr>
            </w:pPr>
            <w:r w:rsidRPr="001200DB">
              <w:rPr>
                <w:sz w:val="20"/>
                <w:szCs w:val="20"/>
                <w:lang w:val="ru"/>
              </w:rPr>
              <w:t>58</w:t>
            </w:r>
          </w:p>
        </w:tc>
        <w:tc>
          <w:tcPr>
            <w:tcW w:w="631" w:type="pct"/>
            <w:shd w:val="clear" w:color="auto" w:fill="FFFFFF"/>
          </w:tcPr>
          <w:p w14:paraId="7A64D209" w14:textId="77777777" w:rsidR="00C602C5" w:rsidRPr="001200DB" w:rsidRDefault="00C602C5" w:rsidP="008670F3">
            <w:pPr>
              <w:ind w:left="57" w:right="57"/>
              <w:jc w:val="center"/>
              <w:rPr>
                <w:sz w:val="20"/>
                <w:szCs w:val="20"/>
              </w:rPr>
            </w:pPr>
            <w:r w:rsidRPr="001200DB">
              <w:rPr>
                <w:sz w:val="20"/>
                <w:szCs w:val="20"/>
                <w:lang w:val="ru"/>
              </w:rPr>
              <w:t>0,69</w:t>
            </w:r>
          </w:p>
        </w:tc>
        <w:tc>
          <w:tcPr>
            <w:tcW w:w="1228" w:type="pct"/>
            <w:shd w:val="clear" w:color="auto" w:fill="FFFFFF"/>
          </w:tcPr>
          <w:p w14:paraId="08DA9C48" w14:textId="77777777" w:rsidR="00C602C5" w:rsidRPr="001200DB" w:rsidRDefault="00C602C5" w:rsidP="008670F3">
            <w:pPr>
              <w:ind w:left="57" w:right="57"/>
              <w:jc w:val="center"/>
              <w:rPr>
                <w:sz w:val="20"/>
                <w:szCs w:val="20"/>
              </w:rPr>
            </w:pPr>
            <w:r w:rsidRPr="001200DB">
              <w:rPr>
                <w:sz w:val="20"/>
                <w:szCs w:val="20"/>
                <w:lang w:val="ru"/>
              </w:rPr>
              <w:t>(0,31, 1,56)</w:t>
            </w:r>
          </w:p>
        </w:tc>
        <w:tc>
          <w:tcPr>
            <w:tcW w:w="555" w:type="pct"/>
            <w:shd w:val="clear" w:color="auto" w:fill="FFFFFF"/>
          </w:tcPr>
          <w:p w14:paraId="45AA371E" w14:textId="77777777" w:rsidR="00C602C5" w:rsidRPr="001200DB" w:rsidRDefault="00C602C5" w:rsidP="008670F3">
            <w:pPr>
              <w:ind w:left="57" w:right="57"/>
              <w:jc w:val="center"/>
              <w:rPr>
                <w:sz w:val="20"/>
                <w:szCs w:val="20"/>
              </w:rPr>
            </w:pPr>
            <w:r w:rsidRPr="001200DB">
              <w:rPr>
                <w:sz w:val="20"/>
                <w:szCs w:val="20"/>
                <w:lang w:val="ru"/>
              </w:rPr>
              <w:t>74</w:t>
            </w:r>
          </w:p>
        </w:tc>
        <w:tc>
          <w:tcPr>
            <w:tcW w:w="704" w:type="pct"/>
            <w:shd w:val="clear" w:color="auto" w:fill="FFFFFF"/>
          </w:tcPr>
          <w:p w14:paraId="2E11663F" w14:textId="77777777" w:rsidR="00C602C5" w:rsidRPr="001200DB" w:rsidRDefault="00C602C5" w:rsidP="008670F3">
            <w:pPr>
              <w:ind w:left="57" w:right="57"/>
              <w:jc w:val="center"/>
              <w:rPr>
                <w:sz w:val="20"/>
                <w:szCs w:val="20"/>
              </w:rPr>
            </w:pPr>
            <w:r w:rsidRPr="001200DB">
              <w:rPr>
                <w:sz w:val="20"/>
                <w:szCs w:val="20"/>
                <w:lang w:val="ru"/>
              </w:rPr>
              <w:t>0,15</w:t>
            </w:r>
          </w:p>
        </w:tc>
        <w:tc>
          <w:tcPr>
            <w:tcW w:w="754" w:type="pct"/>
            <w:shd w:val="clear" w:color="auto" w:fill="FFFFFF"/>
          </w:tcPr>
          <w:p w14:paraId="6C8C4B63" w14:textId="77777777" w:rsidR="00C602C5" w:rsidRPr="001200DB" w:rsidRDefault="00C602C5" w:rsidP="008670F3">
            <w:pPr>
              <w:ind w:left="57" w:right="57"/>
              <w:jc w:val="center"/>
              <w:rPr>
                <w:sz w:val="20"/>
                <w:szCs w:val="20"/>
              </w:rPr>
            </w:pPr>
            <w:r w:rsidRPr="001200DB">
              <w:rPr>
                <w:sz w:val="20"/>
                <w:szCs w:val="20"/>
                <w:lang w:val="ru"/>
              </w:rPr>
              <w:t>(0,04, 0,52)</w:t>
            </w:r>
          </w:p>
        </w:tc>
      </w:tr>
      <w:tr w:rsidR="00C602C5" w:rsidRPr="001200DB" w14:paraId="59FDEADF" w14:textId="77777777" w:rsidTr="008670F3">
        <w:trPr>
          <w:trHeight w:val="20"/>
        </w:trPr>
        <w:tc>
          <w:tcPr>
            <w:tcW w:w="836" w:type="pct"/>
            <w:shd w:val="clear" w:color="auto" w:fill="FFFFFF"/>
          </w:tcPr>
          <w:p w14:paraId="5557E860" w14:textId="77777777" w:rsidR="00C602C5" w:rsidRPr="00F60F53" w:rsidRDefault="00C602C5" w:rsidP="008670F3">
            <w:pPr>
              <w:ind w:left="57" w:right="57"/>
              <w:rPr>
                <w:i/>
                <w:sz w:val="20"/>
                <w:szCs w:val="20"/>
              </w:rPr>
            </w:pPr>
            <w:r w:rsidRPr="00F60F53">
              <w:rPr>
                <w:i/>
                <w:sz w:val="20"/>
                <w:szCs w:val="20"/>
                <w:lang w:val="ru"/>
              </w:rPr>
              <w:t>Немутационный статус</w:t>
            </w:r>
          </w:p>
        </w:tc>
        <w:tc>
          <w:tcPr>
            <w:tcW w:w="292" w:type="pct"/>
            <w:shd w:val="clear" w:color="auto" w:fill="FFFFFF"/>
          </w:tcPr>
          <w:p w14:paraId="287A8324" w14:textId="77777777" w:rsidR="00C602C5" w:rsidRPr="001200DB" w:rsidRDefault="00C602C5" w:rsidP="008670F3">
            <w:pPr>
              <w:ind w:left="57" w:right="57"/>
              <w:jc w:val="center"/>
              <w:rPr>
                <w:sz w:val="20"/>
                <w:szCs w:val="20"/>
              </w:rPr>
            </w:pPr>
            <w:r w:rsidRPr="001200DB">
              <w:rPr>
                <w:sz w:val="20"/>
                <w:szCs w:val="20"/>
                <w:lang w:val="ru"/>
              </w:rPr>
              <w:t>119</w:t>
            </w:r>
          </w:p>
        </w:tc>
        <w:tc>
          <w:tcPr>
            <w:tcW w:w="631" w:type="pct"/>
            <w:shd w:val="clear" w:color="auto" w:fill="FFFFFF"/>
          </w:tcPr>
          <w:p w14:paraId="7F05D4DD" w14:textId="77777777" w:rsidR="00C602C5" w:rsidRPr="001200DB" w:rsidRDefault="00C602C5" w:rsidP="008670F3">
            <w:pPr>
              <w:ind w:left="57" w:right="57"/>
              <w:jc w:val="center"/>
              <w:rPr>
                <w:sz w:val="20"/>
                <w:szCs w:val="20"/>
              </w:rPr>
            </w:pPr>
            <w:r w:rsidRPr="001200DB">
              <w:rPr>
                <w:sz w:val="20"/>
                <w:szCs w:val="20"/>
                <w:lang w:val="ru"/>
              </w:rPr>
              <w:t>0,11</w:t>
            </w:r>
          </w:p>
        </w:tc>
        <w:tc>
          <w:tcPr>
            <w:tcW w:w="1228" w:type="pct"/>
            <w:shd w:val="clear" w:color="auto" w:fill="FFFFFF"/>
          </w:tcPr>
          <w:p w14:paraId="1DC42BDB" w14:textId="77777777" w:rsidR="00C602C5" w:rsidRPr="001200DB" w:rsidRDefault="00C602C5" w:rsidP="008670F3">
            <w:pPr>
              <w:ind w:left="57" w:right="57"/>
              <w:jc w:val="center"/>
              <w:rPr>
                <w:sz w:val="20"/>
                <w:szCs w:val="20"/>
              </w:rPr>
            </w:pPr>
            <w:r w:rsidRPr="001200DB">
              <w:rPr>
                <w:sz w:val="20"/>
                <w:szCs w:val="20"/>
                <w:lang w:val="ru"/>
              </w:rPr>
              <w:t>(0,07, 0,19)</w:t>
            </w:r>
          </w:p>
        </w:tc>
        <w:tc>
          <w:tcPr>
            <w:tcW w:w="555" w:type="pct"/>
            <w:shd w:val="clear" w:color="auto" w:fill="FFFFFF"/>
          </w:tcPr>
          <w:p w14:paraId="09D336EB" w14:textId="77777777" w:rsidR="00C602C5" w:rsidRPr="001200DB" w:rsidRDefault="00C602C5" w:rsidP="008670F3">
            <w:pPr>
              <w:ind w:left="57" w:right="57"/>
              <w:jc w:val="center"/>
              <w:rPr>
                <w:sz w:val="20"/>
                <w:szCs w:val="20"/>
              </w:rPr>
            </w:pPr>
            <w:r w:rsidRPr="001200DB">
              <w:rPr>
                <w:sz w:val="20"/>
                <w:szCs w:val="20"/>
                <w:lang w:val="ru"/>
              </w:rPr>
              <w:t>103</w:t>
            </w:r>
          </w:p>
        </w:tc>
        <w:tc>
          <w:tcPr>
            <w:tcW w:w="704" w:type="pct"/>
            <w:shd w:val="clear" w:color="auto" w:fill="FFFFFF"/>
          </w:tcPr>
          <w:p w14:paraId="06EE9E5B" w14:textId="77777777" w:rsidR="00C602C5" w:rsidRPr="001200DB" w:rsidRDefault="00C602C5" w:rsidP="008670F3">
            <w:pPr>
              <w:ind w:left="57" w:right="57"/>
              <w:jc w:val="center"/>
              <w:rPr>
                <w:sz w:val="20"/>
                <w:szCs w:val="20"/>
              </w:rPr>
            </w:pPr>
            <w:r w:rsidRPr="001200DB">
              <w:rPr>
                <w:sz w:val="20"/>
                <w:szCs w:val="20"/>
                <w:lang w:val="ru"/>
              </w:rPr>
              <w:t>0,08</w:t>
            </w:r>
          </w:p>
        </w:tc>
        <w:tc>
          <w:tcPr>
            <w:tcW w:w="754" w:type="pct"/>
            <w:shd w:val="clear" w:color="auto" w:fill="FFFFFF"/>
          </w:tcPr>
          <w:p w14:paraId="0B3DB964" w14:textId="77777777" w:rsidR="00C602C5" w:rsidRPr="001200DB" w:rsidRDefault="00C602C5" w:rsidP="008670F3">
            <w:pPr>
              <w:ind w:left="57" w:right="57"/>
              <w:jc w:val="center"/>
              <w:rPr>
                <w:sz w:val="20"/>
                <w:szCs w:val="20"/>
              </w:rPr>
            </w:pPr>
            <w:r w:rsidRPr="001200DB">
              <w:rPr>
                <w:sz w:val="20"/>
                <w:szCs w:val="20"/>
                <w:lang w:val="ru"/>
              </w:rPr>
              <w:t>(0,04, 0,16)</w:t>
            </w:r>
          </w:p>
        </w:tc>
      </w:tr>
      <w:tr w:rsidR="00C602C5" w:rsidRPr="001200DB" w14:paraId="0394B56C" w14:textId="77777777" w:rsidTr="008670F3">
        <w:trPr>
          <w:trHeight w:val="20"/>
        </w:trPr>
        <w:tc>
          <w:tcPr>
            <w:tcW w:w="836" w:type="pct"/>
            <w:shd w:val="clear" w:color="auto" w:fill="FFFFFF"/>
          </w:tcPr>
          <w:p w14:paraId="7D285A07" w14:textId="77777777" w:rsidR="00C602C5" w:rsidRPr="00F60F53" w:rsidRDefault="00C602C5" w:rsidP="008670F3">
            <w:pPr>
              <w:ind w:left="57" w:right="57"/>
              <w:rPr>
                <w:i/>
                <w:sz w:val="20"/>
                <w:szCs w:val="20"/>
              </w:rPr>
            </w:pPr>
            <w:r w:rsidRPr="00F60F53">
              <w:rPr>
                <w:i/>
                <w:sz w:val="20"/>
                <w:szCs w:val="20"/>
                <w:lang w:val="ru"/>
              </w:rPr>
              <w:t>Делеция 11q</w:t>
            </w:r>
          </w:p>
        </w:tc>
        <w:tc>
          <w:tcPr>
            <w:tcW w:w="292" w:type="pct"/>
            <w:shd w:val="clear" w:color="auto" w:fill="FFFFFF"/>
          </w:tcPr>
          <w:p w14:paraId="1012C9C3" w14:textId="77777777" w:rsidR="00C602C5" w:rsidRPr="001200DB" w:rsidRDefault="00C602C5" w:rsidP="008670F3">
            <w:pPr>
              <w:ind w:left="57" w:right="57"/>
              <w:jc w:val="center"/>
              <w:rPr>
                <w:sz w:val="20"/>
                <w:szCs w:val="20"/>
              </w:rPr>
            </w:pPr>
          </w:p>
        </w:tc>
        <w:tc>
          <w:tcPr>
            <w:tcW w:w="631" w:type="pct"/>
            <w:shd w:val="clear" w:color="auto" w:fill="FFFFFF"/>
          </w:tcPr>
          <w:p w14:paraId="3BD30433" w14:textId="77777777" w:rsidR="00C602C5" w:rsidRPr="001200DB" w:rsidRDefault="00C602C5" w:rsidP="008670F3">
            <w:pPr>
              <w:ind w:left="57" w:right="57"/>
              <w:jc w:val="center"/>
              <w:rPr>
                <w:sz w:val="20"/>
                <w:szCs w:val="20"/>
              </w:rPr>
            </w:pPr>
          </w:p>
        </w:tc>
        <w:tc>
          <w:tcPr>
            <w:tcW w:w="1228" w:type="pct"/>
            <w:shd w:val="clear" w:color="auto" w:fill="FFFFFF"/>
          </w:tcPr>
          <w:p w14:paraId="2954E182" w14:textId="77777777" w:rsidR="00C602C5" w:rsidRPr="001200DB" w:rsidRDefault="00C602C5" w:rsidP="008670F3">
            <w:pPr>
              <w:ind w:left="57" w:right="57"/>
              <w:jc w:val="center"/>
              <w:rPr>
                <w:sz w:val="20"/>
                <w:szCs w:val="20"/>
              </w:rPr>
            </w:pPr>
          </w:p>
        </w:tc>
        <w:tc>
          <w:tcPr>
            <w:tcW w:w="555" w:type="pct"/>
            <w:shd w:val="clear" w:color="auto" w:fill="FFFFFF"/>
          </w:tcPr>
          <w:p w14:paraId="385C0EEB" w14:textId="77777777" w:rsidR="00C602C5" w:rsidRPr="001200DB" w:rsidRDefault="00C602C5" w:rsidP="008670F3">
            <w:pPr>
              <w:ind w:left="57" w:right="57"/>
              <w:jc w:val="center"/>
              <w:rPr>
                <w:sz w:val="20"/>
                <w:szCs w:val="20"/>
              </w:rPr>
            </w:pPr>
          </w:p>
        </w:tc>
        <w:tc>
          <w:tcPr>
            <w:tcW w:w="704" w:type="pct"/>
            <w:shd w:val="clear" w:color="auto" w:fill="FFFFFF"/>
          </w:tcPr>
          <w:p w14:paraId="3EB52D48" w14:textId="77777777" w:rsidR="00C602C5" w:rsidRPr="001200DB" w:rsidRDefault="00C602C5" w:rsidP="008670F3">
            <w:pPr>
              <w:ind w:left="57" w:right="57"/>
              <w:jc w:val="center"/>
              <w:rPr>
                <w:sz w:val="20"/>
                <w:szCs w:val="20"/>
              </w:rPr>
            </w:pPr>
          </w:p>
        </w:tc>
        <w:tc>
          <w:tcPr>
            <w:tcW w:w="754" w:type="pct"/>
            <w:shd w:val="clear" w:color="auto" w:fill="FFFFFF"/>
          </w:tcPr>
          <w:p w14:paraId="4796E9D0" w14:textId="77777777" w:rsidR="00C602C5" w:rsidRPr="001200DB" w:rsidRDefault="00C602C5" w:rsidP="008670F3">
            <w:pPr>
              <w:ind w:left="57" w:right="57"/>
              <w:jc w:val="center"/>
              <w:rPr>
                <w:sz w:val="20"/>
                <w:szCs w:val="20"/>
              </w:rPr>
            </w:pPr>
          </w:p>
        </w:tc>
      </w:tr>
      <w:tr w:rsidR="00C602C5" w:rsidRPr="001200DB" w14:paraId="5277CB7B" w14:textId="77777777" w:rsidTr="008670F3">
        <w:trPr>
          <w:trHeight w:val="20"/>
        </w:trPr>
        <w:tc>
          <w:tcPr>
            <w:tcW w:w="836" w:type="pct"/>
            <w:shd w:val="clear" w:color="auto" w:fill="FFFFFF"/>
          </w:tcPr>
          <w:p w14:paraId="7B009013" w14:textId="77777777" w:rsidR="00C602C5" w:rsidRPr="001200DB" w:rsidRDefault="00C602C5" w:rsidP="008670F3">
            <w:pPr>
              <w:ind w:left="57" w:right="57"/>
              <w:rPr>
                <w:sz w:val="20"/>
                <w:szCs w:val="20"/>
              </w:rPr>
            </w:pPr>
            <w:r w:rsidRPr="001200DB">
              <w:rPr>
                <w:sz w:val="20"/>
                <w:szCs w:val="20"/>
                <w:lang w:val="ru"/>
              </w:rPr>
              <w:t>Да</w:t>
            </w:r>
          </w:p>
        </w:tc>
        <w:tc>
          <w:tcPr>
            <w:tcW w:w="292" w:type="pct"/>
            <w:shd w:val="clear" w:color="auto" w:fill="FFFFFF"/>
          </w:tcPr>
          <w:p w14:paraId="5FA430AC" w14:textId="77777777" w:rsidR="00C602C5" w:rsidRPr="001200DB" w:rsidRDefault="00C602C5" w:rsidP="008670F3">
            <w:pPr>
              <w:ind w:left="57" w:right="57"/>
              <w:jc w:val="center"/>
              <w:rPr>
                <w:sz w:val="20"/>
                <w:szCs w:val="20"/>
              </w:rPr>
            </w:pPr>
            <w:r w:rsidRPr="001200DB">
              <w:rPr>
                <w:sz w:val="20"/>
                <w:szCs w:val="20"/>
                <w:lang w:val="ru"/>
              </w:rPr>
              <w:t>31</w:t>
            </w:r>
          </w:p>
        </w:tc>
        <w:tc>
          <w:tcPr>
            <w:tcW w:w="631" w:type="pct"/>
            <w:shd w:val="clear" w:color="auto" w:fill="FFFFFF"/>
          </w:tcPr>
          <w:p w14:paraId="38EC156B" w14:textId="77777777" w:rsidR="00C602C5" w:rsidRPr="001200DB" w:rsidRDefault="00C602C5" w:rsidP="008670F3">
            <w:pPr>
              <w:ind w:left="57" w:right="57"/>
              <w:jc w:val="center"/>
              <w:rPr>
                <w:sz w:val="20"/>
                <w:szCs w:val="20"/>
              </w:rPr>
            </w:pPr>
            <w:r w:rsidRPr="001200DB">
              <w:rPr>
                <w:sz w:val="20"/>
                <w:szCs w:val="20"/>
                <w:lang w:val="ru"/>
              </w:rPr>
              <w:t>0,07</w:t>
            </w:r>
          </w:p>
        </w:tc>
        <w:tc>
          <w:tcPr>
            <w:tcW w:w="1228" w:type="pct"/>
            <w:shd w:val="clear" w:color="auto" w:fill="FFFFFF"/>
          </w:tcPr>
          <w:p w14:paraId="53FE8907" w14:textId="77777777" w:rsidR="00C602C5" w:rsidRPr="001200DB" w:rsidRDefault="00C602C5" w:rsidP="008670F3">
            <w:pPr>
              <w:ind w:left="57" w:right="57"/>
              <w:jc w:val="center"/>
              <w:rPr>
                <w:sz w:val="20"/>
                <w:szCs w:val="20"/>
              </w:rPr>
            </w:pPr>
            <w:r w:rsidRPr="001200DB">
              <w:rPr>
                <w:sz w:val="20"/>
                <w:szCs w:val="20"/>
                <w:lang w:val="ru"/>
              </w:rPr>
              <w:t>(0,02, 0,22)</w:t>
            </w:r>
          </w:p>
        </w:tc>
        <w:tc>
          <w:tcPr>
            <w:tcW w:w="555" w:type="pct"/>
            <w:shd w:val="clear" w:color="auto" w:fill="FFFFFF"/>
          </w:tcPr>
          <w:p w14:paraId="66DBC59B" w14:textId="77777777" w:rsidR="00C602C5" w:rsidRPr="001200DB" w:rsidRDefault="00C602C5" w:rsidP="008670F3">
            <w:pPr>
              <w:ind w:left="57" w:right="57"/>
              <w:jc w:val="center"/>
              <w:rPr>
                <w:sz w:val="20"/>
                <w:szCs w:val="20"/>
              </w:rPr>
            </w:pPr>
            <w:r w:rsidRPr="001200DB">
              <w:rPr>
                <w:sz w:val="20"/>
                <w:szCs w:val="20"/>
                <w:lang w:val="ru"/>
              </w:rPr>
              <w:t>31</w:t>
            </w:r>
          </w:p>
        </w:tc>
        <w:tc>
          <w:tcPr>
            <w:tcW w:w="704" w:type="pct"/>
            <w:shd w:val="clear" w:color="auto" w:fill="FFFFFF"/>
          </w:tcPr>
          <w:p w14:paraId="1838B303" w14:textId="77777777" w:rsidR="00C602C5" w:rsidRPr="001200DB" w:rsidRDefault="00C602C5" w:rsidP="008670F3">
            <w:pPr>
              <w:ind w:left="57" w:right="57"/>
              <w:jc w:val="center"/>
              <w:rPr>
                <w:sz w:val="20"/>
                <w:szCs w:val="20"/>
              </w:rPr>
            </w:pPr>
            <w:r w:rsidRPr="001200DB">
              <w:rPr>
                <w:sz w:val="20"/>
                <w:szCs w:val="20"/>
                <w:lang w:val="ru"/>
              </w:rPr>
              <w:t>0,09</w:t>
            </w:r>
          </w:p>
        </w:tc>
        <w:tc>
          <w:tcPr>
            <w:tcW w:w="754" w:type="pct"/>
            <w:shd w:val="clear" w:color="auto" w:fill="FFFFFF"/>
          </w:tcPr>
          <w:p w14:paraId="52383C8D" w14:textId="77777777" w:rsidR="00C602C5" w:rsidRPr="001200DB" w:rsidRDefault="00C602C5" w:rsidP="008670F3">
            <w:pPr>
              <w:ind w:left="57" w:right="57"/>
              <w:jc w:val="center"/>
              <w:rPr>
                <w:sz w:val="20"/>
                <w:szCs w:val="20"/>
              </w:rPr>
            </w:pPr>
            <w:r w:rsidRPr="001200DB">
              <w:rPr>
                <w:sz w:val="20"/>
                <w:szCs w:val="20"/>
                <w:lang w:val="ru"/>
              </w:rPr>
              <w:t>(0,03, 0,26)</w:t>
            </w:r>
          </w:p>
        </w:tc>
      </w:tr>
      <w:tr w:rsidR="00C602C5" w:rsidRPr="001200DB" w14:paraId="1D4D6B90" w14:textId="77777777" w:rsidTr="008670F3">
        <w:trPr>
          <w:trHeight w:val="20"/>
        </w:trPr>
        <w:tc>
          <w:tcPr>
            <w:tcW w:w="836" w:type="pct"/>
            <w:shd w:val="clear" w:color="auto" w:fill="FFFFFF"/>
          </w:tcPr>
          <w:p w14:paraId="58C61ADA" w14:textId="77777777" w:rsidR="00C602C5" w:rsidRPr="001200DB" w:rsidRDefault="00C602C5" w:rsidP="008670F3">
            <w:pPr>
              <w:ind w:left="57" w:right="57"/>
              <w:rPr>
                <w:sz w:val="20"/>
                <w:szCs w:val="20"/>
              </w:rPr>
            </w:pPr>
            <w:r w:rsidRPr="001200DB">
              <w:rPr>
                <w:sz w:val="20"/>
                <w:szCs w:val="20"/>
                <w:lang w:val="ru"/>
              </w:rPr>
              <w:t>Нет</w:t>
            </w:r>
          </w:p>
        </w:tc>
        <w:tc>
          <w:tcPr>
            <w:tcW w:w="292" w:type="pct"/>
            <w:shd w:val="clear" w:color="auto" w:fill="FFFFFF"/>
          </w:tcPr>
          <w:p w14:paraId="43010FFC" w14:textId="77777777" w:rsidR="00C602C5" w:rsidRPr="001200DB" w:rsidRDefault="00C602C5" w:rsidP="008670F3">
            <w:pPr>
              <w:ind w:left="57" w:right="57"/>
              <w:jc w:val="center"/>
              <w:rPr>
                <w:sz w:val="20"/>
                <w:szCs w:val="20"/>
              </w:rPr>
            </w:pPr>
            <w:r w:rsidRPr="001200DB">
              <w:rPr>
                <w:sz w:val="20"/>
                <w:szCs w:val="20"/>
                <w:lang w:val="ru"/>
              </w:rPr>
              <w:t>148</w:t>
            </w:r>
          </w:p>
        </w:tc>
        <w:tc>
          <w:tcPr>
            <w:tcW w:w="631" w:type="pct"/>
            <w:shd w:val="clear" w:color="auto" w:fill="FFFFFF"/>
          </w:tcPr>
          <w:p w14:paraId="1ACF1AE1" w14:textId="77777777" w:rsidR="00C602C5" w:rsidRPr="001200DB" w:rsidRDefault="00C602C5" w:rsidP="008670F3">
            <w:pPr>
              <w:ind w:left="57" w:right="57"/>
              <w:jc w:val="center"/>
              <w:rPr>
                <w:sz w:val="20"/>
                <w:szCs w:val="20"/>
              </w:rPr>
            </w:pPr>
            <w:r w:rsidRPr="001200DB">
              <w:rPr>
                <w:sz w:val="20"/>
                <w:szCs w:val="20"/>
                <w:lang w:val="ru"/>
              </w:rPr>
              <w:t>0,26</w:t>
            </w:r>
          </w:p>
        </w:tc>
        <w:tc>
          <w:tcPr>
            <w:tcW w:w="1228" w:type="pct"/>
            <w:shd w:val="clear" w:color="auto" w:fill="FFFFFF"/>
          </w:tcPr>
          <w:p w14:paraId="1646E589" w14:textId="77777777" w:rsidR="00C602C5" w:rsidRPr="001200DB" w:rsidRDefault="00C602C5" w:rsidP="008670F3">
            <w:pPr>
              <w:ind w:left="57" w:right="57"/>
              <w:jc w:val="center"/>
              <w:rPr>
                <w:sz w:val="20"/>
                <w:szCs w:val="20"/>
              </w:rPr>
            </w:pPr>
            <w:r w:rsidRPr="001200DB">
              <w:rPr>
                <w:sz w:val="20"/>
                <w:szCs w:val="20"/>
                <w:lang w:val="ru"/>
              </w:rPr>
              <w:t>(0,16, 0,41)</w:t>
            </w:r>
          </w:p>
        </w:tc>
        <w:tc>
          <w:tcPr>
            <w:tcW w:w="555" w:type="pct"/>
            <w:shd w:val="clear" w:color="auto" w:fill="FFFFFF"/>
          </w:tcPr>
          <w:p w14:paraId="38E06A4C" w14:textId="77777777" w:rsidR="00C602C5" w:rsidRPr="001200DB" w:rsidRDefault="00C602C5" w:rsidP="008670F3">
            <w:pPr>
              <w:ind w:left="57" w:right="57"/>
              <w:jc w:val="center"/>
              <w:rPr>
                <w:sz w:val="20"/>
                <w:szCs w:val="20"/>
              </w:rPr>
            </w:pPr>
            <w:r w:rsidRPr="001200DB">
              <w:rPr>
                <w:sz w:val="20"/>
                <w:szCs w:val="20"/>
                <w:lang w:val="ru"/>
              </w:rPr>
              <w:t>148</w:t>
            </w:r>
          </w:p>
        </w:tc>
        <w:tc>
          <w:tcPr>
            <w:tcW w:w="704" w:type="pct"/>
            <w:shd w:val="clear" w:color="auto" w:fill="FFFFFF"/>
          </w:tcPr>
          <w:p w14:paraId="145AC1ED" w14:textId="77777777" w:rsidR="00C602C5" w:rsidRPr="001200DB" w:rsidRDefault="00C602C5" w:rsidP="008670F3">
            <w:pPr>
              <w:ind w:left="57" w:right="57"/>
              <w:jc w:val="center"/>
              <w:rPr>
                <w:sz w:val="20"/>
                <w:szCs w:val="20"/>
              </w:rPr>
            </w:pPr>
            <w:r w:rsidRPr="001200DB">
              <w:rPr>
                <w:sz w:val="20"/>
                <w:szCs w:val="20"/>
                <w:lang w:val="ru"/>
              </w:rPr>
              <w:t>0,10</w:t>
            </w:r>
          </w:p>
        </w:tc>
        <w:tc>
          <w:tcPr>
            <w:tcW w:w="754" w:type="pct"/>
            <w:shd w:val="clear" w:color="auto" w:fill="FFFFFF"/>
          </w:tcPr>
          <w:p w14:paraId="78CE4C2E" w14:textId="77777777" w:rsidR="00C602C5" w:rsidRPr="001200DB" w:rsidRDefault="00C602C5" w:rsidP="008670F3">
            <w:pPr>
              <w:ind w:left="57" w:right="57"/>
              <w:jc w:val="center"/>
              <w:rPr>
                <w:sz w:val="20"/>
                <w:szCs w:val="20"/>
              </w:rPr>
            </w:pPr>
            <w:r w:rsidRPr="001200DB">
              <w:rPr>
                <w:sz w:val="20"/>
                <w:szCs w:val="20"/>
                <w:lang w:val="ru"/>
              </w:rPr>
              <w:t>(0,05, 0,20)</w:t>
            </w:r>
          </w:p>
        </w:tc>
      </w:tr>
      <w:tr w:rsidR="00C602C5" w:rsidRPr="001200DB" w14:paraId="5E9BCD20" w14:textId="77777777" w:rsidTr="008670F3">
        <w:trPr>
          <w:trHeight w:val="20"/>
        </w:trPr>
        <w:tc>
          <w:tcPr>
            <w:tcW w:w="836" w:type="pct"/>
            <w:shd w:val="clear" w:color="auto" w:fill="FFFFFF"/>
          </w:tcPr>
          <w:p w14:paraId="3E2427B0" w14:textId="77777777" w:rsidR="00C602C5" w:rsidRPr="001200DB" w:rsidRDefault="00C602C5" w:rsidP="008670F3">
            <w:pPr>
              <w:ind w:left="57" w:right="57"/>
              <w:rPr>
                <w:sz w:val="20"/>
                <w:szCs w:val="20"/>
              </w:rPr>
            </w:pPr>
            <w:r w:rsidRPr="001200DB">
              <w:rPr>
                <w:sz w:val="20"/>
                <w:szCs w:val="20"/>
                <w:lang w:val="ru"/>
              </w:rPr>
              <w:t>К</w:t>
            </w:r>
            <w:r w:rsidRPr="00F60F53">
              <w:rPr>
                <w:i/>
                <w:sz w:val="20"/>
                <w:szCs w:val="20"/>
                <w:lang w:val="ru"/>
              </w:rPr>
              <w:t>омплексный кариотип</w:t>
            </w:r>
          </w:p>
        </w:tc>
        <w:tc>
          <w:tcPr>
            <w:tcW w:w="292" w:type="pct"/>
            <w:shd w:val="clear" w:color="auto" w:fill="FFFFFF"/>
          </w:tcPr>
          <w:p w14:paraId="0C136382" w14:textId="77777777" w:rsidR="00C602C5" w:rsidRPr="001200DB" w:rsidRDefault="00C602C5" w:rsidP="008670F3">
            <w:pPr>
              <w:ind w:left="57" w:right="57"/>
              <w:jc w:val="center"/>
              <w:rPr>
                <w:sz w:val="20"/>
                <w:szCs w:val="20"/>
              </w:rPr>
            </w:pPr>
          </w:p>
        </w:tc>
        <w:tc>
          <w:tcPr>
            <w:tcW w:w="631" w:type="pct"/>
            <w:shd w:val="clear" w:color="auto" w:fill="FFFFFF"/>
          </w:tcPr>
          <w:p w14:paraId="5EDD1A29" w14:textId="77777777" w:rsidR="00C602C5" w:rsidRPr="001200DB" w:rsidRDefault="00C602C5" w:rsidP="008670F3">
            <w:pPr>
              <w:ind w:left="57" w:right="57"/>
              <w:jc w:val="center"/>
              <w:rPr>
                <w:sz w:val="20"/>
                <w:szCs w:val="20"/>
              </w:rPr>
            </w:pPr>
          </w:p>
        </w:tc>
        <w:tc>
          <w:tcPr>
            <w:tcW w:w="1228" w:type="pct"/>
            <w:shd w:val="clear" w:color="auto" w:fill="FFFFFF"/>
          </w:tcPr>
          <w:p w14:paraId="63418FFA" w14:textId="77777777" w:rsidR="00C602C5" w:rsidRPr="001200DB" w:rsidRDefault="00C602C5" w:rsidP="008670F3">
            <w:pPr>
              <w:ind w:left="57" w:right="57"/>
              <w:jc w:val="center"/>
              <w:rPr>
                <w:sz w:val="20"/>
                <w:szCs w:val="20"/>
              </w:rPr>
            </w:pPr>
          </w:p>
        </w:tc>
        <w:tc>
          <w:tcPr>
            <w:tcW w:w="555" w:type="pct"/>
            <w:shd w:val="clear" w:color="auto" w:fill="FFFFFF"/>
          </w:tcPr>
          <w:p w14:paraId="653D580A" w14:textId="77777777" w:rsidR="00C602C5" w:rsidRPr="001200DB" w:rsidRDefault="00C602C5" w:rsidP="008670F3">
            <w:pPr>
              <w:ind w:left="57" w:right="57"/>
              <w:jc w:val="center"/>
              <w:rPr>
                <w:sz w:val="20"/>
                <w:szCs w:val="20"/>
              </w:rPr>
            </w:pPr>
          </w:p>
        </w:tc>
        <w:tc>
          <w:tcPr>
            <w:tcW w:w="704" w:type="pct"/>
            <w:shd w:val="clear" w:color="auto" w:fill="FFFFFF"/>
          </w:tcPr>
          <w:p w14:paraId="7D6758E3" w14:textId="77777777" w:rsidR="00C602C5" w:rsidRPr="001200DB" w:rsidRDefault="00C602C5" w:rsidP="008670F3">
            <w:pPr>
              <w:ind w:left="57" w:right="57"/>
              <w:jc w:val="center"/>
              <w:rPr>
                <w:sz w:val="20"/>
                <w:szCs w:val="20"/>
              </w:rPr>
            </w:pPr>
          </w:p>
        </w:tc>
        <w:tc>
          <w:tcPr>
            <w:tcW w:w="754" w:type="pct"/>
            <w:shd w:val="clear" w:color="auto" w:fill="FFFFFF"/>
          </w:tcPr>
          <w:p w14:paraId="00C9F3D4" w14:textId="77777777" w:rsidR="00C602C5" w:rsidRPr="001200DB" w:rsidRDefault="00C602C5" w:rsidP="008670F3">
            <w:pPr>
              <w:ind w:left="57" w:right="57"/>
              <w:jc w:val="center"/>
              <w:rPr>
                <w:sz w:val="20"/>
                <w:szCs w:val="20"/>
              </w:rPr>
            </w:pPr>
          </w:p>
        </w:tc>
      </w:tr>
      <w:tr w:rsidR="00C602C5" w:rsidRPr="001200DB" w14:paraId="146F19A7" w14:textId="77777777" w:rsidTr="008670F3">
        <w:trPr>
          <w:trHeight w:val="20"/>
        </w:trPr>
        <w:tc>
          <w:tcPr>
            <w:tcW w:w="836" w:type="pct"/>
            <w:shd w:val="clear" w:color="auto" w:fill="FFFFFF"/>
          </w:tcPr>
          <w:p w14:paraId="1A193EE9" w14:textId="77777777" w:rsidR="00C602C5" w:rsidRPr="001200DB" w:rsidRDefault="00C602C5" w:rsidP="008670F3">
            <w:pPr>
              <w:ind w:left="57" w:right="57"/>
              <w:rPr>
                <w:sz w:val="20"/>
                <w:szCs w:val="20"/>
              </w:rPr>
            </w:pPr>
            <w:r w:rsidRPr="001200DB">
              <w:rPr>
                <w:sz w:val="20"/>
                <w:szCs w:val="20"/>
                <w:lang w:val="ru"/>
              </w:rPr>
              <w:t>Да</w:t>
            </w:r>
          </w:p>
        </w:tc>
        <w:tc>
          <w:tcPr>
            <w:tcW w:w="292" w:type="pct"/>
            <w:shd w:val="clear" w:color="auto" w:fill="FFFFFF"/>
          </w:tcPr>
          <w:p w14:paraId="558F405E" w14:textId="77777777" w:rsidR="00C602C5" w:rsidRPr="001200DB" w:rsidRDefault="00C602C5" w:rsidP="008670F3">
            <w:pPr>
              <w:ind w:left="57" w:right="57"/>
              <w:jc w:val="center"/>
              <w:rPr>
                <w:sz w:val="20"/>
                <w:szCs w:val="20"/>
              </w:rPr>
            </w:pPr>
            <w:r w:rsidRPr="001200DB">
              <w:rPr>
                <w:sz w:val="20"/>
                <w:szCs w:val="20"/>
                <w:lang w:val="ru"/>
              </w:rPr>
              <w:t>31</w:t>
            </w:r>
          </w:p>
        </w:tc>
        <w:tc>
          <w:tcPr>
            <w:tcW w:w="631" w:type="pct"/>
            <w:shd w:val="clear" w:color="auto" w:fill="FFFFFF"/>
          </w:tcPr>
          <w:p w14:paraId="73A53A2D" w14:textId="77777777" w:rsidR="00C602C5" w:rsidRPr="001200DB" w:rsidRDefault="00C602C5" w:rsidP="008670F3">
            <w:pPr>
              <w:ind w:left="57" w:right="57"/>
              <w:jc w:val="center"/>
              <w:rPr>
                <w:sz w:val="20"/>
                <w:szCs w:val="20"/>
              </w:rPr>
            </w:pPr>
            <w:r w:rsidRPr="001200DB">
              <w:rPr>
                <w:sz w:val="20"/>
                <w:szCs w:val="20"/>
                <w:lang w:val="ru"/>
              </w:rPr>
              <w:t>0,10</w:t>
            </w:r>
          </w:p>
        </w:tc>
        <w:tc>
          <w:tcPr>
            <w:tcW w:w="1228" w:type="pct"/>
            <w:shd w:val="clear" w:color="auto" w:fill="FFFFFF"/>
          </w:tcPr>
          <w:p w14:paraId="24B5BCFF" w14:textId="77777777" w:rsidR="00C602C5" w:rsidRPr="001200DB" w:rsidRDefault="00C602C5" w:rsidP="008670F3">
            <w:pPr>
              <w:ind w:left="57" w:right="57"/>
              <w:jc w:val="center"/>
              <w:rPr>
                <w:sz w:val="20"/>
                <w:szCs w:val="20"/>
              </w:rPr>
            </w:pPr>
            <w:r w:rsidRPr="001200DB">
              <w:rPr>
                <w:sz w:val="20"/>
                <w:szCs w:val="20"/>
                <w:lang w:val="ru"/>
              </w:rPr>
              <w:t>(0,03, 0,33)</w:t>
            </w:r>
          </w:p>
        </w:tc>
        <w:tc>
          <w:tcPr>
            <w:tcW w:w="555" w:type="pct"/>
            <w:shd w:val="clear" w:color="auto" w:fill="FFFFFF"/>
          </w:tcPr>
          <w:p w14:paraId="6B2044CC" w14:textId="77777777" w:rsidR="00C602C5" w:rsidRPr="001200DB" w:rsidRDefault="00C602C5" w:rsidP="008670F3">
            <w:pPr>
              <w:ind w:left="57" w:right="57"/>
              <w:jc w:val="center"/>
              <w:rPr>
                <w:sz w:val="20"/>
                <w:szCs w:val="20"/>
              </w:rPr>
            </w:pPr>
            <w:r w:rsidRPr="001200DB">
              <w:rPr>
                <w:sz w:val="20"/>
                <w:szCs w:val="20"/>
                <w:lang w:val="ru"/>
              </w:rPr>
              <w:t>29</w:t>
            </w:r>
          </w:p>
        </w:tc>
        <w:tc>
          <w:tcPr>
            <w:tcW w:w="704" w:type="pct"/>
            <w:shd w:val="clear" w:color="auto" w:fill="FFFFFF"/>
          </w:tcPr>
          <w:p w14:paraId="4FFC2EDC" w14:textId="77777777" w:rsidR="00C602C5" w:rsidRPr="001200DB" w:rsidRDefault="00C602C5" w:rsidP="008670F3">
            <w:pPr>
              <w:ind w:left="57" w:right="57"/>
              <w:jc w:val="center"/>
              <w:rPr>
                <w:sz w:val="20"/>
                <w:szCs w:val="20"/>
              </w:rPr>
            </w:pPr>
            <w:r w:rsidRPr="001200DB">
              <w:rPr>
                <w:sz w:val="20"/>
                <w:szCs w:val="20"/>
                <w:lang w:val="ru"/>
              </w:rPr>
              <w:t>0,09</w:t>
            </w:r>
          </w:p>
        </w:tc>
        <w:tc>
          <w:tcPr>
            <w:tcW w:w="754" w:type="pct"/>
            <w:shd w:val="clear" w:color="auto" w:fill="FFFFFF"/>
          </w:tcPr>
          <w:p w14:paraId="189E855E" w14:textId="77777777" w:rsidR="00C602C5" w:rsidRPr="001200DB" w:rsidRDefault="00C602C5" w:rsidP="008670F3">
            <w:pPr>
              <w:ind w:left="57" w:right="57"/>
              <w:jc w:val="center"/>
              <w:rPr>
                <w:sz w:val="20"/>
                <w:szCs w:val="20"/>
              </w:rPr>
            </w:pPr>
            <w:r w:rsidRPr="001200DB">
              <w:rPr>
                <w:sz w:val="20"/>
                <w:szCs w:val="20"/>
                <w:lang w:val="ru"/>
              </w:rPr>
              <w:t>(0,03, 0,29)</w:t>
            </w:r>
          </w:p>
        </w:tc>
      </w:tr>
      <w:tr w:rsidR="00C602C5" w:rsidRPr="001200DB" w14:paraId="6B49D7AD" w14:textId="77777777" w:rsidTr="008670F3">
        <w:trPr>
          <w:trHeight w:val="20"/>
        </w:trPr>
        <w:tc>
          <w:tcPr>
            <w:tcW w:w="836" w:type="pct"/>
            <w:shd w:val="clear" w:color="auto" w:fill="FFFFFF"/>
          </w:tcPr>
          <w:p w14:paraId="0537DF7B" w14:textId="77777777" w:rsidR="00C602C5" w:rsidRPr="001200DB" w:rsidRDefault="00C602C5" w:rsidP="008670F3">
            <w:pPr>
              <w:ind w:left="57" w:right="57"/>
              <w:rPr>
                <w:sz w:val="20"/>
                <w:szCs w:val="20"/>
              </w:rPr>
            </w:pPr>
            <w:r w:rsidRPr="001200DB">
              <w:rPr>
                <w:sz w:val="20"/>
                <w:szCs w:val="20"/>
                <w:lang w:val="ru"/>
              </w:rPr>
              <w:t>Нет</w:t>
            </w:r>
          </w:p>
        </w:tc>
        <w:tc>
          <w:tcPr>
            <w:tcW w:w="292" w:type="pct"/>
            <w:shd w:val="clear" w:color="auto" w:fill="FFFFFF"/>
          </w:tcPr>
          <w:p w14:paraId="4B8533EB" w14:textId="77777777" w:rsidR="00C602C5" w:rsidRPr="001200DB" w:rsidRDefault="00C602C5" w:rsidP="008670F3">
            <w:pPr>
              <w:ind w:left="57" w:right="57"/>
              <w:jc w:val="center"/>
              <w:rPr>
                <w:sz w:val="20"/>
                <w:szCs w:val="20"/>
              </w:rPr>
            </w:pPr>
            <w:r w:rsidRPr="001200DB">
              <w:rPr>
                <w:sz w:val="20"/>
                <w:szCs w:val="20"/>
                <w:lang w:val="ru"/>
              </w:rPr>
              <w:t>117</w:t>
            </w:r>
          </w:p>
        </w:tc>
        <w:tc>
          <w:tcPr>
            <w:tcW w:w="631" w:type="pct"/>
            <w:shd w:val="clear" w:color="auto" w:fill="FFFFFF"/>
          </w:tcPr>
          <w:p w14:paraId="5025AE17" w14:textId="77777777" w:rsidR="00C602C5" w:rsidRPr="001200DB" w:rsidRDefault="00C602C5" w:rsidP="008670F3">
            <w:pPr>
              <w:ind w:left="57" w:right="57"/>
              <w:jc w:val="center"/>
              <w:rPr>
                <w:sz w:val="20"/>
                <w:szCs w:val="20"/>
              </w:rPr>
            </w:pPr>
            <w:r w:rsidRPr="001200DB">
              <w:rPr>
                <w:sz w:val="20"/>
                <w:szCs w:val="20"/>
                <w:lang w:val="ru"/>
              </w:rPr>
              <w:t>0,27</w:t>
            </w:r>
          </w:p>
        </w:tc>
        <w:tc>
          <w:tcPr>
            <w:tcW w:w="1228" w:type="pct"/>
            <w:shd w:val="clear" w:color="auto" w:fill="FFFFFF"/>
          </w:tcPr>
          <w:p w14:paraId="50947B86" w14:textId="77777777" w:rsidR="00C602C5" w:rsidRPr="001200DB" w:rsidRDefault="00C602C5" w:rsidP="008670F3">
            <w:pPr>
              <w:ind w:left="57" w:right="57"/>
              <w:jc w:val="center"/>
              <w:rPr>
                <w:sz w:val="20"/>
                <w:szCs w:val="20"/>
              </w:rPr>
            </w:pPr>
            <w:r w:rsidRPr="001200DB">
              <w:rPr>
                <w:sz w:val="20"/>
                <w:szCs w:val="20"/>
                <w:lang w:val="ru"/>
              </w:rPr>
              <w:t>(0,16, 0,46)</w:t>
            </w:r>
          </w:p>
        </w:tc>
        <w:tc>
          <w:tcPr>
            <w:tcW w:w="555" w:type="pct"/>
            <w:shd w:val="clear" w:color="auto" w:fill="FFFFFF"/>
          </w:tcPr>
          <w:p w14:paraId="6B53B558" w14:textId="77777777" w:rsidR="00C602C5" w:rsidRPr="001200DB" w:rsidRDefault="00C602C5" w:rsidP="008670F3">
            <w:pPr>
              <w:ind w:left="57" w:right="57"/>
              <w:jc w:val="center"/>
              <w:rPr>
                <w:sz w:val="20"/>
                <w:szCs w:val="20"/>
              </w:rPr>
            </w:pPr>
            <w:r w:rsidRPr="001200DB">
              <w:rPr>
                <w:sz w:val="20"/>
                <w:szCs w:val="20"/>
                <w:lang w:val="ru"/>
              </w:rPr>
              <w:t>126</w:t>
            </w:r>
          </w:p>
        </w:tc>
        <w:tc>
          <w:tcPr>
            <w:tcW w:w="704" w:type="pct"/>
            <w:shd w:val="clear" w:color="auto" w:fill="FFFFFF"/>
          </w:tcPr>
          <w:p w14:paraId="0560DFDE" w14:textId="77777777" w:rsidR="00C602C5" w:rsidRPr="001200DB" w:rsidRDefault="00C602C5" w:rsidP="008670F3">
            <w:pPr>
              <w:ind w:left="57" w:right="57"/>
              <w:jc w:val="center"/>
              <w:rPr>
                <w:sz w:val="20"/>
                <w:szCs w:val="20"/>
              </w:rPr>
            </w:pPr>
            <w:r w:rsidRPr="001200DB">
              <w:rPr>
                <w:sz w:val="20"/>
                <w:szCs w:val="20"/>
                <w:lang w:val="ru"/>
              </w:rPr>
              <w:t>0,11</w:t>
            </w:r>
          </w:p>
        </w:tc>
        <w:tc>
          <w:tcPr>
            <w:tcW w:w="754" w:type="pct"/>
            <w:shd w:val="clear" w:color="auto" w:fill="FFFFFF"/>
          </w:tcPr>
          <w:p w14:paraId="7078F487" w14:textId="77777777" w:rsidR="00C602C5" w:rsidRPr="001200DB" w:rsidRDefault="00C602C5" w:rsidP="008670F3">
            <w:pPr>
              <w:ind w:left="57" w:right="57"/>
              <w:jc w:val="center"/>
              <w:rPr>
                <w:sz w:val="20"/>
                <w:szCs w:val="20"/>
              </w:rPr>
            </w:pPr>
            <w:r w:rsidRPr="001200DB">
              <w:rPr>
                <w:sz w:val="20"/>
                <w:szCs w:val="20"/>
                <w:lang w:val="ru"/>
              </w:rPr>
              <w:t xml:space="preserve">(0,05, 0,21) </w:t>
            </w:r>
          </w:p>
        </w:tc>
      </w:tr>
    </w:tbl>
    <w:p w14:paraId="0AE3F2C6" w14:textId="29C9AC8E" w:rsidR="00C602C5" w:rsidRDefault="00C602C5" w:rsidP="00C602C5">
      <w:pPr>
        <w:spacing w:before="240"/>
        <w:ind w:firstLine="708"/>
        <w:jc w:val="both"/>
        <w:rPr>
          <w:lang w:val="ru"/>
        </w:rPr>
      </w:pPr>
      <w:r w:rsidRPr="001200DB">
        <w:rPr>
          <w:sz w:val="20"/>
          <w:szCs w:val="20"/>
        </w:rPr>
        <w:t xml:space="preserve"> </w:t>
      </w:r>
      <w:r w:rsidRPr="009E34E0">
        <w:rPr>
          <w:lang w:val="ru"/>
        </w:rPr>
        <w:t>Результаты по показателю ВБП при применении препарата Калквенс</w:t>
      </w:r>
      <w:r w:rsidR="00DE5C07" w:rsidRPr="00E31AF1">
        <w:rPr>
          <w:vertAlign w:val="superscript"/>
        </w:rPr>
        <w:t>®</w:t>
      </w:r>
      <w:r w:rsidRPr="009E34E0">
        <w:rPr>
          <w:lang w:val="ru"/>
        </w:rPr>
        <w:t xml:space="preserve"> в комбинации с обинутузумабом или без него были последовательными во всех подгруппах, включая группы с характеристиками высокого риска. Среди пациентов с ХЛЛ высокого риска (делеция 17p, делеция 11q, мутация TP53 или немутационный статус IGHV) ОР для ВБП на фоне применения препарата Калквенс</w:t>
      </w:r>
      <w:r w:rsidR="00DE5C07" w:rsidRPr="00E31AF1">
        <w:rPr>
          <w:vertAlign w:val="superscript"/>
        </w:rPr>
        <w:t>®</w:t>
      </w:r>
      <w:r w:rsidRPr="009E34E0">
        <w:rPr>
          <w:lang w:val="ru"/>
        </w:rPr>
        <w:t xml:space="preserve"> с обинутузумабом или без него по сравнению со схемой обинутузумаб плюс хлорамбуцил составило 0,08 [95% ДИ (0,04, 0,15)] и 0,13 [95% ДИ (0,08, 0,21)], соответственно.</w:t>
      </w:r>
      <w:r>
        <w:rPr>
          <w:lang w:val="ru"/>
        </w:rPr>
        <w:t xml:space="preserve"> </w:t>
      </w:r>
    </w:p>
    <w:p w14:paraId="65E55132" w14:textId="77777777" w:rsidR="00C602C5" w:rsidRDefault="00C602C5" w:rsidP="00C602C5">
      <w:pPr>
        <w:ind w:firstLine="708"/>
        <w:jc w:val="both"/>
        <w:rPr>
          <w:lang w:val="ru"/>
        </w:rPr>
      </w:pPr>
      <w:r w:rsidRPr="003C75DE">
        <w:t xml:space="preserve">Исследование показало, что акалабрутиниб в комбинации с обинутузумабом или в монотерапии может рассматриваться как высокоэффективная и безопасная опция 1-й линии терапии ХЛЛ. Учитывая высокую селективность препарата, акалабрутиниб может рассматриваться как предпочтительная опция для пациентов, не подходящих для ИХТ, в том числе коморбидных пациентов с сердечно-сосудистыми заболеваниями или наличием факторов риска для их развития </w:t>
      </w:r>
      <w:r w:rsidRPr="003C75DE">
        <w:fldChar w:fldCharType="begin"/>
      </w:r>
      <w:r w:rsidRPr="003C75DE">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3C75DE">
        <w:fldChar w:fldCharType="separate"/>
      </w:r>
      <w:r w:rsidRPr="003C75DE">
        <w:t>[5]</w:t>
      </w:r>
      <w:r w:rsidRPr="003C75DE">
        <w:fldChar w:fldCharType="end"/>
      </w:r>
      <w:r w:rsidRPr="003C75DE">
        <w:t xml:space="preserve">.  </w:t>
      </w:r>
    </w:p>
    <w:p w14:paraId="2968DF01" w14:textId="77777777" w:rsidR="00C602C5" w:rsidRPr="00573A76" w:rsidRDefault="00C602C5" w:rsidP="00C602C5">
      <w:pPr>
        <w:spacing w:before="240"/>
        <w:ind w:firstLine="708"/>
        <w:jc w:val="both"/>
        <w:rPr>
          <w:lang w:val="ru"/>
        </w:rPr>
      </w:pPr>
    </w:p>
    <w:p w14:paraId="373FFC29" w14:textId="77777777" w:rsidR="00C602C5" w:rsidRPr="00F60F53" w:rsidRDefault="00C602C5" w:rsidP="00C602C5">
      <w:pPr>
        <w:spacing w:line="1" w:lineRule="exact"/>
        <w:rPr>
          <w:sz w:val="20"/>
          <w:szCs w:val="20"/>
        </w:rPr>
      </w:pPr>
      <w:r w:rsidRPr="003C75DE">
        <w:t xml:space="preserve">Исследование показало, что акалабрутиниб в комбинации с обинутузумабом или в монотерапии может рассматриваться как высокоэффективная и безопасная опция 1-й линии терапии ХЛЛ. Учитывая высокую селективность препарата, акалабрутиниб может рассматриваться как предпочтительная опция для пациентов, не подходящих для ИХТ, в том числе коморбидных пациентов с сердечно-сосудистыми заболеваниями или наличием факторов риска для их развития </w:t>
      </w:r>
      <w:r w:rsidRPr="003C75DE">
        <w:fldChar w:fldCharType="begin"/>
      </w:r>
      <w:r w:rsidRPr="003C75DE">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3C75DE">
        <w:fldChar w:fldCharType="separate"/>
      </w:r>
      <w:r w:rsidRPr="003C75DE">
        <w:t>[5]</w:t>
      </w:r>
      <w:r w:rsidRPr="003C75DE">
        <w:fldChar w:fldCharType="end"/>
      </w:r>
      <w:r w:rsidRPr="003C75DE">
        <w:t xml:space="preserve">.  </w:t>
      </w:r>
    </w:p>
    <w:p w14:paraId="2CB97FB8" w14:textId="77777777" w:rsidR="00C602C5" w:rsidRPr="003C75DE" w:rsidRDefault="00C602C5" w:rsidP="00C602C5">
      <w:pPr>
        <w:pStyle w:val="af3"/>
        <w:jc w:val="both"/>
        <w:rPr>
          <w:i/>
          <w:u w:val="single"/>
        </w:rPr>
      </w:pPr>
      <w:r w:rsidRPr="003C75DE">
        <w:rPr>
          <w:i/>
          <w:u w:val="single"/>
        </w:rPr>
        <w:lastRenderedPageBreak/>
        <w:t>ACE-LY-004</w:t>
      </w:r>
      <w:r>
        <w:rPr>
          <w:i/>
          <w:u w:val="single"/>
        </w:rPr>
        <w:t>:</w:t>
      </w:r>
      <w:r w:rsidRPr="003C75DE">
        <w:rPr>
          <w:i/>
          <w:u w:val="single"/>
        </w:rPr>
        <w:t xml:space="preserve"> применение акалабрутиниба у пациентов с рецидивирующей или рефрактерной мантийноклеточной лимфомой</w:t>
      </w:r>
    </w:p>
    <w:p w14:paraId="636592FA" w14:textId="77777777" w:rsidR="00C602C5" w:rsidRDefault="00C602C5" w:rsidP="00C602C5">
      <w:pPr>
        <w:pStyle w:val="af3"/>
        <w:spacing w:after="0" w:afterAutospacing="0"/>
        <w:ind w:firstLine="708"/>
        <w:jc w:val="both"/>
      </w:pPr>
      <w:r w:rsidRPr="003C75DE">
        <w:t>Исследование ACE-LY-004 являлось регистрационным для показания р/р МКЛ</w:t>
      </w:r>
      <w:r>
        <w:t xml:space="preserve"> </w:t>
      </w:r>
      <w:r w:rsidRPr="003C75DE">
        <w:t>(рецидивирующая или рефрактерная мантийноклеточная лимфома)</w:t>
      </w:r>
      <w:r>
        <w:t xml:space="preserve">. </w:t>
      </w:r>
      <w:r w:rsidRPr="003C75DE">
        <w:t>В данном открытом исследовании II фазы акалабрутиниб (100 мг 2 раза в день перорально) назначали пациентам с рецидивирующей или рефрактерной мантийноклеточной лимфомой. Лечение проводили до появления признаков прогрессирования заболевания или неприемлемой токсичности. Первичной конечной точкой являлся общий ответ, оцениваемый по классификации Lugano; анализ безопасности проводился по данным всех пациентов</w:t>
      </w:r>
      <w:r>
        <w:t xml:space="preserve">. </w:t>
      </w:r>
    </w:p>
    <w:p w14:paraId="4AC4788E" w14:textId="77777777" w:rsidR="00C602C5" w:rsidRDefault="00C602C5" w:rsidP="00C602C5">
      <w:pPr>
        <w:pStyle w:val="af3"/>
        <w:spacing w:before="0" w:beforeAutospacing="0" w:after="0" w:afterAutospacing="0"/>
        <w:ind w:firstLine="708"/>
        <w:jc w:val="both"/>
      </w:pPr>
      <w:r w:rsidRPr="003C75DE">
        <w:t xml:space="preserve">В период с 12 марта 2015 г. по 5 января 2016 г. в исследование были включены 124 пациента с рецидивирующей или рефрактерной мантийноклеточной лимфомой; все пациенты получили лечение; средний возраст составил 68 лет. Медиана числа линий предшествующей терапии составила две линии (межквартильный диапазон [МКД] 1–2). При медиане наблюдения, равной 15,2 месяца, 100 (81%) пациентов достигли общего ответа и 49 (40%) – полного ответа. Расчетные (по методу Каплана–Майера) медианы продолжительности ответа, выживаемости без прогрессирования и общей выживаемости достигнуты не были; показатели за период 12 месяцев составили 72% (95%-ный ДИ 62–80), 67% (58–75) и 87% (79–92%) соответственно. </w:t>
      </w:r>
    </w:p>
    <w:p w14:paraId="6E51C376" w14:textId="77777777" w:rsidR="00C602C5" w:rsidRPr="003C75DE" w:rsidRDefault="00C602C5" w:rsidP="00C602C5">
      <w:pPr>
        <w:pStyle w:val="af3"/>
        <w:spacing w:before="0" w:beforeAutospacing="0"/>
        <w:ind w:firstLine="708"/>
        <w:jc w:val="both"/>
      </w:pPr>
      <w:r w:rsidRPr="003C75DE">
        <w:t xml:space="preserve">Данное исследование продемонстрировало, что терапия акалабрутинибом у пациентов с рецидивирующей или рефрактерной мантийноклеточной лимфомой обеспечила высокую частоту длительных ответов и характеризовалась благоприятным профилем безопасности. Полученные данные свидетельствуют о значимой роли акалабрутиниба в лечении этого заболевания </w:t>
      </w:r>
      <w:r w:rsidRPr="003C75DE">
        <w:fldChar w:fldCharType="begin"/>
      </w:r>
      <w:r w:rsidRPr="003C75DE">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3C75DE">
        <w:fldChar w:fldCharType="separate"/>
      </w:r>
      <w:r w:rsidRPr="003C75DE">
        <w:t>[4,6]</w:t>
      </w:r>
      <w:r w:rsidRPr="003C75DE">
        <w:fldChar w:fldCharType="end"/>
      </w:r>
      <w:r w:rsidRPr="003C75DE">
        <w:t xml:space="preserve">.   </w:t>
      </w:r>
    </w:p>
    <w:p w14:paraId="51C48AF0" w14:textId="77777777" w:rsidR="00C602C5" w:rsidRPr="00573A76" w:rsidRDefault="00C602C5" w:rsidP="00C602C5">
      <w:pPr>
        <w:spacing w:before="120"/>
        <w:rPr>
          <w:u w:val="single"/>
        </w:rPr>
      </w:pPr>
      <w:r w:rsidRPr="00573A76">
        <w:rPr>
          <w:i/>
          <w:u w:val="single"/>
        </w:rPr>
        <w:t>ASCEND (ACE-CL-309): оценка эффективности  акалабрутиниба у пациентов</w:t>
      </w:r>
      <w:r w:rsidRPr="00573A76">
        <w:rPr>
          <w:i/>
          <w:iCs/>
          <w:u w:val="single"/>
          <w:lang w:val="ru"/>
        </w:rPr>
        <w:t xml:space="preserve"> с ХЛЛ, ранее получавшие хотя бы одну линию терапии</w:t>
      </w:r>
    </w:p>
    <w:p w14:paraId="7C1309CD" w14:textId="7E08F252" w:rsidR="00C602C5" w:rsidRDefault="000752C7" w:rsidP="000752C7">
      <w:pPr>
        <w:pStyle w:val="af3"/>
        <w:spacing w:after="0" w:afterAutospacing="0"/>
        <w:ind w:firstLine="708"/>
        <w:jc w:val="both"/>
        <w:rPr>
          <w:shd w:val="clear" w:color="auto" w:fill="FFFFFF"/>
        </w:rPr>
      </w:pPr>
      <w:r>
        <w:rPr>
          <w:shd w:val="clear" w:color="auto" w:fill="FFFFFF"/>
        </w:rPr>
        <w:t xml:space="preserve">В ходе </w:t>
      </w:r>
      <w:r w:rsidR="00C602C5" w:rsidRPr="003C75DE">
        <w:rPr>
          <w:shd w:val="clear" w:color="auto" w:fill="FFFFFF"/>
        </w:rPr>
        <w:t>международно</w:t>
      </w:r>
      <w:r>
        <w:rPr>
          <w:shd w:val="clear" w:color="auto" w:fill="FFFFFF"/>
        </w:rPr>
        <w:t>го</w:t>
      </w:r>
      <w:r w:rsidR="00C602C5" w:rsidRPr="003C75DE">
        <w:rPr>
          <w:shd w:val="clear" w:color="auto" w:fill="FFFFFF"/>
        </w:rPr>
        <w:t xml:space="preserve"> рандомизированно</w:t>
      </w:r>
      <w:r>
        <w:rPr>
          <w:shd w:val="clear" w:color="auto" w:fill="FFFFFF"/>
        </w:rPr>
        <w:t>го</w:t>
      </w:r>
      <w:r w:rsidR="00C602C5" w:rsidRPr="003C75DE">
        <w:rPr>
          <w:shd w:val="clear" w:color="auto" w:fill="FFFFFF"/>
        </w:rPr>
        <w:t xml:space="preserve"> многоцентрово</w:t>
      </w:r>
      <w:r>
        <w:rPr>
          <w:shd w:val="clear" w:color="auto" w:fill="FFFFFF"/>
        </w:rPr>
        <w:t>го</w:t>
      </w:r>
      <w:r w:rsidR="00C602C5" w:rsidRPr="003C75DE">
        <w:rPr>
          <w:shd w:val="clear" w:color="auto" w:fill="FFFFFF"/>
        </w:rPr>
        <w:t xml:space="preserve"> открыто</w:t>
      </w:r>
      <w:r>
        <w:rPr>
          <w:shd w:val="clear" w:color="auto" w:fill="FFFFFF"/>
        </w:rPr>
        <w:t>го</w:t>
      </w:r>
      <w:r w:rsidR="00C602C5" w:rsidRPr="003C75DE">
        <w:rPr>
          <w:shd w:val="clear" w:color="auto" w:fill="FFFFFF"/>
        </w:rPr>
        <w:t xml:space="preserve"> исследовани</w:t>
      </w:r>
      <w:r>
        <w:rPr>
          <w:shd w:val="clear" w:color="auto" w:fill="FFFFFF"/>
        </w:rPr>
        <w:t xml:space="preserve">я III фазы </w:t>
      </w:r>
      <w:r w:rsidRPr="003C75DE">
        <w:rPr>
          <w:shd w:val="clear" w:color="auto" w:fill="FFFFFF"/>
        </w:rPr>
        <w:t>ASCEND</w:t>
      </w:r>
      <w:r w:rsidR="00C602C5" w:rsidRPr="003C75DE">
        <w:rPr>
          <w:shd w:val="clear" w:color="auto" w:fill="FFFFFF"/>
        </w:rPr>
        <w:t xml:space="preserve"> оценивалась эффективность и </w:t>
      </w:r>
      <w:r w:rsidR="00C602C5" w:rsidRPr="00F05C63">
        <w:rPr>
          <w:shd w:val="clear" w:color="auto" w:fill="FFFFFF"/>
        </w:rPr>
        <w:t>безопасность </w:t>
      </w:r>
      <w:r w:rsidR="00C602C5" w:rsidRPr="0024493B">
        <w:rPr>
          <w:rStyle w:val="aff0"/>
          <w:rFonts w:eastAsia="MS Mincho"/>
          <w:i w:val="0"/>
          <w:shd w:val="clear" w:color="auto" w:fill="FFFFFF"/>
        </w:rPr>
        <w:t>акалабрутиниба</w:t>
      </w:r>
      <w:r w:rsidR="00C602C5" w:rsidRPr="00A14266">
        <w:rPr>
          <w:i/>
          <w:shd w:val="clear" w:color="auto" w:fill="FFFFFF"/>
        </w:rPr>
        <w:t> </w:t>
      </w:r>
      <w:r w:rsidR="00C602C5" w:rsidRPr="00F05C63">
        <w:rPr>
          <w:shd w:val="clear" w:color="auto" w:fill="FFFFFF"/>
        </w:rPr>
        <w:t xml:space="preserve">(100 мг два раза в день до прогрессирования заболевания или развития неприемлемой токсичности) по сравнению с терапией по выбору исследователя </w:t>
      </w:r>
      <w:r w:rsidR="00C602C5" w:rsidRPr="00F05C63">
        <w:t xml:space="preserve"> </w:t>
      </w:r>
      <w:r w:rsidR="00C602C5" w:rsidRPr="00F05C63">
        <w:rPr>
          <w:shd w:val="clear" w:color="auto" w:fill="FFFFFF"/>
        </w:rPr>
        <w:t xml:space="preserve">у пациентов с рецидивирующим или рефрактерным ХЛЛ </w:t>
      </w:r>
      <w:r w:rsidR="00C602C5" w:rsidRPr="00F05C63">
        <w:fldChar w:fldCharType="begin"/>
      </w:r>
      <w:r w:rsidR="00C602C5" w:rsidRPr="00F05C63">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00C602C5" w:rsidRPr="00F05C63">
        <w:fldChar w:fldCharType="separate"/>
      </w:r>
      <w:r w:rsidR="00C602C5" w:rsidRPr="00F05C63">
        <w:t>[7,8]</w:t>
      </w:r>
      <w:r w:rsidR="00C602C5" w:rsidRPr="00F05C63">
        <w:fldChar w:fldCharType="end"/>
      </w:r>
      <w:r w:rsidR="00C602C5" w:rsidRPr="00F05C63">
        <w:t xml:space="preserve">.   </w:t>
      </w:r>
    </w:p>
    <w:p w14:paraId="016BFDE7" w14:textId="77777777" w:rsidR="00C602C5" w:rsidRPr="007401DF" w:rsidRDefault="00C602C5" w:rsidP="000752C7">
      <w:pPr>
        <w:pStyle w:val="af3"/>
        <w:spacing w:before="0" w:beforeAutospacing="0" w:after="0" w:afterAutospacing="0"/>
        <w:ind w:firstLine="567"/>
        <w:jc w:val="both"/>
        <w:rPr>
          <w:shd w:val="clear" w:color="auto" w:fill="FFFFFF"/>
        </w:rPr>
      </w:pPr>
      <w:r w:rsidRPr="00F05C63">
        <w:t>В исследовании 310 пациентов были рандомизированы (1:1) в две группы лечения</w:t>
      </w:r>
      <w:r>
        <w:t>:</w:t>
      </w:r>
    </w:p>
    <w:p w14:paraId="26F84749" w14:textId="7D70AF6E" w:rsidR="00C602C5" w:rsidRPr="007401DF" w:rsidRDefault="00C602C5" w:rsidP="00C602C5">
      <w:pPr>
        <w:ind w:left="1134" w:hanging="567"/>
      </w:pPr>
      <w:r w:rsidRPr="007401DF">
        <w:rPr>
          <w:lang w:val="ru" w:eastAsia="de-DE" w:bidi="de-DE"/>
        </w:rPr>
        <w:t>•</w:t>
      </w:r>
      <w:r w:rsidRPr="007401DF">
        <w:rPr>
          <w:lang w:val="ru" w:eastAsia="de-DE" w:bidi="de-DE"/>
        </w:rPr>
        <w:tab/>
        <w:t>Калквенс</w:t>
      </w:r>
      <w:r w:rsidR="00E22F22" w:rsidRPr="00E31AF1">
        <w:rPr>
          <w:vertAlign w:val="superscript"/>
        </w:rPr>
        <w:t>®</w:t>
      </w:r>
      <w:r w:rsidRPr="007401DF">
        <w:rPr>
          <w:lang w:val="ru" w:eastAsia="de-DE" w:bidi="de-DE"/>
        </w:rPr>
        <w:t xml:space="preserve"> 100 мг дважды в день до прогрессирования заболевания или развития неприемлемой токсичности или</w:t>
      </w:r>
    </w:p>
    <w:p w14:paraId="1DD3701F" w14:textId="77777777" w:rsidR="00C602C5" w:rsidRPr="007401DF" w:rsidRDefault="00C602C5" w:rsidP="00C602C5">
      <w:pPr>
        <w:ind w:left="1134" w:hanging="567"/>
      </w:pPr>
      <w:r w:rsidRPr="007401DF">
        <w:rPr>
          <w:lang w:val="ru"/>
        </w:rPr>
        <w:t>•</w:t>
      </w:r>
      <w:r w:rsidRPr="007401DF">
        <w:rPr>
          <w:lang w:val="ru"/>
        </w:rPr>
        <w:tab/>
        <w:t>Терапия по выбору исследователя:</w:t>
      </w:r>
    </w:p>
    <w:p w14:paraId="538127DF" w14:textId="77777777" w:rsidR="00C602C5" w:rsidRPr="007401DF" w:rsidRDefault="00C602C5" w:rsidP="00C602C5">
      <w:pPr>
        <w:ind w:left="1701" w:hanging="567"/>
      </w:pPr>
      <w:r>
        <w:rPr>
          <w:lang w:val="ru"/>
        </w:rPr>
        <w:t>-</w:t>
      </w:r>
      <w:r w:rsidRPr="007401DF">
        <w:rPr>
          <w:lang w:val="ru"/>
        </w:rPr>
        <w:tab/>
        <w:t>Иделалисиб 150 мг дважды в день в комбинации с ритуксимабом 375 мг/м2 в/в 1-й день первого курса, далее по 500 мг/м2 в/в каждые 2 недели до достижения 4 доз, затем каждые 4 недели до достижения 3 доз, с общим числом инфузий — 8.</w:t>
      </w:r>
    </w:p>
    <w:p w14:paraId="1CE36699" w14:textId="77777777" w:rsidR="00C602C5" w:rsidRPr="007401DF" w:rsidRDefault="00C602C5" w:rsidP="00C602C5">
      <w:pPr>
        <w:ind w:left="1701" w:hanging="567"/>
      </w:pPr>
      <w:r>
        <w:rPr>
          <w:lang w:val="ru"/>
        </w:rPr>
        <w:t>-</w:t>
      </w:r>
      <w:r w:rsidRPr="007401DF">
        <w:rPr>
          <w:lang w:val="ru"/>
        </w:rPr>
        <w:tab/>
        <w:t>Бендамустин 70 мг/м</w:t>
      </w:r>
      <w:r w:rsidRPr="007401DF">
        <w:rPr>
          <w:vertAlign w:val="superscript"/>
          <w:lang w:val="ru"/>
        </w:rPr>
        <w:t>2</w:t>
      </w:r>
      <w:r w:rsidRPr="007401DF">
        <w:rPr>
          <w:lang w:val="ru"/>
        </w:rPr>
        <w:t xml:space="preserve"> (1-й и 2-й день каждого 28-дневного курса) в комбинации с ритуксимабом (375 мг/м</w:t>
      </w:r>
      <w:r w:rsidRPr="007401DF">
        <w:rPr>
          <w:vertAlign w:val="superscript"/>
          <w:lang w:val="ru"/>
        </w:rPr>
        <w:t>2</w:t>
      </w:r>
      <w:r w:rsidRPr="007401DF">
        <w:rPr>
          <w:lang w:val="ru"/>
        </w:rPr>
        <w:t>/500 мг/м</w:t>
      </w:r>
      <w:r w:rsidRPr="007401DF">
        <w:rPr>
          <w:vertAlign w:val="superscript"/>
          <w:lang w:val="ru"/>
        </w:rPr>
        <w:t>2</w:t>
      </w:r>
      <w:r w:rsidRPr="007401DF">
        <w:rPr>
          <w:lang w:val="ru"/>
        </w:rPr>
        <w:t>) в 1-й день каждого 28-дневного курса в общей сложности до 6 курсов.</w:t>
      </w:r>
    </w:p>
    <w:p w14:paraId="5AE3CFCD" w14:textId="77777777" w:rsidR="00C602C5" w:rsidRPr="00573A76" w:rsidRDefault="00C602C5" w:rsidP="00C602C5">
      <w:pPr>
        <w:ind w:firstLine="708"/>
        <w:jc w:val="both"/>
        <w:rPr>
          <w:sz w:val="20"/>
          <w:szCs w:val="20"/>
        </w:rPr>
      </w:pPr>
      <w:r w:rsidRPr="001F1704">
        <w:rPr>
          <w:lang w:val="ru"/>
        </w:rPr>
        <w:t xml:space="preserve">Пациенты были стратифицированы по мутационному статусу для делеции 17p (наличие или отсутствие), общесоматическому статусу по шкале ECOG (0 или 1 против 2) и количеству предшествующих линий терапии (от 1 до 3 против ≥ 4). После подтвержденного прогрессирования заболевания 35 пациентов, рандомизированных для </w:t>
      </w:r>
      <w:r w:rsidRPr="001F1704">
        <w:rPr>
          <w:lang w:val="ru"/>
        </w:rPr>
        <w:lastRenderedPageBreak/>
        <w:t xml:space="preserve">получения терапии по выбору исследователя (иделалисиб плюс ритуксимаб или бендамустин плюс ритуксимаб), перешли на препарат </w:t>
      </w:r>
      <w:r w:rsidRPr="008E19B5">
        <w:rPr>
          <w:lang w:val="ru"/>
        </w:rPr>
        <w:t>Калквенс</w:t>
      </w:r>
      <w:r w:rsidRPr="008E19B5">
        <w:rPr>
          <w:vertAlign w:val="superscript"/>
        </w:rPr>
        <w:t>®</w:t>
      </w:r>
      <w:r w:rsidRPr="001F1704">
        <w:rPr>
          <w:lang w:val="ru"/>
        </w:rPr>
        <w:t xml:space="preserve">. В таблице </w:t>
      </w:r>
      <w:r>
        <w:rPr>
          <w:lang w:val="ru"/>
        </w:rPr>
        <w:t>4-5</w:t>
      </w:r>
      <w:r w:rsidRPr="001F1704">
        <w:rPr>
          <w:lang w:val="ru"/>
        </w:rPr>
        <w:t xml:space="preserve"> приведены исходные демографические данные и характеристики заболевания в популяции исследования.</w:t>
      </w:r>
    </w:p>
    <w:p w14:paraId="563BD636" w14:textId="3A1CCB1D" w:rsidR="002256A9" w:rsidRDefault="002256A9" w:rsidP="002256A9">
      <w:pPr>
        <w:pStyle w:val="af5"/>
        <w:keepNext/>
        <w:spacing w:before="240"/>
      </w:pPr>
      <w:bookmarkStart w:id="389" w:name="_Toc159973377"/>
      <w:r>
        <w:t xml:space="preserve">Таблица </w:t>
      </w:r>
      <w:fldSimple w:instr=" STYLEREF 1 \s ">
        <w:r w:rsidR="008260B3">
          <w:rPr>
            <w:noProof/>
          </w:rPr>
          <w:t>4</w:t>
        </w:r>
      </w:fldSimple>
      <w:r w:rsidR="008260B3">
        <w:noBreakHyphen/>
      </w:r>
      <w:fldSimple w:instr=" SEQ Таблица \* ARABIC \s 1 ">
        <w:r w:rsidR="008260B3">
          <w:rPr>
            <w:noProof/>
          </w:rPr>
          <w:t>5</w:t>
        </w:r>
      </w:fldSimple>
      <w:r>
        <w:t>.</w:t>
      </w:r>
      <w:r w:rsidRPr="002256A9">
        <w:rPr>
          <w:bCs w:val="0"/>
          <w:lang w:val="ru"/>
        </w:rPr>
        <w:t xml:space="preserve"> </w:t>
      </w:r>
      <w:r w:rsidRPr="002256A9">
        <w:rPr>
          <w:b w:val="0"/>
          <w:bCs w:val="0"/>
          <w:lang w:val="ru"/>
        </w:rPr>
        <w:t>Исходные характеристики пациентов (исследование ASCEND) с ХЛЛ.</w:t>
      </w:r>
      <w:bookmarkEnd w:id="389"/>
    </w:p>
    <w:tbl>
      <w:tblPr>
        <w:tblOverlap w:val="never"/>
        <w:tblW w:w="5000" w:type="pct"/>
        <w:tblCellMar>
          <w:left w:w="10" w:type="dxa"/>
          <w:right w:w="10" w:type="dxa"/>
        </w:tblCellMar>
        <w:tblLook w:val="0000" w:firstRow="0" w:lastRow="0" w:firstColumn="0" w:lastColumn="0" w:noHBand="0" w:noVBand="0"/>
      </w:tblPr>
      <w:tblGrid>
        <w:gridCol w:w="4578"/>
        <w:gridCol w:w="2157"/>
        <w:gridCol w:w="2611"/>
      </w:tblGrid>
      <w:tr w:rsidR="00C602C5" w:rsidRPr="008B7AE2" w14:paraId="7505F3A8" w14:textId="77777777" w:rsidTr="008670F3">
        <w:trPr>
          <w:trHeight w:val="20"/>
          <w:tblHeader/>
        </w:trPr>
        <w:tc>
          <w:tcPr>
            <w:tcW w:w="2449" w:type="pct"/>
            <w:tcBorders>
              <w:top w:val="single" w:sz="4" w:space="0" w:color="auto"/>
              <w:left w:val="single" w:sz="4" w:space="0" w:color="auto"/>
            </w:tcBorders>
            <w:shd w:val="clear" w:color="auto" w:fill="D9D9D9" w:themeFill="background1" w:themeFillShade="D9"/>
            <w:vAlign w:val="center"/>
          </w:tcPr>
          <w:p w14:paraId="703AD4DE" w14:textId="77777777" w:rsidR="00C602C5" w:rsidRPr="001200DB" w:rsidRDefault="00C602C5" w:rsidP="008670F3">
            <w:pPr>
              <w:ind w:left="57" w:right="57"/>
              <w:jc w:val="center"/>
              <w:rPr>
                <w:sz w:val="20"/>
                <w:szCs w:val="20"/>
              </w:rPr>
            </w:pPr>
            <w:r w:rsidRPr="001200DB">
              <w:rPr>
                <w:b/>
                <w:bCs/>
                <w:sz w:val="20"/>
                <w:szCs w:val="20"/>
                <w:lang w:val="ru"/>
              </w:rPr>
              <w:t>Характеристика</w:t>
            </w:r>
          </w:p>
        </w:tc>
        <w:tc>
          <w:tcPr>
            <w:tcW w:w="1154" w:type="pct"/>
            <w:tcBorders>
              <w:top w:val="single" w:sz="4" w:space="0" w:color="auto"/>
              <w:left w:val="single" w:sz="4" w:space="0" w:color="auto"/>
            </w:tcBorders>
            <w:shd w:val="clear" w:color="auto" w:fill="D9D9D9" w:themeFill="background1" w:themeFillShade="D9"/>
            <w:vAlign w:val="center"/>
          </w:tcPr>
          <w:p w14:paraId="1C0547A8" w14:textId="77777777" w:rsidR="00C602C5" w:rsidRPr="001200DB" w:rsidRDefault="00C602C5" w:rsidP="008670F3">
            <w:pPr>
              <w:ind w:left="57" w:right="57"/>
              <w:jc w:val="center"/>
              <w:rPr>
                <w:sz w:val="20"/>
                <w:szCs w:val="20"/>
              </w:rPr>
            </w:pPr>
            <w:r w:rsidRPr="001200DB">
              <w:rPr>
                <w:b/>
                <w:bCs/>
                <w:sz w:val="20"/>
                <w:szCs w:val="20"/>
                <w:lang w:val="ru"/>
              </w:rPr>
              <w:t>Монотерапия препаратом Калквенс, N=155</w:t>
            </w:r>
          </w:p>
        </w:tc>
        <w:tc>
          <w:tcPr>
            <w:tcW w:w="1397" w:type="pct"/>
            <w:tcBorders>
              <w:top w:val="single" w:sz="4" w:space="0" w:color="auto"/>
              <w:left w:val="single" w:sz="4" w:space="0" w:color="auto"/>
              <w:right w:val="single" w:sz="4" w:space="0" w:color="auto"/>
            </w:tcBorders>
            <w:shd w:val="clear" w:color="auto" w:fill="D9D9D9" w:themeFill="background1" w:themeFillShade="D9"/>
            <w:vAlign w:val="center"/>
          </w:tcPr>
          <w:p w14:paraId="119AA704" w14:textId="77777777" w:rsidR="00C602C5" w:rsidRPr="008B7AE2" w:rsidRDefault="00C602C5" w:rsidP="008670F3">
            <w:pPr>
              <w:ind w:left="57" w:right="57"/>
              <w:jc w:val="center"/>
              <w:rPr>
                <w:sz w:val="20"/>
                <w:szCs w:val="20"/>
              </w:rPr>
            </w:pPr>
            <w:r w:rsidRPr="001200DB">
              <w:rPr>
                <w:b/>
                <w:bCs/>
                <w:sz w:val="20"/>
                <w:szCs w:val="20"/>
                <w:lang w:val="ru"/>
              </w:rPr>
              <w:t>Выбор исследователя: иделалисиб + ритуксимаб или бендамустин + ритуксимаб, N = 155</w:t>
            </w:r>
          </w:p>
        </w:tc>
      </w:tr>
      <w:tr w:rsidR="00C602C5" w:rsidRPr="001200DB" w14:paraId="4A2AFE3F" w14:textId="77777777" w:rsidTr="008670F3">
        <w:trPr>
          <w:trHeight w:val="20"/>
        </w:trPr>
        <w:tc>
          <w:tcPr>
            <w:tcW w:w="2449" w:type="pct"/>
            <w:tcBorders>
              <w:top w:val="single" w:sz="4" w:space="0" w:color="auto"/>
              <w:left w:val="single" w:sz="4" w:space="0" w:color="auto"/>
            </w:tcBorders>
            <w:shd w:val="clear" w:color="auto" w:fill="FFFFFF"/>
          </w:tcPr>
          <w:p w14:paraId="00615E82" w14:textId="77777777" w:rsidR="00C602C5" w:rsidRPr="001200DB" w:rsidRDefault="00C602C5" w:rsidP="008670F3">
            <w:pPr>
              <w:ind w:left="57" w:right="57"/>
              <w:rPr>
                <w:sz w:val="20"/>
                <w:szCs w:val="20"/>
              </w:rPr>
            </w:pPr>
            <w:r w:rsidRPr="001200DB">
              <w:rPr>
                <w:sz w:val="20"/>
                <w:szCs w:val="20"/>
                <w:lang w:val="ru"/>
              </w:rPr>
              <w:t>Возраст, годы; медиана (диапазон)</w:t>
            </w:r>
          </w:p>
        </w:tc>
        <w:tc>
          <w:tcPr>
            <w:tcW w:w="1154" w:type="pct"/>
            <w:tcBorders>
              <w:top w:val="single" w:sz="4" w:space="0" w:color="auto"/>
              <w:left w:val="single" w:sz="4" w:space="0" w:color="auto"/>
            </w:tcBorders>
            <w:shd w:val="clear" w:color="auto" w:fill="FFFFFF"/>
          </w:tcPr>
          <w:p w14:paraId="3273590D" w14:textId="77777777" w:rsidR="00C602C5" w:rsidRPr="001200DB" w:rsidRDefault="00C602C5" w:rsidP="008670F3">
            <w:pPr>
              <w:ind w:left="57" w:right="57"/>
              <w:jc w:val="center"/>
              <w:rPr>
                <w:sz w:val="20"/>
                <w:szCs w:val="20"/>
              </w:rPr>
            </w:pPr>
            <w:r w:rsidRPr="001200DB">
              <w:rPr>
                <w:sz w:val="20"/>
                <w:szCs w:val="20"/>
                <w:lang w:val="ru"/>
              </w:rPr>
              <w:t>68 (32–89)</w:t>
            </w:r>
          </w:p>
        </w:tc>
        <w:tc>
          <w:tcPr>
            <w:tcW w:w="1397" w:type="pct"/>
            <w:tcBorders>
              <w:top w:val="single" w:sz="4" w:space="0" w:color="auto"/>
              <w:left w:val="single" w:sz="4" w:space="0" w:color="auto"/>
              <w:right w:val="single" w:sz="4" w:space="0" w:color="auto"/>
            </w:tcBorders>
            <w:shd w:val="clear" w:color="auto" w:fill="FFFFFF"/>
          </w:tcPr>
          <w:p w14:paraId="0E2C0791" w14:textId="77777777" w:rsidR="00C602C5" w:rsidRPr="001200DB" w:rsidRDefault="00C602C5" w:rsidP="008670F3">
            <w:pPr>
              <w:ind w:left="57" w:right="57"/>
              <w:jc w:val="center"/>
              <w:rPr>
                <w:sz w:val="20"/>
                <w:szCs w:val="20"/>
              </w:rPr>
            </w:pPr>
            <w:r w:rsidRPr="001200DB">
              <w:rPr>
                <w:sz w:val="20"/>
                <w:szCs w:val="20"/>
                <w:lang w:val="ru"/>
              </w:rPr>
              <w:t>67 (34–90)</w:t>
            </w:r>
          </w:p>
        </w:tc>
      </w:tr>
      <w:tr w:rsidR="00C602C5" w:rsidRPr="001200DB" w14:paraId="1AC47D81" w14:textId="77777777" w:rsidTr="008670F3">
        <w:trPr>
          <w:trHeight w:val="20"/>
        </w:trPr>
        <w:tc>
          <w:tcPr>
            <w:tcW w:w="2449" w:type="pct"/>
            <w:tcBorders>
              <w:top w:val="single" w:sz="4" w:space="0" w:color="auto"/>
              <w:left w:val="single" w:sz="4" w:space="0" w:color="auto"/>
            </w:tcBorders>
            <w:shd w:val="clear" w:color="auto" w:fill="FFFFFF"/>
          </w:tcPr>
          <w:p w14:paraId="6E68960B" w14:textId="77777777" w:rsidR="00C602C5" w:rsidRPr="001200DB" w:rsidRDefault="00C602C5" w:rsidP="008670F3">
            <w:pPr>
              <w:ind w:left="57" w:right="57"/>
              <w:rPr>
                <w:sz w:val="20"/>
                <w:szCs w:val="20"/>
              </w:rPr>
            </w:pPr>
            <w:r w:rsidRPr="001200DB">
              <w:rPr>
                <w:sz w:val="20"/>
                <w:szCs w:val="20"/>
                <w:lang w:val="ru"/>
              </w:rPr>
              <w:t>Мужчины; %</w:t>
            </w:r>
          </w:p>
        </w:tc>
        <w:tc>
          <w:tcPr>
            <w:tcW w:w="1154" w:type="pct"/>
            <w:tcBorders>
              <w:top w:val="single" w:sz="4" w:space="0" w:color="auto"/>
              <w:left w:val="single" w:sz="4" w:space="0" w:color="auto"/>
            </w:tcBorders>
            <w:shd w:val="clear" w:color="auto" w:fill="FFFFFF"/>
          </w:tcPr>
          <w:p w14:paraId="3D51180F" w14:textId="77777777" w:rsidR="00C602C5" w:rsidRPr="001200DB" w:rsidRDefault="00C602C5" w:rsidP="008670F3">
            <w:pPr>
              <w:ind w:left="57" w:right="57"/>
              <w:jc w:val="center"/>
              <w:rPr>
                <w:sz w:val="20"/>
                <w:szCs w:val="20"/>
              </w:rPr>
            </w:pPr>
            <w:r w:rsidRPr="001200DB">
              <w:rPr>
                <w:sz w:val="20"/>
                <w:szCs w:val="20"/>
                <w:lang w:val="ru"/>
              </w:rPr>
              <w:t>69,7</w:t>
            </w:r>
          </w:p>
        </w:tc>
        <w:tc>
          <w:tcPr>
            <w:tcW w:w="1397" w:type="pct"/>
            <w:tcBorders>
              <w:top w:val="single" w:sz="4" w:space="0" w:color="auto"/>
              <w:left w:val="single" w:sz="4" w:space="0" w:color="auto"/>
              <w:right w:val="single" w:sz="4" w:space="0" w:color="auto"/>
            </w:tcBorders>
            <w:shd w:val="clear" w:color="auto" w:fill="FFFFFF"/>
          </w:tcPr>
          <w:p w14:paraId="6B14DF39" w14:textId="77777777" w:rsidR="00C602C5" w:rsidRPr="001200DB" w:rsidRDefault="00C602C5" w:rsidP="008670F3">
            <w:pPr>
              <w:ind w:left="57" w:right="57"/>
              <w:jc w:val="center"/>
              <w:rPr>
                <w:sz w:val="20"/>
                <w:szCs w:val="20"/>
              </w:rPr>
            </w:pPr>
            <w:r w:rsidRPr="001200DB">
              <w:rPr>
                <w:sz w:val="20"/>
                <w:szCs w:val="20"/>
                <w:lang w:val="ru"/>
              </w:rPr>
              <w:t>64,5</w:t>
            </w:r>
          </w:p>
        </w:tc>
      </w:tr>
      <w:tr w:rsidR="00C602C5" w:rsidRPr="001200DB" w14:paraId="6DF26AD9" w14:textId="77777777" w:rsidTr="008670F3">
        <w:trPr>
          <w:trHeight w:val="20"/>
        </w:trPr>
        <w:tc>
          <w:tcPr>
            <w:tcW w:w="2449" w:type="pct"/>
            <w:tcBorders>
              <w:top w:val="single" w:sz="4" w:space="0" w:color="auto"/>
              <w:left w:val="single" w:sz="4" w:space="0" w:color="auto"/>
            </w:tcBorders>
            <w:shd w:val="clear" w:color="auto" w:fill="FFFFFF"/>
          </w:tcPr>
          <w:p w14:paraId="7F0F71A3" w14:textId="77777777" w:rsidR="00C602C5" w:rsidRPr="001200DB" w:rsidRDefault="00C602C5" w:rsidP="008670F3">
            <w:pPr>
              <w:ind w:left="57" w:right="57"/>
              <w:rPr>
                <w:sz w:val="20"/>
                <w:szCs w:val="20"/>
              </w:rPr>
            </w:pPr>
            <w:r w:rsidRPr="001200DB">
              <w:rPr>
                <w:sz w:val="20"/>
                <w:szCs w:val="20"/>
                <w:lang w:val="ru"/>
              </w:rPr>
              <w:t>Европеоиды; %</w:t>
            </w:r>
          </w:p>
        </w:tc>
        <w:tc>
          <w:tcPr>
            <w:tcW w:w="1154" w:type="pct"/>
            <w:tcBorders>
              <w:top w:val="single" w:sz="4" w:space="0" w:color="auto"/>
              <w:left w:val="single" w:sz="4" w:space="0" w:color="auto"/>
            </w:tcBorders>
            <w:shd w:val="clear" w:color="auto" w:fill="FFFFFF"/>
          </w:tcPr>
          <w:p w14:paraId="0E8767C3" w14:textId="77777777" w:rsidR="00C602C5" w:rsidRPr="001200DB" w:rsidRDefault="00C602C5" w:rsidP="008670F3">
            <w:pPr>
              <w:ind w:left="57" w:right="57"/>
              <w:jc w:val="center"/>
              <w:rPr>
                <w:sz w:val="20"/>
                <w:szCs w:val="20"/>
              </w:rPr>
            </w:pPr>
            <w:r w:rsidRPr="001200DB">
              <w:rPr>
                <w:sz w:val="20"/>
                <w:szCs w:val="20"/>
                <w:lang w:val="ru"/>
              </w:rPr>
              <w:t>93,5</w:t>
            </w:r>
          </w:p>
        </w:tc>
        <w:tc>
          <w:tcPr>
            <w:tcW w:w="1397" w:type="pct"/>
            <w:tcBorders>
              <w:top w:val="single" w:sz="4" w:space="0" w:color="auto"/>
              <w:left w:val="single" w:sz="4" w:space="0" w:color="auto"/>
              <w:right w:val="single" w:sz="4" w:space="0" w:color="auto"/>
            </w:tcBorders>
            <w:shd w:val="clear" w:color="auto" w:fill="FFFFFF"/>
          </w:tcPr>
          <w:p w14:paraId="7BA46CE4" w14:textId="77777777" w:rsidR="00C602C5" w:rsidRPr="001200DB" w:rsidRDefault="00C602C5" w:rsidP="008670F3">
            <w:pPr>
              <w:ind w:left="57" w:right="57"/>
              <w:jc w:val="center"/>
              <w:rPr>
                <w:sz w:val="20"/>
                <w:szCs w:val="20"/>
              </w:rPr>
            </w:pPr>
            <w:r w:rsidRPr="001200DB">
              <w:rPr>
                <w:sz w:val="20"/>
                <w:szCs w:val="20"/>
                <w:lang w:val="ru"/>
              </w:rPr>
              <w:t>91,0</w:t>
            </w:r>
          </w:p>
        </w:tc>
      </w:tr>
      <w:tr w:rsidR="00C602C5" w:rsidRPr="008B7AE2" w14:paraId="56989658" w14:textId="77777777" w:rsidTr="008670F3">
        <w:trPr>
          <w:trHeight w:val="20"/>
        </w:trPr>
        <w:tc>
          <w:tcPr>
            <w:tcW w:w="2449" w:type="pct"/>
            <w:tcBorders>
              <w:top w:val="single" w:sz="4" w:space="0" w:color="auto"/>
              <w:left w:val="single" w:sz="4" w:space="0" w:color="auto"/>
            </w:tcBorders>
            <w:shd w:val="clear" w:color="auto" w:fill="FFFFFF"/>
          </w:tcPr>
          <w:p w14:paraId="07FA0923" w14:textId="77777777" w:rsidR="00C602C5" w:rsidRPr="008B7AE2" w:rsidRDefault="00C602C5" w:rsidP="008670F3">
            <w:pPr>
              <w:ind w:left="57" w:right="57"/>
              <w:rPr>
                <w:sz w:val="20"/>
                <w:szCs w:val="20"/>
              </w:rPr>
            </w:pPr>
            <w:r w:rsidRPr="001200DB">
              <w:rPr>
                <w:sz w:val="20"/>
                <w:szCs w:val="20"/>
                <w:lang w:val="ru"/>
              </w:rPr>
              <w:t>Общесоматический статус по шкале ECOG; %</w:t>
            </w:r>
          </w:p>
        </w:tc>
        <w:tc>
          <w:tcPr>
            <w:tcW w:w="1154" w:type="pct"/>
            <w:tcBorders>
              <w:top w:val="single" w:sz="4" w:space="0" w:color="auto"/>
              <w:left w:val="single" w:sz="4" w:space="0" w:color="auto"/>
            </w:tcBorders>
            <w:shd w:val="clear" w:color="auto" w:fill="FFFFFF"/>
          </w:tcPr>
          <w:p w14:paraId="1E3D3266" w14:textId="77777777" w:rsidR="00C602C5" w:rsidRPr="008B7AE2" w:rsidRDefault="00C602C5" w:rsidP="008670F3">
            <w:pPr>
              <w:ind w:left="57" w:right="57"/>
              <w:jc w:val="center"/>
              <w:rPr>
                <w:sz w:val="20"/>
                <w:szCs w:val="20"/>
              </w:rPr>
            </w:pPr>
          </w:p>
        </w:tc>
        <w:tc>
          <w:tcPr>
            <w:tcW w:w="1397" w:type="pct"/>
            <w:tcBorders>
              <w:top w:val="single" w:sz="4" w:space="0" w:color="auto"/>
              <w:left w:val="single" w:sz="4" w:space="0" w:color="auto"/>
              <w:right w:val="single" w:sz="4" w:space="0" w:color="auto"/>
            </w:tcBorders>
            <w:shd w:val="clear" w:color="auto" w:fill="FFFFFF"/>
          </w:tcPr>
          <w:p w14:paraId="2CC32CC0" w14:textId="77777777" w:rsidR="00C602C5" w:rsidRPr="008B7AE2" w:rsidRDefault="00C602C5" w:rsidP="008670F3">
            <w:pPr>
              <w:ind w:left="57" w:right="57"/>
              <w:jc w:val="center"/>
              <w:rPr>
                <w:sz w:val="20"/>
                <w:szCs w:val="20"/>
              </w:rPr>
            </w:pPr>
          </w:p>
        </w:tc>
      </w:tr>
      <w:tr w:rsidR="00C602C5" w:rsidRPr="001200DB" w14:paraId="4FEA3225" w14:textId="77777777" w:rsidTr="008670F3">
        <w:trPr>
          <w:trHeight w:val="20"/>
        </w:trPr>
        <w:tc>
          <w:tcPr>
            <w:tcW w:w="2449" w:type="pct"/>
            <w:tcBorders>
              <w:top w:val="single" w:sz="4" w:space="0" w:color="auto"/>
              <w:left w:val="single" w:sz="4" w:space="0" w:color="auto"/>
            </w:tcBorders>
            <w:shd w:val="clear" w:color="auto" w:fill="FFFFFF"/>
          </w:tcPr>
          <w:p w14:paraId="36CC8A95" w14:textId="77777777" w:rsidR="00C602C5" w:rsidRPr="001200DB" w:rsidRDefault="00C602C5" w:rsidP="008670F3">
            <w:pPr>
              <w:ind w:left="284" w:right="57"/>
              <w:rPr>
                <w:sz w:val="20"/>
                <w:szCs w:val="20"/>
              </w:rPr>
            </w:pPr>
            <w:r w:rsidRPr="001200DB">
              <w:rPr>
                <w:sz w:val="20"/>
                <w:szCs w:val="20"/>
                <w:lang w:val="ru"/>
              </w:rPr>
              <w:t>0</w:t>
            </w:r>
          </w:p>
        </w:tc>
        <w:tc>
          <w:tcPr>
            <w:tcW w:w="1154" w:type="pct"/>
            <w:tcBorders>
              <w:top w:val="single" w:sz="4" w:space="0" w:color="auto"/>
              <w:left w:val="single" w:sz="4" w:space="0" w:color="auto"/>
            </w:tcBorders>
            <w:shd w:val="clear" w:color="auto" w:fill="FFFFFF"/>
          </w:tcPr>
          <w:p w14:paraId="5FED3D16" w14:textId="77777777" w:rsidR="00C602C5" w:rsidRPr="001200DB" w:rsidRDefault="00C602C5" w:rsidP="008670F3">
            <w:pPr>
              <w:ind w:left="57" w:right="57"/>
              <w:jc w:val="center"/>
              <w:rPr>
                <w:sz w:val="20"/>
                <w:szCs w:val="20"/>
              </w:rPr>
            </w:pPr>
            <w:r w:rsidRPr="001200DB">
              <w:rPr>
                <w:sz w:val="20"/>
                <w:szCs w:val="20"/>
                <w:lang w:val="ru"/>
              </w:rPr>
              <w:t>37,4</w:t>
            </w:r>
          </w:p>
        </w:tc>
        <w:tc>
          <w:tcPr>
            <w:tcW w:w="1397" w:type="pct"/>
            <w:tcBorders>
              <w:top w:val="single" w:sz="4" w:space="0" w:color="auto"/>
              <w:left w:val="single" w:sz="4" w:space="0" w:color="auto"/>
              <w:right w:val="single" w:sz="4" w:space="0" w:color="auto"/>
            </w:tcBorders>
            <w:shd w:val="clear" w:color="auto" w:fill="FFFFFF"/>
          </w:tcPr>
          <w:p w14:paraId="2B4D4F5B" w14:textId="77777777" w:rsidR="00C602C5" w:rsidRPr="001200DB" w:rsidRDefault="00C602C5" w:rsidP="008670F3">
            <w:pPr>
              <w:ind w:left="57" w:right="57"/>
              <w:jc w:val="center"/>
              <w:rPr>
                <w:sz w:val="20"/>
                <w:szCs w:val="20"/>
              </w:rPr>
            </w:pPr>
            <w:r w:rsidRPr="001200DB">
              <w:rPr>
                <w:sz w:val="20"/>
                <w:szCs w:val="20"/>
                <w:lang w:val="ru"/>
              </w:rPr>
              <w:t>35,5</w:t>
            </w:r>
          </w:p>
        </w:tc>
      </w:tr>
      <w:tr w:rsidR="00C602C5" w:rsidRPr="001200DB" w14:paraId="5E64308A" w14:textId="77777777" w:rsidTr="008670F3">
        <w:trPr>
          <w:trHeight w:val="20"/>
        </w:trPr>
        <w:tc>
          <w:tcPr>
            <w:tcW w:w="2449" w:type="pct"/>
            <w:tcBorders>
              <w:top w:val="single" w:sz="4" w:space="0" w:color="auto"/>
              <w:left w:val="single" w:sz="4" w:space="0" w:color="auto"/>
            </w:tcBorders>
            <w:shd w:val="clear" w:color="auto" w:fill="FFFFFF"/>
          </w:tcPr>
          <w:p w14:paraId="66929858" w14:textId="77777777" w:rsidR="00C602C5" w:rsidRPr="001200DB" w:rsidRDefault="00C602C5" w:rsidP="008670F3">
            <w:pPr>
              <w:ind w:left="284" w:right="57"/>
              <w:rPr>
                <w:sz w:val="20"/>
                <w:szCs w:val="20"/>
              </w:rPr>
            </w:pPr>
            <w:r w:rsidRPr="001200DB">
              <w:rPr>
                <w:sz w:val="20"/>
                <w:szCs w:val="20"/>
                <w:lang w:val="ru"/>
              </w:rPr>
              <w:t>1</w:t>
            </w:r>
          </w:p>
        </w:tc>
        <w:tc>
          <w:tcPr>
            <w:tcW w:w="1154" w:type="pct"/>
            <w:tcBorders>
              <w:top w:val="single" w:sz="4" w:space="0" w:color="auto"/>
              <w:left w:val="single" w:sz="4" w:space="0" w:color="auto"/>
            </w:tcBorders>
            <w:shd w:val="clear" w:color="auto" w:fill="FFFFFF"/>
          </w:tcPr>
          <w:p w14:paraId="20EB5F2F" w14:textId="77777777" w:rsidR="00C602C5" w:rsidRPr="001200DB" w:rsidRDefault="00C602C5" w:rsidP="008670F3">
            <w:pPr>
              <w:ind w:left="57" w:right="57"/>
              <w:jc w:val="center"/>
              <w:rPr>
                <w:sz w:val="20"/>
                <w:szCs w:val="20"/>
              </w:rPr>
            </w:pPr>
            <w:r w:rsidRPr="001200DB">
              <w:rPr>
                <w:sz w:val="20"/>
                <w:szCs w:val="20"/>
                <w:lang w:val="ru"/>
              </w:rPr>
              <w:t>50,3</w:t>
            </w:r>
          </w:p>
        </w:tc>
        <w:tc>
          <w:tcPr>
            <w:tcW w:w="1397" w:type="pct"/>
            <w:tcBorders>
              <w:top w:val="single" w:sz="4" w:space="0" w:color="auto"/>
              <w:left w:val="single" w:sz="4" w:space="0" w:color="auto"/>
              <w:right w:val="single" w:sz="4" w:space="0" w:color="auto"/>
            </w:tcBorders>
            <w:shd w:val="clear" w:color="auto" w:fill="FFFFFF"/>
          </w:tcPr>
          <w:p w14:paraId="00AF412E" w14:textId="77777777" w:rsidR="00C602C5" w:rsidRPr="001200DB" w:rsidRDefault="00C602C5" w:rsidP="008670F3">
            <w:pPr>
              <w:ind w:left="57" w:right="57"/>
              <w:jc w:val="center"/>
              <w:rPr>
                <w:sz w:val="20"/>
                <w:szCs w:val="20"/>
              </w:rPr>
            </w:pPr>
            <w:r w:rsidRPr="001200DB">
              <w:rPr>
                <w:sz w:val="20"/>
                <w:szCs w:val="20"/>
                <w:lang w:val="ru"/>
              </w:rPr>
              <w:t>51,0</w:t>
            </w:r>
          </w:p>
        </w:tc>
      </w:tr>
      <w:tr w:rsidR="00C602C5" w:rsidRPr="001200DB" w14:paraId="0CAB2B48" w14:textId="77777777" w:rsidTr="008670F3">
        <w:trPr>
          <w:trHeight w:val="20"/>
        </w:trPr>
        <w:tc>
          <w:tcPr>
            <w:tcW w:w="2449" w:type="pct"/>
            <w:tcBorders>
              <w:top w:val="single" w:sz="4" w:space="0" w:color="auto"/>
              <w:left w:val="single" w:sz="4" w:space="0" w:color="auto"/>
            </w:tcBorders>
            <w:shd w:val="clear" w:color="auto" w:fill="FFFFFF"/>
          </w:tcPr>
          <w:p w14:paraId="44A70C21" w14:textId="77777777" w:rsidR="00C602C5" w:rsidRPr="001200DB" w:rsidRDefault="00C602C5" w:rsidP="008670F3">
            <w:pPr>
              <w:ind w:left="284" w:right="57"/>
              <w:rPr>
                <w:sz w:val="20"/>
                <w:szCs w:val="20"/>
              </w:rPr>
            </w:pPr>
            <w:r w:rsidRPr="001200DB">
              <w:rPr>
                <w:sz w:val="20"/>
                <w:szCs w:val="20"/>
                <w:lang w:val="ru"/>
              </w:rPr>
              <w:t>2</w:t>
            </w:r>
          </w:p>
        </w:tc>
        <w:tc>
          <w:tcPr>
            <w:tcW w:w="1154" w:type="pct"/>
            <w:tcBorders>
              <w:top w:val="single" w:sz="4" w:space="0" w:color="auto"/>
              <w:left w:val="single" w:sz="4" w:space="0" w:color="auto"/>
            </w:tcBorders>
            <w:shd w:val="clear" w:color="auto" w:fill="FFFFFF"/>
          </w:tcPr>
          <w:p w14:paraId="578925CE" w14:textId="77777777" w:rsidR="00C602C5" w:rsidRPr="001200DB" w:rsidRDefault="00C602C5" w:rsidP="008670F3">
            <w:pPr>
              <w:ind w:left="57" w:right="57"/>
              <w:jc w:val="center"/>
              <w:rPr>
                <w:sz w:val="20"/>
                <w:szCs w:val="20"/>
              </w:rPr>
            </w:pPr>
            <w:r w:rsidRPr="001200DB">
              <w:rPr>
                <w:sz w:val="20"/>
                <w:szCs w:val="20"/>
                <w:lang w:val="ru"/>
              </w:rPr>
              <w:t>12,3</w:t>
            </w:r>
          </w:p>
        </w:tc>
        <w:tc>
          <w:tcPr>
            <w:tcW w:w="1397" w:type="pct"/>
            <w:tcBorders>
              <w:top w:val="single" w:sz="4" w:space="0" w:color="auto"/>
              <w:left w:val="single" w:sz="4" w:space="0" w:color="auto"/>
              <w:right w:val="single" w:sz="4" w:space="0" w:color="auto"/>
            </w:tcBorders>
            <w:shd w:val="clear" w:color="auto" w:fill="FFFFFF"/>
          </w:tcPr>
          <w:p w14:paraId="437C252E" w14:textId="77777777" w:rsidR="00C602C5" w:rsidRPr="001200DB" w:rsidRDefault="00C602C5" w:rsidP="008670F3">
            <w:pPr>
              <w:ind w:left="57" w:right="57"/>
              <w:jc w:val="center"/>
              <w:rPr>
                <w:sz w:val="20"/>
                <w:szCs w:val="20"/>
              </w:rPr>
            </w:pPr>
            <w:r w:rsidRPr="001200DB">
              <w:rPr>
                <w:sz w:val="20"/>
                <w:szCs w:val="20"/>
                <w:lang w:val="ru"/>
              </w:rPr>
              <w:t>13,5</w:t>
            </w:r>
          </w:p>
        </w:tc>
      </w:tr>
      <w:tr w:rsidR="00C602C5" w:rsidRPr="001200DB" w14:paraId="4E87E7C7" w14:textId="77777777" w:rsidTr="008670F3">
        <w:trPr>
          <w:trHeight w:val="20"/>
        </w:trPr>
        <w:tc>
          <w:tcPr>
            <w:tcW w:w="2449" w:type="pct"/>
            <w:tcBorders>
              <w:top w:val="single" w:sz="4" w:space="0" w:color="auto"/>
              <w:left w:val="single" w:sz="4" w:space="0" w:color="auto"/>
            </w:tcBorders>
            <w:shd w:val="clear" w:color="auto" w:fill="FFFFFF"/>
          </w:tcPr>
          <w:p w14:paraId="1DA82D45" w14:textId="77777777" w:rsidR="00C602C5" w:rsidRPr="008B7AE2" w:rsidRDefault="00C602C5" w:rsidP="008670F3">
            <w:pPr>
              <w:ind w:left="57" w:right="57"/>
              <w:rPr>
                <w:sz w:val="20"/>
                <w:szCs w:val="20"/>
              </w:rPr>
            </w:pPr>
            <w:r w:rsidRPr="001200DB">
              <w:rPr>
                <w:sz w:val="20"/>
                <w:szCs w:val="20"/>
                <w:lang w:val="ru"/>
              </w:rPr>
              <w:t>Медиана времени от постановки диагноза (месяцы)</w:t>
            </w:r>
          </w:p>
        </w:tc>
        <w:tc>
          <w:tcPr>
            <w:tcW w:w="1154" w:type="pct"/>
            <w:tcBorders>
              <w:top w:val="single" w:sz="4" w:space="0" w:color="auto"/>
              <w:left w:val="single" w:sz="4" w:space="0" w:color="auto"/>
            </w:tcBorders>
            <w:shd w:val="clear" w:color="auto" w:fill="FFFFFF"/>
          </w:tcPr>
          <w:p w14:paraId="57DD67D0" w14:textId="77777777" w:rsidR="00C602C5" w:rsidRPr="001200DB" w:rsidRDefault="00C602C5" w:rsidP="008670F3">
            <w:pPr>
              <w:ind w:left="57" w:right="57"/>
              <w:jc w:val="center"/>
              <w:rPr>
                <w:sz w:val="20"/>
                <w:szCs w:val="20"/>
              </w:rPr>
            </w:pPr>
            <w:r w:rsidRPr="001200DB">
              <w:rPr>
                <w:sz w:val="20"/>
                <w:szCs w:val="20"/>
                <w:lang w:val="ru"/>
              </w:rPr>
              <w:t>85,3</w:t>
            </w:r>
          </w:p>
        </w:tc>
        <w:tc>
          <w:tcPr>
            <w:tcW w:w="1397" w:type="pct"/>
            <w:tcBorders>
              <w:top w:val="single" w:sz="4" w:space="0" w:color="auto"/>
              <w:left w:val="single" w:sz="4" w:space="0" w:color="auto"/>
              <w:right w:val="single" w:sz="4" w:space="0" w:color="auto"/>
            </w:tcBorders>
            <w:shd w:val="clear" w:color="auto" w:fill="FFFFFF"/>
          </w:tcPr>
          <w:p w14:paraId="63E475CB" w14:textId="77777777" w:rsidR="00C602C5" w:rsidRPr="001200DB" w:rsidRDefault="00C602C5" w:rsidP="008670F3">
            <w:pPr>
              <w:ind w:left="57" w:right="57"/>
              <w:jc w:val="center"/>
              <w:rPr>
                <w:sz w:val="20"/>
                <w:szCs w:val="20"/>
              </w:rPr>
            </w:pPr>
            <w:r w:rsidRPr="001200DB">
              <w:rPr>
                <w:sz w:val="20"/>
                <w:szCs w:val="20"/>
                <w:lang w:val="ru"/>
              </w:rPr>
              <w:t>79,0</w:t>
            </w:r>
          </w:p>
        </w:tc>
      </w:tr>
      <w:tr w:rsidR="00C602C5" w:rsidRPr="001200DB" w14:paraId="042879A1" w14:textId="77777777" w:rsidTr="008670F3">
        <w:trPr>
          <w:trHeight w:val="20"/>
        </w:trPr>
        <w:tc>
          <w:tcPr>
            <w:tcW w:w="2449" w:type="pct"/>
            <w:tcBorders>
              <w:top w:val="single" w:sz="4" w:space="0" w:color="auto"/>
              <w:left w:val="single" w:sz="4" w:space="0" w:color="auto"/>
            </w:tcBorders>
            <w:shd w:val="clear" w:color="auto" w:fill="FFFFFF"/>
          </w:tcPr>
          <w:p w14:paraId="4ED3A0DF" w14:textId="77777777" w:rsidR="00C602C5" w:rsidRPr="008B7AE2" w:rsidRDefault="00C602C5" w:rsidP="008670F3">
            <w:pPr>
              <w:ind w:left="57" w:right="57"/>
              <w:rPr>
                <w:sz w:val="20"/>
                <w:szCs w:val="20"/>
              </w:rPr>
            </w:pPr>
            <w:r w:rsidRPr="001200DB">
              <w:rPr>
                <w:sz w:val="20"/>
                <w:szCs w:val="20"/>
                <w:lang w:val="ru"/>
              </w:rPr>
              <w:t>Массивная лимфаденопатия с узлами ≥ 5 см, %</w:t>
            </w:r>
          </w:p>
        </w:tc>
        <w:tc>
          <w:tcPr>
            <w:tcW w:w="1154" w:type="pct"/>
            <w:tcBorders>
              <w:top w:val="single" w:sz="4" w:space="0" w:color="auto"/>
              <w:left w:val="single" w:sz="4" w:space="0" w:color="auto"/>
            </w:tcBorders>
            <w:shd w:val="clear" w:color="auto" w:fill="FFFFFF"/>
          </w:tcPr>
          <w:p w14:paraId="27CF7436" w14:textId="77777777" w:rsidR="00C602C5" w:rsidRPr="001200DB" w:rsidRDefault="00C602C5" w:rsidP="008670F3">
            <w:pPr>
              <w:ind w:left="57" w:right="57"/>
              <w:jc w:val="center"/>
              <w:rPr>
                <w:sz w:val="20"/>
                <w:szCs w:val="20"/>
              </w:rPr>
            </w:pPr>
            <w:r w:rsidRPr="001200DB">
              <w:rPr>
                <w:sz w:val="20"/>
                <w:szCs w:val="20"/>
                <w:lang w:val="ru"/>
              </w:rPr>
              <w:t>49,0</w:t>
            </w:r>
          </w:p>
        </w:tc>
        <w:tc>
          <w:tcPr>
            <w:tcW w:w="1397" w:type="pct"/>
            <w:tcBorders>
              <w:top w:val="single" w:sz="4" w:space="0" w:color="auto"/>
              <w:left w:val="single" w:sz="4" w:space="0" w:color="auto"/>
              <w:right w:val="single" w:sz="4" w:space="0" w:color="auto"/>
            </w:tcBorders>
            <w:shd w:val="clear" w:color="auto" w:fill="FFFFFF"/>
          </w:tcPr>
          <w:p w14:paraId="5CAA165B" w14:textId="77777777" w:rsidR="00C602C5" w:rsidRPr="001200DB" w:rsidRDefault="00C602C5" w:rsidP="008670F3">
            <w:pPr>
              <w:ind w:left="57" w:right="57"/>
              <w:jc w:val="center"/>
              <w:rPr>
                <w:sz w:val="20"/>
                <w:szCs w:val="20"/>
              </w:rPr>
            </w:pPr>
            <w:r w:rsidRPr="001200DB">
              <w:rPr>
                <w:sz w:val="20"/>
                <w:szCs w:val="20"/>
                <w:lang w:val="ru"/>
              </w:rPr>
              <w:t>48,4</w:t>
            </w:r>
          </w:p>
        </w:tc>
      </w:tr>
      <w:tr w:rsidR="00C602C5" w:rsidRPr="001200DB" w14:paraId="3DE4E133" w14:textId="77777777" w:rsidTr="008670F3">
        <w:trPr>
          <w:trHeight w:val="20"/>
        </w:trPr>
        <w:tc>
          <w:tcPr>
            <w:tcW w:w="2449" w:type="pct"/>
            <w:tcBorders>
              <w:top w:val="single" w:sz="4" w:space="0" w:color="auto"/>
              <w:left w:val="single" w:sz="4" w:space="0" w:color="auto"/>
            </w:tcBorders>
            <w:shd w:val="clear" w:color="auto" w:fill="FFFFFF"/>
          </w:tcPr>
          <w:p w14:paraId="1FCEBD6D" w14:textId="77777777" w:rsidR="00C602C5" w:rsidRPr="008B7AE2" w:rsidRDefault="00C602C5" w:rsidP="008670F3">
            <w:pPr>
              <w:ind w:left="57" w:right="57"/>
              <w:rPr>
                <w:sz w:val="20"/>
                <w:szCs w:val="20"/>
              </w:rPr>
            </w:pPr>
            <w:r w:rsidRPr="001200DB">
              <w:rPr>
                <w:sz w:val="20"/>
                <w:szCs w:val="20"/>
                <w:lang w:val="ru"/>
              </w:rPr>
              <w:t>Медиана количества предшествующих линий терапии ХЛЛ (диапазон)</w:t>
            </w:r>
          </w:p>
        </w:tc>
        <w:tc>
          <w:tcPr>
            <w:tcW w:w="1154" w:type="pct"/>
            <w:tcBorders>
              <w:top w:val="single" w:sz="4" w:space="0" w:color="auto"/>
              <w:left w:val="single" w:sz="4" w:space="0" w:color="auto"/>
            </w:tcBorders>
            <w:shd w:val="clear" w:color="auto" w:fill="FFFFFF"/>
          </w:tcPr>
          <w:p w14:paraId="5945D151" w14:textId="77777777" w:rsidR="00C602C5" w:rsidRPr="001200DB" w:rsidRDefault="00C602C5" w:rsidP="008670F3">
            <w:pPr>
              <w:ind w:left="57" w:right="57"/>
              <w:jc w:val="center"/>
              <w:rPr>
                <w:sz w:val="20"/>
                <w:szCs w:val="20"/>
              </w:rPr>
            </w:pPr>
            <w:r w:rsidRPr="001200DB">
              <w:rPr>
                <w:sz w:val="20"/>
                <w:szCs w:val="20"/>
                <w:lang w:val="ru"/>
              </w:rPr>
              <w:t>1 (1–8)</w:t>
            </w:r>
          </w:p>
        </w:tc>
        <w:tc>
          <w:tcPr>
            <w:tcW w:w="1397" w:type="pct"/>
            <w:tcBorders>
              <w:top w:val="single" w:sz="4" w:space="0" w:color="auto"/>
              <w:left w:val="single" w:sz="4" w:space="0" w:color="auto"/>
              <w:right w:val="single" w:sz="4" w:space="0" w:color="auto"/>
            </w:tcBorders>
            <w:shd w:val="clear" w:color="auto" w:fill="FFFFFF"/>
          </w:tcPr>
          <w:p w14:paraId="667BFEA5" w14:textId="77777777" w:rsidR="00C602C5" w:rsidRPr="001200DB" w:rsidRDefault="00C602C5" w:rsidP="008670F3">
            <w:pPr>
              <w:ind w:left="57" w:right="57"/>
              <w:jc w:val="center"/>
              <w:rPr>
                <w:sz w:val="20"/>
                <w:szCs w:val="20"/>
              </w:rPr>
            </w:pPr>
            <w:r w:rsidRPr="001200DB">
              <w:rPr>
                <w:sz w:val="20"/>
                <w:szCs w:val="20"/>
                <w:lang w:val="ru"/>
              </w:rPr>
              <w:t>2 (1–10)</w:t>
            </w:r>
          </w:p>
        </w:tc>
      </w:tr>
      <w:tr w:rsidR="00C602C5" w:rsidRPr="008B7AE2" w14:paraId="28FCDC96" w14:textId="77777777" w:rsidTr="008670F3">
        <w:trPr>
          <w:trHeight w:val="20"/>
        </w:trPr>
        <w:tc>
          <w:tcPr>
            <w:tcW w:w="2449" w:type="pct"/>
            <w:tcBorders>
              <w:top w:val="single" w:sz="4" w:space="0" w:color="auto"/>
              <w:left w:val="single" w:sz="4" w:space="0" w:color="auto"/>
            </w:tcBorders>
            <w:shd w:val="clear" w:color="auto" w:fill="FFFFFF"/>
          </w:tcPr>
          <w:p w14:paraId="10A03287" w14:textId="77777777" w:rsidR="00C602C5" w:rsidRPr="008B7AE2" w:rsidRDefault="00C602C5" w:rsidP="008670F3">
            <w:pPr>
              <w:ind w:left="57" w:right="57"/>
              <w:rPr>
                <w:sz w:val="20"/>
                <w:szCs w:val="20"/>
              </w:rPr>
            </w:pPr>
            <w:r w:rsidRPr="001200DB">
              <w:rPr>
                <w:sz w:val="20"/>
                <w:szCs w:val="20"/>
                <w:lang w:val="ru"/>
              </w:rPr>
              <w:t>Количество предшествующих линий терапии ХЛЛ, %</w:t>
            </w:r>
          </w:p>
        </w:tc>
        <w:tc>
          <w:tcPr>
            <w:tcW w:w="1154" w:type="pct"/>
            <w:tcBorders>
              <w:top w:val="single" w:sz="4" w:space="0" w:color="auto"/>
              <w:left w:val="single" w:sz="4" w:space="0" w:color="auto"/>
            </w:tcBorders>
            <w:shd w:val="clear" w:color="auto" w:fill="FFFFFF"/>
          </w:tcPr>
          <w:p w14:paraId="6CBF2614" w14:textId="77777777" w:rsidR="00C602C5" w:rsidRPr="008B7AE2" w:rsidRDefault="00C602C5" w:rsidP="008670F3">
            <w:pPr>
              <w:ind w:left="57" w:right="57"/>
              <w:jc w:val="center"/>
              <w:rPr>
                <w:sz w:val="20"/>
                <w:szCs w:val="20"/>
              </w:rPr>
            </w:pPr>
          </w:p>
        </w:tc>
        <w:tc>
          <w:tcPr>
            <w:tcW w:w="1397" w:type="pct"/>
            <w:tcBorders>
              <w:top w:val="single" w:sz="4" w:space="0" w:color="auto"/>
              <w:left w:val="single" w:sz="4" w:space="0" w:color="auto"/>
              <w:right w:val="single" w:sz="4" w:space="0" w:color="auto"/>
            </w:tcBorders>
            <w:shd w:val="clear" w:color="auto" w:fill="FFFFFF"/>
          </w:tcPr>
          <w:p w14:paraId="7C24C094" w14:textId="77777777" w:rsidR="00C602C5" w:rsidRPr="008B7AE2" w:rsidRDefault="00C602C5" w:rsidP="008670F3">
            <w:pPr>
              <w:ind w:left="57" w:right="57"/>
              <w:jc w:val="center"/>
              <w:rPr>
                <w:sz w:val="20"/>
                <w:szCs w:val="20"/>
              </w:rPr>
            </w:pPr>
          </w:p>
        </w:tc>
      </w:tr>
      <w:tr w:rsidR="00C602C5" w:rsidRPr="001200DB" w14:paraId="571A80C3" w14:textId="77777777" w:rsidTr="008670F3">
        <w:trPr>
          <w:trHeight w:val="20"/>
        </w:trPr>
        <w:tc>
          <w:tcPr>
            <w:tcW w:w="2449" w:type="pct"/>
            <w:tcBorders>
              <w:left w:val="single" w:sz="4" w:space="0" w:color="auto"/>
            </w:tcBorders>
            <w:shd w:val="clear" w:color="auto" w:fill="FFFFFF"/>
          </w:tcPr>
          <w:p w14:paraId="07A732D9" w14:textId="77777777" w:rsidR="00C602C5" w:rsidRPr="001200DB" w:rsidRDefault="00C602C5" w:rsidP="008670F3">
            <w:pPr>
              <w:ind w:left="284" w:right="57"/>
              <w:rPr>
                <w:sz w:val="20"/>
                <w:szCs w:val="20"/>
              </w:rPr>
            </w:pPr>
            <w:r w:rsidRPr="001200DB">
              <w:rPr>
                <w:sz w:val="20"/>
                <w:szCs w:val="20"/>
                <w:lang w:val="ru"/>
              </w:rPr>
              <w:t>1</w:t>
            </w:r>
          </w:p>
        </w:tc>
        <w:tc>
          <w:tcPr>
            <w:tcW w:w="1154" w:type="pct"/>
            <w:tcBorders>
              <w:left w:val="single" w:sz="4" w:space="0" w:color="auto"/>
            </w:tcBorders>
            <w:shd w:val="clear" w:color="auto" w:fill="FFFFFF"/>
          </w:tcPr>
          <w:p w14:paraId="345665D5" w14:textId="77777777" w:rsidR="00C602C5" w:rsidRPr="001200DB" w:rsidRDefault="00C602C5" w:rsidP="008670F3">
            <w:pPr>
              <w:ind w:left="57" w:right="57"/>
              <w:jc w:val="center"/>
              <w:rPr>
                <w:sz w:val="20"/>
                <w:szCs w:val="20"/>
              </w:rPr>
            </w:pPr>
            <w:r w:rsidRPr="001200DB">
              <w:rPr>
                <w:sz w:val="20"/>
                <w:szCs w:val="20"/>
                <w:lang w:val="ru"/>
              </w:rPr>
              <w:t>52,9</w:t>
            </w:r>
          </w:p>
        </w:tc>
        <w:tc>
          <w:tcPr>
            <w:tcW w:w="1397" w:type="pct"/>
            <w:tcBorders>
              <w:left w:val="single" w:sz="4" w:space="0" w:color="auto"/>
              <w:right w:val="single" w:sz="4" w:space="0" w:color="auto"/>
            </w:tcBorders>
            <w:shd w:val="clear" w:color="auto" w:fill="FFFFFF"/>
          </w:tcPr>
          <w:p w14:paraId="718D5C4A" w14:textId="77777777" w:rsidR="00C602C5" w:rsidRPr="001200DB" w:rsidRDefault="00C602C5" w:rsidP="008670F3">
            <w:pPr>
              <w:ind w:left="57" w:right="57"/>
              <w:jc w:val="center"/>
              <w:rPr>
                <w:sz w:val="20"/>
                <w:szCs w:val="20"/>
              </w:rPr>
            </w:pPr>
            <w:r w:rsidRPr="001200DB">
              <w:rPr>
                <w:sz w:val="20"/>
                <w:szCs w:val="20"/>
                <w:lang w:val="ru"/>
              </w:rPr>
              <w:t>43,2</w:t>
            </w:r>
          </w:p>
        </w:tc>
      </w:tr>
      <w:tr w:rsidR="00C602C5" w:rsidRPr="001200DB" w14:paraId="17FD1939" w14:textId="77777777" w:rsidTr="008670F3">
        <w:trPr>
          <w:trHeight w:val="20"/>
        </w:trPr>
        <w:tc>
          <w:tcPr>
            <w:tcW w:w="2449" w:type="pct"/>
            <w:tcBorders>
              <w:left w:val="single" w:sz="4" w:space="0" w:color="auto"/>
            </w:tcBorders>
            <w:shd w:val="clear" w:color="auto" w:fill="FFFFFF"/>
          </w:tcPr>
          <w:p w14:paraId="2ECA98AD" w14:textId="77777777" w:rsidR="00C602C5" w:rsidRPr="001200DB" w:rsidRDefault="00C602C5" w:rsidP="008670F3">
            <w:pPr>
              <w:ind w:left="284" w:right="57"/>
              <w:rPr>
                <w:sz w:val="20"/>
                <w:szCs w:val="20"/>
              </w:rPr>
            </w:pPr>
            <w:r w:rsidRPr="001200DB">
              <w:rPr>
                <w:sz w:val="20"/>
                <w:szCs w:val="20"/>
                <w:lang w:val="ru"/>
              </w:rPr>
              <w:t>2</w:t>
            </w:r>
          </w:p>
        </w:tc>
        <w:tc>
          <w:tcPr>
            <w:tcW w:w="1154" w:type="pct"/>
            <w:tcBorders>
              <w:left w:val="single" w:sz="4" w:space="0" w:color="auto"/>
            </w:tcBorders>
            <w:shd w:val="clear" w:color="auto" w:fill="FFFFFF"/>
          </w:tcPr>
          <w:p w14:paraId="2D4FE48A" w14:textId="77777777" w:rsidR="00C602C5" w:rsidRPr="001200DB" w:rsidRDefault="00C602C5" w:rsidP="008670F3">
            <w:pPr>
              <w:ind w:left="57" w:right="57"/>
              <w:jc w:val="center"/>
              <w:rPr>
                <w:sz w:val="20"/>
                <w:szCs w:val="20"/>
              </w:rPr>
            </w:pPr>
            <w:r w:rsidRPr="001200DB">
              <w:rPr>
                <w:sz w:val="20"/>
                <w:szCs w:val="20"/>
                <w:lang w:val="ru"/>
              </w:rPr>
              <w:t>25,8</w:t>
            </w:r>
          </w:p>
        </w:tc>
        <w:tc>
          <w:tcPr>
            <w:tcW w:w="1397" w:type="pct"/>
            <w:tcBorders>
              <w:left w:val="single" w:sz="4" w:space="0" w:color="auto"/>
              <w:right w:val="single" w:sz="4" w:space="0" w:color="auto"/>
            </w:tcBorders>
            <w:shd w:val="clear" w:color="auto" w:fill="FFFFFF"/>
          </w:tcPr>
          <w:p w14:paraId="6CFF44BE" w14:textId="77777777" w:rsidR="00C602C5" w:rsidRPr="001200DB" w:rsidRDefault="00C602C5" w:rsidP="008670F3">
            <w:pPr>
              <w:ind w:left="57" w:right="57"/>
              <w:jc w:val="center"/>
              <w:rPr>
                <w:sz w:val="20"/>
                <w:szCs w:val="20"/>
              </w:rPr>
            </w:pPr>
            <w:r w:rsidRPr="001200DB">
              <w:rPr>
                <w:sz w:val="20"/>
                <w:szCs w:val="20"/>
                <w:lang w:val="ru"/>
              </w:rPr>
              <w:t>29,7</w:t>
            </w:r>
          </w:p>
        </w:tc>
      </w:tr>
      <w:tr w:rsidR="00C602C5" w:rsidRPr="001200DB" w14:paraId="5DB7F19A" w14:textId="77777777" w:rsidTr="008670F3">
        <w:trPr>
          <w:trHeight w:val="20"/>
        </w:trPr>
        <w:tc>
          <w:tcPr>
            <w:tcW w:w="2449" w:type="pct"/>
            <w:tcBorders>
              <w:left w:val="single" w:sz="4" w:space="0" w:color="auto"/>
            </w:tcBorders>
            <w:shd w:val="clear" w:color="auto" w:fill="FFFFFF"/>
          </w:tcPr>
          <w:p w14:paraId="63BD5E45" w14:textId="77777777" w:rsidR="00C602C5" w:rsidRPr="001200DB" w:rsidRDefault="00C602C5" w:rsidP="008670F3">
            <w:pPr>
              <w:ind w:left="284" w:right="57"/>
              <w:rPr>
                <w:sz w:val="20"/>
                <w:szCs w:val="20"/>
              </w:rPr>
            </w:pPr>
            <w:r w:rsidRPr="001200DB">
              <w:rPr>
                <w:sz w:val="20"/>
                <w:szCs w:val="20"/>
                <w:lang w:val="ru"/>
              </w:rPr>
              <w:t>3</w:t>
            </w:r>
          </w:p>
        </w:tc>
        <w:tc>
          <w:tcPr>
            <w:tcW w:w="1154" w:type="pct"/>
            <w:tcBorders>
              <w:left w:val="single" w:sz="4" w:space="0" w:color="auto"/>
            </w:tcBorders>
            <w:shd w:val="clear" w:color="auto" w:fill="FFFFFF"/>
          </w:tcPr>
          <w:p w14:paraId="72D6709A" w14:textId="77777777" w:rsidR="00C602C5" w:rsidRPr="001200DB" w:rsidRDefault="00C602C5" w:rsidP="008670F3">
            <w:pPr>
              <w:ind w:left="57" w:right="57"/>
              <w:jc w:val="center"/>
              <w:rPr>
                <w:sz w:val="20"/>
                <w:szCs w:val="20"/>
              </w:rPr>
            </w:pPr>
            <w:r w:rsidRPr="001200DB">
              <w:rPr>
                <w:sz w:val="20"/>
                <w:szCs w:val="20"/>
                <w:lang w:val="ru"/>
              </w:rPr>
              <w:t>11,0</w:t>
            </w:r>
          </w:p>
        </w:tc>
        <w:tc>
          <w:tcPr>
            <w:tcW w:w="1397" w:type="pct"/>
            <w:tcBorders>
              <w:left w:val="single" w:sz="4" w:space="0" w:color="auto"/>
              <w:right w:val="single" w:sz="4" w:space="0" w:color="auto"/>
            </w:tcBorders>
            <w:shd w:val="clear" w:color="auto" w:fill="FFFFFF"/>
          </w:tcPr>
          <w:p w14:paraId="27AAC799" w14:textId="77777777" w:rsidR="00C602C5" w:rsidRPr="001200DB" w:rsidRDefault="00C602C5" w:rsidP="008670F3">
            <w:pPr>
              <w:ind w:left="57" w:right="57"/>
              <w:jc w:val="center"/>
              <w:rPr>
                <w:sz w:val="20"/>
                <w:szCs w:val="20"/>
              </w:rPr>
            </w:pPr>
            <w:r w:rsidRPr="001200DB">
              <w:rPr>
                <w:sz w:val="20"/>
                <w:szCs w:val="20"/>
                <w:lang w:val="ru"/>
              </w:rPr>
              <w:t>15,5</w:t>
            </w:r>
          </w:p>
        </w:tc>
      </w:tr>
      <w:tr w:rsidR="00C602C5" w:rsidRPr="001200DB" w14:paraId="7F573131" w14:textId="77777777" w:rsidTr="008670F3">
        <w:trPr>
          <w:trHeight w:val="20"/>
        </w:trPr>
        <w:tc>
          <w:tcPr>
            <w:tcW w:w="2449" w:type="pct"/>
            <w:tcBorders>
              <w:left w:val="single" w:sz="4" w:space="0" w:color="auto"/>
            </w:tcBorders>
            <w:shd w:val="clear" w:color="auto" w:fill="FFFFFF"/>
          </w:tcPr>
          <w:p w14:paraId="74BC838C" w14:textId="77777777" w:rsidR="00C602C5" w:rsidRPr="001200DB" w:rsidRDefault="00C602C5" w:rsidP="008670F3">
            <w:pPr>
              <w:ind w:left="284" w:right="57"/>
              <w:rPr>
                <w:sz w:val="20"/>
                <w:szCs w:val="20"/>
              </w:rPr>
            </w:pPr>
            <w:r w:rsidRPr="001200DB">
              <w:rPr>
                <w:sz w:val="20"/>
                <w:szCs w:val="20"/>
                <w:lang w:val="ru"/>
              </w:rPr>
              <w:t>≥ 4</w:t>
            </w:r>
          </w:p>
        </w:tc>
        <w:tc>
          <w:tcPr>
            <w:tcW w:w="1154" w:type="pct"/>
            <w:tcBorders>
              <w:left w:val="single" w:sz="4" w:space="0" w:color="auto"/>
            </w:tcBorders>
            <w:shd w:val="clear" w:color="auto" w:fill="FFFFFF"/>
          </w:tcPr>
          <w:p w14:paraId="7F0F938F" w14:textId="77777777" w:rsidR="00C602C5" w:rsidRPr="001200DB" w:rsidRDefault="00C602C5" w:rsidP="008670F3">
            <w:pPr>
              <w:ind w:left="57" w:right="57"/>
              <w:jc w:val="center"/>
              <w:rPr>
                <w:sz w:val="20"/>
                <w:szCs w:val="20"/>
              </w:rPr>
            </w:pPr>
            <w:r w:rsidRPr="001200DB">
              <w:rPr>
                <w:sz w:val="20"/>
                <w:szCs w:val="20"/>
                <w:lang w:val="ru"/>
              </w:rPr>
              <w:t>10,3</w:t>
            </w:r>
          </w:p>
        </w:tc>
        <w:tc>
          <w:tcPr>
            <w:tcW w:w="1397" w:type="pct"/>
            <w:tcBorders>
              <w:left w:val="single" w:sz="4" w:space="0" w:color="auto"/>
              <w:right w:val="single" w:sz="4" w:space="0" w:color="auto"/>
            </w:tcBorders>
            <w:shd w:val="clear" w:color="auto" w:fill="FFFFFF"/>
          </w:tcPr>
          <w:p w14:paraId="139CBEFA" w14:textId="77777777" w:rsidR="00C602C5" w:rsidRPr="001200DB" w:rsidRDefault="00C602C5" w:rsidP="008670F3">
            <w:pPr>
              <w:ind w:left="57" w:right="57"/>
              <w:jc w:val="center"/>
              <w:rPr>
                <w:sz w:val="20"/>
                <w:szCs w:val="20"/>
              </w:rPr>
            </w:pPr>
            <w:r w:rsidRPr="001200DB">
              <w:rPr>
                <w:sz w:val="20"/>
                <w:szCs w:val="20"/>
                <w:lang w:val="ru"/>
              </w:rPr>
              <w:t>11,6</w:t>
            </w:r>
          </w:p>
        </w:tc>
      </w:tr>
      <w:tr w:rsidR="00C602C5" w:rsidRPr="001200DB" w14:paraId="26883CF5" w14:textId="77777777" w:rsidTr="008670F3">
        <w:trPr>
          <w:trHeight w:val="20"/>
        </w:trPr>
        <w:tc>
          <w:tcPr>
            <w:tcW w:w="2449" w:type="pct"/>
            <w:tcBorders>
              <w:top w:val="single" w:sz="4" w:space="0" w:color="auto"/>
              <w:left w:val="single" w:sz="4" w:space="0" w:color="auto"/>
            </w:tcBorders>
            <w:shd w:val="clear" w:color="auto" w:fill="FFFFFF"/>
          </w:tcPr>
          <w:p w14:paraId="4F0723BB" w14:textId="77777777" w:rsidR="00C602C5" w:rsidRPr="001200DB" w:rsidRDefault="00C602C5" w:rsidP="008670F3">
            <w:pPr>
              <w:ind w:left="57" w:right="57"/>
              <w:rPr>
                <w:sz w:val="20"/>
                <w:szCs w:val="20"/>
              </w:rPr>
            </w:pPr>
            <w:r w:rsidRPr="001200DB">
              <w:rPr>
                <w:sz w:val="20"/>
                <w:szCs w:val="20"/>
                <w:lang w:val="ru"/>
              </w:rPr>
              <w:t>Категория цитогенетического анализа/FISH, %</w:t>
            </w:r>
          </w:p>
        </w:tc>
        <w:tc>
          <w:tcPr>
            <w:tcW w:w="1154" w:type="pct"/>
            <w:tcBorders>
              <w:top w:val="single" w:sz="4" w:space="0" w:color="auto"/>
              <w:left w:val="single" w:sz="4" w:space="0" w:color="auto"/>
            </w:tcBorders>
            <w:shd w:val="clear" w:color="auto" w:fill="FFFFFF"/>
          </w:tcPr>
          <w:p w14:paraId="5FF28B62" w14:textId="77777777" w:rsidR="00C602C5" w:rsidRPr="001200DB" w:rsidRDefault="00C602C5" w:rsidP="008670F3">
            <w:pPr>
              <w:ind w:left="57" w:right="57"/>
              <w:jc w:val="center"/>
              <w:rPr>
                <w:sz w:val="20"/>
                <w:szCs w:val="20"/>
              </w:rPr>
            </w:pPr>
          </w:p>
        </w:tc>
        <w:tc>
          <w:tcPr>
            <w:tcW w:w="1397" w:type="pct"/>
            <w:tcBorders>
              <w:top w:val="single" w:sz="4" w:space="0" w:color="auto"/>
              <w:left w:val="single" w:sz="4" w:space="0" w:color="auto"/>
              <w:right w:val="single" w:sz="4" w:space="0" w:color="auto"/>
            </w:tcBorders>
            <w:shd w:val="clear" w:color="auto" w:fill="FFFFFF"/>
          </w:tcPr>
          <w:p w14:paraId="76DA0F42" w14:textId="77777777" w:rsidR="00C602C5" w:rsidRPr="001200DB" w:rsidRDefault="00C602C5" w:rsidP="008670F3">
            <w:pPr>
              <w:ind w:left="57" w:right="57"/>
              <w:jc w:val="center"/>
              <w:rPr>
                <w:sz w:val="20"/>
                <w:szCs w:val="20"/>
              </w:rPr>
            </w:pPr>
          </w:p>
        </w:tc>
      </w:tr>
      <w:tr w:rsidR="00C602C5" w:rsidRPr="001200DB" w14:paraId="30DCDA62" w14:textId="77777777" w:rsidTr="008670F3">
        <w:trPr>
          <w:trHeight w:val="20"/>
        </w:trPr>
        <w:tc>
          <w:tcPr>
            <w:tcW w:w="2449" w:type="pct"/>
            <w:tcBorders>
              <w:top w:val="single" w:sz="4" w:space="0" w:color="auto"/>
              <w:left w:val="single" w:sz="4" w:space="0" w:color="auto"/>
            </w:tcBorders>
            <w:shd w:val="clear" w:color="auto" w:fill="FFFFFF"/>
          </w:tcPr>
          <w:p w14:paraId="53973EB9" w14:textId="77777777" w:rsidR="00C602C5" w:rsidRPr="001200DB" w:rsidRDefault="00C602C5" w:rsidP="008670F3">
            <w:pPr>
              <w:ind w:left="284" w:right="57"/>
              <w:rPr>
                <w:sz w:val="20"/>
                <w:szCs w:val="20"/>
              </w:rPr>
            </w:pPr>
            <w:r w:rsidRPr="001200DB">
              <w:rPr>
                <w:sz w:val="20"/>
                <w:szCs w:val="20"/>
                <w:lang w:val="ru"/>
              </w:rPr>
              <w:t>Делеция 17p</w:t>
            </w:r>
          </w:p>
        </w:tc>
        <w:tc>
          <w:tcPr>
            <w:tcW w:w="1154" w:type="pct"/>
            <w:tcBorders>
              <w:top w:val="single" w:sz="4" w:space="0" w:color="auto"/>
              <w:left w:val="single" w:sz="4" w:space="0" w:color="auto"/>
            </w:tcBorders>
            <w:shd w:val="clear" w:color="auto" w:fill="FFFFFF"/>
          </w:tcPr>
          <w:p w14:paraId="6C4E1021" w14:textId="77777777" w:rsidR="00C602C5" w:rsidRPr="001200DB" w:rsidRDefault="00C602C5" w:rsidP="008670F3">
            <w:pPr>
              <w:ind w:left="57" w:right="57"/>
              <w:jc w:val="center"/>
              <w:rPr>
                <w:sz w:val="20"/>
                <w:szCs w:val="20"/>
              </w:rPr>
            </w:pPr>
            <w:r w:rsidRPr="001200DB">
              <w:rPr>
                <w:sz w:val="20"/>
                <w:szCs w:val="20"/>
                <w:lang w:val="ru"/>
              </w:rPr>
              <w:t>18,1</w:t>
            </w:r>
          </w:p>
        </w:tc>
        <w:tc>
          <w:tcPr>
            <w:tcW w:w="1397" w:type="pct"/>
            <w:tcBorders>
              <w:top w:val="single" w:sz="4" w:space="0" w:color="auto"/>
              <w:left w:val="single" w:sz="4" w:space="0" w:color="auto"/>
              <w:right w:val="single" w:sz="4" w:space="0" w:color="auto"/>
            </w:tcBorders>
            <w:shd w:val="clear" w:color="auto" w:fill="FFFFFF"/>
          </w:tcPr>
          <w:p w14:paraId="09CDA26D" w14:textId="77777777" w:rsidR="00C602C5" w:rsidRPr="001200DB" w:rsidRDefault="00C602C5" w:rsidP="008670F3">
            <w:pPr>
              <w:ind w:left="57" w:right="57"/>
              <w:jc w:val="center"/>
              <w:rPr>
                <w:sz w:val="20"/>
                <w:szCs w:val="20"/>
              </w:rPr>
            </w:pPr>
            <w:r w:rsidRPr="001200DB">
              <w:rPr>
                <w:sz w:val="20"/>
                <w:szCs w:val="20"/>
                <w:lang w:val="ru"/>
              </w:rPr>
              <w:t>13,5</w:t>
            </w:r>
          </w:p>
        </w:tc>
      </w:tr>
      <w:tr w:rsidR="00C602C5" w:rsidRPr="001200DB" w14:paraId="1704BF69" w14:textId="77777777" w:rsidTr="008670F3">
        <w:trPr>
          <w:trHeight w:val="20"/>
        </w:trPr>
        <w:tc>
          <w:tcPr>
            <w:tcW w:w="2449" w:type="pct"/>
            <w:tcBorders>
              <w:top w:val="single" w:sz="4" w:space="0" w:color="auto"/>
              <w:left w:val="single" w:sz="4" w:space="0" w:color="auto"/>
            </w:tcBorders>
            <w:shd w:val="clear" w:color="auto" w:fill="FFFFFF"/>
          </w:tcPr>
          <w:p w14:paraId="23B2B094" w14:textId="77777777" w:rsidR="00C602C5" w:rsidRPr="001200DB" w:rsidRDefault="00C602C5" w:rsidP="008670F3">
            <w:pPr>
              <w:ind w:left="284" w:right="57"/>
              <w:rPr>
                <w:sz w:val="20"/>
                <w:szCs w:val="20"/>
              </w:rPr>
            </w:pPr>
            <w:r w:rsidRPr="001200DB">
              <w:rPr>
                <w:sz w:val="20"/>
                <w:szCs w:val="20"/>
                <w:lang w:val="ru"/>
              </w:rPr>
              <w:t>Делеция 11q</w:t>
            </w:r>
          </w:p>
        </w:tc>
        <w:tc>
          <w:tcPr>
            <w:tcW w:w="1154" w:type="pct"/>
            <w:tcBorders>
              <w:top w:val="single" w:sz="4" w:space="0" w:color="auto"/>
              <w:left w:val="single" w:sz="4" w:space="0" w:color="auto"/>
            </w:tcBorders>
            <w:shd w:val="clear" w:color="auto" w:fill="FFFFFF"/>
          </w:tcPr>
          <w:p w14:paraId="192CE27A" w14:textId="77777777" w:rsidR="00C602C5" w:rsidRPr="001200DB" w:rsidRDefault="00C602C5" w:rsidP="008670F3">
            <w:pPr>
              <w:ind w:left="57" w:right="57"/>
              <w:jc w:val="center"/>
              <w:rPr>
                <w:sz w:val="20"/>
                <w:szCs w:val="20"/>
              </w:rPr>
            </w:pPr>
            <w:r w:rsidRPr="001200DB">
              <w:rPr>
                <w:sz w:val="20"/>
                <w:szCs w:val="20"/>
                <w:lang w:val="ru"/>
              </w:rPr>
              <w:t>25,2</w:t>
            </w:r>
          </w:p>
        </w:tc>
        <w:tc>
          <w:tcPr>
            <w:tcW w:w="1397" w:type="pct"/>
            <w:tcBorders>
              <w:top w:val="single" w:sz="4" w:space="0" w:color="auto"/>
              <w:left w:val="single" w:sz="4" w:space="0" w:color="auto"/>
              <w:right w:val="single" w:sz="4" w:space="0" w:color="auto"/>
            </w:tcBorders>
            <w:shd w:val="clear" w:color="auto" w:fill="FFFFFF"/>
          </w:tcPr>
          <w:p w14:paraId="69F92B73" w14:textId="77777777" w:rsidR="00C602C5" w:rsidRPr="001200DB" w:rsidRDefault="00C602C5" w:rsidP="008670F3">
            <w:pPr>
              <w:ind w:left="57" w:right="57"/>
              <w:jc w:val="center"/>
              <w:rPr>
                <w:sz w:val="20"/>
                <w:szCs w:val="20"/>
              </w:rPr>
            </w:pPr>
            <w:r w:rsidRPr="001200DB">
              <w:rPr>
                <w:sz w:val="20"/>
                <w:szCs w:val="20"/>
                <w:lang w:val="ru"/>
              </w:rPr>
              <w:t>28,4</w:t>
            </w:r>
          </w:p>
        </w:tc>
      </w:tr>
      <w:tr w:rsidR="00C602C5" w:rsidRPr="001200DB" w14:paraId="3D107AD3" w14:textId="77777777" w:rsidTr="008670F3">
        <w:trPr>
          <w:trHeight w:val="20"/>
        </w:trPr>
        <w:tc>
          <w:tcPr>
            <w:tcW w:w="2449" w:type="pct"/>
            <w:tcBorders>
              <w:top w:val="single" w:sz="4" w:space="0" w:color="auto"/>
              <w:left w:val="single" w:sz="4" w:space="0" w:color="auto"/>
            </w:tcBorders>
            <w:shd w:val="clear" w:color="auto" w:fill="FFFFFF"/>
          </w:tcPr>
          <w:p w14:paraId="2C2FD073" w14:textId="77777777" w:rsidR="00C602C5" w:rsidRPr="001200DB" w:rsidRDefault="00C602C5" w:rsidP="008670F3">
            <w:pPr>
              <w:ind w:left="284" w:right="57"/>
              <w:rPr>
                <w:sz w:val="20"/>
                <w:szCs w:val="20"/>
              </w:rPr>
            </w:pPr>
            <w:r w:rsidRPr="001200DB">
              <w:rPr>
                <w:sz w:val="20"/>
                <w:szCs w:val="20"/>
                <w:lang w:val="ru"/>
              </w:rPr>
              <w:t>Мутация TP53</w:t>
            </w:r>
          </w:p>
        </w:tc>
        <w:tc>
          <w:tcPr>
            <w:tcW w:w="1154" w:type="pct"/>
            <w:tcBorders>
              <w:top w:val="single" w:sz="4" w:space="0" w:color="auto"/>
              <w:left w:val="single" w:sz="4" w:space="0" w:color="auto"/>
            </w:tcBorders>
            <w:shd w:val="clear" w:color="auto" w:fill="FFFFFF"/>
          </w:tcPr>
          <w:p w14:paraId="415C932F" w14:textId="77777777" w:rsidR="00C602C5" w:rsidRPr="001200DB" w:rsidRDefault="00C602C5" w:rsidP="008670F3">
            <w:pPr>
              <w:ind w:left="57" w:right="57"/>
              <w:jc w:val="center"/>
              <w:rPr>
                <w:sz w:val="20"/>
                <w:szCs w:val="20"/>
              </w:rPr>
            </w:pPr>
            <w:r w:rsidRPr="001200DB">
              <w:rPr>
                <w:sz w:val="20"/>
                <w:szCs w:val="20"/>
                <w:lang w:val="ru"/>
              </w:rPr>
              <w:t>25,2</w:t>
            </w:r>
          </w:p>
        </w:tc>
        <w:tc>
          <w:tcPr>
            <w:tcW w:w="1397" w:type="pct"/>
            <w:tcBorders>
              <w:top w:val="single" w:sz="4" w:space="0" w:color="auto"/>
              <w:left w:val="single" w:sz="4" w:space="0" w:color="auto"/>
              <w:right w:val="single" w:sz="4" w:space="0" w:color="auto"/>
            </w:tcBorders>
            <w:shd w:val="clear" w:color="auto" w:fill="FFFFFF"/>
          </w:tcPr>
          <w:p w14:paraId="17874FE3" w14:textId="77777777" w:rsidR="00C602C5" w:rsidRPr="001200DB" w:rsidRDefault="00C602C5" w:rsidP="008670F3">
            <w:pPr>
              <w:ind w:left="57" w:right="57"/>
              <w:jc w:val="center"/>
              <w:rPr>
                <w:sz w:val="20"/>
                <w:szCs w:val="20"/>
              </w:rPr>
            </w:pPr>
            <w:r w:rsidRPr="001200DB">
              <w:rPr>
                <w:sz w:val="20"/>
                <w:szCs w:val="20"/>
                <w:lang w:val="ru"/>
              </w:rPr>
              <w:t>21,9</w:t>
            </w:r>
          </w:p>
        </w:tc>
      </w:tr>
      <w:tr w:rsidR="00C602C5" w:rsidRPr="001200DB" w14:paraId="0194EEAF" w14:textId="77777777" w:rsidTr="008670F3">
        <w:trPr>
          <w:trHeight w:val="20"/>
        </w:trPr>
        <w:tc>
          <w:tcPr>
            <w:tcW w:w="2449" w:type="pct"/>
            <w:tcBorders>
              <w:top w:val="single" w:sz="4" w:space="0" w:color="auto"/>
              <w:left w:val="single" w:sz="4" w:space="0" w:color="auto"/>
            </w:tcBorders>
            <w:shd w:val="clear" w:color="auto" w:fill="FFFFFF"/>
          </w:tcPr>
          <w:p w14:paraId="3C44D5CE" w14:textId="77777777" w:rsidR="00C602C5" w:rsidRPr="001200DB" w:rsidRDefault="00C602C5" w:rsidP="008670F3">
            <w:pPr>
              <w:ind w:left="284" w:right="57"/>
              <w:rPr>
                <w:sz w:val="20"/>
                <w:szCs w:val="20"/>
              </w:rPr>
            </w:pPr>
            <w:r w:rsidRPr="001200DB">
              <w:rPr>
                <w:sz w:val="20"/>
                <w:szCs w:val="20"/>
                <w:lang w:val="ru"/>
              </w:rPr>
              <w:t>Немутационный статус IGHV</w:t>
            </w:r>
          </w:p>
        </w:tc>
        <w:tc>
          <w:tcPr>
            <w:tcW w:w="1154" w:type="pct"/>
            <w:tcBorders>
              <w:top w:val="single" w:sz="4" w:space="0" w:color="auto"/>
              <w:left w:val="single" w:sz="4" w:space="0" w:color="auto"/>
            </w:tcBorders>
            <w:shd w:val="clear" w:color="auto" w:fill="FFFFFF"/>
          </w:tcPr>
          <w:p w14:paraId="37CB21EB" w14:textId="77777777" w:rsidR="00C602C5" w:rsidRPr="001200DB" w:rsidRDefault="00C602C5" w:rsidP="008670F3">
            <w:pPr>
              <w:ind w:left="57" w:right="57"/>
              <w:jc w:val="center"/>
              <w:rPr>
                <w:sz w:val="20"/>
                <w:szCs w:val="20"/>
              </w:rPr>
            </w:pPr>
            <w:r w:rsidRPr="001200DB">
              <w:rPr>
                <w:sz w:val="20"/>
                <w:szCs w:val="20"/>
                <w:lang w:val="ru"/>
              </w:rPr>
              <w:t>76,1</w:t>
            </w:r>
          </w:p>
        </w:tc>
        <w:tc>
          <w:tcPr>
            <w:tcW w:w="1397" w:type="pct"/>
            <w:tcBorders>
              <w:top w:val="single" w:sz="4" w:space="0" w:color="auto"/>
              <w:left w:val="single" w:sz="4" w:space="0" w:color="auto"/>
              <w:right w:val="single" w:sz="4" w:space="0" w:color="auto"/>
            </w:tcBorders>
            <w:shd w:val="clear" w:color="auto" w:fill="FFFFFF"/>
          </w:tcPr>
          <w:p w14:paraId="06E1054C" w14:textId="77777777" w:rsidR="00C602C5" w:rsidRPr="001200DB" w:rsidRDefault="00C602C5" w:rsidP="008670F3">
            <w:pPr>
              <w:ind w:left="57" w:right="57"/>
              <w:jc w:val="center"/>
              <w:rPr>
                <w:sz w:val="20"/>
                <w:szCs w:val="20"/>
              </w:rPr>
            </w:pPr>
            <w:r w:rsidRPr="001200DB">
              <w:rPr>
                <w:sz w:val="20"/>
                <w:szCs w:val="20"/>
                <w:lang w:val="ru"/>
              </w:rPr>
              <w:t>80,6</w:t>
            </w:r>
          </w:p>
        </w:tc>
      </w:tr>
      <w:tr w:rsidR="00C602C5" w:rsidRPr="001200DB" w14:paraId="3B087759" w14:textId="77777777" w:rsidTr="008670F3">
        <w:trPr>
          <w:trHeight w:val="20"/>
        </w:trPr>
        <w:tc>
          <w:tcPr>
            <w:tcW w:w="2449" w:type="pct"/>
            <w:tcBorders>
              <w:top w:val="single" w:sz="4" w:space="0" w:color="auto"/>
              <w:left w:val="single" w:sz="4" w:space="0" w:color="auto"/>
            </w:tcBorders>
            <w:shd w:val="clear" w:color="auto" w:fill="FFFFFF"/>
          </w:tcPr>
          <w:p w14:paraId="49955A48" w14:textId="77777777" w:rsidR="00C602C5" w:rsidRPr="001200DB" w:rsidRDefault="00C602C5" w:rsidP="008670F3">
            <w:pPr>
              <w:ind w:left="284" w:right="57"/>
              <w:rPr>
                <w:sz w:val="20"/>
                <w:szCs w:val="20"/>
              </w:rPr>
            </w:pPr>
            <w:r w:rsidRPr="001200DB">
              <w:rPr>
                <w:sz w:val="20"/>
                <w:szCs w:val="20"/>
                <w:lang w:val="ru"/>
              </w:rPr>
              <w:t>Комплексный кариотип (&gt;3 отклонений)</w:t>
            </w:r>
          </w:p>
        </w:tc>
        <w:tc>
          <w:tcPr>
            <w:tcW w:w="1154" w:type="pct"/>
            <w:tcBorders>
              <w:top w:val="single" w:sz="4" w:space="0" w:color="auto"/>
              <w:left w:val="single" w:sz="4" w:space="0" w:color="auto"/>
            </w:tcBorders>
            <w:shd w:val="clear" w:color="auto" w:fill="FFFFFF"/>
          </w:tcPr>
          <w:p w14:paraId="01B56A88" w14:textId="77777777" w:rsidR="00C602C5" w:rsidRPr="001200DB" w:rsidRDefault="00C602C5" w:rsidP="008670F3">
            <w:pPr>
              <w:ind w:left="57" w:right="57"/>
              <w:jc w:val="center"/>
              <w:rPr>
                <w:sz w:val="20"/>
                <w:szCs w:val="20"/>
              </w:rPr>
            </w:pPr>
            <w:r w:rsidRPr="001200DB">
              <w:rPr>
                <w:sz w:val="20"/>
                <w:szCs w:val="20"/>
                <w:lang w:val="ru"/>
              </w:rPr>
              <w:t>32,3</w:t>
            </w:r>
          </w:p>
        </w:tc>
        <w:tc>
          <w:tcPr>
            <w:tcW w:w="1397" w:type="pct"/>
            <w:tcBorders>
              <w:top w:val="single" w:sz="4" w:space="0" w:color="auto"/>
              <w:left w:val="single" w:sz="4" w:space="0" w:color="auto"/>
              <w:right w:val="single" w:sz="4" w:space="0" w:color="auto"/>
            </w:tcBorders>
            <w:shd w:val="clear" w:color="auto" w:fill="FFFFFF"/>
          </w:tcPr>
          <w:p w14:paraId="27C49157" w14:textId="77777777" w:rsidR="00C602C5" w:rsidRPr="001200DB" w:rsidRDefault="00C602C5" w:rsidP="008670F3">
            <w:pPr>
              <w:ind w:left="57" w:right="57"/>
              <w:jc w:val="center"/>
              <w:rPr>
                <w:sz w:val="20"/>
                <w:szCs w:val="20"/>
              </w:rPr>
            </w:pPr>
            <w:r w:rsidRPr="001200DB">
              <w:rPr>
                <w:sz w:val="20"/>
                <w:szCs w:val="20"/>
                <w:lang w:val="ru"/>
              </w:rPr>
              <w:t>29,7</w:t>
            </w:r>
          </w:p>
        </w:tc>
      </w:tr>
      <w:tr w:rsidR="00C602C5" w:rsidRPr="001200DB" w14:paraId="03BA7368" w14:textId="77777777" w:rsidTr="008670F3">
        <w:trPr>
          <w:trHeight w:val="20"/>
        </w:trPr>
        <w:tc>
          <w:tcPr>
            <w:tcW w:w="2449" w:type="pct"/>
            <w:tcBorders>
              <w:top w:val="single" w:sz="4" w:space="0" w:color="auto"/>
              <w:left w:val="single" w:sz="4" w:space="0" w:color="auto"/>
            </w:tcBorders>
            <w:shd w:val="clear" w:color="auto" w:fill="FFFFFF"/>
          </w:tcPr>
          <w:p w14:paraId="4ED7596A" w14:textId="77777777" w:rsidR="00C602C5" w:rsidRPr="001200DB" w:rsidRDefault="00C602C5" w:rsidP="008670F3">
            <w:pPr>
              <w:ind w:left="57" w:right="57"/>
              <w:rPr>
                <w:sz w:val="20"/>
                <w:szCs w:val="20"/>
              </w:rPr>
            </w:pPr>
            <w:r w:rsidRPr="001200DB">
              <w:rPr>
                <w:sz w:val="20"/>
                <w:szCs w:val="20"/>
                <w:lang w:val="ru"/>
              </w:rPr>
              <w:t>Стадия по Rai; %</w:t>
            </w:r>
          </w:p>
        </w:tc>
        <w:tc>
          <w:tcPr>
            <w:tcW w:w="1154" w:type="pct"/>
            <w:tcBorders>
              <w:top w:val="single" w:sz="4" w:space="0" w:color="auto"/>
              <w:left w:val="single" w:sz="4" w:space="0" w:color="auto"/>
            </w:tcBorders>
            <w:shd w:val="clear" w:color="auto" w:fill="FFFFFF"/>
          </w:tcPr>
          <w:p w14:paraId="368E074F" w14:textId="77777777" w:rsidR="00C602C5" w:rsidRPr="001200DB" w:rsidRDefault="00C602C5" w:rsidP="008670F3">
            <w:pPr>
              <w:ind w:left="57" w:right="57"/>
              <w:jc w:val="center"/>
              <w:rPr>
                <w:sz w:val="20"/>
                <w:szCs w:val="20"/>
              </w:rPr>
            </w:pPr>
          </w:p>
        </w:tc>
        <w:tc>
          <w:tcPr>
            <w:tcW w:w="1397" w:type="pct"/>
            <w:tcBorders>
              <w:top w:val="single" w:sz="4" w:space="0" w:color="auto"/>
              <w:left w:val="single" w:sz="4" w:space="0" w:color="auto"/>
              <w:right w:val="single" w:sz="4" w:space="0" w:color="auto"/>
            </w:tcBorders>
            <w:shd w:val="clear" w:color="auto" w:fill="FFFFFF"/>
          </w:tcPr>
          <w:p w14:paraId="01BB2656" w14:textId="77777777" w:rsidR="00C602C5" w:rsidRPr="001200DB" w:rsidRDefault="00C602C5" w:rsidP="008670F3">
            <w:pPr>
              <w:ind w:left="57" w:right="57"/>
              <w:jc w:val="center"/>
              <w:rPr>
                <w:sz w:val="20"/>
                <w:szCs w:val="20"/>
              </w:rPr>
            </w:pPr>
          </w:p>
        </w:tc>
      </w:tr>
      <w:tr w:rsidR="00C602C5" w:rsidRPr="001200DB" w14:paraId="20D4006C" w14:textId="77777777" w:rsidTr="008670F3">
        <w:trPr>
          <w:trHeight w:val="20"/>
        </w:trPr>
        <w:tc>
          <w:tcPr>
            <w:tcW w:w="2449" w:type="pct"/>
            <w:tcBorders>
              <w:top w:val="single" w:sz="4" w:space="0" w:color="auto"/>
              <w:left w:val="single" w:sz="4" w:space="0" w:color="auto"/>
            </w:tcBorders>
            <w:shd w:val="clear" w:color="auto" w:fill="FFFFFF"/>
          </w:tcPr>
          <w:p w14:paraId="22EA1F2C" w14:textId="77777777" w:rsidR="00C602C5" w:rsidRPr="001200DB" w:rsidRDefault="00C602C5" w:rsidP="008670F3">
            <w:pPr>
              <w:ind w:left="284" w:right="57"/>
              <w:rPr>
                <w:sz w:val="20"/>
                <w:szCs w:val="20"/>
              </w:rPr>
            </w:pPr>
            <w:r w:rsidRPr="001200DB">
              <w:rPr>
                <w:sz w:val="20"/>
                <w:szCs w:val="20"/>
                <w:lang w:val="ru"/>
              </w:rPr>
              <w:t>0</w:t>
            </w:r>
          </w:p>
        </w:tc>
        <w:tc>
          <w:tcPr>
            <w:tcW w:w="1154" w:type="pct"/>
            <w:tcBorders>
              <w:top w:val="single" w:sz="4" w:space="0" w:color="auto"/>
              <w:left w:val="single" w:sz="4" w:space="0" w:color="auto"/>
            </w:tcBorders>
            <w:shd w:val="clear" w:color="auto" w:fill="FFFFFF"/>
          </w:tcPr>
          <w:p w14:paraId="0ABAA2E9" w14:textId="77777777" w:rsidR="00C602C5" w:rsidRPr="001200DB" w:rsidRDefault="00C602C5" w:rsidP="008670F3">
            <w:pPr>
              <w:ind w:left="57" w:right="57"/>
              <w:jc w:val="center"/>
              <w:rPr>
                <w:sz w:val="20"/>
                <w:szCs w:val="20"/>
              </w:rPr>
            </w:pPr>
            <w:r w:rsidRPr="001200DB">
              <w:rPr>
                <w:sz w:val="20"/>
                <w:szCs w:val="20"/>
                <w:lang w:val="ru"/>
              </w:rPr>
              <w:t>1,3</w:t>
            </w:r>
          </w:p>
        </w:tc>
        <w:tc>
          <w:tcPr>
            <w:tcW w:w="1397" w:type="pct"/>
            <w:tcBorders>
              <w:top w:val="single" w:sz="4" w:space="0" w:color="auto"/>
              <w:left w:val="single" w:sz="4" w:space="0" w:color="auto"/>
              <w:right w:val="single" w:sz="4" w:space="0" w:color="auto"/>
            </w:tcBorders>
            <w:shd w:val="clear" w:color="auto" w:fill="FFFFFF"/>
          </w:tcPr>
          <w:p w14:paraId="35087742" w14:textId="77777777" w:rsidR="00C602C5" w:rsidRPr="001200DB" w:rsidRDefault="00C602C5" w:rsidP="008670F3">
            <w:pPr>
              <w:ind w:left="57" w:right="57"/>
              <w:jc w:val="center"/>
              <w:rPr>
                <w:sz w:val="20"/>
                <w:szCs w:val="20"/>
              </w:rPr>
            </w:pPr>
            <w:r w:rsidRPr="001200DB">
              <w:rPr>
                <w:sz w:val="20"/>
                <w:szCs w:val="20"/>
                <w:lang w:val="ru"/>
              </w:rPr>
              <w:t>2,6</w:t>
            </w:r>
          </w:p>
        </w:tc>
      </w:tr>
      <w:tr w:rsidR="00C602C5" w:rsidRPr="001200DB" w14:paraId="71E3FAA7" w14:textId="77777777" w:rsidTr="008670F3">
        <w:trPr>
          <w:trHeight w:val="20"/>
        </w:trPr>
        <w:tc>
          <w:tcPr>
            <w:tcW w:w="2449" w:type="pct"/>
            <w:tcBorders>
              <w:top w:val="single" w:sz="4" w:space="0" w:color="auto"/>
              <w:left w:val="single" w:sz="4" w:space="0" w:color="auto"/>
            </w:tcBorders>
            <w:shd w:val="clear" w:color="auto" w:fill="FFFFFF"/>
          </w:tcPr>
          <w:p w14:paraId="0020FE7A" w14:textId="77777777" w:rsidR="00C602C5" w:rsidRPr="001200DB" w:rsidRDefault="00C602C5" w:rsidP="008670F3">
            <w:pPr>
              <w:ind w:left="284" w:right="57"/>
              <w:rPr>
                <w:sz w:val="20"/>
                <w:szCs w:val="20"/>
              </w:rPr>
            </w:pPr>
            <w:r w:rsidRPr="001200DB">
              <w:rPr>
                <w:sz w:val="20"/>
                <w:szCs w:val="20"/>
                <w:lang w:val="ru"/>
              </w:rPr>
              <w:t>I</w:t>
            </w:r>
          </w:p>
        </w:tc>
        <w:tc>
          <w:tcPr>
            <w:tcW w:w="1154" w:type="pct"/>
            <w:tcBorders>
              <w:top w:val="single" w:sz="4" w:space="0" w:color="auto"/>
              <w:left w:val="single" w:sz="4" w:space="0" w:color="auto"/>
            </w:tcBorders>
            <w:shd w:val="clear" w:color="auto" w:fill="FFFFFF"/>
          </w:tcPr>
          <w:p w14:paraId="0CCF31E1" w14:textId="77777777" w:rsidR="00C602C5" w:rsidRPr="001200DB" w:rsidRDefault="00C602C5" w:rsidP="008670F3">
            <w:pPr>
              <w:ind w:left="57" w:right="57"/>
              <w:jc w:val="center"/>
              <w:rPr>
                <w:sz w:val="20"/>
                <w:szCs w:val="20"/>
              </w:rPr>
            </w:pPr>
            <w:r w:rsidRPr="001200DB">
              <w:rPr>
                <w:sz w:val="20"/>
                <w:szCs w:val="20"/>
                <w:lang w:val="ru"/>
              </w:rPr>
              <w:t>25,2</w:t>
            </w:r>
          </w:p>
        </w:tc>
        <w:tc>
          <w:tcPr>
            <w:tcW w:w="1397" w:type="pct"/>
            <w:tcBorders>
              <w:top w:val="single" w:sz="4" w:space="0" w:color="auto"/>
              <w:left w:val="single" w:sz="4" w:space="0" w:color="auto"/>
              <w:right w:val="single" w:sz="4" w:space="0" w:color="auto"/>
            </w:tcBorders>
            <w:shd w:val="clear" w:color="auto" w:fill="FFFFFF"/>
          </w:tcPr>
          <w:p w14:paraId="03B92C45" w14:textId="77777777" w:rsidR="00C602C5" w:rsidRPr="001200DB" w:rsidRDefault="00C602C5" w:rsidP="008670F3">
            <w:pPr>
              <w:ind w:left="57" w:right="57"/>
              <w:jc w:val="center"/>
              <w:rPr>
                <w:sz w:val="20"/>
                <w:szCs w:val="20"/>
              </w:rPr>
            </w:pPr>
            <w:r w:rsidRPr="001200DB">
              <w:rPr>
                <w:sz w:val="20"/>
                <w:szCs w:val="20"/>
                <w:lang w:val="ru"/>
              </w:rPr>
              <w:t>20,6</w:t>
            </w:r>
          </w:p>
        </w:tc>
      </w:tr>
      <w:tr w:rsidR="00C602C5" w:rsidRPr="001200DB" w14:paraId="30C88C58" w14:textId="77777777" w:rsidTr="008670F3">
        <w:trPr>
          <w:trHeight w:val="20"/>
        </w:trPr>
        <w:tc>
          <w:tcPr>
            <w:tcW w:w="2449" w:type="pct"/>
            <w:tcBorders>
              <w:top w:val="single" w:sz="4" w:space="0" w:color="auto"/>
              <w:left w:val="single" w:sz="4" w:space="0" w:color="auto"/>
            </w:tcBorders>
            <w:shd w:val="clear" w:color="auto" w:fill="FFFFFF"/>
          </w:tcPr>
          <w:p w14:paraId="5213DCAE" w14:textId="77777777" w:rsidR="00C602C5" w:rsidRPr="001200DB" w:rsidRDefault="00C602C5" w:rsidP="008670F3">
            <w:pPr>
              <w:ind w:left="284" w:right="57"/>
              <w:rPr>
                <w:sz w:val="20"/>
                <w:szCs w:val="20"/>
              </w:rPr>
            </w:pPr>
            <w:r w:rsidRPr="001200DB">
              <w:rPr>
                <w:sz w:val="20"/>
                <w:szCs w:val="20"/>
                <w:lang w:val="ru"/>
              </w:rPr>
              <w:t>II</w:t>
            </w:r>
          </w:p>
        </w:tc>
        <w:tc>
          <w:tcPr>
            <w:tcW w:w="1154" w:type="pct"/>
            <w:tcBorders>
              <w:top w:val="single" w:sz="4" w:space="0" w:color="auto"/>
              <w:left w:val="single" w:sz="4" w:space="0" w:color="auto"/>
            </w:tcBorders>
            <w:shd w:val="clear" w:color="auto" w:fill="FFFFFF"/>
          </w:tcPr>
          <w:p w14:paraId="5F05F239" w14:textId="77777777" w:rsidR="00C602C5" w:rsidRPr="001200DB" w:rsidRDefault="00C602C5" w:rsidP="008670F3">
            <w:pPr>
              <w:ind w:left="57" w:right="57"/>
              <w:jc w:val="center"/>
              <w:rPr>
                <w:sz w:val="20"/>
                <w:szCs w:val="20"/>
              </w:rPr>
            </w:pPr>
            <w:r w:rsidRPr="001200DB">
              <w:rPr>
                <w:sz w:val="20"/>
                <w:szCs w:val="20"/>
                <w:lang w:val="ru"/>
              </w:rPr>
              <w:t>31,6</w:t>
            </w:r>
          </w:p>
        </w:tc>
        <w:tc>
          <w:tcPr>
            <w:tcW w:w="1397" w:type="pct"/>
            <w:tcBorders>
              <w:top w:val="single" w:sz="4" w:space="0" w:color="auto"/>
              <w:left w:val="single" w:sz="4" w:space="0" w:color="auto"/>
              <w:right w:val="single" w:sz="4" w:space="0" w:color="auto"/>
            </w:tcBorders>
            <w:shd w:val="clear" w:color="auto" w:fill="FFFFFF"/>
          </w:tcPr>
          <w:p w14:paraId="022A6DF2" w14:textId="77777777" w:rsidR="00C602C5" w:rsidRPr="001200DB" w:rsidRDefault="00C602C5" w:rsidP="008670F3">
            <w:pPr>
              <w:ind w:left="57" w:right="57"/>
              <w:jc w:val="center"/>
              <w:rPr>
                <w:sz w:val="20"/>
                <w:szCs w:val="20"/>
              </w:rPr>
            </w:pPr>
            <w:r w:rsidRPr="001200DB">
              <w:rPr>
                <w:sz w:val="20"/>
                <w:szCs w:val="20"/>
                <w:lang w:val="ru"/>
              </w:rPr>
              <w:t>34,8</w:t>
            </w:r>
          </w:p>
        </w:tc>
      </w:tr>
      <w:tr w:rsidR="00C602C5" w:rsidRPr="001200DB" w14:paraId="1D2DFAD9" w14:textId="77777777" w:rsidTr="008670F3">
        <w:trPr>
          <w:trHeight w:val="20"/>
        </w:trPr>
        <w:tc>
          <w:tcPr>
            <w:tcW w:w="2449" w:type="pct"/>
            <w:tcBorders>
              <w:top w:val="single" w:sz="4" w:space="0" w:color="auto"/>
              <w:left w:val="single" w:sz="4" w:space="0" w:color="auto"/>
            </w:tcBorders>
            <w:shd w:val="clear" w:color="auto" w:fill="FFFFFF"/>
          </w:tcPr>
          <w:p w14:paraId="18BCE4FD" w14:textId="77777777" w:rsidR="00C602C5" w:rsidRPr="001200DB" w:rsidRDefault="00C602C5" w:rsidP="008670F3">
            <w:pPr>
              <w:ind w:left="284" w:right="57"/>
              <w:rPr>
                <w:sz w:val="20"/>
                <w:szCs w:val="20"/>
              </w:rPr>
            </w:pPr>
            <w:r w:rsidRPr="001200DB">
              <w:rPr>
                <w:sz w:val="20"/>
                <w:szCs w:val="20"/>
                <w:lang w:val="ru"/>
              </w:rPr>
              <w:t>III</w:t>
            </w:r>
          </w:p>
        </w:tc>
        <w:tc>
          <w:tcPr>
            <w:tcW w:w="1154" w:type="pct"/>
            <w:tcBorders>
              <w:top w:val="single" w:sz="4" w:space="0" w:color="auto"/>
              <w:left w:val="single" w:sz="4" w:space="0" w:color="auto"/>
            </w:tcBorders>
            <w:shd w:val="clear" w:color="auto" w:fill="FFFFFF"/>
          </w:tcPr>
          <w:p w14:paraId="21A9804C" w14:textId="77777777" w:rsidR="00C602C5" w:rsidRPr="001200DB" w:rsidRDefault="00C602C5" w:rsidP="008670F3">
            <w:pPr>
              <w:ind w:left="57" w:right="57"/>
              <w:jc w:val="center"/>
              <w:rPr>
                <w:sz w:val="20"/>
                <w:szCs w:val="20"/>
              </w:rPr>
            </w:pPr>
            <w:r w:rsidRPr="001200DB">
              <w:rPr>
                <w:sz w:val="20"/>
                <w:szCs w:val="20"/>
                <w:lang w:val="ru"/>
              </w:rPr>
              <w:t>13,5</w:t>
            </w:r>
          </w:p>
        </w:tc>
        <w:tc>
          <w:tcPr>
            <w:tcW w:w="1397" w:type="pct"/>
            <w:tcBorders>
              <w:top w:val="single" w:sz="4" w:space="0" w:color="auto"/>
              <w:left w:val="single" w:sz="4" w:space="0" w:color="auto"/>
              <w:right w:val="single" w:sz="4" w:space="0" w:color="auto"/>
            </w:tcBorders>
            <w:shd w:val="clear" w:color="auto" w:fill="FFFFFF"/>
          </w:tcPr>
          <w:p w14:paraId="7EABBAE6" w14:textId="77777777" w:rsidR="00C602C5" w:rsidRPr="001200DB" w:rsidRDefault="00C602C5" w:rsidP="008670F3">
            <w:pPr>
              <w:ind w:left="57" w:right="57"/>
              <w:jc w:val="center"/>
              <w:rPr>
                <w:sz w:val="20"/>
                <w:szCs w:val="20"/>
              </w:rPr>
            </w:pPr>
            <w:r w:rsidRPr="001200DB">
              <w:rPr>
                <w:sz w:val="20"/>
                <w:szCs w:val="20"/>
                <w:lang w:val="ru"/>
              </w:rPr>
              <w:t>11,6</w:t>
            </w:r>
          </w:p>
        </w:tc>
      </w:tr>
      <w:tr w:rsidR="00C602C5" w:rsidRPr="001200DB" w14:paraId="1B0FE9A7" w14:textId="77777777" w:rsidTr="008670F3">
        <w:trPr>
          <w:trHeight w:val="20"/>
        </w:trPr>
        <w:tc>
          <w:tcPr>
            <w:tcW w:w="2449" w:type="pct"/>
            <w:tcBorders>
              <w:top w:val="single" w:sz="4" w:space="0" w:color="auto"/>
              <w:left w:val="single" w:sz="4" w:space="0" w:color="auto"/>
              <w:bottom w:val="single" w:sz="4" w:space="0" w:color="auto"/>
            </w:tcBorders>
            <w:shd w:val="clear" w:color="auto" w:fill="FFFFFF"/>
          </w:tcPr>
          <w:p w14:paraId="07FD22E3" w14:textId="77777777" w:rsidR="00C602C5" w:rsidRPr="001200DB" w:rsidRDefault="00C602C5" w:rsidP="008670F3">
            <w:pPr>
              <w:ind w:left="284" w:right="57"/>
              <w:rPr>
                <w:sz w:val="20"/>
                <w:szCs w:val="20"/>
              </w:rPr>
            </w:pPr>
            <w:r w:rsidRPr="001200DB">
              <w:rPr>
                <w:sz w:val="20"/>
                <w:szCs w:val="20"/>
                <w:lang w:val="ru"/>
              </w:rPr>
              <w:t>IV</w:t>
            </w:r>
          </w:p>
        </w:tc>
        <w:tc>
          <w:tcPr>
            <w:tcW w:w="1154" w:type="pct"/>
            <w:tcBorders>
              <w:top w:val="single" w:sz="4" w:space="0" w:color="auto"/>
              <w:left w:val="single" w:sz="4" w:space="0" w:color="auto"/>
              <w:bottom w:val="single" w:sz="4" w:space="0" w:color="auto"/>
            </w:tcBorders>
            <w:shd w:val="clear" w:color="auto" w:fill="FFFFFF"/>
          </w:tcPr>
          <w:p w14:paraId="15301FF5" w14:textId="77777777" w:rsidR="00C602C5" w:rsidRPr="001200DB" w:rsidRDefault="00C602C5" w:rsidP="008670F3">
            <w:pPr>
              <w:ind w:left="57" w:right="57"/>
              <w:jc w:val="center"/>
              <w:rPr>
                <w:sz w:val="20"/>
                <w:szCs w:val="20"/>
              </w:rPr>
            </w:pPr>
            <w:r w:rsidRPr="001200DB">
              <w:rPr>
                <w:sz w:val="20"/>
                <w:szCs w:val="20"/>
                <w:lang w:val="ru"/>
              </w:rPr>
              <w:t>28,4</w:t>
            </w:r>
          </w:p>
        </w:tc>
        <w:tc>
          <w:tcPr>
            <w:tcW w:w="1397" w:type="pct"/>
            <w:tcBorders>
              <w:top w:val="single" w:sz="4" w:space="0" w:color="auto"/>
              <w:left w:val="single" w:sz="4" w:space="0" w:color="auto"/>
              <w:bottom w:val="single" w:sz="4" w:space="0" w:color="auto"/>
              <w:right w:val="single" w:sz="4" w:space="0" w:color="auto"/>
            </w:tcBorders>
            <w:shd w:val="clear" w:color="auto" w:fill="FFFFFF"/>
          </w:tcPr>
          <w:p w14:paraId="7246A409" w14:textId="77777777" w:rsidR="00C602C5" w:rsidRPr="001200DB" w:rsidRDefault="00C602C5" w:rsidP="008670F3">
            <w:pPr>
              <w:ind w:left="57" w:right="57"/>
              <w:jc w:val="center"/>
              <w:rPr>
                <w:sz w:val="20"/>
                <w:szCs w:val="20"/>
              </w:rPr>
            </w:pPr>
            <w:r w:rsidRPr="001200DB">
              <w:rPr>
                <w:sz w:val="20"/>
                <w:szCs w:val="20"/>
                <w:lang w:val="ru"/>
              </w:rPr>
              <w:t>29,7</w:t>
            </w:r>
          </w:p>
        </w:tc>
      </w:tr>
    </w:tbl>
    <w:p w14:paraId="4C837339" w14:textId="77777777" w:rsidR="00C602C5" w:rsidRPr="001200DB" w:rsidRDefault="00C602C5" w:rsidP="00C602C5">
      <w:pPr>
        <w:rPr>
          <w:sz w:val="20"/>
          <w:szCs w:val="20"/>
        </w:rPr>
      </w:pPr>
    </w:p>
    <w:p w14:paraId="0D8A6CA0" w14:textId="263BE61C" w:rsidR="00C602C5" w:rsidRPr="004A36AE" w:rsidRDefault="00C602C5" w:rsidP="002256A9">
      <w:pPr>
        <w:ind w:firstLine="708"/>
        <w:jc w:val="both"/>
      </w:pPr>
      <w:r w:rsidRPr="00573A76">
        <w:rPr>
          <w:lang w:val="ru"/>
        </w:rPr>
        <w:t xml:space="preserve">Первичной конечной точкой считали ВБП, оцененную ННК по критериям IWCLL от 2008 г. с учетом уточнения по лимфоцитозу, связанному с лечением (Cheson 2012). При медиане наблюдения 16,1 месяца по показателю ВБП было выявлено статистически значимое снижение риска летального исхода или прогрессирования заболевания на 69% у пациентов, принимавших препарат </w:t>
      </w:r>
      <w:r w:rsidRPr="008E19B5">
        <w:rPr>
          <w:lang w:val="ru"/>
        </w:rPr>
        <w:t>Калквенс</w:t>
      </w:r>
      <w:r w:rsidRPr="008E19B5">
        <w:rPr>
          <w:vertAlign w:val="superscript"/>
        </w:rPr>
        <w:t>®</w:t>
      </w:r>
      <w:r w:rsidRPr="00573A76">
        <w:rPr>
          <w:lang w:val="ru"/>
        </w:rPr>
        <w:t xml:space="preserve">. Результаты оценки эффективности терапии представлены в таблице </w:t>
      </w:r>
      <w:r>
        <w:rPr>
          <w:lang w:val="ru"/>
        </w:rPr>
        <w:t>4-6</w:t>
      </w:r>
      <w:r w:rsidRPr="00573A76">
        <w:rPr>
          <w:lang w:val="ru"/>
        </w:rPr>
        <w:t xml:space="preserve">. На рисунке </w:t>
      </w:r>
      <w:r>
        <w:rPr>
          <w:lang w:val="ru"/>
        </w:rPr>
        <w:t>4-11</w:t>
      </w:r>
      <w:r w:rsidRPr="00573A76">
        <w:rPr>
          <w:lang w:val="ru"/>
        </w:rPr>
        <w:t xml:space="preserve"> показана кривая Каплана—Мейера для ВБП.</w:t>
      </w:r>
      <w:r w:rsidRPr="004A36AE">
        <w:rPr>
          <w:b/>
          <w:bCs/>
          <w:lang w:val="ru"/>
        </w:rPr>
        <w:t xml:space="preserve"> </w:t>
      </w:r>
    </w:p>
    <w:p w14:paraId="6BFDE91F" w14:textId="6DAA3B2A" w:rsidR="002256A9" w:rsidRDefault="002256A9" w:rsidP="002256A9">
      <w:pPr>
        <w:pStyle w:val="af5"/>
        <w:keepNext/>
      </w:pPr>
      <w:bookmarkStart w:id="390" w:name="_Toc159973378"/>
      <w:r>
        <w:lastRenderedPageBreak/>
        <w:t xml:space="preserve">Таблица </w:t>
      </w:r>
      <w:fldSimple w:instr=" STYLEREF 1 \s ">
        <w:r w:rsidR="008260B3">
          <w:rPr>
            <w:noProof/>
          </w:rPr>
          <w:t>4</w:t>
        </w:r>
      </w:fldSimple>
      <w:r w:rsidR="008260B3">
        <w:noBreakHyphen/>
      </w:r>
      <w:fldSimple w:instr=" SEQ Таблица \* ARABIC \s 1 ">
        <w:r w:rsidR="008260B3">
          <w:rPr>
            <w:noProof/>
          </w:rPr>
          <w:t>6</w:t>
        </w:r>
      </w:fldSimple>
      <w:r>
        <w:t>.</w:t>
      </w:r>
      <w:r w:rsidRPr="002256A9">
        <w:rPr>
          <w:bCs w:val="0"/>
          <w:lang w:val="ru"/>
        </w:rPr>
        <w:t xml:space="preserve"> </w:t>
      </w:r>
      <w:r w:rsidRPr="002256A9">
        <w:rPr>
          <w:b w:val="0"/>
          <w:bCs w:val="0"/>
          <w:lang w:val="ru"/>
        </w:rPr>
        <w:t>Результаты оценки эффективности по заключению ННК у пациентов с ХЛЛ (исследование ASCEND).</w:t>
      </w:r>
      <w:bookmarkEnd w:id="390"/>
    </w:p>
    <w:tbl>
      <w:tblPr>
        <w:tblOverlap w:val="never"/>
        <w:tblW w:w="5000" w:type="pct"/>
        <w:tblCellMar>
          <w:left w:w="10" w:type="dxa"/>
          <w:right w:w="10" w:type="dxa"/>
        </w:tblCellMar>
        <w:tblLook w:val="0000" w:firstRow="0" w:lastRow="0" w:firstColumn="0" w:lastColumn="0" w:noHBand="0" w:noVBand="0"/>
      </w:tblPr>
      <w:tblGrid>
        <w:gridCol w:w="2811"/>
        <w:gridCol w:w="2232"/>
        <w:gridCol w:w="2232"/>
        <w:gridCol w:w="2071"/>
      </w:tblGrid>
      <w:tr w:rsidR="00C602C5" w:rsidRPr="001200DB" w14:paraId="3EFC6DD5" w14:textId="77777777" w:rsidTr="008670F3">
        <w:trPr>
          <w:trHeight w:val="20"/>
          <w:tblHeader/>
        </w:trPr>
        <w:tc>
          <w:tcPr>
            <w:tcW w:w="1504" w:type="pct"/>
            <w:tcBorders>
              <w:top w:val="single" w:sz="4" w:space="0" w:color="auto"/>
              <w:left w:val="single" w:sz="4" w:space="0" w:color="auto"/>
            </w:tcBorders>
            <w:shd w:val="clear" w:color="auto" w:fill="D9D9D9" w:themeFill="background1" w:themeFillShade="D9"/>
          </w:tcPr>
          <w:p w14:paraId="1275F5AB" w14:textId="77777777" w:rsidR="00C602C5" w:rsidRPr="001200DB" w:rsidRDefault="00C602C5" w:rsidP="008670F3">
            <w:pPr>
              <w:ind w:left="57" w:right="57"/>
              <w:rPr>
                <w:sz w:val="20"/>
                <w:szCs w:val="20"/>
              </w:rPr>
            </w:pPr>
          </w:p>
        </w:tc>
        <w:tc>
          <w:tcPr>
            <w:tcW w:w="1194" w:type="pct"/>
            <w:tcBorders>
              <w:top w:val="single" w:sz="4" w:space="0" w:color="auto"/>
              <w:left w:val="single" w:sz="4" w:space="0" w:color="auto"/>
              <w:right w:val="single" w:sz="4" w:space="0" w:color="auto"/>
            </w:tcBorders>
            <w:shd w:val="clear" w:color="auto" w:fill="D9D9D9" w:themeFill="background1" w:themeFillShade="D9"/>
          </w:tcPr>
          <w:p w14:paraId="525E55CB" w14:textId="77777777" w:rsidR="00C602C5" w:rsidRPr="001200DB" w:rsidRDefault="00C602C5" w:rsidP="008670F3">
            <w:pPr>
              <w:ind w:left="57" w:right="57"/>
              <w:jc w:val="center"/>
              <w:rPr>
                <w:b/>
                <w:bCs/>
                <w:sz w:val="20"/>
                <w:szCs w:val="20"/>
                <w:lang w:val="ru"/>
              </w:rPr>
            </w:pPr>
          </w:p>
        </w:tc>
        <w:tc>
          <w:tcPr>
            <w:tcW w:w="1194" w:type="pct"/>
            <w:tcBorders>
              <w:top w:val="single" w:sz="4" w:space="0" w:color="auto"/>
              <w:left w:val="single" w:sz="4" w:space="0" w:color="auto"/>
            </w:tcBorders>
            <w:shd w:val="clear" w:color="auto" w:fill="D9D9D9" w:themeFill="background1" w:themeFillShade="D9"/>
          </w:tcPr>
          <w:p w14:paraId="080E4130" w14:textId="77777777" w:rsidR="00C602C5" w:rsidRPr="001200DB" w:rsidRDefault="00C602C5" w:rsidP="008670F3">
            <w:pPr>
              <w:ind w:left="57" w:right="57"/>
              <w:jc w:val="center"/>
              <w:rPr>
                <w:sz w:val="20"/>
                <w:szCs w:val="20"/>
              </w:rPr>
            </w:pPr>
            <w:r w:rsidRPr="001200DB">
              <w:rPr>
                <w:b/>
                <w:bCs/>
                <w:sz w:val="20"/>
                <w:szCs w:val="20"/>
                <w:lang w:val="ru"/>
              </w:rPr>
              <w:t>Монотерапия препаратом Калквенс, N=155</w:t>
            </w:r>
          </w:p>
        </w:tc>
        <w:tc>
          <w:tcPr>
            <w:tcW w:w="1108" w:type="pct"/>
            <w:tcBorders>
              <w:top w:val="single" w:sz="4" w:space="0" w:color="auto"/>
              <w:left w:val="single" w:sz="4" w:space="0" w:color="auto"/>
              <w:right w:val="single" w:sz="4" w:space="0" w:color="auto"/>
            </w:tcBorders>
            <w:shd w:val="clear" w:color="auto" w:fill="D9D9D9" w:themeFill="background1" w:themeFillShade="D9"/>
          </w:tcPr>
          <w:p w14:paraId="25E78C41" w14:textId="77777777" w:rsidR="00C602C5" w:rsidRPr="001200DB" w:rsidRDefault="00C602C5" w:rsidP="008670F3">
            <w:pPr>
              <w:ind w:left="57" w:right="57"/>
              <w:jc w:val="center"/>
              <w:rPr>
                <w:sz w:val="20"/>
                <w:szCs w:val="20"/>
              </w:rPr>
            </w:pPr>
            <w:r w:rsidRPr="001200DB">
              <w:rPr>
                <w:b/>
                <w:bCs/>
                <w:sz w:val="20"/>
                <w:szCs w:val="20"/>
                <w:lang w:val="ru"/>
              </w:rPr>
              <w:t>Выбор исследователя: иделалисиб + ритуксимаб или бендамустин + ритуксимаб, N = 155</w:t>
            </w:r>
          </w:p>
        </w:tc>
      </w:tr>
      <w:tr w:rsidR="00C602C5" w:rsidRPr="001200DB" w14:paraId="6C8E9DCE" w14:textId="77777777" w:rsidTr="008670F3">
        <w:trPr>
          <w:trHeight w:val="20"/>
        </w:trPr>
        <w:tc>
          <w:tcPr>
            <w:tcW w:w="1504" w:type="pct"/>
            <w:tcBorders>
              <w:top w:val="single" w:sz="4" w:space="0" w:color="auto"/>
              <w:left w:val="single" w:sz="4" w:space="0" w:color="auto"/>
              <w:right w:val="single" w:sz="4" w:space="0" w:color="auto"/>
            </w:tcBorders>
            <w:shd w:val="clear" w:color="auto" w:fill="FFFFFF"/>
          </w:tcPr>
          <w:p w14:paraId="750E6482" w14:textId="77777777" w:rsidR="00C602C5" w:rsidRPr="001200DB" w:rsidRDefault="00C602C5" w:rsidP="008670F3">
            <w:pPr>
              <w:ind w:left="57" w:right="57"/>
              <w:rPr>
                <w:b/>
                <w:bCs/>
                <w:sz w:val="20"/>
                <w:szCs w:val="20"/>
                <w:lang w:val="ru"/>
              </w:rPr>
            </w:pPr>
          </w:p>
        </w:tc>
        <w:tc>
          <w:tcPr>
            <w:tcW w:w="3496" w:type="pct"/>
            <w:gridSpan w:val="3"/>
            <w:tcBorders>
              <w:top w:val="single" w:sz="4" w:space="0" w:color="auto"/>
              <w:left w:val="single" w:sz="4" w:space="0" w:color="auto"/>
              <w:right w:val="single" w:sz="4" w:space="0" w:color="auto"/>
            </w:tcBorders>
            <w:shd w:val="clear" w:color="auto" w:fill="FFFFFF"/>
          </w:tcPr>
          <w:p w14:paraId="4432D127" w14:textId="77777777" w:rsidR="00C602C5" w:rsidRPr="001200DB" w:rsidRDefault="00C602C5" w:rsidP="008670F3">
            <w:pPr>
              <w:ind w:left="57" w:right="57"/>
              <w:rPr>
                <w:sz w:val="20"/>
                <w:szCs w:val="20"/>
              </w:rPr>
            </w:pPr>
            <w:r w:rsidRPr="001200DB">
              <w:rPr>
                <w:b/>
                <w:bCs/>
                <w:sz w:val="20"/>
                <w:szCs w:val="20"/>
                <w:lang w:val="ru"/>
              </w:rPr>
              <w:t>Выживаемость без прогрессирования*</w:t>
            </w:r>
          </w:p>
        </w:tc>
      </w:tr>
      <w:tr w:rsidR="00C602C5" w:rsidRPr="001200DB" w14:paraId="2FBB13C3" w14:textId="77777777" w:rsidTr="008670F3">
        <w:trPr>
          <w:trHeight w:val="20"/>
        </w:trPr>
        <w:tc>
          <w:tcPr>
            <w:tcW w:w="1504" w:type="pct"/>
            <w:tcBorders>
              <w:top w:val="single" w:sz="4" w:space="0" w:color="auto"/>
              <w:left w:val="single" w:sz="4" w:space="0" w:color="auto"/>
            </w:tcBorders>
            <w:shd w:val="clear" w:color="auto" w:fill="FFFFFF"/>
          </w:tcPr>
          <w:p w14:paraId="3648E378" w14:textId="77777777" w:rsidR="00C602C5" w:rsidRPr="001200DB" w:rsidRDefault="00C602C5" w:rsidP="008670F3">
            <w:pPr>
              <w:ind w:left="284" w:right="57"/>
              <w:rPr>
                <w:sz w:val="20"/>
                <w:szCs w:val="20"/>
              </w:rPr>
            </w:pPr>
            <w:r w:rsidRPr="001200DB">
              <w:rPr>
                <w:sz w:val="20"/>
                <w:szCs w:val="20"/>
                <w:lang w:val="ru"/>
              </w:rPr>
              <w:t>Количество явлений (%)</w:t>
            </w:r>
          </w:p>
        </w:tc>
        <w:tc>
          <w:tcPr>
            <w:tcW w:w="1194" w:type="pct"/>
            <w:tcBorders>
              <w:top w:val="single" w:sz="4" w:space="0" w:color="auto"/>
              <w:left w:val="single" w:sz="4" w:space="0" w:color="auto"/>
              <w:right w:val="single" w:sz="4" w:space="0" w:color="auto"/>
            </w:tcBorders>
            <w:shd w:val="clear" w:color="auto" w:fill="FFFFFF"/>
          </w:tcPr>
          <w:p w14:paraId="254B4158" w14:textId="77777777" w:rsidR="00C602C5" w:rsidRPr="001200DB" w:rsidRDefault="00C602C5" w:rsidP="008670F3">
            <w:pPr>
              <w:ind w:left="57" w:right="57"/>
              <w:jc w:val="center"/>
              <w:rPr>
                <w:sz w:val="20"/>
                <w:szCs w:val="20"/>
                <w:lang w:val="ru"/>
              </w:rPr>
            </w:pPr>
          </w:p>
        </w:tc>
        <w:tc>
          <w:tcPr>
            <w:tcW w:w="1194" w:type="pct"/>
            <w:tcBorders>
              <w:top w:val="single" w:sz="4" w:space="0" w:color="auto"/>
              <w:left w:val="single" w:sz="4" w:space="0" w:color="auto"/>
            </w:tcBorders>
            <w:shd w:val="clear" w:color="auto" w:fill="FFFFFF"/>
          </w:tcPr>
          <w:p w14:paraId="5316A323" w14:textId="77777777" w:rsidR="00C602C5" w:rsidRPr="001200DB" w:rsidRDefault="00C602C5" w:rsidP="008670F3">
            <w:pPr>
              <w:ind w:left="57" w:right="57"/>
              <w:jc w:val="center"/>
              <w:rPr>
                <w:sz w:val="20"/>
                <w:szCs w:val="20"/>
              </w:rPr>
            </w:pPr>
            <w:r w:rsidRPr="001200DB">
              <w:rPr>
                <w:sz w:val="20"/>
                <w:szCs w:val="20"/>
                <w:lang w:val="ru"/>
              </w:rPr>
              <w:t>27 (17,4)</w:t>
            </w:r>
          </w:p>
        </w:tc>
        <w:tc>
          <w:tcPr>
            <w:tcW w:w="1108" w:type="pct"/>
            <w:tcBorders>
              <w:top w:val="single" w:sz="4" w:space="0" w:color="auto"/>
              <w:left w:val="single" w:sz="4" w:space="0" w:color="auto"/>
              <w:right w:val="single" w:sz="4" w:space="0" w:color="auto"/>
            </w:tcBorders>
            <w:shd w:val="clear" w:color="auto" w:fill="FFFFFF"/>
          </w:tcPr>
          <w:p w14:paraId="267D4B36" w14:textId="77777777" w:rsidR="00C602C5" w:rsidRPr="001200DB" w:rsidRDefault="00C602C5" w:rsidP="008670F3">
            <w:pPr>
              <w:ind w:left="57" w:right="57"/>
              <w:jc w:val="center"/>
              <w:rPr>
                <w:sz w:val="20"/>
                <w:szCs w:val="20"/>
              </w:rPr>
            </w:pPr>
            <w:r w:rsidRPr="001200DB">
              <w:rPr>
                <w:sz w:val="20"/>
                <w:szCs w:val="20"/>
                <w:lang w:val="ru"/>
              </w:rPr>
              <w:t>68 (43,9)</w:t>
            </w:r>
          </w:p>
        </w:tc>
      </w:tr>
      <w:tr w:rsidR="00C602C5" w:rsidRPr="001200DB" w14:paraId="58C88419" w14:textId="77777777" w:rsidTr="008670F3">
        <w:trPr>
          <w:trHeight w:val="20"/>
        </w:trPr>
        <w:tc>
          <w:tcPr>
            <w:tcW w:w="1504" w:type="pct"/>
            <w:tcBorders>
              <w:top w:val="single" w:sz="4" w:space="0" w:color="auto"/>
              <w:left w:val="single" w:sz="4" w:space="0" w:color="auto"/>
            </w:tcBorders>
            <w:shd w:val="clear" w:color="auto" w:fill="FFFFFF"/>
          </w:tcPr>
          <w:p w14:paraId="36F1DBB5" w14:textId="77777777" w:rsidR="00C602C5" w:rsidRPr="001200DB" w:rsidRDefault="00C602C5" w:rsidP="008670F3">
            <w:pPr>
              <w:ind w:left="284" w:right="57"/>
              <w:rPr>
                <w:sz w:val="20"/>
                <w:szCs w:val="20"/>
              </w:rPr>
            </w:pPr>
            <w:r w:rsidRPr="001200DB">
              <w:rPr>
                <w:sz w:val="20"/>
                <w:szCs w:val="20"/>
                <w:lang w:val="ru"/>
              </w:rPr>
              <w:t>ПЗ, n (%)</w:t>
            </w:r>
          </w:p>
        </w:tc>
        <w:tc>
          <w:tcPr>
            <w:tcW w:w="1194" w:type="pct"/>
            <w:tcBorders>
              <w:top w:val="single" w:sz="4" w:space="0" w:color="auto"/>
              <w:left w:val="single" w:sz="4" w:space="0" w:color="auto"/>
              <w:right w:val="single" w:sz="4" w:space="0" w:color="auto"/>
            </w:tcBorders>
            <w:shd w:val="clear" w:color="auto" w:fill="FFFFFF"/>
          </w:tcPr>
          <w:p w14:paraId="77868D9C" w14:textId="77777777" w:rsidR="00C602C5" w:rsidRPr="001200DB" w:rsidRDefault="00C602C5" w:rsidP="008670F3">
            <w:pPr>
              <w:ind w:left="57" w:right="57"/>
              <w:jc w:val="center"/>
              <w:rPr>
                <w:sz w:val="20"/>
                <w:szCs w:val="20"/>
                <w:lang w:val="ru"/>
              </w:rPr>
            </w:pPr>
          </w:p>
        </w:tc>
        <w:tc>
          <w:tcPr>
            <w:tcW w:w="1194" w:type="pct"/>
            <w:tcBorders>
              <w:top w:val="single" w:sz="4" w:space="0" w:color="auto"/>
              <w:left w:val="single" w:sz="4" w:space="0" w:color="auto"/>
            </w:tcBorders>
            <w:shd w:val="clear" w:color="auto" w:fill="FFFFFF"/>
          </w:tcPr>
          <w:p w14:paraId="7FF39839" w14:textId="77777777" w:rsidR="00C602C5" w:rsidRPr="001200DB" w:rsidRDefault="00C602C5" w:rsidP="008670F3">
            <w:pPr>
              <w:ind w:left="57" w:right="57"/>
              <w:jc w:val="center"/>
              <w:rPr>
                <w:sz w:val="20"/>
                <w:szCs w:val="20"/>
              </w:rPr>
            </w:pPr>
            <w:r w:rsidRPr="001200DB">
              <w:rPr>
                <w:sz w:val="20"/>
                <w:szCs w:val="20"/>
                <w:lang w:val="ru"/>
              </w:rPr>
              <w:t>19 (12,3)</w:t>
            </w:r>
          </w:p>
        </w:tc>
        <w:tc>
          <w:tcPr>
            <w:tcW w:w="1108" w:type="pct"/>
            <w:tcBorders>
              <w:top w:val="single" w:sz="4" w:space="0" w:color="auto"/>
              <w:left w:val="single" w:sz="4" w:space="0" w:color="auto"/>
              <w:right w:val="single" w:sz="4" w:space="0" w:color="auto"/>
            </w:tcBorders>
            <w:shd w:val="clear" w:color="auto" w:fill="FFFFFF"/>
          </w:tcPr>
          <w:p w14:paraId="3F23BAF8" w14:textId="77777777" w:rsidR="00C602C5" w:rsidRPr="001200DB" w:rsidRDefault="00C602C5" w:rsidP="008670F3">
            <w:pPr>
              <w:ind w:left="57" w:right="57"/>
              <w:jc w:val="center"/>
              <w:rPr>
                <w:sz w:val="20"/>
                <w:szCs w:val="20"/>
              </w:rPr>
            </w:pPr>
            <w:r w:rsidRPr="001200DB">
              <w:rPr>
                <w:sz w:val="20"/>
                <w:szCs w:val="20"/>
                <w:lang w:val="ru"/>
              </w:rPr>
              <w:t>59 (38,1)</w:t>
            </w:r>
          </w:p>
        </w:tc>
      </w:tr>
      <w:tr w:rsidR="00C602C5" w:rsidRPr="001200DB" w14:paraId="258A139C" w14:textId="77777777" w:rsidTr="008670F3">
        <w:trPr>
          <w:trHeight w:val="20"/>
        </w:trPr>
        <w:tc>
          <w:tcPr>
            <w:tcW w:w="1504" w:type="pct"/>
            <w:tcBorders>
              <w:top w:val="single" w:sz="4" w:space="0" w:color="auto"/>
              <w:left w:val="single" w:sz="4" w:space="0" w:color="auto"/>
            </w:tcBorders>
            <w:shd w:val="clear" w:color="auto" w:fill="FFFFFF"/>
          </w:tcPr>
          <w:p w14:paraId="1F80A247" w14:textId="77777777" w:rsidR="00C602C5" w:rsidRPr="001200DB" w:rsidRDefault="00C602C5" w:rsidP="008670F3">
            <w:pPr>
              <w:ind w:left="284" w:right="57"/>
              <w:rPr>
                <w:sz w:val="20"/>
                <w:szCs w:val="20"/>
              </w:rPr>
            </w:pPr>
            <w:r w:rsidRPr="001200DB">
              <w:rPr>
                <w:sz w:val="20"/>
                <w:szCs w:val="20"/>
                <w:lang w:val="ru"/>
              </w:rPr>
              <w:t>Летальные исходы (%)</w:t>
            </w:r>
          </w:p>
        </w:tc>
        <w:tc>
          <w:tcPr>
            <w:tcW w:w="1194" w:type="pct"/>
            <w:tcBorders>
              <w:top w:val="single" w:sz="4" w:space="0" w:color="auto"/>
              <w:left w:val="single" w:sz="4" w:space="0" w:color="auto"/>
              <w:right w:val="single" w:sz="4" w:space="0" w:color="auto"/>
            </w:tcBorders>
          </w:tcPr>
          <w:p w14:paraId="24DE468D" w14:textId="77777777" w:rsidR="00C602C5" w:rsidRPr="001200DB" w:rsidRDefault="00C602C5" w:rsidP="008670F3">
            <w:pPr>
              <w:ind w:left="57" w:right="57"/>
              <w:jc w:val="center"/>
              <w:rPr>
                <w:sz w:val="20"/>
                <w:szCs w:val="20"/>
                <w:lang w:val="ru"/>
              </w:rPr>
            </w:pPr>
          </w:p>
        </w:tc>
        <w:tc>
          <w:tcPr>
            <w:tcW w:w="1194" w:type="pct"/>
            <w:tcBorders>
              <w:top w:val="single" w:sz="4" w:space="0" w:color="auto"/>
              <w:left w:val="single" w:sz="4" w:space="0" w:color="auto"/>
            </w:tcBorders>
            <w:shd w:val="clear" w:color="auto" w:fill="auto"/>
          </w:tcPr>
          <w:p w14:paraId="7E455102" w14:textId="77777777" w:rsidR="00C602C5" w:rsidRPr="001200DB" w:rsidRDefault="00C602C5" w:rsidP="008670F3">
            <w:pPr>
              <w:ind w:left="57" w:right="57"/>
              <w:jc w:val="center"/>
              <w:rPr>
                <w:sz w:val="20"/>
                <w:szCs w:val="20"/>
              </w:rPr>
            </w:pPr>
            <w:r w:rsidRPr="001200DB">
              <w:rPr>
                <w:sz w:val="20"/>
                <w:szCs w:val="20"/>
                <w:lang w:val="ru"/>
              </w:rPr>
              <w:t>8 (5,2)</w:t>
            </w:r>
          </w:p>
        </w:tc>
        <w:tc>
          <w:tcPr>
            <w:tcW w:w="1108" w:type="pct"/>
            <w:tcBorders>
              <w:top w:val="single" w:sz="4" w:space="0" w:color="auto"/>
              <w:left w:val="single" w:sz="4" w:space="0" w:color="auto"/>
              <w:right w:val="single" w:sz="4" w:space="0" w:color="auto"/>
            </w:tcBorders>
            <w:shd w:val="clear" w:color="auto" w:fill="auto"/>
          </w:tcPr>
          <w:p w14:paraId="4441A5FF" w14:textId="77777777" w:rsidR="00C602C5" w:rsidRPr="001200DB" w:rsidRDefault="00C602C5" w:rsidP="008670F3">
            <w:pPr>
              <w:ind w:left="57" w:right="57"/>
              <w:jc w:val="center"/>
              <w:rPr>
                <w:sz w:val="20"/>
                <w:szCs w:val="20"/>
              </w:rPr>
            </w:pPr>
            <w:r w:rsidRPr="001200DB">
              <w:rPr>
                <w:sz w:val="20"/>
                <w:szCs w:val="20"/>
                <w:lang w:val="ru"/>
              </w:rPr>
              <w:t>9 (5,8)</w:t>
            </w:r>
          </w:p>
        </w:tc>
      </w:tr>
      <w:tr w:rsidR="00C602C5" w:rsidRPr="001200DB" w14:paraId="62D1EA20" w14:textId="77777777" w:rsidTr="008670F3">
        <w:trPr>
          <w:trHeight w:val="20"/>
        </w:trPr>
        <w:tc>
          <w:tcPr>
            <w:tcW w:w="1504" w:type="pct"/>
            <w:tcBorders>
              <w:top w:val="single" w:sz="4" w:space="0" w:color="auto"/>
              <w:left w:val="single" w:sz="4" w:space="0" w:color="auto"/>
            </w:tcBorders>
            <w:shd w:val="clear" w:color="auto" w:fill="FFFFFF"/>
          </w:tcPr>
          <w:p w14:paraId="3D1F17B2" w14:textId="77777777" w:rsidR="00C602C5" w:rsidRPr="001200DB" w:rsidRDefault="00C602C5" w:rsidP="008670F3">
            <w:pPr>
              <w:ind w:left="284" w:right="57"/>
              <w:rPr>
                <w:sz w:val="20"/>
                <w:szCs w:val="20"/>
              </w:rPr>
            </w:pPr>
            <w:r w:rsidRPr="001200DB">
              <w:rPr>
                <w:sz w:val="20"/>
                <w:szCs w:val="20"/>
                <w:lang w:val="ru"/>
              </w:rPr>
              <w:t>Медиана (95% ДИ), месяцы</w:t>
            </w:r>
          </w:p>
        </w:tc>
        <w:tc>
          <w:tcPr>
            <w:tcW w:w="1194" w:type="pct"/>
            <w:tcBorders>
              <w:top w:val="single" w:sz="4" w:space="0" w:color="auto"/>
              <w:left w:val="single" w:sz="4" w:space="0" w:color="auto"/>
              <w:right w:val="single" w:sz="4" w:space="0" w:color="auto"/>
            </w:tcBorders>
            <w:shd w:val="clear" w:color="auto" w:fill="FFFFFF"/>
          </w:tcPr>
          <w:p w14:paraId="6CDCE133" w14:textId="77777777" w:rsidR="00C602C5" w:rsidRPr="001200DB" w:rsidRDefault="00C602C5" w:rsidP="008670F3">
            <w:pPr>
              <w:ind w:left="57" w:right="57"/>
              <w:jc w:val="center"/>
              <w:rPr>
                <w:sz w:val="20"/>
                <w:szCs w:val="20"/>
                <w:lang w:val="ru"/>
              </w:rPr>
            </w:pPr>
          </w:p>
        </w:tc>
        <w:tc>
          <w:tcPr>
            <w:tcW w:w="1194" w:type="pct"/>
            <w:tcBorders>
              <w:top w:val="single" w:sz="4" w:space="0" w:color="auto"/>
              <w:left w:val="single" w:sz="4" w:space="0" w:color="auto"/>
            </w:tcBorders>
            <w:shd w:val="clear" w:color="auto" w:fill="FFFFFF"/>
          </w:tcPr>
          <w:p w14:paraId="70B8640D" w14:textId="77777777" w:rsidR="00C602C5" w:rsidRPr="001200DB" w:rsidRDefault="00C602C5" w:rsidP="008670F3">
            <w:pPr>
              <w:ind w:left="57" w:right="57"/>
              <w:jc w:val="center"/>
              <w:rPr>
                <w:sz w:val="20"/>
                <w:szCs w:val="20"/>
              </w:rPr>
            </w:pPr>
            <w:r w:rsidRPr="001200DB">
              <w:rPr>
                <w:sz w:val="20"/>
                <w:szCs w:val="20"/>
                <w:lang w:val="ru"/>
              </w:rPr>
              <w:t>Н/Д</w:t>
            </w:r>
          </w:p>
        </w:tc>
        <w:tc>
          <w:tcPr>
            <w:tcW w:w="1108" w:type="pct"/>
            <w:tcBorders>
              <w:top w:val="single" w:sz="4" w:space="0" w:color="auto"/>
              <w:left w:val="single" w:sz="4" w:space="0" w:color="auto"/>
              <w:right w:val="single" w:sz="4" w:space="0" w:color="auto"/>
            </w:tcBorders>
            <w:shd w:val="clear" w:color="auto" w:fill="FFFFFF"/>
          </w:tcPr>
          <w:p w14:paraId="6CE330BE" w14:textId="77777777" w:rsidR="00C602C5" w:rsidRPr="001200DB" w:rsidRDefault="00C602C5" w:rsidP="008670F3">
            <w:pPr>
              <w:ind w:left="57" w:right="57"/>
              <w:jc w:val="center"/>
              <w:rPr>
                <w:sz w:val="20"/>
                <w:szCs w:val="20"/>
              </w:rPr>
            </w:pPr>
            <w:r w:rsidRPr="001200DB">
              <w:rPr>
                <w:sz w:val="20"/>
                <w:szCs w:val="20"/>
                <w:lang w:val="ru"/>
              </w:rPr>
              <w:t>16,5 (14,0, 17,1)</w:t>
            </w:r>
          </w:p>
        </w:tc>
      </w:tr>
      <w:tr w:rsidR="00C602C5" w:rsidRPr="001200DB" w14:paraId="49A075AE" w14:textId="77777777" w:rsidTr="008670F3">
        <w:trPr>
          <w:trHeight w:val="20"/>
        </w:trPr>
        <w:tc>
          <w:tcPr>
            <w:tcW w:w="1504" w:type="pct"/>
            <w:tcBorders>
              <w:top w:val="single" w:sz="4" w:space="0" w:color="auto"/>
              <w:left w:val="single" w:sz="4" w:space="0" w:color="auto"/>
            </w:tcBorders>
            <w:shd w:val="clear" w:color="auto" w:fill="FFFFFF"/>
          </w:tcPr>
          <w:p w14:paraId="2A0FA644" w14:textId="77777777" w:rsidR="00C602C5" w:rsidRPr="001200DB" w:rsidRDefault="00C602C5" w:rsidP="008670F3">
            <w:pPr>
              <w:ind w:left="284" w:right="57"/>
              <w:rPr>
                <w:sz w:val="20"/>
                <w:szCs w:val="20"/>
              </w:rPr>
            </w:pPr>
            <w:r w:rsidRPr="001200DB">
              <w:rPr>
                <w:sz w:val="20"/>
                <w:szCs w:val="20"/>
                <w:lang w:val="ru"/>
              </w:rPr>
              <w:t>ОР† (95% ДИ)</w:t>
            </w:r>
          </w:p>
        </w:tc>
        <w:tc>
          <w:tcPr>
            <w:tcW w:w="1194" w:type="pct"/>
            <w:tcBorders>
              <w:top w:val="single" w:sz="4" w:space="0" w:color="auto"/>
              <w:left w:val="single" w:sz="4" w:space="0" w:color="auto"/>
            </w:tcBorders>
            <w:shd w:val="clear" w:color="auto" w:fill="FFFFFF"/>
          </w:tcPr>
          <w:p w14:paraId="356A53F9" w14:textId="77777777" w:rsidR="00C602C5" w:rsidRPr="001200DB" w:rsidRDefault="00C602C5" w:rsidP="008670F3">
            <w:pPr>
              <w:ind w:left="57" w:right="57"/>
              <w:jc w:val="center"/>
              <w:rPr>
                <w:sz w:val="20"/>
                <w:szCs w:val="20"/>
                <w:lang w:val="ru"/>
              </w:rPr>
            </w:pPr>
          </w:p>
        </w:tc>
        <w:tc>
          <w:tcPr>
            <w:tcW w:w="2302" w:type="pct"/>
            <w:gridSpan w:val="2"/>
            <w:tcBorders>
              <w:top w:val="single" w:sz="4" w:space="0" w:color="auto"/>
              <w:left w:val="single" w:sz="4" w:space="0" w:color="auto"/>
              <w:right w:val="single" w:sz="4" w:space="0" w:color="auto"/>
            </w:tcBorders>
            <w:shd w:val="clear" w:color="auto" w:fill="FFFFFF"/>
          </w:tcPr>
          <w:p w14:paraId="4B24460E" w14:textId="77777777" w:rsidR="00C602C5" w:rsidRPr="001200DB" w:rsidRDefault="00C602C5" w:rsidP="008670F3">
            <w:pPr>
              <w:ind w:left="57" w:right="57"/>
              <w:jc w:val="center"/>
              <w:rPr>
                <w:sz w:val="20"/>
                <w:szCs w:val="20"/>
              </w:rPr>
            </w:pPr>
            <w:r w:rsidRPr="001200DB">
              <w:rPr>
                <w:sz w:val="20"/>
                <w:szCs w:val="20"/>
                <w:lang w:val="ru"/>
              </w:rPr>
              <w:t>0,31 (0,20, 0,49)</w:t>
            </w:r>
          </w:p>
        </w:tc>
      </w:tr>
      <w:tr w:rsidR="00C602C5" w:rsidRPr="001200DB" w14:paraId="3B6BD466" w14:textId="77777777" w:rsidTr="008670F3">
        <w:trPr>
          <w:trHeight w:val="20"/>
        </w:trPr>
        <w:tc>
          <w:tcPr>
            <w:tcW w:w="1504" w:type="pct"/>
            <w:tcBorders>
              <w:top w:val="single" w:sz="4" w:space="0" w:color="auto"/>
              <w:left w:val="single" w:sz="4" w:space="0" w:color="auto"/>
            </w:tcBorders>
            <w:shd w:val="clear" w:color="auto" w:fill="FFFFFF"/>
          </w:tcPr>
          <w:p w14:paraId="2BCF71F3" w14:textId="77777777" w:rsidR="00C602C5" w:rsidRPr="001200DB" w:rsidRDefault="00C602C5" w:rsidP="008670F3">
            <w:pPr>
              <w:ind w:left="284" w:right="57"/>
              <w:rPr>
                <w:sz w:val="20"/>
                <w:szCs w:val="20"/>
              </w:rPr>
            </w:pPr>
            <w:r w:rsidRPr="001200DB">
              <w:rPr>
                <w:sz w:val="20"/>
                <w:szCs w:val="20"/>
                <w:lang w:val="ru"/>
              </w:rPr>
              <w:t>Значение p</w:t>
            </w:r>
          </w:p>
        </w:tc>
        <w:tc>
          <w:tcPr>
            <w:tcW w:w="1194" w:type="pct"/>
            <w:tcBorders>
              <w:top w:val="single" w:sz="4" w:space="0" w:color="auto"/>
              <w:left w:val="single" w:sz="4" w:space="0" w:color="auto"/>
            </w:tcBorders>
            <w:shd w:val="clear" w:color="auto" w:fill="FFFFFF"/>
          </w:tcPr>
          <w:p w14:paraId="505333AB" w14:textId="77777777" w:rsidR="00C602C5" w:rsidRPr="001200DB" w:rsidRDefault="00C602C5" w:rsidP="008670F3">
            <w:pPr>
              <w:ind w:left="57" w:right="57"/>
              <w:jc w:val="center"/>
              <w:rPr>
                <w:sz w:val="20"/>
                <w:szCs w:val="20"/>
                <w:lang w:val="ru"/>
              </w:rPr>
            </w:pPr>
          </w:p>
        </w:tc>
        <w:tc>
          <w:tcPr>
            <w:tcW w:w="2302" w:type="pct"/>
            <w:gridSpan w:val="2"/>
            <w:tcBorders>
              <w:top w:val="single" w:sz="4" w:space="0" w:color="auto"/>
              <w:left w:val="single" w:sz="4" w:space="0" w:color="auto"/>
              <w:right w:val="single" w:sz="4" w:space="0" w:color="auto"/>
            </w:tcBorders>
            <w:shd w:val="clear" w:color="auto" w:fill="FFFFFF"/>
          </w:tcPr>
          <w:p w14:paraId="22F21066" w14:textId="77777777" w:rsidR="00C602C5" w:rsidRPr="001200DB" w:rsidRDefault="00C602C5" w:rsidP="008670F3">
            <w:pPr>
              <w:ind w:left="57" w:right="57"/>
              <w:jc w:val="center"/>
              <w:rPr>
                <w:sz w:val="20"/>
                <w:szCs w:val="20"/>
              </w:rPr>
            </w:pPr>
            <w:r w:rsidRPr="001200DB">
              <w:rPr>
                <w:sz w:val="20"/>
                <w:szCs w:val="20"/>
                <w:lang w:val="ru"/>
              </w:rPr>
              <w:t>&lt; 0,0001</w:t>
            </w:r>
          </w:p>
        </w:tc>
      </w:tr>
      <w:tr w:rsidR="00C602C5" w:rsidRPr="001200DB" w14:paraId="48BDA016" w14:textId="77777777" w:rsidTr="008670F3">
        <w:trPr>
          <w:trHeight w:val="20"/>
        </w:trPr>
        <w:tc>
          <w:tcPr>
            <w:tcW w:w="1504" w:type="pct"/>
            <w:tcBorders>
              <w:top w:val="single" w:sz="4" w:space="0" w:color="auto"/>
              <w:left w:val="single" w:sz="4" w:space="0" w:color="auto"/>
            </w:tcBorders>
            <w:shd w:val="clear" w:color="auto" w:fill="FFFFFF"/>
          </w:tcPr>
          <w:p w14:paraId="32C02180" w14:textId="77777777" w:rsidR="00C602C5" w:rsidRPr="001200DB" w:rsidRDefault="00C602C5" w:rsidP="008670F3">
            <w:pPr>
              <w:ind w:left="284" w:right="57"/>
              <w:rPr>
                <w:sz w:val="20"/>
                <w:szCs w:val="20"/>
              </w:rPr>
            </w:pPr>
            <w:r w:rsidRPr="001200DB">
              <w:rPr>
                <w:sz w:val="20"/>
                <w:szCs w:val="20"/>
                <w:lang w:val="ru"/>
              </w:rPr>
              <w:t>Оценка за 15 месяцев, % (95% ДИ)</w:t>
            </w:r>
          </w:p>
        </w:tc>
        <w:tc>
          <w:tcPr>
            <w:tcW w:w="1194" w:type="pct"/>
            <w:tcBorders>
              <w:top w:val="single" w:sz="4" w:space="0" w:color="auto"/>
              <w:left w:val="single" w:sz="4" w:space="0" w:color="auto"/>
              <w:right w:val="single" w:sz="4" w:space="0" w:color="auto"/>
            </w:tcBorders>
            <w:shd w:val="clear" w:color="auto" w:fill="FFFFFF"/>
          </w:tcPr>
          <w:p w14:paraId="0FD1FA2E" w14:textId="77777777" w:rsidR="00C602C5" w:rsidRPr="001200DB" w:rsidRDefault="00C602C5" w:rsidP="008670F3">
            <w:pPr>
              <w:ind w:left="57" w:right="57"/>
              <w:jc w:val="center"/>
              <w:rPr>
                <w:sz w:val="20"/>
                <w:szCs w:val="20"/>
                <w:lang w:val="ru"/>
              </w:rPr>
            </w:pPr>
          </w:p>
        </w:tc>
        <w:tc>
          <w:tcPr>
            <w:tcW w:w="1194" w:type="pct"/>
            <w:tcBorders>
              <w:top w:val="single" w:sz="4" w:space="0" w:color="auto"/>
              <w:left w:val="single" w:sz="4" w:space="0" w:color="auto"/>
            </w:tcBorders>
            <w:shd w:val="clear" w:color="auto" w:fill="FFFFFF"/>
          </w:tcPr>
          <w:p w14:paraId="05775F8D" w14:textId="77777777" w:rsidR="00C602C5" w:rsidRPr="001200DB" w:rsidRDefault="00C602C5" w:rsidP="008670F3">
            <w:pPr>
              <w:ind w:left="57" w:right="57"/>
              <w:jc w:val="center"/>
              <w:rPr>
                <w:sz w:val="20"/>
                <w:szCs w:val="20"/>
              </w:rPr>
            </w:pPr>
            <w:r w:rsidRPr="001200DB">
              <w:rPr>
                <w:sz w:val="20"/>
                <w:szCs w:val="20"/>
                <w:lang w:val="ru"/>
              </w:rPr>
              <w:t>82,6 (75,0, 88,1)</w:t>
            </w:r>
          </w:p>
        </w:tc>
        <w:tc>
          <w:tcPr>
            <w:tcW w:w="1108" w:type="pct"/>
            <w:tcBorders>
              <w:top w:val="single" w:sz="4" w:space="0" w:color="auto"/>
              <w:right w:val="single" w:sz="4" w:space="0" w:color="auto"/>
            </w:tcBorders>
            <w:shd w:val="clear" w:color="auto" w:fill="FFFFFF"/>
          </w:tcPr>
          <w:p w14:paraId="4F995779" w14:textId="77777777" w:rsidR="00C602C5" w:rsidRPr="001200DB" w:rsidRDefault="00C602C5" w:rsidP="008670F3">
            <w:pPr>
              <w:ind w:left="57" w:right="57"/>
              <w:jc w:val="center"/>
              <w:rPr>
                <w:sz w:val="20"/>
                <w:szCs w:val="20"/>
              </w:rPr>
            </w:pPr>
            <w:r w:rsidRPr="001200DB">
              <w:rPr>
                <w:sz w:val="20"/>
                <w:szCs w:val="20"/>
                <w:lang w:val="ru"/>
              </w:rPr>
              <w:t>54,9 (45,4, 63,5)</w:t>
            </w:r>
          </w:p>
        </w:tc>
      </w:tr>
      <w:tr w:rsidR="00C602C5" w:rsidRPr="001200DB" w14:paraId="52CB66BA" w14:textId="77777777" w:rsidTr="008670F3">
        <w:trPr>
          <w:trHeight w:val="20"/>
        </w:trPr>
        <w:tc>
          <w:tcPr>
            <w:tcW w:w="1504" w:type="pct"/>
            <w:tcBorders>
              <w:top w:val="single" w:sz="4" w:space="0" w:color="auto"/>
              <w:left w:val="single" w:sz="4" w:space="0" w:color="auto"/>
              <w:right w:val="single" w:sz="4" w:space="0" w:color="auto"/>
            </w:tcBorders>
            <w:shd w:val="clear" w:color="auto" w:fill="FFFFFF"/>
          </w:tcPr>
          <w:p w14:paraId="2DB351BF" w14:textId="77777777" w:rsidR="00C602C5" w:rsidRPr="001200DB" w:rsidRDefault="00C602C5" w:rsidP="008670F3">
            <w:pPr>
              <w:ind w:left="57" w:right="57"/>
              <w:rPr>
                <w:b/>
                <w:bCs/>
                <w:sz w:val="20"/>
                <w:szCs w:val="20"/>
                <w:lang w:val="ru"/>
              </w:rPr>
            </w:pPr>
          </w:p>
        </w:tc>
        <w:tc>
          <w:tcPr>
            <w:tcW w:w="3496" w:type="pct"/>
            <w:gridSpan w:val="3"/>
            <w:tcBorders>
              <w:top w:val="single" w:sz="4" w:space="0" w:color="auto"/>
              <w:left w:val="single" w:sz="4" w:space="0" w:color="auto"/>
              <w:right w:val="single" w:sz="4" w:space="0" w:color="auto"/>
            </w:tcBorders>
            <w:shd w:val="clear" w:color="auto" w:fill="FFFFFF"/>
          </w:tcPr>
          <w:p w14:paraId="5353D97D" w14:textId="77777777" w:rsidR="00C602C5" w:rsidRPr="001200DB" w:rsidRDefault="00C602C5" w:rsidP="008670F3">
            <w:pPr>
              <w:ind w:left="57" w:right="57"/>
              <w:rPr>
                <w:sz w:val="20"/>
                <w:szCs w:val="20"/>
              </w:rPr>
            </w:pPr>
            <w:r w:rsidRPr="001200DB">
              <w:rPr>
                <w:b/>
                <w:bCs/>
                <w:sz w:val="20"/>
                <w:szCs w:val="20"/>
                <w:lang w:val="ru"/>
              </w:rPr>
              <w:t>Общая выживаемость</w:t>
            </w:r>
            <w:r w:rsidRPr="001200DB">
              <w:rPr>
                <w:b/>
                <w:bCs/>
                <w:sz w:val="20"/>
                <w:szCs w:val="20"/>
                <w:vertAlign w:val="superscript"/>
                <w:lang w:val="ru"/>
              </w:rPr>
              <w:t>а</w:t>
            </w:r>
          </w:p>
        </w:tc>
      </w:tr>
      <w:tr w:rsidR="00C602C5" w:rsidRPr="001200DB" w14:paraId="126E09A8" w14:textId="77777777" w:rsidTr="008670F3">
        <w:trPr>
          <w:trHeight w:val="20"/>
        </w:trPr>
        <w:tc>
          <w:tcPr>
            <w:tcW w:w="1504" w:type="pct"/>
            <w:tcBorders>
              <w:top w:val="single" w:sz="4" w:space="0" w:color="auto"/>
              <w:left w:val="single" w:sz="4" w:space="0" w:color="auto"/>
            </w:tcBorders>
            <w:shd w:val="clear" w:color="auto" w:fill="FFFFFF"/>
          </w:tcPr>
          <w:p w14:paraId="6030D100" w14:textId="77777777" w:rsidR="00C602C5" w:rsidRPr="001200DB" w:rsidRDefault="00C602C5" w:rsidP="008670F3">
            <w:pPr>
              <w:ind w:left="284" w:right="57"/>
              <w:rPr>
                <w:sz w:val="20"/>
                <w:szCs w:val="20"/>
              </w:rPr>
            </w:pPr>
            <w:r w:rsidRPr="001200DB">
              <w:rPr>
                <w:sz w:val="20"/>
                <w:szCs w:val="20"/>
                <w:lang w:val="ru"/>
              </w:rPr>
              <w:t>Летальные исходы (%)</w:t>
            </w:r>
          </w:p>
        </w:tc>
        <w:tc>
          <w:tcPr>
            <w:tcW w:w="1194" w:type="pct"/>
            <w:tcBorders>
              <w:top w:val="single" w:sz="4" w:space="0" w:color="auto"/>
              <w:left w:val="single" w:sz="4" w:space="0" w:color="auto"/>
              <w:right w:val="single" w:sz="4" w:space="0" w:color="auto"/>
            </w:tcBorders>
            <w:shd w:val="clear" w:color="auto" w:fill="FFFFFF"/>
          </w:tcPr>
          <w:p w14:paraId="4BCEC843" w14:textId="77777777" w:rsidR="00C602C5" w:rsidRPr="001200DB" w:rsidRDefault="00C602C5" w:rsidP="008670F3">
            <w:pPr>
              <w:ind w:left="57" w:right="57"/>
              <w:jc w:val="center"/>
              <w:rPr>
                <w:sz w:val="20"/>
                <w:szCs w:val="20"/>
                <w:lang w:val="ru"/>
              </w:rPr>
            </w:pPr>
          </w:p>
        </w:tc>
        <w:tc>
          <w:tcPr>
            <w:tcW w:w="1194" w:type="pct"/>
            <w:tcBorders>
              <w:top w:val="single" w:sz="4" w:space="0" w:color="auto"/>
              <w:left w:val="single" w:sz="4" w:space="0" w:color="auto"/>
            </w:tcBorders>
            <w:shd w:val="clear" w:color="auto" w:fill="FFFFFF"/>
          </w:tcPr>
          <w:p w14:paraId="56E59552" w14:textId="77777777" w:rsidR="00C602C5" w:rsidRPr="001200DB" w:rsidRDefault="00C602C5" w:rsidP="008670F3">
            <w:pPr>
              <w:ind w:left="57" w:right="57"/>
              <w:jc w:val="center"/>
              <w:rPr>
                <w:sz w:val="20"/>
                <w:szCs w:val="20"/>
              </w:rPr>
            </w:pPr>
            <w:r w:rsidRPr="001200DB">
              <w:rPr>
                <w:sz w:val="20"/>
                <w:szCs w:val="20"/>
                <w:lang w:val="ru"/>
              </w:rPr>
              <w:t>15 (9,7)</w:t>
            </w:r>
          </w:p>
        </w:tc>
        <w:tc>
          <w:tcPr>
            <w:tcW w:w="1108" w:type="pct"/>
            <w:tcBorders>
              <w:top w:val="single" w:sz="4" w:space="0" w:color="auto"/>
              <w:left w:val="single" w:sz="4" w:space="0" w:color="auto"/>
              <w:right w:val="single" w:sz="4" w:space="0" w:color="auto"/>
            </w:tcBorders>
            <w:shd w:val="clear" w:color="auto" w:fill="FFFFFF"/>
          </w:tcPr>
          <w:p w14:paraId="409E429B" w14:textId="77777777" w:rsidR="00C602C5" w:rsidRPr="001200DB" w:rsidRDefault="00C602C5" w:rsidP="008670F3">
            <w:pPr>
              <w:ind w:left="57" w:right="57"/>
              <w:jc w:val="center"/>
              <w:rPr>
                <w:sz w:val="20"/>
                <w:szCs w:val="20"/>
              </w:rPr>
            </w:pPr>
            <w:r w:rsidRPr="001200DB">
              <w:rPr>
                <w:sz w:val="20"/>
                <w:szCs w:val="20"/>
                <w:lang w:val="ru"/>
              </w:rPr>
              <w:t>18 (11,6)</w:t>
            </w:r>
          </w:p>
        </w:tc>
      </w:tr>
      <w:tr w:rsidR="00C602C5" w:rsidRPr="001200DB" w14:paraId="0B7F5ECE" w14:textId="77777777" w:rsidTr="008670F3">
        <w:trPr>
          <w:trHeight w:val="20"/>
        </w:trPr>
        <w:tc>
          <w:tcPr>
            <w:tcW w:w="1504" w:type="pct"/>
            <w:tcBorders>
              <w:top w:val="single" w:sz="4" w:space="0" w:color="auto"/>
              <w:left w:val="single" w:sz="4" w:space="0" w:color="auto"/>
            </w:tcBorders>
            <w:shd w:val="clear" w:color="auto" w:fill="FFFFFF"/>
          </w:tcPr>
          <w:p w14:paraId="2275213D" w14:textId="77777777" w:rsidR="00C602C5" w:rsidRPr="001200DB" w:rsidRDefault="00C602C5" w:rsidP="008670F3">
            <w:pPr>
              <w:ind w:left="284" w:right="57"/>
              <w:rPr>
                <w:sz w:val="20"/>
                <w:szCs w:val="20"/>
              </w:rPr>
            </w:pPr>
            <w:r w:rsidRPr="001200DB">
              <w:rPr>
                <w:sz w:val="20"/>
                <w:szCs w:val="20"/>
                <w:lang w:val="ru"/>
              </w:rPr>
              <w:t xml:space="preserve">Отношение рисков (95% ДИ)† </w:t>
            </w:r>
          </w:p>
        </w:tc>
        <w:tc>
          <w:tcPr>
            <w:tcW w:w="1194" w:type="pct"/>
            <w:tcBorders>
              <w:top w:val="single" w:sz="4" w:space="0" w:color="auto"/>
              <w:left w:val="single" w:sz="4" w:space="0" w:color="auto"/>
              <w:right w:val="single" w:sz="4" w:space="0" w:color="auto"/>
            </w:tcBorders>
            <w:shd w:val="clear" w:color="auto" w:fill="FFFFFF"/>
          </w:tcPr>
          <w:p w14:paraId="0288E546" w14:textId="77777777" w:rsidR="00C602C5" w:rsidRPr="001200DB" w:rsidRDefault="00C602C5" w:rsidP="008670F3">
            <w:pPr>
              <w:ind w:left="57" w:right="57"/>
              <w:jc w:val="center"/>
              <w:rPr>
                <w:sz w:val="20"/>
                <w:szCs w:val="20"/>
                <w:lang w:val="ru"/>
              </w:rPr>
            </w:pPr>
          </w:p>
        </w:tc>
        <w:tc>
          <w:tcPr>
            <w:tcW w:w="1194" w:type="pct"/>
            <w:tcBorders>
              <w:top w:val="single" w:sz="4" w:space="0" w:color="auto"/>
              <w:left w:val="single" w:sz="4" w:space="0" w:color="auto"/>
            </w:tcBorders>
            <w:shd w:val="clear" w:color="auto" w:fill="FFFFFF"/>
          </w:tcPr>
          <w:p w14:paraId="58D0662D" w14:textId="77777777" w:rsidR="00C602C5" w:rsidRPr="001200DB" w:rsidRDefault="00C602C5" w:rsidP="008670F3">
            <w:pPr>
              <w:ind w:left="57" w:right="57"/>
              <w:jc w:val="center"/>
              <w:rPr>
                <w:sz w:val="20"/>
                <w:szCs w:val="20"/>
              </w:rPr>
            </w:pPr>
            <w:r w:rsidRPr="001200DB">
              <w:rPr>
                <w:sz w:val="20"/>
                <w:szCs w:val="20"/>
                <w:lang w:val="ru"/>
              </w:rPr>
              <w:t>0,84 (0,42, 1,66)</w:t>
            </w:r>
          </w:p>
        </w:tc>
        <w:tc>
          <w:tcPr>
            <w:tcW w:w="1108" w:type="pct"/>
            <w:tcBorders>
              <w:top w:val="single" w:sz="4" w:space="0" w:color="auto"/>
              <w:left w:val="single" w:sz="4" w:space="0" w:color="auto"/>
              <w:right w:val="single" w:sz="4" w:space="0" w:color="auto"/>
            </w:tcBorders>
            <w:shd w:val="clear" w:color="auto" w:fill="FFFFFF"/>
          </w:tcPr>
          <w:p w14:paraId="4DECAB95" w14:textId="77777777" w:rsidR="00C602C5" w:rsidRPr="001200DB" w:rsidRDefault="00C602C5" w:rsidP="008670F3">
            <w:pPr>
              <w:ind w:left="57" w:right="57"/>
              <w:jc w:val="center"/>
              <w:rPr>
                <w:sz w:val="20"/>
                <w:szCs w:val="20"/>
              </w:rPr>
            </w:pPr>
            <w:r w:rsidRPr="001200DB">
              <w:rPr>
                <w:sz w:val="20"/>
                <w:szCs w:val="20"/>
                <w:lang w:val="ru"/>
              </w:rPr>
              <w:t>-</w:t>
            </w:r>
          </w:p>
        </w:tc>
      </w:tr>
      <w:tr w:rsidR="00C602C5" w:rsidRPr="001200DB" w14:paraId="3FC226FD" w14:textId="77777777" w:rsidTr="008670F3">
        <w:trPr>
          <w:trHeight w:val="20"/>
        </w:trPr>
        <w:tc>
          <w:tcPr>
            <w:tcW w:w="1504" w:type="pct"/>
            <w:tcBorders>
              <w:top w:val="single" w:sz="4" w:space="0" w:color="auto"/>
              <w:left w:val="single" w:sz="4" w:space="0" w:color="auto"/>
            </w:tcBorders>
            <w:shd w:val="clear" w:color="auto" w:fill="FFFFFF"/>
          </w:tcPr>
          <w:p w14:paraId="3064B8FD" w14:textId="77777777" w:rsidR="00C602C5" w:rsidRPr="001200DB" w:rsidRDefault="00C602C5" w:rsidP="008670F3">
            <w:pPr>
              <w:ind w:left="57" w:right="57"/>
              <w:rPr>
                <w:b/>
                <w:bCs/>
                <w:sz w:val="20"/>
                <w:szCs w:val="20"/>
                <w:lang w:val="ru"/>
              </w:rPr>
            </w:pPr>
          </w:p>
        </w:tc>
        <w:tc>
          <w:tcPr>
            <w:tcW w:w="2388" w:type="pct"/>
            <w:gridSpan w:val="2"/>
            <w:tcBorders>
              <w:top w:val="single" w:sz="4" w:space="0" w:color="auto"/>
              <w:left w:val="single" w:sz="4" w:space="0" w:color="auto"/>
            </w:tcBorders>
            <w:shd w:val="clear" w:color="auto" w:fill="FFFFFF"/>
          </w:tcPr>
          <w:p w14:paraId="23198593" w14:textId="77777777" w:rsidR="00C602C5" w:rsidRPr="001200DB" w:rsidRDefault="00C602C5" w:rsidP="008670F3">
            <w:pPr>
              <w:ind w:left="57" w:right="57"/>
              <w:rPr>
                <w:sz w:val="20"/>
                <w:szCs w:val="20"/>
              </w:rPr>
            </w:pPr>
            <w:r w:rsidRPr="001200DB">
              <w:rPr>
                <w:b/>
                <w:bCs/>
                <w:sz w:val="20"/>
                <w:szCs w:val="20"/>
                <w:lang w:val="ru"/>
              </w:rPr>
              <w:t>Лучшая частота общего ответа* (ПО + ПОнк + нЧО + ЧО)**</w:t>
            </w:r>
          </w:p>
        </w:tc>
        <w:tc>
          <w:tcPr>
            <w:tcW w:w="1108" w:type="pct"/>
            <w:tcBorders>
              <w:top w:val="single" w:sz="4" w:space="0" w:color="auto"/>
              <w:right w:val="single" w:sz="4" w:space="0" w:color="auto"/>
            </w:tcBorders>
            <w:shd w:val="clear" w:color="auto" w:fill="FFFFFF"/>
          </w:tcPr>
          <w:p w14:paraId="25260CB4" w14:textId="77777777" w:rsidR="00C602C5" w:rsidRPr="001200DB" w:rsidRDefault="00C602C5" w:rsidP="008670F3">
            <w:pPr>
              <w:ind w:left="57" w:right="57"/>
              <w:jc w:val="center"/>
              <w:rPr>
                <w:sz w:val="20"/>
                <w:szCs w:val="20"/>
              </w:rPr>
            </w:pPr>
          </w:p>
        </w:tc>
      </w:tr>
      <w:tr w:rsidR="00C602C5" w:rsidRPr="001200DB" w14:paraId="77FA42EA" w14:textId="77777777" w:rsidTr="008670F3">
        <w:trPr>
          <w:trHeight w:val="20"/>
        </w:trPr>
        <w:tc>
          <w:tcPr>
            <w:tcW w:w="1504" w:type="pct"/>
            <w:tcBorders>
              <w:top w:val="single" w:sz="4" w:space="0" w:color="auto"/>
              <w:left w:val="single" w:sz="4" w:space="0" w:color="auto"/>
            </w:tcBorders>
            <w:shd w:val="clear" w:color="auto" w:fill="FFFFFF"/>
          </w:tcPr>
          <w:p w14:paraId="165E8A56" w14:textId="77777777" w:rsidR="00C602C5" w:rsidRPr="001200DB" w:rsidRDefault="00C602C5" w:rsidP="008670F3">
            <w:pPr>
              <w:ind w:left="284" w:right="57"/>
              <w:rPr>
                <w:sz w:val="20"/>
                <w:szCs w:val="20"/>
              </w:rPr>
            </w:pPr>
            <w:r w:rsidRPr="001200DB">
              <w:rPr>
                <w:sz w:val="20"/>
                <w:szCs w:val="20"/>
                <w:lang w:val="ru"/>
              </w:rPr>
              <w:t>ЧОО, n (%)</w:t>
            </w:r>
          </w:p>
        </w:tc>
        <w:tc>
          <w:tcPr>
            <w:tcW w:w="1194" w:type="pct"/>
            <w:tcBorders>
              <w:top w:val="single" w:sz="4" w:space="0" w:color="auto"/>
              <w:left w:val="single" w:sz="4" w:space="0" w:color="auto"/>
              <w:right w:val="single" w:sz="4" w:space="0" w:color="auto"/>
            </w:tcBorders>
            <w:shd w:val="clear" w:color="auto" w:fill="FFFFFF"/>
          </w:tcPr>
          <w:p w14:paraId="43EDB13A" w14:textId="77777777" w:rsidR="00C602C5" w:rsidRPr="001200DB" w:rsidRDefault="00C602C5" w:rsidP="008670F3">
            <w:pPr>
              <w:ind w:left="57" w:right="57"/>
              <w:jc w:val="center"/>
              <w:rPr>
                <w:sz w:val="20"/>
                <w:szCs w:val="20"/>
                <w:lang w:val="ru"/>
              </w:rPr>
            </w:pPr>
          </w:p>
        </w:tc>
        <w:tc>
          <w:tcPr>
            <w:tcW w:w="1194" w:type="pct"/>
            <w:tcBorders>
              <w:top w:val="single" w:sz="4" w:space="0" w:color="auto"/>
              <w:left w:val="single" w:sz="4" w:space="0" w:color="auto"/>
            </w:tcBorders>
            <w:shd w:val="clear" w:color="auto" w:fill="FFFFFF"/>
          </w:tcPr>
          <w:p w14:paraId="10B4C974" w14:textId="77777777" w:rsidR="00C602C5" w:rsidRPr="001200DB" w:rsidRDefault="00C602C5" w:rsidP="008670F3">
            <w:pPr>
              <w:ind w:left="57" w:right="57"/>
              <w:jc w:val="center"/>
              <w:rPr>
                <w:sz w:val="20"/>
                <w:szCs w:val="20"/>
              </w:rPr>
            </w:pPr>
            <w:r w:rsidRPr="001200DB">
              <w:rPr>
                <w:sz w:val="20"/>
                <w:szCs w:val="20"/>
                <w:lang w:val="ru"/>
              </w:rPr>
              <w:t>126 (81,3)</w:t>
            </w:r>
          </w:p>
        </w:tc>
        <w:tc>
          <w:tcPr>
            <w:tcW w:w="1108" w:type="pct"/>
            <w:tcBorders>
              <w:top w:val="single" w:sz="4" w:space="0" w:color="auto"/>
              <w:left w:val="single" w:sz="4" w:space="0" w:color="auto"/>
              <w:right w:val="single" w:sz="4" w:space="0" w:color="auto"/>
            </w:tcBorders>
            <w:shd w:val="clear" w:color="auto" w:fill="FFFFFF"/>
          </w:tcPr>
          <w:p w14:paraId="02A11048" w14:textId="77777777" w:rsidR="00C602C5" w:rsidRPr="001200DB" w:rsidRDefault="00C602C5" w:rsidP="008670F3">
            <w:pPr>
              <w:ind w:left="57" w:right="57"/>
              <w:jc w:val="center"/>
              <w:rPr>
                <w:sz w:val="20"/>
                <w:szCs w:val="20"/>
              </w:rPr>
            </w:pPr>
            <w:r w:rsidRPr="001200DB">
              <w:rPr>
                <w:sz w:val="20"/>
                <w:szCs w:val="20"/>
                <w:lang w:val="ru"/>
              </w:rPr>
              <w:t>117 (75,5)</w:t>
            </w:r>
          </w:p>
        </w:tc>
      </w:tr>
      <w:tr w:rsidR="00C602C5" w:rsidRPr="001200DB" w14:paraId="2A999AB0" w14:textId="77777777" w:rsidTr="008670F3">
        <w:trPr>
          <w:trHeight w:val="20"/>
        </w:trPr>
        <w:tc>
          <w:tcPr>
            <w:tcW w:w="1504" w:type="pct"/>
            <w:tcBorders>
              <w:left w:val="single" w:sz="4" w:space="0" w:color="auto"/>
            </w:tcBorders>
            <w:shd w:val="clear" w:color="auto" w:fill="FFFFFF"/>
          </w:tcPr>
          <w:p w14:paraId="56E60405" w14:textId="77777777" w:rsidR="00C602C5" w:rsidRPr="001200DB" w:rsidRDefault="00C602C5" w:rsidP="008670F3">
            <w:pPr>
              <w:ind w:left="284" w:right="57"/>
              <w:rPr>
                <w:sz w:val="20"/>
                <w:szCs w:val="20"/>
              </w:rPr>
            </w:pPr>
            <w:r w:rsidRPr="001200DB">
              <w:rPr>
                <w:sz w:val="20"/>
                <w:szCs w:val="20"/>
                <w:lang w:val="ru"/>
              </w:rPr>
              <w:t>(95% ДИ)</w:t>
            </w:r>
          </w:p>
        </w:tc>
        <w:tc>
          <w:tcPr>
            <w:tcW w:w="1194" w:type="pct"/>
            <w:tcBorders>
              <w:left w:val="single" w:sz="4" w:space="0" w:color="auto"/>
              <w:right w:val="single" w:sz="4" w:space="0" w:color="auto"/>
            </w:tcBorders>
            <w:shd w:val="clear" w:color="auto" w:fill="FFFFFF"/>
          </w:tcPr>
          <w:p w14:paraId="51350BB5" w14:textId="77777777" w:rsidR="00C602C5" w:rsidRPr="001200DB" w:rsidRDefault="00C602C5" w:rsidP="008670F3">
            <w:pPr>
              <w:ind w:left="57" w:right="57"/>
              <w:jc w:val="center"/>
              <w:rPr>
                <w:sz w:val="20"/>
                <w:szCs w:val="20"/>
                <w:lang w:val="ru"/>
              </w:rPr>
            </w:pPr>
          </w:p>
        </w:tc>
        <w:tc>
          <w:tcPr>
            <w:tcW w:w="1194" w:type="pct"/>
            <w:tcBorders>
              <w:left w:val="single" w:sz="4" w:space="0" w:color="auto"/>
            </w:tcBorders>
            <w:shd w:val="clear" w:color="auto" w:fill="FFFFFF"/>
          </w:tcPr>
          <w:p w14:paraId="7B0EFB10" w14:textId="77777777" w:rsidR="00C602C5" w:rsidRPr="001200DB" w:rsidRDefault="00C602C5" w:rsidP="008670F3">
            <w:pPr>
              <w:ind w:left="57" w:right="57"/>
              <w:jc w:val="center"/>
              <w:rPr>
                <w:sz w:val="20"/>
                <w:szCs w:val="20"/>
              </w:rPr>
            </w:pPr>
            <w:r w:rsidRPr="001200DB">
              <w:rPr>
                <w:sz w:val="20"/>
                <w:szCs w:val="20"/>
                <w:lang w:val="ru"/>
              </w:rPr>
              <w:t>(74,4, 86,6)</w:t>
            </w:r>
          </w:p>
        </w:tc>
        <w:tc>
          <w:tcPr>
            <w:tcW w:w="1108" w:type="pct"/>
            <w:tcBorders>
              <w:left w:val="single" w:sz="4" w:space="0" w:color="auto"/>
              <w:right w:val="single" w:sz="4" w:space="0" w:color="auto"/>
            </w:tcBorders>
            <w:shd w:val="clear" w:color="auto" w:fill="FFFFFF"/>
          </w:tcPr>
          <w:p w14:paraId="08C28CA0" w14:textId="77777777" w:rsidR="00C602C5" w:rsidRPr="001200DB" w:rsidRDefault="00C602C5" w:rsidP="008670F3">
            <w:pPr>
              <w:ind w:left="57" w:right="57"/>
              <w:jc w:val="center"/>
              <w:rPr>
                <w:sz w:val="20"/>
                <w:szCs w:val="20"/>
              </w:rPr>
            </w:pPr>
            <w:r w:rsidRPr="001200DB">
              <w:rPr>
                <w:sz w:val="20"/>
                <w:szCs w:val="20"/>
                <w:lang w:val="ru"/>
              </w:rPr>
              <w:t>(68,1, 81,6)</w:t>
            </w:r>
          </w:p>
        </w:tc>
      </w:tr>
      <w:tr w:rsidR="00C602C5" w:rsidRPr="001200DB" w14:paraId="2A4D073F" w14:textId="77777777" w:rsidTr="008670F3">
        <w:trPr>
          <w:trHeight w:val="20"/>
        </w:trPr>
        <w:tc>
          <w:tcPr>
            <w:tcW w:w="1504" w:type="pct"/>
            <w:tcBorders>
              <w:top w:val="single" w:sz="4" w:space="0" w:color="auto"/>
              <w:left w:val="single" w:sz="4" w:space="0" w:color="auto"/>
            </w:tcBorders>
            <w:shd w:val="clear" w:color="auto" w:fill="FFFFFF"/>
          </w:tcPr>
          <w:p w14:paraId="61D00D21" w14:textId="77777777" w:rsidR="00C602C5" w:rsidRPr="001200DB" w:rsidRDefault="00C602C5" w:rsidP="008670F3">
            <w:pPr>
              <w:ind w:left="284" w:right="57"/>
              <w:rPr>
                <w:sz w:val="20"/>
                <w:szCs w:val="20"/>
              </w:rPr>
            </w:pPr>
            <w:r w:rsidRPr="001200DB">
              <w:rPr>
                <w:sz w:val="20"/>
                <w:szCs w:val="20"/>
                <w:lang w:val="ru"/>
              </w:rPr>
              <w:t>Значение p</w:t>
            </w:r>
          </w:p>
        </w:tc>
        <w:tc>
          <w:tcPr>
            <w:tcW w:w="1194" w:type="pct"/>
            <w:tcBorders>
              <w:top w:val="single" w:sz="4" w:space="0" w:color="auto"/>
              <w:left w:val="single" w:sz="4" w:space="0" w:color="auto"/>
              <w:right w:val="single" w:sz="4" w:space="0" w:color="auto"/>
            </w:tcBorders>
            <w:shd w:val="clear" w:color="auto" w:fill="FFFFFF"/>
          </w:tcPr>
          <w:p w14:paraId="059497DD" w14:textId="77777777" w:rsidR="00C602C5" w:rsidRPr="001200DB" w:rsidRDefault="00C602C5" w:rsidP="008670F3">
            <w:pPr>
              <w:ind w:left="57" w:right="57"/>
              <w:jc w:val="center"/>
              <w:rPr>
                <w:sz w:val="20"/>
                <w:szCs w:val="20"/>
                <w:lang w:val="ru"/>
              </w:rPr>
            </w:pPr>
          </w:p>
        </w:tc>
        <w:tc>
          <w:tcPr>
            <w:tcW w:w="1194" w:type="pct"/>
            <w:tcBorders>
              <w:top w:val="single" w:sz="4" w:space="0" w:color="auto"/>
              <w:left w:val="single" w:sz="4" w:space="0" w:color="auto"/>
            </w:tcBorders>
            <w:shd w:val="clear" w:color="auto" w:fill="FFFFFF"/>
          </w:tcPr>
          <w:p w14:paraId="3092A9D7" w14:textId="77777777" w:rsidR="00C602C5" w:rsidRPr="001200DB" w:rsidRDefault="00C602C5" w:rsidP="008670F3">
            <w:pPr>
              <w:ind w:left="57" w:right="57"/>
              <w:jc w:val="center"/>
              <w:rPr>
                <w:sz w:val="20"/>
                <w:szCs w:val="20"/>
              </w:rPr>
            </w:pPr>
            <w:r w:rsidRPr="001200DB">
              <w:rPr>
                <w:sz w:val="20"/>
                <w:szCs w:val="20"/>
                <w:lang w:val="ru"/>
              </w:rPr>
              <w:t>0,2248</w:t>
            </w:r>
          </w:p>
        </w:tc>
        <w:tc>
          <w:tcPr>
            <w:tcW w:w="1108" w:type="pct"/>
            <w:tcBorders>
              <w:top w:val="single" w:sz="4" w:space="0" w:color="auto"/>
              <w:left w:val="single" w:sz="4" w:space="0" w:color="auto"/>
              <w:right w:val="single" w:sz="4" w:space="0" w:color="auto"/>
            </w:tcBorders>
            <w:shd w:val="clear" w:color="auto" w:fill="FFFFFF"/>
          </w:tcPr>
          <w:p w14:paraId="058A6B8F" w14:textId="77777777" w:rsidR="00C602C5" w:rsidRPr="001200DB" w:rsidRDefault="00C602C5" w:rsidP="008670F3">
            <w:pPr>
              <w:ind w:left="57" w:right="57"/>
              <w:jc w:val="center"/>
              <w:rPr>
                <w:sz w:val="20"/>
                <w:szCs w:val="20"/>
              </w:rPr>
            </w:pPr>
            <w:r w:rsidRPr="001200DB">
              <w:rPr>
                <w:sz w:val="20"/>
                <w:szCs w:val="20"/>
                <w:lang w:val="ru"/>
              </w:rPr>
              <w:t>-</w:t>
            </w:r>
          </w:p>
        </w:tc>
      </w:tr>
      <w:tr w:rsidR="00C602C5" w:rsidRPr="001200DB" w14:paraId="46652E8D" w14:textId="77777777" w:rsidTr="008670F3">
        <w:trPr>
          <w:trHeight w:val="20"/>
        </w:trPr>
        <w:tc>
          <w:tcPr>
            <w:tcW w:w="1504" w:type="pct"/>
            <w:tcBorders>
              <w:top w:val="single" w:sz="4" w:space="0" w:color="auto"/>
              <w:left w:val="single" w:sz="4" w:space="0" w:color="auto"/>
            </w:tcBorders>
            <w:shd w:val="clear" w:color="auto" w:fill="FFFFFF"/>
          </w:tcPr>
          <w:p w14:paraId="681BBB80" w14:textId="77777777" w:rsidR="00C602C5" w:rsidRPr="001200DB" w:rsidRDefault="00C602C5" w:rsidP="008670F3">
            <w:pPr>
              <w:ind w:left="284" w:right="57"/>
              <w:rPr>
                <w:sz w:val="20"/>
                <w:szCs w:val="20"/>
              </w:rPr>
            </w:pPr>
            <w:r w:rsidRPr="001200DB">
              <w:rPr>
                <w:sz w:val="20"/>
                <w:szCs w:val="20"/>
                <w:lang w:val="ru"/>
              </w:rPr>
              <w:t>ПО, n (%)</w:t>
            </w:r>
          </w:p>
        </w:tc>
        <w:tc>
          <w:tcPr>
            <w:tcW w:w="1194" w:type="pct"/>
            <w:tcBorders>
              <w:top w:val="single" w:sz="4" w:space="0" w:color="auto"/>
              <w:left w:val="single" w:sz="4" w:space="0" w:color="auto"/>
              <w:right w:val="single" w:sz="4" w:space="0" w:color="auto"/>
            </w:tcBorders>
            <w:shd w:val="clear" w:color="auto" w:fill="FFFFFF"/>
          </w:tcPr>
          <w:p w14:paraId="0AF4FF83" w14:textId="77777777" w:rsidR="00C602C5" w:rsidRPr="001200DB" w:rsidRDefault="00C602C5" w:rsidP="008670F3">
            <w:pPr>
              <w:ind w:left="57" w:right="57"/>
              <w:jc w:val="center"/>
              <w:rPr>
                <w:sz w:val="20"/>
                <w:szCs w:val="20"/>
                <w:lang w:val="ru"/>
              </w:rPr>
            </w:pPr>
          </w:p>
        </w:tc>
        <w:tc>
          <w:tcPr>
            <w:tcW w:w="1194" w:type="pct"/>
            <w:tcBorders>
              <w:top w:val="single" w:sz="4" w:space="0" w:color="auto"/>
              <w:left w:val="single" w:sz="4" w:space="0" w:color="auto"/>
            </w:tcBorders>
            <w:shd w:val="clear" w:color="auto" w:fill="FFFFFF"/>
          </w:tcPr>
          <w:p w14:paraId="73FAE82E" w14:textId="77777777" w:rsidR="00C602C5" w:rsidRPr="001200DB" w:rsidRDefault="00C602C5" w:rsidP="008670F3">
            <w:pPr>
              <w:ind w:left="57" w:right="57"/>
              <w:jc w:val="center"/>
              <w:rPr>
                <w:sz w:val="20"/>
                <w:szCs w:val="20"/>
              </w:rPr>
            </w:pPr>
            <w:r w:rsidRPr="001200DB">
              <w:rPr>
                <w:sz w:val="20"/>
                <w:szCs w:val="20"/>
                <w:lang w:val="ru"/>
              </w:rPr>
              <w:t>0</w:t>
            </w:r>
          </w:p>
        </w:tc>
        <w:tc>
          <w:tcPr>
            <w:tcW w:w="1108" w:type="pct"/>
            <w:tcBorders>
              <w:top w:val="single" w:sz="4" w:space="0" w:color="auto"/>
              <w:left w:val="single" w:sz="4" w:space="0" w:color="auto"/>
              <w:right w:val="single" w:sz="4" w:space="0" w:color="auto"/>
            </w:tcBorders>
            <w:shd w:val="clear" w:color="auto" w:fill="FFFFFF"/>
          </w:tcPr>
          <w:p w14:paraId="7BAA1143" w14:textId="77777777" w:rsidR="00C602C5" w:rsidRPr="001200DB" w:rsidRDefault="00C602C5" w:rsidP="008670F3">
            <w:pPr>
              <w:ind w:left="57" w:right="57"/>
              <w:jc w:val="center"/>
              <w:rPr>
                <w:sz w:val="20"/>
                <w:szCs w:val="20"/>
              </w:rPr>
            </w:pPr>
            <w:r w:rsidRPr="001200DB">
              <w:rPr>
                <w:sz w:val="20"/>
                <w:szCs w:val="20"/>
                <w:lang w:val="ru"/>
              </w:rPr>
              <w:t>2 (1,3)</w:t>
            </w:r>
          </w:p>
        </w:tc>
      </w:tr>
      <w:tr w:rsidR="00C602C5" w:rsidRPr="001200DB" w14:paraId="0005EF4A" w14:textId="77777777" w:rsidTr="008670F3">
        <w:trPr>
          <w:trHeight w:val="20"/>
        </w:trPr>
        <w:tc>
          <w:tcPr>
            <w:tcW w:w="1504" w:type="pct"/>
            <w:tcBorders>
              <w:top w:val="single" w:sz="4" w:space="0" w:color="auto"/>
              <w:left w:val="single" w:sz="4" w:space="0" w:color="auto"/>
            </w:tcBorders>
            <w:shd w:val="clear" w:color="auto" w:fill="FFFFFF"/>
          </w:tcPr>
          <w:p w14:paraId="32B7B0C3" w14:textId="77777777" w:rsidR="00C602C5" w:rsidRPr="001200DB" w:rsidRDefault="00C602C5" w:rsidP="008670F3">
            <w:pPr>
              <w:ind w:left="284" w:right="57"/>
              <w:rPr>
                <w:sz w:val="20"/>
                <w:szCs w:val="20"/>
              </w:rPr>
            </w:pPr>
            <w:r w:rsidRPr="001200DB">
              <w:rPr>
                <w:sz w:val="20"/>
                <w:szCs w:val="20"/>
                <w:lang w:val="ru"/>
              </w:rPr>
              <w:t>ЧО, n (%)</w:t>
            </w:r>
          </w:p>
        </w:tc>
        <w:tc>
          <w:tcPr>
            <w:tcW w:w="1194" w:type="pct"/>
            <w:tcBorders>
              <w:top w:val="single" w:sz="4" w:space="0" w:color="auto"/>
              <w:left w:val="single" w:sz="4" w:space="0" w:color="auto"/>
              <w:right w:val="single" w:sz="4" w:space="0" w:color="auto"/>
            </w:tcBorders>
            <w:shd w:val="clear" w:color="auto" w:fill="FFFFFF"/>
          </w:tcPr>
          <w:p w14:paraId="4C050500" w14:textId="77777777" w:rsidR="00C602C5" w:rsidRPr="001200DB" w:rsidRDefault="00C602C5" w:rsidP="008670F3">
            <w:pPr>
              <w:ind w:left="57" w:right="57"/>
              <w:jc w:val="center"/>
              <w:rPr>
                <w:sz w:val="20"/>
                <w:szCs w:val="20"/>
                <w:lang w:val="ru"/>
              </w:rPr>
            </w:pPr>
          </w:p>
        </w:tc>
        <w:tc>
          <w:tcPr>
            <w:tcW w:w="1194" w:type="pct"/>
            <w:tcBorders>
              <w:top w:val="single" w:sz="4" w:space="0" w:color="auto"/>
              <w:left w:val="single" w:sz="4" w:space="0" w:color="auto"/>
            </w:tcBorders>
            <w:shd w:val="clear" w:color="auto" w:fill="FFFFFF"/>
          </w:tcPr>
          <w:p w14:paraId="779DBADF" w14:textId="77777777" w:rsidR="00C602C5" w:rsidRPr="001200DB" w:rsidRDefault="00C602C5" w:rsidP="008670F3">
            <w:pPr>
              <w:ind w:left="57" w:right="57"/>
              <w:jc w:val="center"/>
              <w:rPr>
                <w:sz w:val="20"/>
                <w:szCs w:val="20"/>
              </w:rPr>
            </w:pPr>
            <w:r w:rsidRPr="001200DB">
              <w:rPr>
                <w:sz w:val="20"/>
                <w:szCs w:val="20"/>
                <w:lang w:val="ru"/>
              </w:rPr>
              <w:t>126 (81,3)</w:t>
            </w:r>
          </w:p>
        </w:tc>
        <w:tc>
          <w:tcPr>
            <w:tcW w:w="1108" w:type="pct"/>
            <w:tcBorders>
              <w:top w:val="single" w:sz="4" w:space="0" w:color="auto"/>
              <w:left w:val="single" w:sz="4" w:space="0" w:color="auto"/>
              <w:right w:val="single" w:sz="4" w:space="0" w:color="auto"/>
            </w:tcBorders>
            <w:shd w:val="clear" w:color="auto" w:fill="FFFFFF"/>
          </w:tcPr>
          <w:p w14:paraId="7916F019" w14:textId="77777777" w:rsidR="00C602C5" w:rsidRPr="001200DB" w:rsidRDefault="00C602C5" w:rsidP="008670F3">
            <w:pPr>
              <w:ind w:left="57" w:right="57"/>
              <w:jc w:val="center"/>
              <w:rPr>
                <w:sz w:val="20"/>
                <w:szCs w:val="20"/>
              </w:rPr>
            </w:pPr>
            <w:r w:rsidRPr="001200DB">
              <w:rPr>
                <w:sz w:val="20"/>
                <w:szCs w:val="20"/>
                <w:lang w:val="ru"/>
              </w:rPr>
              <w:t>115 (74,2)</w:t>
            </w:r>
          </w:p>
        </w:tc>
      </w:tr>
      <w:tr w:rsidR="00C602C5" w:rsidRPr="001200DB" w14:paraId="10FBDE9F" w14:textId="77777777" w:rsidTr="008670F3">
        <w:trPr>
          <w:trHeight w:val="20"/>
        </w:trPr>
        <w:tc>
          <w:tcPr>
            <w:tcW w:w="1504" w:type="pct"/>
            <w:tcBorders>
              <w:top w:val="single" w:sz="4" w:space="0" w:color="auto"/>
              <w:left w:val="single" w:sz="4" w:space="0" w:color="auto"/>
            </w:tcBorders>
            <w:shd w:val="clear" w:color="auto" w:fill="FFFFFF"/>
          </w:tcPr>
          <w:p w14:paraId="7EB99543" w14:textId="77777777" w:rsidR="00C602C5" w:rsidRPr="001200DB" w:rsidRDefault="00C602C5" w:rsidP="008670F3">
            <w:pPr>
              <w:ind w:left="57" w:right="57"/>
              <w:rPr>
                <w:sz w:val="20"/>
                <w:szCs w:val="20"/>
              </w:rPr>
            </w:pPr>
            <w:r w:rsidRPr="001200DB">
              <w:rPr>
                <w:b/>
                <w:bCs/>
                <w:sz w:val="20"/>
                <w:szCs w:val="20"/>
                <w:lang w:val="ru"/>
              </w:rPr>
              <w:t>Длительность ответа (ДОТ)</w:t>
            </w:r>
          </w:p>
        </w:tc>
        <w:tc>
          <w:tcPr>
            <w:tcW w:w="1194" w:type="pct"/>
            <w:tcBorders>
              <w:top w:val="single" w:sz="4" w:space="0" w:color="auto"/>
              <w:left w:val="single" w:sz="4" w:space="0" w:color="auto"/>
              <w:right w:val="single" w:sz="4" w:space="0" w:color="auto"/>
            </w:tcBorders>
            <w:shd w:val="clear" w:color="auto" w:fill="FFFFFF"/>
          </w:tcPr>
          <w:p w14:paraId="30A03210" w14:textId="77777777" w:rsidR="00C602C5" w:rsidRPr="001200DB" w:rsidRDefault="00C602C5" w:rsidP="008670F3">
            <w:pPr>
              <w:ind w:left="57" w:right="57"/>
              <w:jc w:val="center"/>
              <w:rPr>
                <w:sz w:val="20"/>
                <w:szCs w:val="20"/>
              </w:rPr>
            </w:pPr>
          </w:p>
        </w:tc>
        <w:tc>
          <w:tcPr>
            <w:tcW w:w="1194" w:type="pct"/>
            <w:tcBorders>
              <w:top w:val="single" w:sz="4" w:space="0" w:color="auto"/>
              <w:left w:val="single" w:sz="4" w:space="0" w:color="auto"/>
            </w:tcBorders>
            <w:shd w:val="clear" w:color="auto" w:fill="FFFFFF"/>
          </w:tcPr>
          <w:p w14:paraId="0CAD67DB" w14:textId="77777777" w:rsidR="00C602C5" w:rsidRPr="001200DB" w:rsidRDefault="00C602C5" w:rsidP="008670F3">
            <w:pPr>
              <w:ind w:left="57" w:right="57"/>
              <w:jc w:val="center"/>
              <w:rPr>
                <w:sz w:val="20"/>
                <w:szCs w:val="20"/>
              </w:rPr>
            </w:pPr>
          </w:p>
        </w:tc>
        <w:tc>
          <w:tcPr>
            <w:tcW w:w="1108" w:type="pct"/>
            <w:tcBorders>
              <w:top w:val="single" w:sz="4" w:space="0" w:color="auto"/>
              <w:left w:val="single" w:sz="4" w:space="0" w:color="auto"/>
              <w:right w:val="single" w:sz="4" w:space="0" w:color="auto"/>
            </w:tcBorders>
            <w:shd w:val="clear" w:color="auto" w:fill="FFFFFF"/>
          </w:tcPr>
          <w:p w14:paraId="73760071" w14:textId="77777777" w:rsidR="00C602C5" w:rsidRPr="001200DB" w:rsidRDefault="00C602C5" w:rsidP="008670F3">
            <w:pPr>
              <w:ind w:left="57" w:right="57"/>
              <w:jc w:val="center"/>
              <w:rPr>
                <w:sz w:val="20"/>
                <w:szCs w:val="20"/>
              </w:rPr>
            </w:pPr>
          </w:p>
        </w:tc>
      </w:tr>
      <w:tr w:rsidR="00C602C5" w:rsidRPr="001200DB" w14:paraId="776D0251" w14:textId="77777777" w:rsidTr="008670F3">
        <w:trPr>
          <w:trHeight w:val="20"/>
        </w:trPr>
        <w:tc>
          <w:tcPr>
            <w:tcW w:w="1504" w:type="pct"/>
            <w:tcBorders>
              <w:top w:val="single" w:sz="4" w:space="0" w:color="auto"/>
              <w:left w:val="single" w:sz="4" w:space="0" w:color="auto"/>
              <w:bottom w:val="single" w:sz="4" w:space="0" w:color="auto"/>
            </w:tcBorders>
            <w:shd w:val="clear" w:color="auto" w:fill="FFFFFF"/>
          </w:tcPr>
          <w:p w14:paraId="29983F12" w14:textId="77777777" w:rsidR="00C602C5" w:rsidRPr="001200DB" w:rsidRDefault="00C602C5" w:rsidP="008670F3">
            <w:pPr>
              <w:ind w:left="284" w:right="57"/>
              <w:rPr>
                <w:sz w:val="20"/>
                <w:szCs w:val="20"/>
              </w:rPr>
            </w:pPr>
            <w:r w:rsidRPr="001200DB">
              <w:rPr>
                <w:sz w:val="20"/>
                <w:szCs w:val="20"/>
                <w:lang w:val="ru"/>
              </w:rPr>
              <w:t>Медиана (95% ДИ), месяцы</w:t>
            </w:r>
          </w:p>
        </w:tc>
        <w:tc>
          <w:tcPr>
            <w:tcW w:w="1194" w:type="pct"/>
            <w:tcBorders>
              <w:top w:val="single" w:sz="4" w:space="0" w:color="auto"/>
              <w:left w:val="single" w:sz="4" w:space="0" w:color="auto"/>
              <w:bottom w:val="single" w:sz="4" w:space="0" w:color="auto"/>
              <w:right w:val="single" w:sz="4" w:space="0" w:color="auto"/>
            </w:tcBorders>
            <w:shd w:val="clear" w:color="auto" w:fill="FFFFFF"/>
          </w:tcPr>
          <w:p w14:paraId="50B8700D" w14:textId="77777777" w:rsidR="00C602C5" w:rsidRPr="001200DB" w:rsidRDefault="00C602C5" w:rsidP="008670F3">
            <w:pPr>
              <w:ind w:left="57" w:right="57"/>
              <w:jc w:val="center"/>
              <w:rPr>
                <w:sz w:val="20"/>
                <w:szCs w:val="20"/>
                <w:lang w:val="ru"/>
              </w:rPr>
            </w:pPr>
          </w:p>
        </w:tc>
        <w:tc>
          <w:tcPr>
            <w:tcW w:w="1194" w:type="pct"/>
            <w:tcBorders>
              <w:top w:val="single" w:sz="4" w:space="0" w:color="auto"/>
              <w:left w:val="single" w:sz="4" w:space="0" w:color="auto"/>
              <w:bottom w:val="single" w:sz="4" w:space="0" w:color="auto"/>
            </w:tcBorders>
            <w:shd w:val="clear" w:color="auto" w:fill="FFFFFF"/>
          </w:tcPr>
          <w:p w14:paraId="4EAF8CBF" w14:textId="77777777" w:rsidR="00C602C5" w:rsidRPr="001200DB" w:rsidRDefault="00C602C5" w:rsidP="008670F3">
            <w:pPr>
              <w:ind w:left="57" w:right="57"/>
              <w:jc w:val="center"/>
              <w:rPr>
                <w:sz w:val="20"/>
                <w:szCs w:val="20"/>
              </w:rPr>
            </w:pPr>
            <w:r w:rsidRPr="001200DB">
              <w:rPr>
                <w:sz w:val="20"/>
                <w:szCs w:val="20"/>
                <w:lang w:val="ru"/>
              </w:rPr>
              <w:t>Н/Д</w:t>
            </w:r>
          </w:p>
        </w:tc>
        <w:tc>
          <w:tcPr>
            <w:tcW w:w="1108" w:type="pct"/>
            <w:tcBorders>
              <w:top w:val="single" w:sz="4" w:space="0" w:color="auto"/>
              <w:left w:val="single" w:sz="4" w:space="0" w:color="auto"/>
              <w:bottom w:val="single" w:sz="4" w:space="0" w:color="auto"/>
              <w:right w:val="single" w:sz="4" w:space="0" w:color="auto"/>
            </w:tcBorders>
            <w:shd w:val="clear" w:color="auto" w:fill="FFFFFF"/>
          </w:tcPr>
          <w:p w14:paraId="3FB7560D" w14:textId="77777777" w:rsidR="00C602C5" w:rsidRPr="001200DB" w:rsidRDefault="00C602C5" w:rsidP="008670F3">
            <w:pPr>
              <w:ind w:left="57" w:right="57"/>
              <w:jc w:val="center"/>
              <w:rPr>
                <w:sz w:val="20"/>
                <w:szCs w:val="20"/>
              </w:rPr>
            </w:pPr>
            <w:r w:rsidRPr="001200DB">
              <w:rPr>
                <w:sz w:val="20"/>
                <w:szCs w:val="20"/>
                <w:lang w:val="ru"/>
              </w:rPr>
              <w:t>13,6 (11,9, Н/Д)</w:t>
            </w:r>
          </w:p>
        </w:tc>
      </w:tr>
      <w:tr w:rsidR="00C602C5" w:rsidRPr="001200DB" w14:paraId="63682DAD" w14:textId="77777777" w:rsidTr="008670F3">
        <w:trPr>
          <w:trHeight w:val="20"/>
        </w:trPr>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14:paraId="2BFED636" w14:textId="77777777" w:rsidR="00C602C5" w:rsidRPr="004A36AE" w:rsidRDefault="00C602C5" w:rsidP="008670F3">
            <w:pPr>
              <w:rPr>
                <w:b/>
                <w:sz w:val="20"/>
                <w:szCs w:val="20"/>
                <w:lang w:val="ru"/>
              </w:rPr>
            </w:pPr>
            <w:r w:rsidRPr="004A36AE">
              <w:rPr>
                <w:b/>
                <w:sz w:val="20"/>
                <w:szCs w:val="20"/>
                <w:lang w:val="ru"/>
              </w:rPr>
              <w:t>Примечание:</w:t>
            </w:r>
          </w:p>
          <w:p w14:paraId="6A6CA7F6" w14:textId="77777777" w:rsidR="00C602C5" w:rsidRPr="001200DB" w:rsidRDefault="00C602C5" w:rsidP="008670F3">
            <w:pPr>
              <w:rPr>
                <w:sz w:val="20"/>
                <w:szCs w:val="20"/>
              </w:rPr>
            </w:pPr>
            <w:r w:rsidRPr="001200DB">
              <w:rPr>
                <w:sz w:val="20"/>
                <w:szCs w:val="20"/>
                <w:lang w:val="ru"/>
              </w:rPr>
              <w:t>ДИ = доверительный интервал; ОР = отношение рисков; н/д = не достигнуто; ПО = полный ответ; ПОнк = полный ответ с неполным восстановлением показателей крови; нЧО = нодулярный частичный ответ; ЧО = частичный ответ; ПЗ = прогрессирующее заболевание</w:t>
            </w:r>
          </w:p>
          <w:p w14:paraId="65747A1B" w14:textId="77777777" w:rsidR="00C602C5" w:rsidRPr="001200DB" w:rsidRDefault="00C602C5" w:rsidP="008670F3">
            <w:pPr>
              <w:rPr>
                <w:sz w:val="20"/>
                <w:szCs w:val="20"/>
              </w:rPr>
            </w:pPr>
            <w:r w:rsidRPr="001200DB">
              <w:rPr>
                <w:sz w:val="20"/>
                <w:szCs w:val="20"/>
                <w:vertAlign w:val="superscript"/>
                <w:lang w:val="ru"/>
              </w:rPr>
              <w:t>*</w:t>
            </w:r>
            <w:r w:rsidRPr="001200DB">
              <w:rPr>
                <w:sz w:val="20"/>
                <w:szCs w:val="20"/>
                <w:lang w:val="ru"/>
              </w:rPr>
              <w:t>По оценке ННК</w:t>
            </w:r>
          </w:p>
          <w:p w14:paraId="407D53AC" w14:textId="77777777" w:rsidR="00C602C5" w:rsidRPr="001200DB" w:rsidRDefault="00C602C5" w:rsidP="008670F3">
            <w:pPr>
              <w:rPr>
                <w:sz w:val="20"/>
                <w:szCs w:val="20"/>
              </w:rPr>
            </w:pPr>
            <w:r w:rsidRPr="001200DB">
              <w:rPr>
                <w:sz w:val="20"/>
                <w:szCs w:val="20"/>
                <w:vertAlign w:val="superscript"/>
                <w:lang w:val="ru"/>
              </w:rPr>
              <w:t>a</w:t>
            </w:r>
            <w:r w:rsidRPr="001200DB">
              <w:rPr>
                <w:sz w:val="20"/>
                <w:szCs w:val="20"/>
                <w:lang w:val="ru"/>
              </w:rPr>
              <w:t xml:space="preserve"> Медиана ОВ не достигнута в обеих группах. P&lt;0,6089 для ОВ.</w:t>
            </w:r>
          </w:p>
          <w:p w14:paraId="22FFBC9C" w14:textId="77777777" w:rsidR="00C602C5" w:rsidRPr="001200DB" w:rsidRDefault="00C602C5" w:rsidP="008670F3">
            <w:pPr>
              <w:rPr>
                <w:sz w:val="20"/>
                <w:szCs w:val="20"/>
              </w:rPr>
            </w:pPr>
            <w:r w:rsidRPr="001200DB">
              <w:rPr>
                <w:sz w:val="20"/>
                <w:szCs w:val="20"/>
                <w:lang w:val="ru"/>
              </w:rPr>
              <w:t>**ПОнк и нЧО имеют значения 0.</w:t>
            </w:r>
          </w:p>
          <w:p w14:paraId="47F37F51" w14:textId="77777777" w:rsidR="00C602C5" w:rsidRPr="004A36AE" w:rsidRDefault="00C602C5" w:rsidP="008670F3">
            <w:pPr>
              <w:rPr>
                <w:sz w:val="20"/>
                <w:szCs w:val="20"/>
              </w:rPr>
            </w:pPr>
            <w:r w:rsidRPr="001200DB">
              <w:rPr>
                <w:sz w:val="20"/>
                <w:szCs w:val="20"/>
                <w:lang w:val="ru"/>
              </w:rPr>
              <w:t>† На основе стратифицированной модели пропорциональных рисков Кокса</w:t>
            </w:r>
          </w:p>
        </w:tc>
      </w:tr>
    </w:tbl>
    <w:p w14:paraId="2EAD2B3A" w14:textId="5F159EA3" w:rsidR="00C602C5" w:rsidRPr="003C75DE" w:rsidRDefault="00C602C5" w:rsidP="00C602C5">
      <w:pPr>
        <w:ind w:firstLine="708"/>
        <w:jc w:val="both"/>
      </w:pPr>
      <w:r w:rsidRPr="004A36AE">
        <w:rPr>
          <w:lang w:val="ru"/>
        </w:rPr>
        <w:t xml:space="preserve">В ходе проведения окончательного анализа, где медианный срок наблюдения составил 46,5 месяцев в группе препарата </w:t>
      </w:r>
      <w:r w:rsidRPr="008E19B5">
        <w:rPr>
          <w:lang w:val="ru"/>
        </w:rPr>
        <w:t>Калквенс</w:t>
      </w:r>
      <w:r w:rsidRPr="008E19B5">
        <w:rPr>
          <w:vertAlign w:val="superscript"/>
        </w:rPr>
        <w:t>®</w:t>
      </w:r>
      <w:r w:rsidRPr="004A36AE">
        <w:rPr>
          <w:lang w:val="ru"/>
        </w:rPr>
        <w:t xml:space="preserve"> и 45,3 месяца для схем IR/BR, выяснилось, что у пациентов в группе монотерапии препаратом Калквенс</w:t>
      </w:r>
      <w:r w:rsidR="001C1827" w:rsidRPr="00E31AF1">
        <w:rPr>
          <w:vertAlign w:val="superscript"/>
        </w:rPr>
        <w:t>®</w:t>
      </w:r>
      <w:r w:rsidRPr="004A36AE">
        <w:rPr>
          <w:lang w:val="ru"/>
        </w:rPr>
        <w:t xml:space="preserve"> снижение риска прогрессирования заболевания или смерти, по оценке исследователя, составило 72%. Медианная ВБП, по оценке исследователя, в группе монотерапии препаратом </w:t>
      </w:r>
      <w:r w:rsidRPr="008E19B5">
        <w:rPr>
          <w:lang w:val="ru"/>
        </w:rPr>
        <w:t>Калквенс</w:t>
      </w:r>
      <w:r w:rsidRPr="008E19B5">
        <w:rPr>
          <w:vertAlign w:val="superscript"/>
        </w:rPr>
        <w:t>®</w:t>
      </w:r>
      <w:r w:rsidRPr="004A36AE">
        <w:rPr>
          <w:lang w:val="ru"/>
        </w:rPr>
        <w:t xml:space="preserve"> не была достигнута, а в подгруппах IR/BR составила 16,8 месяцев. Результаты по эффективности по оценкам исследователя (ИССЛ) представлены в табл. </w:t>
      </w:r>
      <w:r>
        <w:rPr>
          <w:lang w:val="ru"/>
        </w:rPr>
        <w:t>4-7</w:t>
      </w:r>
      <w:r w:rsidRPr="004A36AE">
        <w:rPr>
          <w:lang w:val="ru"/>
        </w:rPr>
        <w:t xml:space="preserve">. На рисунке </w:t>
      </w:r>
      <w:r>
        <w:rPr>
          <w:lang w:val="ru"/>
        </w:rPr>
        <w:t>4-11</w:t>
      </w:r>
      <w:r w:rsidRPr="004A36AE">
        <w:rPr>
          <w:lang w:val="ru"/>
        </w:rPr>
        <w:t xml:space="preserve"> показана кривая Каплана—Мейера для ВБП по оценке ИССЛ.</w:t>
      </w:r>
    </w:p>
    <w:p w14:paraId="5A489943" w14:textId="2CE98840" w:rsidR="00C602C5" w:rsidRPr="001200DB" w:rsidRDefault="00C602C5" w:rsidP="00C602C5">
      <w:pPr>
        <w:rPr>
          <w:sz w:val="20"/>
          <w:szCs w:val="20"/>
        </w:rPr>
      </w:pPr>
      <w:r w:rsidRPr="001200DB">
        <w:rPr>
          <w:sz w:val="20"/>
          <w:szCs w:val="20"/>
        </w:rPr>
        <w:br w:type="page"/>
      </w:r>
    </w:p>
    <w:p w14:paraId="61A6B02D" w14:textId="6C3E8A9D" w:rsidR="002256A9" w:rsidRDefault="002256A9" w:rsidP="002256A9">
      <w:pPr>
        <w:pStyle w:val="af5"/>
        <w:keepNext/>
        <w:jc w:val="both"/>
      </w:pPr>
      <w:bookmarkStart w:id="391" w:name="_Toc159973435"/>
      <w:r>
        <w:lastRenderedPageBreak/>
        <w:t xml:space="preserve">Рисунок </w:t>
      </w:r>
      <w:fldSimple w:instr=" STYLEREF 1 \s ">
        <w:r>
          <w:rPr>
            <w:noProof/>
          </w:rPr>
          <w:t>4</w:t>
        </w:r>
      </w:fldSimple>
      <w:r>
        <w:noBreakHyphen/>
      </w:r>
      <w:fldSimple w:instr=" SEQ Рисунок \* ARABIC \s 1 ">
        <w:r>
          <w:rPr>
            <w:noProof/>
          </w:rPr>
          <w:t>11</w:t>
        </w:r>
      </w:fldSimple>
      <w:r>
        <w:t>.</w:t>
      </w:r>
      <w:r w:rsidRPr="002256A9">
        <w:rPr>
          <w:bCs w:val="0"/>
          <w:lang w:val="ru" w:eastAsia="es-ES" w:bidi="es-ES"/>
        </w:rPr>
        <w:t xml:space="preserve"> </w:t>
      </w:r>
      <w:r w:rsidRPr="002256A9">
        <w:rPr>
          <w:b w:val="0"/>
          <w:bCs w:val="0"/>
          <w:lang w:val="ru" w:eastAsia="es-ES" w:bidi="es-ES"/>
        </w:rPr>
        <w:t>Кривая Каплана—Мейера для ВБП по оценке ННК среди пациентов с ХЛЛ (исследование ASCEND) (популяция ITT).</w:t>
      </w:r>
      <w:bookmarkEnd w:id="391"/>
    </w:p>
    <w:p w14:paraId="2E2C8C36" w14:textId="77777777" w:rsidR="00C602C5" w:rsidRPr="001200DB" w:rsidRDefault="00C602C5" w:rsidP="00C602C5">
      <w:pPr>
        <w:jc w:val="center"/>
        <w:rPr>
          <w:sz w:val="20"/>
          <w:szCs w:val="20"/>
        </w:rPr>
      </w:pPr>
      <w:r w:rsidRPr="004A36AE">
        <w:rPr>
          <w:noProof/>
          <w:sz w:val="20"/>
          <w:szCs w:val="20"/>
          <w:lang w:eastAsia="ru-RU"/>
        </w:rPr>
        <mc:AlternateContent>
          <mc:Choice Requires="wpg">
            <w:drawing>
              <wp:inline distT="0" distB="0" distL="0" distR="0" wp14:anchorId="2A5D4AD4" wp14:editId="580C619C">
                <wp:extent cx="5829701" cy="2981325"/>
                <wp:effectExtent l="0" t="0" r="0" b="9525"/>
                <wp:docPr id="78" name="Группа 78"/>
                <wp:cNvGraphicFramePr/>
                <a:graphic xmlns:a="http://schemas.openxmlformats.org/drawingml/2006/main">
                  <a:graphicData uri="http://schemas.microsoft.com/office/word/2010/wordprocessingGroup">
                    <wpg:wgp>
                      <wpg:cNvGrpSpPr/>
                      <wpg:grpSpPr>
                        <a:xfrm>
                          <a:off x="0" y="0"/>
                          <a:ext cx="5829701" cy="2981325"/>
                          <a:chOff x="-38501" y="0"/>
                          <a:chExt cx="5829701" cy="2981325"/>
                        </a:xfrm>
                      </wpg:grpSpPr>
                      <pic:pic xmlns:pic="http://schemas.openxmlformats.org/drawingml/2006/picture">
                        <pic:nvPicPr>
                          <pic:cNvPr id="79" name="Picutre 2"/>
                          <pic:cNvPicPr/>
                        </pic:nvPicPr>
                        <pic:blipFill>
                          <a:blip r:embed="rId62" cstate="print">
                            <a:extLst>
                              <a:ext uri="{28A0092B-C50C-407E-A947-70E740481C1C}">
                                <a14:useLocalDpi xmlns:a14="http://schemas.microsoft.com/office/drawing/2010/main" val="0"/>
                              </a:ext>
                            </a:extLst>
                          </a:blip>
                          <a:stretch>
                            <a:fillRect/>
                          </a:stretch>
                        </pic:blipFill>
                        <pic:spPr>
                          <a:xfrm>
                            <a:off x="85725" y="0"/>
                            <a:ext cx="5705475" cy="2981325"/>
                          </a:xfrm>
                          <a:prstGeom prst="rect">
                            <a:avLst/>
                          </a:prstGeom>
                        </pic:spPr>
                      </pic:pic>
                      <wps:wsp>
                        <wps:cNvPr id="80" name="Надпись 2"/>
                        <wps:cNvSpPr txBox="1">
                          <a:spLocks noChangeArrowheads="1"/>
                        </wps:cNvSpPr>
                        <wps:spPr bwMode="auto">
                          <a:xfrm>
                            <a:off x="1942964" y="2724150"/>
                            <a:ext cx="2285999" cy="247014"/>
                          </a:xfrm>
                          <a:prstGeom prst="rect">
                            <a:avLst/>
                          </a:prstGeom>
                          <a:noFill/>
                          <a:ln w="9525">
                            <a:noFill/>
                            <a:miter lim="800000"/>
                            <a:headEnd/>
                            <a:tailEnd/>
                          </a:ln>
                        </wps:spPr>
                        <wps:txbx>
                          <w:txbxContent>
                            <w:p w14:paraId="77AB5269" w14:textId="77777777" w:rsidR="00530D84" w:rsidRPr="004A36AE" w:rsidRDefault="00530D84" w:rsidP="00C602C5">
                              <w:pPr>
                                <w:rPr>
                                  <w:sz w:val="20"/>
                                  <w:szCs w:val="20"/>
                                </w:rPr>
                              </w:pPr>
                              <w:r w:rsidRPr="004A36AE">
                                <w:rPr>
                                  <w:sz w:val="20"/>
                                  <w:szCs w:val="20"/>
                                  <w:lang w:val="ru"/>
                                </w:rPr>
                                <w:t>Время от рандомизации (месяцы)</w:t>
                              </w:r>
                            </w:p>
                          </w:txbxContent>
                        </wps:txbx>
                        <wps:bodyPr rot="0" vert="horz" wrap="square" anchor="t" anchorCtr="0">
                          <a:spAutoFit/>
                        </wps:bodyPr>
                      </wps:wsp>
                      <wps:wsp>
                        <wps:cNvPr id="81" name="Надпись 2"/>
                        <wps:cNvSpPr txBox="1">
                          <a:spLocks noChangeArrowheads="1"/>
                        </wps:cNvSpPr>
                        <wps:spPr bwMode="auto">
                          <a:xfrm>
                            <a:off x="3656837" y="190500"/>
                            <a:ext cx="818514" cy="247014"/>
                          </a:xfrm>
                          <a:prstGeom prst="rect">
                            <a:avLst/>
                          </a:prstGeom>
                          <a:noFill/>
                          <a:ln w="9525">
                            <a:noFill/>
                            <a:miter lim="800000"/>
                            <a:headEnd/>
                            <a:tailEnd/>
                          </a:ln>
                        </wps:spPr>
                        <wps:txbx>
                          <w:txbxContent>
                            <w:p w14:paraId="546679C6" w14:textId="77777777" w:rsidR="00530D84" w:rsidRPr="004A36AE" w:rsidRDefault="00530D84" w:rsidP="00C602C5">
                              <w:pPr>
                                <w:rPr>
                                  <w:sz w:val="20"/>
                                  <w:szCs w:val="20"/>
                                </w:rPr>
                              </w:pPr>
                              <w:r w:rsidRPr="004A36AE">
                                <w:rPr>
                                  <w:sz w:val="20"/>
                                  <w:szCs w:val="20"/>
                                  <w:lang w:val="ru"/>
                                </w:rPr>
                                <w:t>Калквенс</w:t>
                              </w:r>
                            </w:p>
                          </w:txbxContent>
                        </wps:txbx>
                        <wps:bodyPr rot="0" vert="horz" wrap="square" anchor="t" anchorCtr="0">
                          <a:spAutoFit/>
                        </wps:bodyPr>
                      </wps:wsp>
                      <wps:wsp>
                        <wps:cNvPr id="82" name="Надпись 2"/>
                        <wps:cNvSpPr txBox="1">
                          <a:spLocks noChangeArrowheads="1"/>
                        </wps:cNvSpPr>
                        <wps:spPr bwMode="auto">
                          <a:xfrm>
                            <a:off x="4427333" y="1118335"/>
                            <a:ext cx="1313179" cy="393064"/>
                          </a:xfrm>
                          <a:prstGeom prst="rect">
                            <a:avLst/>
                          </a:prstGeom>
                          <a:noFill/>
                          <a:ln w="9525">
                            <a:noFill/>
                            <a:miter lim="800000"/>
                            <a:headEnd/>
                            <a:tailEnd/>
                          </a:ln>
                        </wps:spPr>
                        <wps:txbx>
                          <w:txbxContent>
                            <w:p w14:paraId="7B196C44" w14:textId="77777777" w:rsidR="00530D84" w:rsidRPr="004A36AE" w:rsidRDefault="00530D84" w:rsidP="00C602C5">
                              <w:pPr>
                                <w:rPr>
                                  <w:sz w:val="20"/>
                                  <w:szCs w:val="20"/>
                                </w:rPr>
                              </w:pPr>
                              <w:r w:rsidRPr="004A36AE">
                                <w:rPr>
                                  <w:sz w:val="20"/>
                                  <w:szCs w:val="20"/>
                                  <w:lang w:val="ru"/>
                                </w:rPr>
                                <w:t>Терапия по выбору исследователя</w:t>
                              </w:r>
                            </w:p>
                          </w:txbxContent>
                        </wps:txbx>
                        <wps:bodyPr rot="0" vert="horz" wrap="square" anchor="t" anchorCtr="0">
                          <a:spAutoFit/>
                        </wps:bodyPr>
                      </wps:wsp>
                      <wps:wsp>
                        <wps:cNvPr id="83" name="Надпись 2"/>
                        <wps:cNvSpPr txBox="1">
                          <a:spLocks noChangeArrowheads="1"/>
                        </wps:cNvSpPr>
                        <wps:spPr bwMode="auto">
                          <a:xfrm>
                            <a:off x="-38501" y="91440"/>
                            <a:ext cx="484504" cy="1964054"/>
                          </a:xfrm>
                          <a:prstGeom prst="rect">
                            <a:avLst/>
                          </a:prstGeom>
                          <a:noFill/>
                          <a:ln w="9525">
                            <a:noFill/>
                            <a:miter lim="800000"/>
                            <a:headEnd/>
                            <a:tailEnd/>
                          </a:ln>
                        </wps:spPr>
                        <wps:txbx>
                          <w:txbxContent>
                            <w:p w14:paraId="61F26319" w14:textId="77777777" w:rsidR="00530D84" w:rsidRPr="004A36AE" w:rsidRDefault="00530D84" w:rsidP="00C602C5">
                              <w:pPr>
                                <w:rPr>
                                  <w:sz w:val="20"/>
                                  <w:szCs w:val="20"/>
                                </w:rPr>
                              </w:pPr>
                              <w:r w:rsidRPr="004A36AE">
                                <w:rPr>
                                  <w:sz w:val="20"/>
                                  <w:szCs w:val="20"/>
                                  <w:lang w:val="ru" w:eastAsia="de-DE"/>
                                </w:rPr>
                                <w:t>Выживаемость без прогрессирования (%)</w:t>
                              </w:r>
                            </w:p>
                          </w:txbxContent>
                        </wps:txbx>
                        <wps:bodyPr rot="0" vert="vert270" wrap="square" anchor="t" anchorCtr="0">
                          <a:spAutoFit/>
                        </wps:bodyPr>
                      </wps:wsp>
                    </wpg:wgp>
                  </a:graphicData>
                </a:graphic>
              </wp:inline>
            </w:drawing>
          </mc:Choice>
          <mc:Fallback>
            <w:pict>
              <v:group w14:anchorId="2A5D4AD4" id="Группа 78" o:spid="_x0000_s1152" style="width:459.05pt;height:234.75pt;mso-position-horizontal-relative:char;mso-position-vertical-relative:line" coordorigin="-385" coordsize="58297,298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">
                <v:shape id="Picutre 2" o:spid="_x0000_s1153" type="#_x0000_t75" style="position:absolute;left:857;width:57055;height:29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">
                  <v:imagedata r:id="rId63" o:title=""/>
                </v:shape>
                <v:shape id="Надпись 2" o:spid="_x0000_s1154" type="#_x0000_t202" style="position:absolute;left:19429;top:27241;width:22860;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" filled="f" stroked="f">
                  <v:textbox style="mso-fit-shape-to-text:t">
                    <w:txbxContent>
                      <w:p w14:paraId="77AB5269" w14:textId="77777777" w:rsidR="00530D84" w:rsidRPr="004A36AE" w:rsidRDefault="00530D84" w:rsidP="00C602C5">
                        <w:pPr>
                          <w:rPr>
                            <w:sz w:val="20"/>
                            <w:szCs w:val="20"/>
                          </w:rPr>
                        </w:pPr>
                        <w:r w:rsidRPr="004A36AE">
                          <w:rPr>
                            <w:sz w:val="20"/>
                            <w:szCs w:val="20"/>
                            <w:lang w:val="ru"/>
                          </w:rPr>
                          <w:t>Время от рандомизации (месяцы)</w:t>
                        </w:r>
                      </w:p>
                    </w:txbxContent>
                  </v:textbox>
                </v:shape>
                <v:shape id="Надпись 2" o:spid="_x0000_s1155" type="#_x0000_t202" style="position:absolute;left:36568;top:1905;width:8185;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" filled="f" stroked="f">
                  <v:textbox style="mso-fit-shape-to-text:t">
                    <w:txbxContent>
                      <w:p w14:paraId="546679C6" w14:textId="77777777" w:rsidR="00530D84" w:rsidRPr="004A36AE" w:rsidRDefault="00530D84" w:rsidP="00C602C5">
                        <w:pPr>
                          <w:rPr>
                            <w:sz w:val="20"/>
                            <w:szCs w:val="20"/>
                          </w:rPr>
                        </w:pPr>
                        <w:r w:rsidRPr="004A36AE">
                          <w:rPr>
                            <w:sz w:val="20"/>
                            <w:szCs w:val="20"/>
                            <w:lang w:val="ru"/>
                          </w:rPr>
                          <w:t>Калквенс</w:t>
                        </w:r>
                      </w:p>
                    </w:txbxContent>
                  </v:textbox>
                </v:shape>
                <v:shape id="Надпись 2" o:spid="_x0000_s1156" type="#_x0000_t202" style="position:absolute;left:44273;top:11183;width:13132;height:3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" filled="f" stroked="f">
                  <v:textbox style="mso-fit-shape-to-text:t">
                    <w:txbxContent>
                      <w:p w14:paraId="7B196C44" w14:textId="77777777" w:rsidR="00530D84" w:rsidRPr="004A36AE" w:rsidRDefault="00530D84" w:rsidP="00C602C5">
                        <w:pPr>
                          <w:rPr>
                            <w:sz w:val="20"/>
                            <w:szCs w:val="20"/>
                          </w:rPr>
                        </w:pPr>
                        <w:r w:rsidRPr="004A36AE">
                          <w:rPr>
                            <w:sz w:val="20"/>
                            <w:szCs w:val="20"/>
                            <w:lang w:val="ru"/>
                          </w:rPr>
                          <w:t>Терапия по выбору исследователя</w:t>
                        </w:r>
                      </w:p>
                    </w:txbxContent>
                  </v:textbox>
                </v:shape>
                <v:shape id="Надпись 2" o:spid="_x0000_s1157" type="#_x0000_t202" style="position:absolute;left:-385;top:914;width:4845;height:19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" filled="f" stroked="f">
                  <v:textbox style="layout-flow:vertical;mso-layout-flow-alt:bottom-to-top;mso-fit-shape-to-text:t">
                    <w:txbxContent>
                      <w:p w14:paraId="61F26319" w14:textId="77777777" w:rsidR="00530D84" w:rsidRPr="004A36AE" w:rsidRDefault="00530D84" w:rsidP="00C602C5">
                        <w:pPr>
                          <w:rPr>
                            <w:sz w:val="20"/>
                            <w:szCs w:val="20"/>
                          </w:rPr>
                        </w:pPr>
                        <w:r w:rsidRPr="004A36AE">
                          <w:rPr>
                            <w:sz w:val="20"/>
                            <w:szCs w:val="20"/>
                            <w:lang w:val="ru" w:eastAsia="de-DE"/>
                          </w:rPr>
                          <w:t>Выживаемость без прогрессирования (%)</w:t>
                        </w:r>
                      </w:p>
                    </w:txbxContent>
                  </v:textbox>
                </v:shape>
                <w10:anchorlock/>
              </v:group>
            </w:pict>
          </mc:Fallback>
        </mc:AlternateContent>
      </w:r>
    </w:p>
    <w:p w14:paraId="7E0BCA88" w14:textId="77777777" w:rsidR="00C602C5" w:rsidRPr="006916F4" w:rsidRDefault="00C602C5" w:rsidP="00C602C5">
      <w:pPr>
        <w:pStyle w:val="af5"/>
        <w:keepNext/>
        <w:rPr>
          <w:b w:val="0"/>
          <w:sz w:val="20"/>
        </w:rPr>
      </w:pPr>
      <w:r w:rsidRPr="006916F4">
        <w:rPr>
          <w:sz w:val="20"/>
        </w:rPr>
        <w:t>Примечание:</w:t>
      </w:r>
    </w:p>
    <w:p w14:paraId="2565B839" w14:textId="77777777" w:rsidR="00C602C5" w:rsidRPr="002256A9" w:rsidRDefault="00C602C5" w:rsidP="00C602C5">
      <w:pPr>
        <w:pStyle w:val="af5"/>
        <w:keepNext/>
        <w:rPr>
          <w:b w:val="0"/>
          <w:sz w:val="20"/>
        </w:rPr>
      </w:pPr>
      <w:r w:rsidRPr="002256A9">
        <w:rPr>
          <w:b w:val="0"/>
          <w:sz w:val="20"/>
          <w:lang w:val="ru"/>
        </w:rPr>
        <w:t>Количество пациентов в группе риска.</w:t>
      </w:r>
    </w:p>
    <w:tbl>
      <w:tblPr>
        <w:tblOverlap w:val="never"/>
        <w:tblW w:w="5000" w:type="pct"/>
        <w:tblBorders>
          <w:top w:val="single" w:sz="4" w:space="0" w:color="auto"/>
          <w:left w:val="single" w:sz="4" w:space="0" w:color="auto"/>
          <w:bottom w:val="single" w:sz="4" w:space="0" w:color="auto"/>
          <w:right w:val="single" w:sz="4" w:space="0" w:color="auto"/>
        </w:tblBorders>
        <w:tblCellMar>
          <w:left w:w="10" w:type="dxa"/>
          <w:right w:w="10" w:type="dxa"/>
        </w:tblCellMar>
        <w:tblLook w:val="0000" w:firstRow="0" w:lastRow="0" w:firstColumn="0" w:lastColumn="0" w:noHBand="0" w:noVBand="0"/>
      </w:tblPr>
      <w:tblGrid>
        <w:gridCol w:w="1937"/>
        <w:gridCol w:w="356"/>
        <w:gridCol w:w="356"/>
        <w:gridCol w:w="355"/>
        <w:gridCol w:w="355"/>
        <w:gridCol w:w="355"/>
        <w:gridCol w:w="355"/>
        <w:gridCol w:w="355"/>
        <w:gridCol w:w="355"/>
        <w:gridCol w:w="355"/>
        <w:gridCol w:w="355"/>
        <w:gridCol w:w="355"/>
        <w:gridCol w:w="355"/>
        <w:gridCol w:w="355"/>
        <w:gridCol w:w="355"/>
        <w:gridCol w:w="243"/>
        <w:gridCol w:w="243"/>
        <w:gridCol w:w="243"/>
        <w:gridCol w:w="243"/>
        <w:gridCol w:w="243"/>
        <w:gridCol w:w="243"/>
        <w:gridCol w:w="243"/>
        <w:gridCol w:w="243"/>
        <w:gridCol w:w="243"/>
        <w:gridCol w:w="250"/>
      </w:tblGrid>
      <w:tr w:rsidR="00C602C5" w:rsidRPr="006916F4" w14:paraId="0217C64B" w14:textId="77777777" w:rsidTr="008670F3">
        <w:trPr>
          <w:trHeight w:val="20"/>
        </w:trPr>
        <w:tc>
          <w:tcPr>
            <w:tcW w:w="1036" w:type="pct"/>
            <w:shd w:val="clear" w:color="auto" w:fill="FFFFFF"/>
            <w:vAlign w:val="center"/>
          </w:tcPr>
          <w:p w14:paraId="4A591D13" w14:textId="77777777" w:rsidR="00C602C5" w:rsidRPr="006916F4" w:rsidRDefault="00C602C5" w:rsidP="008670F3">
            <w:pPr>
              <w:jc w:val="center"/>
              <w:rPr>
                <w:sz w:val="20"/>
                <w:szCs w:val="20"/>
              </w:rPr>
            </w:pPr>
            <w:r w:rsidRPr="006916F4">
              <w:rPr>
                <w:sz w:val="20"/>
                <w:szCs w:val="20"/>
                <w:lang w:val="ru"/>
              </w:rPr>
              <w:t>Месяц</w:t>
            </w:r>
          </w:p>
        </w:tc>
        <w:tc>
          <w:tcPr>
            <w:tcW w:w="190" w:type="pct"/>
            <w:shd w:val="clear" w:color="auto" w:fill="FFFFFF"/>
            <w:vAlign w:val="center"/>
          </w:tcPr>
          <w:p w14:paraId="57BD4ED9" w14:textId="77777777" w:rsidR="00C602C5" w:rsidRPr="006916F4" w:rsidRDefault="00C602C5" w:rsidP="008670F3">
            <w:pPr>
              <w:jc w:val="center"/>
              <w:rPr>
                <w:sz w:val="20"/>
                <w:szCs w:val="20"/>
              </w:rPr>
            </w:pPr>
            <w:r w:rsidRPr="006916F4">
              <w:rPr>
                <w:sz w:val="20"/>
                <w:szCs w:val="20"/>
                <w:lang w:val="ru"/>
              </w:rPr>
              <w:t>0</w:t>
            </w:r>
          </w:p>
        </w:tc>
        <w:tc>
          <w:tcPr>
            <w:tcW w:w="190" w:type="pct"/>
            <w:shd w:val="clear" w:color="auto" w:fill="FFFFFF"/>
            <w:vAlign w:val="center"/>
          </w:tcPr>
          <w:p w14:paraId="1486B8B8" w14:textId="77777777" w:rsidR="00C602C5" w:rsidRPr="006916F4" w:rsidRDefault="00C602C5" w:rsidP="008670F3">
            <w:pPr>
              <w:jc w:val="center"/>
              <w:rPr>
                <w:sz w:val="20"/>
                <w:szCs w:val="20"/>
              </w:rPr>
            </w:pPr>
            <w:r w:rsidRPr="006916F4">
              <w:rPr>
                <w:sz w:val="20"/>
                <w:szCs w:val="20"/>
                <w:lang w:val="ru"/>
              </w:rPr>
              <w:t>1</w:t>
            </w:r>
          </w:p>
        </w:tc>
        <w:tc>
          <w:tcPr>
            <w:tcW w:w="190" w:type="pct"/>
            <w:shd w:val="clear" w:color="auto" w:fill="FFFFFF"/>
            <w:vAlign w:val="center"/>
          </w:tcPr>
          <w:p w14:paraId="0F69352D" w14:textId="77777777" w:rsidR="00C602C5" w:rsidRPr="006916F4" w:rsidRDefault="00C602C5" w:rsidP="008670F3">
            <w:pPr>
              <w:jc w:val="center"/>
              <w:rPr>
                <w:sz w:val="20"/>
                <w:szCs w:val="20"/>
              </w:rPr>
            </w:pPr>
            <w:r w:rsidRPr="006916F4">
              <w:rPr>
                <w:sz w:val="20"/>
                <w:szCs w:val="20"/>
                <w:lang w:val="ru"/>
              </w:rPr>
              <w:t>2</w:t>
            </w:r>
          </w:p>
        </w:tc>
        <w:tc>
          <w:tcPr>
            <w:tcW w:w="190" w:type="pct"/>
            <w:shd w:val="clear" w:color="auto" w:fill="FFFFFF"/>
            <w:vAlign w:val="center"/>
          </w:tcPr>
          <w:p w14:paraId="5229BA04" w14:textId="77777777" w:rsidR="00C602C5" w:rsidRPr="006916F4" w:rsidRDefault="00C602C5" w:rsidP="008670F3">
            <w:pPr>
              <w:jc w:val="center"/>
              <w:rPr>
                <w:sz w:val="20"/>
                <w:szCs w:val="20"/>
              </w:rPr>
            </w:pPr>
            <w:r w:rsidRPr="006916F4">
              <w:rPr>
                <w:sz w:val="20"/>
                <w:szCs w:val="20"/>
                <w:lang w:val="ru"/>
              </w:rPr>
              <w:t>3</w:t>
            </w:r>
          </w:p>
        </w:tc>
        <w:tc>
          <w:tcPr>
            <w:tcW w:w="190" w:type="pct"/>
            <w:shd w:val="clear" w:color="auto" w:fill="FFFFFF"/>
            <w:vAlign w:val="center"/>
          </w:tcPr>
          <w:p w14:paraId="25D20DE9" w14:textId="77777777" w:rsidR="00C602C5" w:rsidRPr="006916F4" w:rsidRDefault="00C602C5" w:rsidP="008670F3">
            <w:pPr>
              <w:jc w:val="center"/>
              <w:rPr>
                <w:sz w:val="20"/>
                <w:szCs w:val="20"/>
              </w:rPr>
            </w:pPr>
            <w:r w:rsidRPr="006916F4">
              <w:rPr>
                <w:sz w:val="20"/>
                <w:szCs w:val="20"/>
                <w:lang w:val="ru"/>
              </w:rPr>
              <w:t>4</w:t>
            </w:r>
          </w:p>
        </w:tc>
        <w:tc>
          <w:tcPr>
            <w:tcW w:w="190" w:type="pct"/>
            <w:shd w:val="clear" w:color="auto" w:fill="FFFFFF"/>
            <w:vAlign w:val="center"/>
          </w:tcPr>
          <w:p w14:paraId="066C710D" w14:textId="77777777" w:rsidR="00C602C5" w:rsidRPr="006916F4" w:rsidRDefault="00C602C5" w:rsidP="008670F3">
            <w:pPr>
              <w:jc w:val="center"/>
              <w:rPr>
                <w:sz w:val="20"/>
                <w:szCs w:val="20"/>
              </w:rPr>
            </w:pPr>
            <w:r w:rsidRPr="006916F4">
              <w:rPr>
                <w:sz w:val="20"/>
                <w:szCs w:val="20"/>
                <w:lang w:val="ru"/>
              </w:rPr>
              <w:t>5</w:t>
            </w:r>
          </w:p>
        </w:tc>
        <w:tc>
          <w:tcPr>
            <w:tcW w:w="190" w:type="pct"/>
            <w:shd w:val="clear" w:color="auto" w:fill="FFFFFF"/>
            <w:vAlign w:val="center"/>
          </w:tcPr>
          <w:p w14:paraId="0939A531" w14:textId="77777777" w:rsidR="00C602C5" w:rsidRPr="006916F4" w:rsidRDefault="00C602C5" w:rsidP="008670F3">
            <w:pPr>
              <w:jc w:val="center"/>
              <w:rPr>
                <w:sz w:val="20"/>
                <w:szCs w:val="20"/>
              </w:rPr>
            </w:pPr>
            <w:r w:rsidRPr="006916F4">
              <w:rPr>
                <w:sz w:val="20"/>
                <w:szCs w:val="20"/>
                <w:lang w:val="ru"/>
              </w:rPr>
              <w:t>6</w:t>
            </w:r>
          </w:p>
        </w:tc>
        <w:tc>
          <w:tcPr>
            <w:tcW w:w="190" w:type="pct"/>
            <w:shd w:val="clear" w:color="auto" w:fill="FFFFFF"/>
            <w:vAlign w:val="center"/>
          </w:tcPr>
          <w:p w14:paraId="0382F563" w14:textId="77777777" w:rsidR="00C602C5" w:rsidRPr="006916F4" w:rsidRDefault="00C602C5" w:rsidP="008670F3">
            <w:pPr>
              <w:jc w:val="center"/>
              <w:rPr>
                <w:sz w:val="20"/>
                <w:szCs w:val="20"/>
              </w:rPr>
            </w:pPr>
            <w:r w:rsidRPr="006916F4">
              <w:rPr>
                <w:sz w:val="20"/>
                <w:szCs w:val="20"/>
                <w:lang w:val="ru"/>
              </w:rPr>
              <w:t>7</w:t>
            </w:r>
          </w:p>
        </w:tc>
        <w:tc>
          <w:tcPr>
            <w:tcW w:w="190" w:type="pct"/>
            <w:shd w:val="clear" w:color="auto" w:fill="FFFFFF"/>
            <w:vAlign w:val="center"/>
          </w:tcPr>
          <w:p w14:paraId="520C8D5D" w14:textId="77777777" w:rsidR="00C602C5" w:rsidRPr="006916F4" w:rsidRDefault="00C602C5" w:rsidP="008670F3">
            <w:pPr>
              <w:jc w:val="center"/>
              <w:rPr>
                <w:sz w:val="20"/>
                <w:szCs w:val="20"/>
              </w:rPr>
            </w:pPr>
            <w:r w:rsidRPr="006916F4">
              <w:rPr>
                <w:sz w:val="20"/>
                <w:szCs w:val="20"/>
                <w:lang w:val="ru"/>
              </w:rPr>
              <w:t>8</w:t>
            </w:r>
          </w:p>
        </w:tc>
        <w:tc>
          <w:tcPr>
            <w:tcW w:w="190" w:type="pct"/>
            <w:shd w:val="clear" w:color="auto" w:fill="FFFFFF"/>
            <w:vAlign w:val="center"/>
          </w:tcPr>
          <w:p w14:paraId="4697FDAE" w14:textId="77777777" w:rsidR="00C602C5" w:rsidRPr="006916F4" w:rsidRDefault="00C602C5" w:rsidP="008670F3">
            <w:pPr>
              <w:jc w:val="center"/>
              <w:rPr>
                <w:sz w:val="20"/>
                <w:szCs w:val="20"/>
              </w:rPr>
            </w:pPr>
            <w:r w:rsidRPr="006916F4">
              <w:rPr>
                <w:sz w:val="20"/>
                <w:szCs w:val="20"/>
                <w:lang w:val="ru"/>
              </w:rPr>
              <w:t>9</w:t>
            </w:r>
          </w:p>
        </w:tc>
        <w:tc>
          <w:tcPr>
            <w:tcW w:w="190" w:type="pct"/>
            <w:shd w:val="clear" w:color="auto" w:fill="FFFFFF"/>
            <w:vAlign w:val="center"/>
          </w:tcPr>
          <w:p w14:paraId="4FEBCE55" w14:textId="77777777" w:rsidR="00C602C5" w:rsidRPr="006916F4" w:rsidRDefault="00C602C5" w:rsidP="008670F3">
            <w:pPr>
              <w:jc w:val="center"/>
              <w:rPr>
                <w:sz w:val="20"/>
                <w:szCs w:val="20"/>
              </w:rPr>
            </w:pPr>
            <w:r w:rsidRPr="006916F4">
              <w:rPr>
                <w:sz w:val="20"/>
                <w:szCs w:val="20"/>
                <w:lang w:val="ru"/>
              </w:rPr>
              <w:t>10</w:t>
            </w:r>
          </w:p>
        </w:tc>
        <w:tc>
          <w:tcPr>
            <w:tcW w:w="190" w:type="pct"/>
            <w:shd w:val="clear" w:color="auto" w:fill="FFFFFF"/>
            <w:vAlign w:val="center"/>
          </w:tcPr>
          <w:p w14:paraId="24576FB8" w14:textId="77777777" w:rsidR="00C602C5" w:rsidRPr="006916F4" w:rsidRDefault="00C602C5" w:rsidP="008670F3">
            <w:pPr>
              <w:jc w:val="center"/>
              <w:rPr>
                <w:sz w:val="20"/>
                <w:szCs w:val="20"/>
              </w:rPr>
            </w:pPr>
            <w:r w:rsidRPr="006916F4">
              <w:rPr>
                <w:sz w:val="20"/>
                <w:szCs w:val="20"/>
                <w:lang w:val="ru"/>
              </w:rPr>
              <w:t>11</w:t>
            </w:r>
          </w:p>
        </w:tc>
        <w:tc>
          <w:tcPr>
            <w:tcW w:w="190" w:type="pct"/>
            <w:shd w:val="clear" w:color="auto" w:fill="FFFFFF"/>
            <w:vAlign w:val="center"/>
          </w:tcPr>
          <w:p w14:paraId="49659B58" w14:textId="77777777" w:rsidR="00C602C5" w:rsidRPr="006916F4" w:rsidRDefault="00C602C5" w:rsidP="008670F3">
            <w:pPr>
              <w:jc w:val="center"/>
              <w:rPr>
                <w:sz w:val="20"/>
                <w:szCs w:val="20"/>
              </w:rPr>
            </w:pPr>
            <w:r w:rsidRPr="006916F4">
              <w:rPr>
                <w:sz w:val="20"/>
                <w:szCs w:val="20"/>
                <w:lang w:val="ru"/>
              </w:rPr>
              <w:t>12</w:t>
            </w:r>
          </w:p>
        </w:tc>
        <w:tc>
          <w:tcPr>
            <w:tcW w:w="190" w:type="pct"/>
            <w:shd w:val="clear" w:color="auto" w:fill="FFFFFF"/>
            <w:vAlign w:val="center"/>
          </w:tcPr>
          <w:p w14:paraId="5A054CF8" w14:textId="77777777" w:rsidR="00C602C5" w:rsidRPr="006916F4" w:rsidRDefault="00C602C5" w:rsidP="008670F3">
            <w:pPr>
              <w:jc w:val="center"/>
              <w:rPr>
                <w:sz w:val="20"/>
                <w:szCs w:val="20"/>
              </w:rPr>
            </w:pPr>
            <w:r w:rsidRPr="006916F4">
              <w:rPr>
                <w:sz w:val="20"/>
                <w:szCs w:val="20"/>
                <w:lang w:val="ru"/>
              </w:rPr>
              <w:t>13</w:t>
            </w:r>
          </w:p>
        </w:tc>
        <w:tc>
          <w:tcPr>
            <w:tcW w:w="130" w:type="pct"/>
            <w:shd w:val="clear" w:color="auto" w:fill="FFFFFF"/>
            <w:vAlign w:val="center"/>
          </w:tcPr>
          <w:p w14:paraId="1866A34F" w14:textId="77777777" w:rsidR="00C602C5" w:rsidRPr="006916F4" w:rsidRDefault="00C602C5" w:rsidP="008670F3">
            <w:pPr>
              <w:jc w:val="center"/>
              <w:rPr>
                <w:sz w:val="20"/>
                <w:szCs w:val="20"/>
              </w:rPr>
            </w:pPr>
            <w:r w:rsidRPr="006916F4">
              <w:rPr>
                <w:sz w:val="20"/>
                <w:szCs w:val="20"/>
                <w:lang w:val="ru"/>
              </w:rPr>
              <w:t>14</w:t>
            </w:r>
          </w:p>
        </w:tc>
        <w:tc>
          <w:tcPr>
            <w:tcW w:w="130" w:type="pct"/>
            <w:shd w:val="clear" w:color="auto" w:fill="FFFFFF"/>
            <w:vAlign w:val="center"/>
          </w:tcPr>
          <w:p w14:paraId="3493BFAD" w14:textId="77777777" w:rsidR="00C602C5" w:rsidRPr="006916F4" w:rsidRDefault="00C602C5" w:rsidP="008670F3">
            <w:pPr>
              <w:jc w:val="center"/>
              <w:rPr>
                <w:sz w:val="20"/>
                <w:szCs w:val="20"/>
              </w:rPr>
            </w:pPr>
            <w:r w:rsidRPr="006916F4">
              <w:rPr>
                <w:sz w:val="20"/>
                <w:szCs w:val="20"/>
                <w:lang w:val="ru"/>
              </w:rPr>
              <w:t>15</w:t>
            </w:r>
          </w:p>
        </w:tc>
        <w:tc>
          <w:tcPr>
            <w:tcW w:w="130" w:type="pct"/>
            <w:shd w:val="clear" w:color="auto" w:fill="FFFFFF"/>
            <w:vAlign w:val="center"/>
          </w:tcPr>
          <w:p w14:paraId="232D2F9C" w14:textId="77777777" w:rsidR="00C602C5" w:rsidRPr="006916F4" w:rsidRDefault="00C602C5" w:rsidP="008670F3">
            <w:pPr>
              <w:jc w:val="center"/>
              <w:rPr>
                <w:sz w:val="20"/>
                <w:szCs w:val="20"/>
              </w:rPr>
            </w:pPr>
            <w:r w:rsidRPr="006916F4">
              <w:rPr>
                <w:sz w:val="20"/>
                <w:szCs w:val="20"/>
                <w:lang w:val="ru"/>
              </w:rPr>
              <w:t>16</w:t>
            </w:r>
          </w:p>
        </w:tc>
        <w:tc>
          <w:tcPr>
            <w:tcW w:w="130" w:type="pct"/>
            <w:shd w:val="clear" w:color="auto" w:fill="FFFFFF"/>
            <w:vAlign w:val="center"/>
          </w:tcPr>
          <w:p w14:paraId="17882C65" w14:textId="77777777" w:rsidR="00C602C5" w:rsidRPr="006916F4" w:rsidRDefault="00C602C5" w:rsidP="008670F3">
            <w:pPr>
              <w:jc w:val="center"/>
              <w:rPr>
                <w:sz w:val="20"/>
                <w:szCs w:val="20"/>
              </w:rPr>
            </w:pPr>
            <w:r w:rsidRPr="006916F4">
              <w:rPr>
                <w:sz w:val="20"/>
                <w:szCs w:val="20"/>
                <w:lang w:val="ru"/>
              </w:rPr>
              <w:t>17</w:t>
            </w:r>
          </w:p>
        </w:tc>
        <w:tc>
          <w:tcPr>
            <w:tcW w:w="130" w:type="pct"/>
            <w:shd w:val="clear" w:color="auto" w:fill="FFFFFF"/>
            <w:vAlign w:val="center"/>
          </w:tcPr>
          <w:p w14:paraId="5E1BE56C" w14:textId="77777777" w:rsidR="00C602C5" w:rsidRPr="006916F4" w:rsidRDefault="00C602C5" w:rsidP="008670F3">
            <w:pPr>
              <w:jc w:val="center"/>
              <w:rPr>
                <w:sz w:val="20"/>
                <w:szCs w:val="20"/>
              </w:rPr>
            </w:pPr>
            <w:r w:rsidRPr="006916F4">
              <w:rPr>
                <w:sz w:val="20"/>
                <w:szCs w:val="20"/>
                <w:lang w:val="ru"/>
              </w:rPr>
              <w:t>18</w:t>
            </w:r>
          </w:p>
        </w:tc>
        <w:tc>
          <w:tcPr>
            <w:tcW w:w="130" w:type="pct"/>
            <w:shd w:val="clear" w:color="auto" w:fill="FFFFFF"/>
            <w:vAlign w:val="center"/>
          </w:tcPr>
          <w:p w14:paraId="6F3D4C0E" w14:textId="77777777" w:rsidR="00C602C5" w:rsidRPr="006916F4" w:rsidRDefault="00C602C5" w:rsidP="008670F3">
            <w:pPr>
              <w:jc w:val="center"/>
              <w:rPr>
                <w:sz w:val="20"/>
                <w:szCs w:val="20"/>
              </w:rPr>
            </w:pPr>
            <w:r w:rsidRPr="006916F4">
              <w:rPr>
                <w:sz w:val="20"/>
                <w:szCs w:val="20"/>
                <w:lang w:val="ru"/>
              </w:rPr>
              <w:t>19</w:t>
            </w:r>
          </w:p>
        </w:tc>
        <w:tc>
          <w:tcPr>
            <w:tcW w:w="130" w:type="pct"/>
            <w:shd w:val="clear" w:color="auto" w:fill="FFFFFF"/>
            <w:vAlign w:val="center"/>
          </w:tcPr>
          <w:p w14:paraId="1D9B9D8A" w14:textId="77777777" w:rsidR="00C602C5" w:rsidRPr="006916F4" w:rsidRDefault="00C602C5" w:rsidP="008670F3">
            <w:pPr>
              <w:jc w:val="center"/>
              <w:rPr>
                <w:sz w:val="20"/>
                <w:szCs w:val="20"/>
              </w:rPr>
            </w:pPr>
            <w:r w:rsidRPr="006916F4">
              <w:rPr>
                <w:sz w:val="20"/>
                <w:szCs w:val="20"/>
                <w:lang w:val="ru"/>
              </w:rPr>
              <w:t>20</w:t>
            </w:r>
          </w:p>
        </w:tc>
        <w:tc>
          <w:tcPr>
            <w:tcW w:w="130" w:type="pct"/>
            <w:shd w:val="clear" w:color="auto" w:fill="FFFFFF"/>
            <w:vAlign w:val="center"/>
          </w:tcPr>
          <w:p w14:paraId="75F772B3" w14:textId="77777777" w:rsidR="00C602C5" w:rsidRPr="006916F4" w:rsidRDefault="00C602C5" w:rsidP="008670F3">
            <w:pPr>
              <w:jc w:val="center"/>
              <w:rPr>
                <w:sz w:val="20"/>
                <w:szCs w:val="20"/>
              </w:rPr>
            </w:pPr>
            <w:r w:rsidRPr="006916F4">
              <w:rPr>
                <w:sz w:val="20"/>
                <w:szCs w:val="20"/>
                <w:lang w:val="ru"/>
              </w:rPr>
              <w:t>21</w:t>
            </w:r>
          </w:p>
        </w:tc>
        <w:tc>
          <w:tcPr>
            <w:tcW w:w="130" w:type="pct"/>
            <w:shd w:val="clear" w:color="auto" w:fill="FFFFFF"/>
            <w:vAlign w:val="center"/>
          </w:tcPr>
          <w:p w14:paraId="30F82661" w14:textId="77777777" w:rsidR="00C602C5" w:rsidRPr="006916F4" w:rsidRDefault="00C602C5" w:rsidP="008670F3">
            <w:pPr>
              <w:jc w:val="center"/>
              <w:rPr>
                <w:sz w:val="20"/>
                <w:szCs w:val="20"/>
              </w:rPr>
            </w:pPr>
            <w:r w:rsidRPr="006916F4">
              <w:rPr>
                <w:sz w:val="20"/>
                <w:szCs w:val="20"/>
                <w:lang w:val="ru"/>
              </w:rPr>
              <w:t>22</w:t>
            </w:r>
          </w:p>
        </w:tc>
        <w:tc>
          <w:tcPr>
            <w:tcW w:w="134" w:type="pct"/>
            <w:shd w:val="clear" w:color="auto" w:fill="FFFFFF"/>
            <w:vAlign w:val="center"/>
          </w:tcPr>
          <w:p w14:paraId="3AE519B3" w14:textId="77777777" w:rsidR="00C602C5" w:rsidRPr="006916F4" w:rsidRDefault="00C602C5" w:rsidP="008670F3">
            <w:pPr>
              <w:jc w:val="center"/>
              <w:rPr>
                <w:sz w:val="20"/>
                <w:szCs w:val="20"/>
              </w:rPr>
            </w:pPr>
            <w:r w:rsidRPr="006916F4">
              <w:rPr>
                <w:sz w:val="20"/>
                <w:szCs w:val="20"/>
                <w:lang w:val="ru"/>
              </w:rPr>
              <w:t>23</w:t>
            </w:r>
          </w:p>
        </w:tc>
      </w:tr>
      <w:tr w:rsidR="00C602C5" w:rsidRPr="006916F4" w14:paraId="5CCB1DB4" w14:textId="77777777" w:rsidTr="008670F3">
        <w:trPr>
          <w:trHeight w:val="20"/>
        </w:trPr>
        <w:tc>
          <w:tcPr>
            <w:tcW w:w="1036" w:type="pct"/>
            <w:shd w:val="clear" w:color="auto" w:fill="FFFFFF"/>
            <w:vAlign w:val="center"/>
          </w:tcPr>
          <w:p w14:paraId="651ECBB0" w14:textId="77777777" w:rsidR="00C602C5" w:rsidRPr="006916F4" w:rsidRDefault="00C602C5" w:rsidP="008670F3">
            <w:pPr>
              <w:jc w:val="center"/>
              <w:rPr>
                <w:sz w:val="20"/>
                <w:szCs w:val="20"/>
              </w:rPr>
            </w:pPr>
            <w:r w:rsidRPr="006916F4">
              <w:rPr>
                <w:sz w:val="20"/>
                <w:szCs w:val="20"/>
                <w:lang w:val="ru"/>
              </w:rPr>
              <w:t>Калквенс</w:t>
            </w:r>
          </w:p>
        </w:tc>
        <w:tc>
          <w:tcPr>
            <w:tcW w:w="190" w:type="pct"/>
            <w:shd w:val="clear" w:color="auto" w:fill="FFFFFF"/>
            <w:vAlign w:val="center"/>
          </w:tcPr>
          <w:p w14:paraId="697911BA" w14:textId="77777777" w:rsidR="00C602C5" w:rsidRPr="006916F4" w:rsidRDefault="00C602C5" w:rsidP="008670F3">
            <w:pPr>
              <w:jc w:val="center"/>
              <w:rPr>
                <w:sz w:val="20"/>
                <w:szCs w:val="20"/>
              </w:rPr>
            </w:pPr>
            <w:r w:rsidRPr="006916F4">
              <w:rPr>
                <w:sz w:val="20"/>
                <w:szCs w:val="20"/>
                <w:lang w:val="ru"/>
              </w:rPr>
              <w:t>155</w:t>
            </w:r>
          </w:p>
        </w:tc>
        <w:tc>
          <w:tcPr>
            <w:tcW w:w="190" w:type="pct"/>
            <w:shd w:val="clear" w:color="auto" w:fill="FFFFFF"/>
            <w:vAlign w:val="center"/>
          </w:tcPr>
          <w:p w14:paraId="64AA07E6" w14:textId="77777777" w:rsidR="00C602C5" w:rsidRPr="006916F4" w:rsidRDefault="00C602C5" w:rsidP="008670F3">
            <w:pPr>
              <w:jc w:val="center"/>
              <w:rPr>
                <w:sz w:val="20"/>
                <w:szCs w:val="20"/>
              </w:rPr>
            </w:pPr>
            <w:r w:rsidRPr="006916F4">
              <w:rPr>
                <w:sz w:val="20"/>
                <w:szCs w:val="20"/>
                <w:lang w:val="ru"/>
              </w:rPr>
              <w:t>153</w:t>
            </w:r>
          </w:p>
        </w:tc>
        <w:tc>
          <w:tcPr>
            <w:tcW w:w="190" w:type="pct"/>
            <w:shd w:val="clear" w:color="auto" w:fill="FFFFFF"/>
            <w:vAlign w:val="center"/>
          </w:tcPr>
          <w:p w14:paraId="69FE0201" w14:textId="77777777" w:rsidR="00C602C5" w:rsidRPr="006916F4" w:rsidRDefault="00C602C5" w:rsidP="008670F3">
            <w:pPr>
              <w:jc w:val="center"/>
              <w:rPr>
                <w:sz w:val="20"/>
                <w:szCs w:val="20"/>
              </w:rPr>
            </w:pPr>
            <w:r w:rsidRPr="006916F4">
              <w:rPr>
                <w:sz w:val="20"/>
                <w:szCs w:val="20"/>
                <w:lang w:val="ru"/>
              </w:rPr>
              <w:t>153</w:t>
            </w:r>
          </w:p>
        </w:tc>
        <w:tc>
          <w:tcPr>
            <w:tcW w:w="190" w:type="pct"/>
            <w:shd w:val="clear" w:color="auto" w:fill="FFFFFF"/>
            <w:vAlign w:val="center"/>
          </w:tcPr>
          <w:p w14:paraId="509FDF71" w14:textId="77777777" w:rsidR="00C602C5" w:rsidRPr="006916F4" w:rsidRDefault="00C602C5" w:rsidP="008670F3">
            <w:pPr>
              <w:jc w:val="center"/>
              <w:rPr>
                <w:sz w:val="20"/>
                <w:szCs w:val="20"/>
              </w:rPr>
            </w:pPr>
            <w:r w:rsidRPr="006916F4">
              <w:rPr>
                <w:sz w:val="20"/>
                <w:szCs w:val="20"/>
                <w:lang w:val="ru"/>
              </w:rPr>
              <w:t>149</w:t>
            </w:r>
          </w:p>
        </w:tc>
        <w:tc>
          <w:tcPr>
            <w:tcW w:w="190" w:type="pct"/>
            <w:shd w:val="clear" w:color="auto" w:fill="FFFFFF"/>
            <w:vAlign w:val="center"/>
          </w:tcPr>
          <w:p w14:paraId="204BCE4A" w14:textId="77777777" w:rsidR="00C602C5" w:rsidRPr="006916F4" w:rsidRDefault="00C602C5" w:rsidP="008670F3">
            <w:pPr>
              <w:jc w:val="center"/>
              <w:rPr>
                <w:sz w:val="20"/>
                <w:szCs w:val="20"/>
              </w:rPr>
            </w:pPr>
            <w:r w:rsidRPr="006916F4">
              <w:rPr>
                <w:sz w:val="20"/>
                <w:szCs w:val="20"/>
                <w:lang w:val="ru"/>
              </w:rPr>
              <w:t>147</w:t>
            </w:r>
          </w:p>
        </w:tc>
        <w:tc>
          <w:tcPr>
            <w:tcW w:w="190" w:type="pct"/>
            <w:shd w:val="clear" w:color="auto" w:fill="FFFFFF"/>
            <w:vAlign w:val="center"/>
          </w:tcPr>
          <w:p w14:paraId="1735B75D" w14:textId="77777777" w:rsidR="00C602C5" w:rsidRPr="006916F4" w:rsidRDefault="00C602C5" w:rsidP="008670F3">
            <w:pPr>
              <w:jc w:val="center"/>
              <w:rPr>
                <w:sz w:val="20"/>
                <w:szCs w:val="20"/>
              </w:rPr>
            </w:pPr>
            <w:r w:rsidRPr="006916F4">
              <w:rPr>
                <w:sz w:val="20"/>
                <w:szCs w:val="20"/>
                <w:lang w:val="ru"/>
              </w:rPr>
              <w:t>146</w:t>
            </w:r>
          </w:p>
        </w:tc>
        <w:tc>
          <w:tcPr>
            <w:tcW w:w="190" w:type="pct"/>
            <w:shd w:val="clear" w:color="auto" w:fill="FFFFFF"/>
            <w:vAlign w:val="center"/>
          </w:tcPr>
          <w:p w14:paraId="02C83365" w14:textId="77777777" w:rsidR="00C602C5" w:rsidRPr="006916F4" w:rsidRDefault="00C602C5" w:rsidP="008670F3">
            <w:pPr>
              <w:jc w:val="center"/>
              <w:rPr>
                <w:sz w:val="20"/>
                <w:szCs w:val="20"/>
              </w:rPr>
            </w:pPr>
            <w:r w:rsidRPr="006916F4">
              <w:rPr>
                <w:sz w:val="20"/>
                <w:szCs w:val="20"/>
                <w:lang w:val="ru"/>
              </w:rPr>
              <w:t>145</w:t>
            </w:r>
          </w:p>
        </w:tc>
        <w:tc>
          <w:tcPr>
            <w:tcW w:w="190" w:type="pct"/>
            <w:shd w:val="clear" w:color="auto" w:fill="FFFFFF"/>
            <w:vAlign w:val="center"/>
          </w:tcPr>
          <w:p w14:paraId="55685D8A" w14:textId="77777777" w:rsidR="00C602C5" w:rsidRPr="006916F4" w:rsidRDefault="00C602C5" w:rsidP="008670F3">
            <w:pPr>
              <w:jc w:val="center"/>
              <w:rPr>
                <w:sz w:val="20"/>
                <w:szCs w:val="20"/>
              </w:rPr>
            </w:pPr>
            <w:r w:rsidRPr="006916F4">
              <w:rPr>
                <w:sz w:val="20"/>
                <w:szCs w:val="20"/>
                <w:lang w:val="ru"/>
              </w:rPr>
              <w:t>143</w:t>
            </w:r>
          </w:p>
        </w:tc>
        <w:tc>
          <w:tcPr>
            <w:tcW w:w="190" w:type="pct"/>
            <w:shd w:val="clear" w:color="auto" w:fill="FFFFFF"/>
            <w:vAlign w:val="center"/>
          </w:tcPr>
          <w:p w14:paraId="1FD96BA7" w14:textId="77777777" w:rsidR="00C602C5" w:rsidRPr="006916F4" w:rsidRDefault="00C602C5" w:rsidP="008670F3">
            <w:pPr>
              <w:jc w:val="center"/>
              <w:rPr>
                <w:sz w:val="20"/>
                <w:szCs w:val="20"/>
              </w:rPr>
            </w:pPr>
            <w:r w:rsidRPr="006916F4">
              <w:rPr>
                <w:sz w:val="20"/>
                <w:szCs w:val="20"/>
                <w:lang w:val="ru"/>
              </w:rPr>
              <w:t>143</w:t>
            </w:r>
          </w:p>
        </w:tc>
        <w:tc>
          <w:tcPr>
            <w:tcW w:w="190" w:type="pct"/>
            <w:shd w:val="clear" w:color="auto" w:fill="FFFFFF"/>
            <w:vAlign w:val="center"/>
          </w:tcPr>
          <w:p w14:paraId="73039B17" w14:textId="77777777" w:rsidR="00C602C5" w:rsidRPr="006916F4" w:rsidRDefault="00C602C5" w:rsidP="008670F3">
            <w:pPr>
              <w:jc w:val="center"/>
              <w:rPr>
                <w:sz w:val="20"/>
                <w:szCs w:val="20"/>
              </w:rPr>
            </w:pPr>
            <w:r w:rsidRPr="006916F4">
              <w:rPr>
                <w:sz w:val="20"/>
                <w:szCs w:val="20"/>
                <w:lang w:val="ru"/>
              </w:rPr>
              <w:t>139</w:t>
            </w:r>
          </w:p>
        </w:tc>
        <w:tc>
          <w:tcPr>
            <w:tcW w:w="190" w:type="pct"/>
            <w:shd w:val="clear" w:color="auto" w:fill="FFFFFF"/>
            <w:vAlign w:val="center"/>
          </w:tcPr>
          <w:p w14:paraId="6C61AEC0" w14:textId="77777777" w:rsidR="00C602C5" w:rsidRPr="006916F4" w:rsidRDefault="00C602C5" w:rsidP="008670F3">
            <w:pPr>
              <w:jc w:val="center"/>
              <w:rPr>
                <w:sz w:val="20"/>
                <w:szCs w:val="20"/>
              </w:rPr>
            </w:pPr>
            <w:r w:rsidRPr="006916F4">
              <w:rPr>
                <w:sz w:val="20"/>
                <w:szCs w:val="20"/>
                <w:lang w:val="ru"/>
              </w:rPr>
              <w:t>139</w:t>
            </w:r>
          </w:p>
        </w:tc>
        <w:tc>
          <w:tcPr>
            <w:tcW w:w="190" w:type="pct"/>
            <w:shd w:val="clear" w:color="auto" w:fill="FFFFFF"/>
            <w:vAlign w:val="center"/>
          </w:tcPr>
          <w:p w14:paraId="7A79DD14" w14:textId="77777777" w:rsidR="00C602C5" w:rsidRPr="006916F4" w:rsidRDefault="00C602C5" w:rsidP="008670F3">
            <w:pPr>
              <w:jc w:val="center"/>
              <w:rPr>
                <w:sz w:val="20"/>
                <w:szCs w:val="20"/>
              </w:rPr>
            </w:pPr>
            <w:r w:rsidRPr="006916F4">
              <w:rPr>
                <w:sz w:val="20"/>
                <w:szCs w:val="20"/>
                <w:lang w:val="ru"/>
              </w:rPr>
              <w:t>137</w:t>
            </w:r>
          </w:p>
        </w:tc>
        <w:tc>
          <w:tcPr>
            <w:tcW w:w="190" w:type="pct"/>
            <w:shd w:val="clear" w:color="auto" w:fill="FFFFFF"/>
            <w:vAlign w:val="center"/>
          </w:tcPr>
          <w:p w14:paraId="302346AC" w14:textId="77777777" w:rsidR="00C602C5" w:rsidRPr="006916F4" w:rsidRDefault="00C602C5" w:rsidP="008670F3">
            <w:pPr>
              <w:jc w:val="center"/>
              <w:rPr>
                <w:sz w:val="20"/>
                <w:szCs w:val="20"/>
              </w:rPr>
            </w:pPr>
            <w:r w:rsidRPr="006916F4">
              <w:rPr>
                <w:sz w:val="20"/>
                <w:szCs w:val="20"/>
                <w:lang w:val="ru"/>
              </w:rPr>
              <w:t>118</w:t>
            </w:r>
          </w:p>
        </w:tc>
        <w:tc>
          <w:tcPr>
            <w:tcW w:w="190" w:type="pct"/>
            <w:shd w:val="clear" w:color="auto" w:fill="FFFFFF"/>
            <w:vAlign w:val="center"/>
          </w:tcPr>
          <w:p w14:paraId="545AF872" w14:textId="77777777" w:rsidR="00C602C5" w:rsidRPr="006916F4" w:rsidRDefault="00C602C5" w:rsidP="008670F3">
            <w:pPr>
              <w:jc w:val="center"/>
              <w:rPr>
                <w:sz w:val="20"/>
                <w:szCs w:val="20"/>
              </w:rPr>
            </w:pPr>
            <w:r w:rsidRPr="006916F4">
              <w:rPr>
                <w:sz w:val="20"/>
                <w:szCs w:val="20"/>
                <w:lang w:val="ru"/>
              </w:rPr>
              <w:t>116</w:t>
            </w:r>
          </w:p>
        </w:tc>
        <w:tc>
          <w:tcPr>
            <w:tcW w:w="130" w:type="pct"/>
            <w:shd w:val="clear" w:color="auto" w:fill="FFFFFF"/>
            <w:vAlign w:val="center"/>
          </w:tcPr>
          <w:p w14:paraId="40F9FD96" w14:textId="77777777" w:rsidR="00C602C5" w:rsidRPr="006916F4" w:rsidRDefault="00C602C5" w:rsidP="008670F3">
            <w:pPr>
              <w:jc w:val="center"/>
              <w:rPr>
                <w:sz w:val="20"/>
                <w:szCs w:val="20"/>
              </w:rPr>
            </w:pPr>
            <w:r w:rsidRPr="006916F4">
              <w:rPr>
                <w:sz w:val="20"/>
                <w:szCs w:val="20"/>
                <w:lang w:val="ru"/>
              </w:rPr>
              <w:t>73</w:t>
            </w:r>
          </w:p>
        </w:tc>
        <w:tc>
          <w:tcPr>
            <w:tcW w:w="130" w:type="pct"/>
            <w:shd w:val="clear" w:color="auto" w:fill="FFFFFF"/>
            <w:vAlign w:val="center"/>
          </w:tcPr>
          <w:p w14:paraId="51824AF8" w14:textId="77777777" w:rsidR="00C602C5" w:rsidRPr="006916F4" w:rsidRDefault="00C602C5" w:rsidP="008670F3">
            <w:pPr>
              <w:jc w:val="center"/>
              <w:rPr>
                <w:sz w:val="20"/>
                <w:szCs w:val="20"/>
              </w:rPr>
            </w:pPr>
            <w:r w:rsidRPr="006916F4">
              <w:rPr>
                <w:sz w:val="20"/>
                <w:szCs w:val="20"/>
                <w:lang w:val="ru"/>
              </w:rPr>
              <w:t>61</w:t>
            </w:r>
          </w:p>
        </w:tc>
        <w:tc>
          <w:tcPr>
            <w:tcW w:w="130" w:type="pct"/>
            <w:shd w:val="clear" w:color="auto" w:fill="FFFFFF"/>
            <w:vAlign w:val="center"/>
          </w:tcPr>
          <w:p w14:paraId="0E82E004" w14:textId="77777777" w:rsidR="00C602C5" w:rsidRPr="006916F4" w:rsidRDefault="00C602C5" w:rsidP="008670F3">
            <w:pPr>
              <w:jc w:val="center"/>
              <w:rPr>
                <w:sz w:val="20"/>
                <w:szCs w:val="20"/>
              </w:rPr>
            </w:pPr>
            <w:r w:rsidRPr="006916F4">
              <w:rPr>
                <w:sz w:val="20"/>
                <w:szCs w:val="20"/>
                <w:lang w:val="ru"/>
              </w:rPr>
              <w:t>60</w:t>
            </w:r>
          </w:p>
        </w:tc>
        <w:tc>
          <w:tcPr>
            <w:tcW w:w="130" w:type="pct"/>
            <w:shd w:val="clear" w:color="auto" w:fill="FFFFFF"/>
            <w:vAlign w:val="center"/>
          </w:tcPr>
          <w:p w14:paraId="4DD8BDB6" w14:textId="77777777" w:rsidR="00C602C5" w:rsidRPr="006916F4" w:rsidRDefault="00C602C5" w:rsidP="008670F3">
            <w:pPr>
              <w:jc w:val="center"/>
              <w:rPr>
                <w:sz w:val="20"/>
                <w:szCs w:val="20"/>
              </w:rPr>
            </w:pPr>
            <w:r w:rsidRPr="006916F4">
              <w:rPr>
                <w:sz w:val="20"/>
                <w:szCs w:val="20"/>
                <w:lang w:val="ru"/>
              </w:rPr>
              <w:t>25</w:t>
            </w:r>
          </w:p>
        </w:tc>
        <w:tc>
          <w:tcPr>
            <w:tcW w:w="130" w:type="pct"/>
            <w:shd w:val="clear" w:color="auto" w:fill="FFFFFF"/>
            <w:vAlign w:val="center"/>
          </w:tcPr>
          <w:p w14:paraId="0EF2DB2B" w14:textId="77777777" w:rsidR="00C602C5" w:rsidRPr="006916F4" w:rsidRDefault="00C602C5" w:rsidP="008670F3">
            <w:pPr>
              <w:jc w:val="center"/>
              <w:rPr>
                <w:sz w:val="20"/>
                <w:szCs w:val="20"/>
              </w:rPr>
            </w:pPr>
            <w:r w:rsidRPr="006916F4">
              <w:rPr>
                <w:sz w:val="20"/>
                <w:szCs w:val="20"/>
                <w:lang w:val="ru"/>
              </w:rPr>
              <w:t>21</w:t>
            </w:r>
          </w:p>
        </w:tc>
        <w:tc>
          <w:tcPr>
            <w:tcW w:w="130" w:type="pct"/>
            <w:shd w:val="clear" w:color="auto" w:fill="FFFFFF"/>
            <w:vAlign w:val="center"/>
          </w:tcPr>
          <w:p w14:paraId="15CEB141" w14:textId="77777777" w:rsidR="00C602C5" w:rsidRPr="006916F4" w:rsidRDefault="00C602C5" w:rsidP="008670F3">
            <w:pPr>
              <w:jc w:val="center"/>
              <w:rPr>
                <w:sz w:val="20"/>
                <w:szCs w:val="20"/>
              </w:rPr>
            </w:pPr>
            <w:r w:rsidRPr="006916F4">
              <w:rPr>
                <w:sz w:val="20"/>
                <w:szCs w:val="20"/>
                <w:lang w:val="ru"/>
              </w:rPr>
              <w:t>21</w:t>
            </w:r>
          </w:p>
        </w:tc>
        <w:tc>
          <w:tcPr>
            <w:tcW w:w="130" w:type="pct"/>
            <w:shd w:val="clear" w:color="auto" w:fill="FFFFFF"/>
            <w:vAlign w:val="center"/>
          </w:tcPr>
          <w:p w14:paraId="3572B9AB" w14:textId="77777777" w:rsidR="00C602C5" w:rsidRPr="006916F4" w:rsidRDefault="00C602C5" w:rsidP="008670F3">
            <w:pPr>
              <w:jc w:val="center"/>
              <w:rPr>
                <w:sz w:val="20"/>
                <w:szCs w:val="20"/>
              </w:rPr>
            </w:pPr>
            <w:r w:rsidRPr="006916F4">
              <w:rPr>
                <w:sz w:val="20"/>
                <w:szCs w:val="20"/>
                <w:lang w:val="ru"/>
              </w:rPr>
              <w:t>1</w:t>
            </w:r>
          </w:p>
        </w:tc>
        <w:tc>
          <w:tcPr>
            <w:tcW w:w="130" w:type="pct"/>
            <w:shd w:val="clear" w:color="auto" w:fill="FFFFFF"/>
            <w:vAlign w:val="center"/>
          </w:tcPr>
          <w:p w14:paraId="0D49B1A9" w14:textId="77777777" w:rsidR="00C602C5" w:rsidRPr="006916F4" w:rsidRDefault="00C602C5" w:rsidP="008670F3">
            <w:pPr>
              <w:jc w:val="center"/>
              <w:rPr>
                <w:sz w:val="20"/>
                <w:szCs w:val="20"/>
              </w:rPr>
            </w:pPr>
            <w:r w:rsidRPr="006916F4">
              <w:rPr>
                <w:sz w:val="20"/>
                <w:szCs w:val="20"/>
                <w:lang w:val="ru"/>
              </w:rPr>
              <w:t>1</w:t>
            </w:r>
          </w:p>
        </w:tc>
        <w:tc>
          <w:tcPr>
            <w:tcW w:w="130" w:type="pct"/>
            <w:shd w:val="clear" w:color="auto" w:fill="FFFFFF"/>
            <w:vAlign w:val="center"/>
          </w:tcPr>
          <w:p w14:paraId="5F316062" w14:textId="77777777" w:rsidR="00C602C5" w:rsidRPr="006916F4" w:rsidRDefault="00C602C5" w:rsidP="008670F3">
            <w:pPr>
              <w:jc w:val="center"/>
              <w:rPr>
                <w:sz w:val="20"/>
                <w:szCs w:val="20"/>
              </w:rPr>
            </w:pPr>
            <w:r w:rsidRPr="006916F4">
              <w:rPr>
                <w:sz w:val="20"/>
                <w:szCs w:val="20"/>
                <w:lang w:val="ru"/>
              </w:rPr>
              <w:t>1</w:t>
            </w:r>
          </w:p>
        </w:tc>
        <w:tc>
          <w:tcPr>
            <w:tcW w:w="134" w:type="pct"/>
            <w:shd w:val="clear" w:color="auto" w:fill="FFFFFF"/>
            <w:vAlign w:val="center"/>
          </w:tcPr>
          <w:p w14:paraId="044B6E17" w14:textId="77777777" w:rsidR="00C602C5" w:rsidRPr="006916F4" w:rsidRDefault="00C602C5" w:rsidP="008670F3">
            <w:pPr>
              <w:jc w:val="center"/>
              <w:rPr>
                <w:sz w:val="20"/>
                <w:szCs w:val="20"/>
              </w:rPr>
            </w:pPr>
            <w:r w:rsidRPr="006916F4">
              <w:rPr>
                <w:sz w:val="20"/>
                <w:szCs w:val="20"/>
                <w:lang w:val="ru"/>
              </w:rPr>
              <w:t>0</w:t>
            </w:r>
          </w:p>
        </w:tc>
      </w:tr>
      <w:tr w:rsidR="00C602C5" w:rsidRPr="006916F4" w14:paraId="1A01743D" w14:textId="77777777" w:rsidTr="008670F3">
        <w:trPr>
          <w:trHeight w:val="20"/>
        </w:trPr>
        <w:tc>
          <w:tcPr>
            <w:tcW w:w="1036" w:type="pct"/>
            <w:shd w:val="clear" w:color="auto" w:fill="FFFFFF"/>
            <w:vAlign w:val="center"/>
          </w:tcPr>
          <w:p w14:paraId="773F68D1" w14:textId="77777777" w:rsidR="00C602C5" w:rsidRPr="006916F4" w:rsidRDefault="00C602C5" w:rsidP="008670F3">
            <w:pPr>
              <w:jc w:val="center"/>
              <w:rPr>
                <w:sz w:val="20"/>
                <w:szCs w:val="20"/>
              </w:rPr>
            </w:pPr>
            <w:r w:rsidRPr="006916F4">
              <w:rPr>
                <w:sz w:val="20"/>
                <w:szCs w:val="20"/>
                <w:lang w:val="ru"/>
              </w:rPr>
              <w:t>Терапия по выбору исследователя</w:t>
            </w:r>
          </w:p>
        </w:tc>
        <w:tc>
          <w:tcPr>
            <w:tcW w:w="190" w:type="pct"/>
            <w:shd w:val="clear" w:color="auto" w:fill="FFFFFF"/>
            <w:vAlign w:val="center"/>
          </w:tcPr>
          <w:p w14:paraId="56A4FF61" w14:textId="77777777" w:rsidR="00C602C5" w:rsidRPr="006916F4" w:rsidRDefault="00C602C5" w:rsidP="008670F3">
            <w:pPr>
              <w:jc w:val="center"/>
              <w:rPr>
                <w:sz w:val="20"/>
                <w:szCs w:val="20"/>
              </w:rPr>
            </w:pPr>
            <w:r w:rsidRPr="006916F4">
              <w:rPr>
                <w:sz w:val="20"/>
                <w:szCs w:val="20"/>
                <w:lang w:val="ru"/>
              </w:rPr>
              <w:t>155</w:t>
            </w:r>
          </w:p>
        </w:tc>
        <w:tc>
          <w:tcPr>
            <w:tcW w:w="190" w:type="pct"/>
            <w:shd w:val="clear" w:color="auto" w:fill="FFFFFF"/>
            <w:vAlign w:val="center"/>
          </w:tcPr>
          <w:p w14:paraId="12E603FB" w14:textId="77777777" w:rsidR="00C602C5" w:rsidRPr="006916F4" w:rsidRDefault="00C602C5" w:rsidP="008670F3">
            <w:pPr>
              <w:jc w:val="center"/>
              <w:rPr>
                <w:sz w:val="20"/>
                <w:szCs w:val="20"/>
              </w:rPr>
            </w:pPr>
            <w:r w:rsidRPr="006916F4">
              <w:rPr>
                <w:sz w:val="20"/>
                <w:szCs w:val="20"/>
                <w:lang w:val="ru"/>
              </w:rPr>
              <w:t>150</w:t>
            </w:r>
          </w:p>
        </w:tc>
        <w:tc>
          <w:tcPr>
            <w:tcW w:w="190" w:type="pct"/>
            <w:shd w:val="clear" w:color="auto" w:fill="FFFFFF"/>
            <w:vAlign w:val="center"/>
          </w:tcPr>
          <w:p w14:paraId="1D338290" w14:textId="77777777" w:rsidR="00C602C5" w:rsidRPr="006916F4" w:rsidRDefault="00C602C5" w:rsidP="008670F3">
            <w:pPr>
              <w:jc w:val="center"/>
              <w:rPr>
                <w:sz w:val="20"/>
                <w:szCs w:val="20"/>
              </w:rPr>
            </w:pPr>
            <w:r w:rsidRPr="006916F4">
              <w:rPr>
                <w:sz w:val="20"/>
                <w:szCs w:val="20"/>
                <w:lang w:val="ru"/>
              </w:rPr>
              <w:t>150</w:t>
            </w:r>
          </w:p>
        </w:tc>
        <w:tc>
          <w:tcPr>
            <w:tcW w:w="190" w:type="pct"/>
            <w:shd w:val="clear" w:color="auto" w:fill="FFFFFF"/>
            <w:vAlign w:val="center"/>
          </w:tcPr>
          <w:p w14:paraId="5C2481A3" w14:textId="77777777" w:rsidR="00C602C5" w:rsidRPr="006916F4" w:rsidRDefault="00C602C5" w:rsidP="008670F3">
            <w:pPr>
              <w:jc w:val="center"/>
              <w:rPr>
                <w:sz w:val="20"/>
                <w:szCs w:val="20"/>
              </w:rPr>
            </w:pPr>
            <w:r w:rsidRPr="006916F4">
              <w:rPr>
                <w:sz w:val="20"/>
                <w:szCs w:val="20"/>
                <w:lang w:val="ru"/>
              </w:rPr>
              <w:t>146</w:t>
            </w:r>
          </w:p>
        </w:tc>
        <w:tc>
          <w:tcPr>
            <w:tcW w:w="190" w:type="pct"/>
            <w:shd w:val="clear" w:color="auto" w:fill="FFFFFF"/>
            <w:vAlign w:val="center"/>
          </w:tcPr>
          <w:p w14:paraId="7F8E344F" w14:textId="77777777" w:rsidR="00C602C5" w:rsidRPr="006916F4" w:rsidRDefault="00C602C5" w:rsidP="008670F3">
            <w:pPr>
              <w:jc w:val="center"/>
              <w:rPr>
                <w:sz w:val="20"/>
                <w:szCs w:val="20"/>
              </w:rPr>
            </w:pPr>
            <w:r w:rsidRPr="006916F4">
              <w:rPr>
                <w:sz w:val="20"/>
                <w:szCs w:val="20"/>
                <w:lang w:val="ru"/>
              </w:rPr>
              <w:t>144</w:t>
            </w:r>
          </w:p>
        </w:tc>
        <w:tc>
          <w:tcPr>
            <w:tcW w:w="190" w:type="pct"/>
            <w:shd w:val="clear" w:color="auto" w:fill="FFFFFF"/>
            <w:vAlign w:val="center"/>
          </w:tcPr>
          <w:p w14:paraId="0D79C2B3" w14:textId="77777777" w:rsidR="00C602C5" w:rsidRPr="006916F4" w:rsidRDefault="00C602C5" w:rsidP="008670F3">
            <w:pPr>
              <w:jc w:val="center"/>
              <w:rPr>
                <w:sz w:val="20"/>
                <w:szCs w:val="20"/>
              </w:rPr>
            </w:pPr>
            <w:r w:rsidRPr="006916F4">
              <w:rPr>
                <w:sz w:val="20"/>
                <w:szCs w:val="20"/>
                <w:lang w:val="ru"/>
              </w:rPr>
              <w:t>142</w:t>
            </w:r>
          </w:p>
        </w:tc>
        <w:tc>
          <w:tcPr>
            <w:tcW w:w="190" w:type="pct"/>
            <w:shd w:val="clear" w:color="auto" w:fill="FFFFFF"/>
            <w:vAlign w:val="center"/>
          </w:tcPr>
          <w:p w14:paraId="132EF438" w14:textId="77777777" w:rsidR="00C602C5" w:rsidRPr="006916F4" w:rsidRDefault="00C602C5" w:rsidP="008670F3">
            <w:pPr>
              <w:jc w:val="center"/>
              <w:rPr>
                <w:sz w:val="20"/>
                <w:szCs w:val="20"/>
              </w:rPr>
            </w:pPr>
            <w:r w:rsidRPr="006916F4">
              <w:rPr>
                <w:sz w:val="20"/>
                <w:szCs w:val="20"/>
                <w:lang w:val="ru"/>
              </w:rPr>
              <w:t>136</w:t>
            </w:r>
          </w:p>
        </w:tc>
        <w:tc>
          <w:tcPr>
            <w:tcW w:w="190" w:type="pct"/>
            <w:shd w:val="clear" w:color="auto" w:fill="FFFFFF"/>
            <w:vAlign w:val="center"/>
          </w:tcPr>
          <w:p w14:paraId="0B5BBBC0" w14:textId="77777777" w:rsidR="00C602C5" w:rsidRPr="006916F4" w:rsidRDefault="00C602C5" w:rsidP="008670F3">
            <w:pPr>
              <w:jc w:val="center"/>
              <w:rPr>
                <w:sz w:val="20"/>
                <w:szCs w:val="20"/>
              </w:rPr>
            </w:pPr>
            <w:r w:rsidRPr="006916F4">
              <w:rPr>
                <w:sz w:val="20"/>
                <w:szCs w:val="20"/>
                <w:lang w:val="ru"/>
              </w:rPr>
              <w:t>130</w:t>
            </w:r>
          </w:p>
        </w:tc>
        <w:tc>
          <w:tcPr>
            <w:tcW w:w="190" w:type="pct"/>
            <w:shd w:val="clear" w:color="auto" w:fill="FFFFFF"/>
            <w:vAlign w:val="center"/>
          </w:tcPr>
          <w:p w14:paraId="593E5917" w14:textId="77777777" w:rsidR="00C602C5" w:rsidRPr="006916F4" w:rsidRDefault="00C602C5" w:rsidP="008670F3">
            <w:pPr>
              <w:jc w:val="center"/>
              <w:rPr>
                <w:sz w:val="20"/>
                <w:szCs w:val="20"/>
              </w:rPr>
            </w:pPr>
            <w:r w:rsidRPr="006916F4">
              <w:rPr>
                <w:sz w:val="20"/>
                <w:szCs w:val="20"/>
                <w:lang w:val="ru"/>
              </w:rPr>
              <w:t>129</w:t>
            </w:r>
          </w:p>
        </w:tc>
        <w:tc>
          <w:tcPr>
            <w:tcW w:w="190" w:type="pct"/>
            <w:shd w:val="clear" w:color="auto" w:fill="FFFFFF"/>
            <w:vAlign w:val="center"/>
          </w:tcPr>
          <w:p w14:paraId="47ECA4DE" w14:textId="77777777" w:rsidR="00C602C5" w:rsidRPr="006916F4" w:rsidRDefault="00C602C5" w:rsidP="008670F3">
            <w:pPr>
              <w:jc w:val="center"/>
              <w:rPr>
                <w:sz w:val="20"/>
                <w:szCs w:val="20"/>
              </w:rPr>
            </w:pPr>
            <w:r w:rsidRPr="006916F4">
              <w:rPr>
                <w:sz w:val="20"/>
                <w:szCs w:val="20"/>
                <w:lang w:val="ru"/>
              </w:rPr>
              <w:t>112</w:t>
            </w:r>
          </w:p>
        </w:tc>
        <w:tc>
          <w:tcPr>
            <w:tcW w:w="190" w:type="pct"/>
            <w:shd w:val="clear" w:color="auto" w:fill="FFFFFF"/>
            <w:vAlign w:val="center"/>
          </w:tcPr>
          <w:p w14:paraId="5C7DA67F" w14:textId="77777777" w:rsidR="00C602C5" w:rsidRPr="006916F4" w:rsidRDefault="00C602C5" w:rsidP="008670F3">
            <w:pPr>
              <w:jc w:val="center"/>
              <w:rPr>
                <w:sz w:val="20"/>
                <w:szCs w:val="20"/>
              </w:rPr>
            </w:pPr>
            <w:r w:rsidRPr="006916F4">
              <w:rPr>
                <w:sz w:val="20"/>
                <w:szCs w:val="20"/>
                <w:lang w:val="ru"/>
              </w:rPr>
              <w:t>105</w:t>
            </w:r>
          </w:p>
        </w:tc>
        <w:tc>
          <w:tcPr>
            <w:tcW w:w="190" w:type="pct"/>
            <w:shd w:val="clear" w:color="auto" w:fill="FFFFFF"/>
            <w:vAlign w:val="center"/>
          </w:tcPr>
          <w:p w14:paraId="5B694BC6" w14:textId="77777777" w:rsidR="00C602C5" w:rsidRPr="006916F4" w:rsidRDefault="00C602C5" w:rsidP="008670F3">
            <w:pPr>
              <w:jc w:val="center"/>
              <w:rPr>
                <w:sz w:val="20"/>
                <w:szCs w:val="20"/>
              </w:rPr>
            </w:pPr>
            <w:r w:rsidRPr="006916F4">
              <w:rPr>
                <w:sz w:val="20"/>
                <w:szCs w:val="20"/>
                <w:lang w:val="ru"/>
              </w:rPr>
              <w:t>101</w:t>
            </w:r>
          </w:p>
        </w:tc>
        <w:tc>
          <w:tcPr>
            <w:tcW w:w="190" w:type="pct"/>
            <w:shd w:val="clear" w:color="auto" w:fill="FFFFFF"/>
            <w:vAlign w:val="center"/>
          </w:tcPr>
          <w:p w14:paraId="718CCB82" w14:textId="77777777" w:rsidR="00C602C5" w:rsidRPr="006916F4" w:rsidRDefault="00C602C5" w:rsidP="008670F3">
            <w:pPr>
              <w:jc w:val="center"/>
              <w:rPr>
                <w:sz w:val="20"/>
                <w:szCs w:val="20"/>
              </w:rPr>
            </w:pPr>
            <w:r w:rsidRPr="006916F4">
              <w:rPr>
                <w:sz w:val="20"/>
                <w:szCs w:val="20"/>
                <w:lang w:val="ru"/>
              </w:rPr>
              <w:t>82</w:t>
            </w:r>
          </w:p>
        </w:tc>
        <w:tc>
          <w:tcPr>
            <w:tcW w:w="190" w:type="pct"/>
            <w:shd w:val="clear" w:color="auto" w:fill="FFFFFF"/>
            <w:vAlign w:val="center"/>
          </w:tcPr>
          <w:p w14:paraId="41683F99" w14:textId="77777777" w:rsidR="00C602C5" w:rsidRPr="006916F4" w:rsidRDefault="00C602C5" w:rsidP="008670F3">
            <w:pPr>
              <w:jc w:val="center"/>
              <w:rPr>
                <w:sz w:val="20"/>
                <w:szCs w:val="20"/>
              </w:rPr>
            </w:pPr>
            <w:r w:rsidRPr="006916F4">
              <w:rPr>
                <w:sz w:val="20"/>
                <w:szCs w:val="20"/>
                <w:lang w:val="ru"/>
              </w:rPr>
              <w:t>77</w:t>
            </w:r>
          </w:p>
        </w:tc>
        <w:tc>
          <w:tcPr>
            <w:tcW w:w="130" w:type="pct"/>
            <w:shd w:val="clear" w:color="auto" w:fill="FFFFFF"/>
            <w:vAlign w:val="center"/>
          </w:tcPr>
          <w:p w14:paraId="575CB6B5" w14:textId="77777777" w:rsidR="00C602C5" w:rsidRPr="006916F4" w:rsidRDefault="00C602C5" w:rsidP="008670F3">
            <w:pPr>
              <w:jc w:val="center"/>
              <w:rPr>
                <w:sz w:val="20"/>
                <w:szCs w:val="20"/>
              </w:rPr>
            </w:pPr>
            <w:r w:rsidRPr="006916F4">
              <w:rPr>
                <w:sz w:val="20"/>
                <w:szCs w:val="20"/>
                <w:lang w:val="ru"/>
              </w:rPr>
              <w:t>56</w:t>
            </w:r>
          </w:p>
        </w:tc>
        <w:tc>
          <w:tcPr>
            <w:tcW w:w="130" w:type="pct"/>
            <w:shd w:val="clear" w:color="auto" w:fill="FFFFFF"/>
            <w:vAlign w:val="center"/>
          </w:tcPr>
          <w:p w14:paraId="1ADA2DB3" w14:textId="77777777" w:rsidR="00C602C5" w:rsidRPr="006916F4" w:rsidRDefault="00C602C5" w:rsidP="008670F3">
            <w:pPr>
              <w:jc w:val="center"/>
              <w:rPr>
                <w:sz w:val="20"/>
                <w:szCs w:val="20"/>
              </w:rPr>
            </w:pPr>
            <w:r w:rsidRPr="006916F4">
              <w:rPr>
                <w:sz w:val="20"/>
                <w:szCs w:val="20"/>
                <w:lang w:val="ru"/>
              </w:rPr>
              <w:t>44</w:t>
            </w:r>
          </w:p>
        </w:tc>
        <w:tc>
          <w:tcPr>
            <w:tcW w:w="130" w:type="pct"/>
            <w:shd w:val="clear" w:color="auto" w:fill="FFFFFF"/>
            <w:vAlign w:val="center"/>
          </w:tcPr>
          <w:p w14:paraId="3F17EDBD" w14:textId="77777777" w:rsidR="00C602C5" w:rsidRPr="006916F4" w:rsidRDefault="00C602C5" w:rsidP="008670F3">
            <w:pPr>
              <w:jc w:val="center"/>
              <w:rPr>
                <w:sz w:val="20"/>
                <w:szCs w:val="20"/>
              </w:rPr>
            </w:pPr>
            <w:r w:rsidRPr="006916F4">
              <w:rPr>
                <w:sz w:val="20"/>
                <w:szCs w:val="20"/>
                <w:lang w:val="ru"/>
              </w:rPr>
              <w:t>39</w:t>
            </w:r>
          </w:p>
        </w:tc>
        <w:tc>
          <w:tcPr>
            <w:tcW w:w="130" w:type="pct"/>
            <w:shd w:val="clear" w:color="auto" w:fill="FFFFFF"/>
            <w:vAlign w:val="center"/>
          </w:tcPr>
          <w:p w14:paraId="140850F7" w14:textId="77777777" w:rsidR="00C602C5" w:rsidRPr="006916F4" w:rsidRDefault="00C602C5" w:rsidP="008670F3">
            <w:pPr>
              <w:jc w:val="center"/>
              <w:rPr>
                <w:sz w:val="20"/>
                <w:szCs w:val="20"/>
              </w:rPr>
            </w:pPr>
            <w:r w:rsidRPr="006916F4">
              <w:rPr>
                <w:sz w:val="20"/>
                <w:szCs w:val="20"/>
                <w:lang w:val="ru"/>
              </w:rPr>
              <w:t>18</w:t>
            </w:r>
          </w:p>
        </w:tc>
        <w:tc>
          <w:tcPr>
            <w:tcW w:w="130" w:type="pct"/>
            <w:shd w:val="clear" w:color="auto" w:fill="FFFFFF"/>
            <w:vAlign w:val="center"/>
          </w:tcPr>
          <w:p w14:paraId="1E16DD63" w14:textId="77777777" w:rsidR="00C602C5" w:rsidRPr="006916F4" w:rsidRDefault="00C602C5" w:rsidP="008670F3">
            <w:pPr>
              <w:jc w:val="center"/>
              <w:rPr>
                <w:sz w:val="20"/>
                <w:szCs w:val="20"/>
              </w:rPr>
            </w:pPr>
            <w:r w:rsidRPr="006916F4">
              <w:rPr>
                <w:sz w:val="20"/>
                <w:szCs w:val="20"/>
                <w:lang w:val="ru"/>
              </w:rPr>
              <w:t>10</w:t>
            </w:r>
          </w:p>
        </w:tc>
        <w:tc>
          <w:tcPr>
            <w:tcW w:w="130" w:type="pct"/>
            <w:shd w:val="clear" w:color="auto" w:fill="FFFFFF"/>
            <w:vAlign w:val="center"/>
          </w:tcPr>
          <w:p w14:paraId="6E37E7A5" w14:textId="77777777" w:rsidR="00C602C5" w:rsidRPr="006916F4" w:rsidRDefault="00C602C5" w:rsidP="008670F3">
            <w:pPr>
              <w:jc w:val="center"/>
              <w:rPr>
                <w:sz w:val="20"/>
                <w:szCs w:val="20"/>
              </w:rPr>
            </w:pPr>
            <w:r w:rsidRPr="006916F4">
              <w:rPr>
                <w:sz w:val="20"/>
                <w:szCs w:val="20"/>
                <w:lang w:val="ru"/>
              </w:rPr>
              <w:t>8</w:t>
            </w:r>
          </w:p>
        </w:tc>
        <w:tc>
          <w:tcPr>
            <w:tcW w:w="130" w:type="pct"/>
            <w:shd w:val="clear" w:color="auto" w:fill="FFFFFF"/>
            <w:vAlign w:val="center"/>
          </w:tcPr>
          <w:p w14:paraId="71BE861F" w14:textId="77777777" w:rsidR="00C602C5" w:rsidRPr="006916F4" w:rsidRDefault="00C602C5" w:rsidP="008670F3">
            <w:pPr>
              <w:jc w:val="center"/>
              <w:rPr>
                <w:sz w:val="20"/>
                <w:szCs w:val="20"/>
              </w:rPr>
            </w:pPr>
            <w:r w:rsidRPr="006916F4">
              <w:rPr>
                <w:sz w:val="20"/>
                <w:szCs w:val="20"/>
                <w:lang w:val="ru"/>
              </w:rPr>
              <w:t>0</w:t>
            </w:r>
          </w:p>
        </w:tc>
        <w:tc>
          <w:tcPr>
            <w:tcW w:w="130" w:type="pct"/>
            <w:shd w:val="clear" w:color="auto" w:fill="FFFFFF"/>
            <w:vAlign w:val="center"/>
          </w:tcPr>
          <w:p w14:paraId="352C43BB" w14:textId="77777777" w:rsidR="00C602C5" w:rsidRPr="006916F4" w:rsidRDefault="00C602C5" w:rsidP="008670F3">
            <w:pPr>
              <w:jc w:val="center"/>
              <w:rPr>
                <w:sz w:val="20"/>
                <w:szCs w:val="20"/>
              </w:rPr>
            </w:pPr>
          </w:p>
        </w:tc>
        <w:tc>
          <w:tcPr>
            <w:tcW w:w="130" w:type="pct"/>
            <w:shd w:val="clear" w:color="auto" w:fill="FFFFFF"/>
            <w:vAlign w:val="center"/>
          </w:tcPr>
          <w:p w14:paraId="7E2F2922" w14:textId="77777777" w:rsidR="00C602C5" w:rsidRPr="006916F4" w:rsidRDefault="00C602C5" w:rsidP="008670F3">
            <w:pPr>
              <w:jc w:val="center"/>
              <w:rPr>
                <w:sz w:val="20"/>
                <w:szCs w:val="20"/>
              </w:rPr>
            </w:pPr>
          </w:p>
        </w:tc>
        <w:tc>
          <w:tcPr>
            <w:tcW w:w="134" w:type="pct"/>
            <w:shd w:val="clear" w:color="auto" w:fill="FFFFFF"/>
            <w:vAlign w:val="center"/>
          </w:tcPr>
          <w:p w14:paraId="7249F323" w14:textId="77777777" w:rsidR="00C602C5" w:rsidRPr="006916F4" w:rsidRDefault="00C602C5" w:rsidP="008670F3">
            <w:pPr>
              <w:jc w:val="center"/>
              <w:rPr>
                <w:sz w:val="20"/>
                <w:szCs w:val="20"/>
              </w:rPr>
            </w:pPr>
          </w:p>
        </w:tc>
      </w:tr>
    </w:tbl>
    <w:p w14:paraId="44D4F8A4" w14:textId="77777777" w:rsidR="00C602C5" w:rsidRPr="001200DB" w:rsidRDefault="00C602C5" w:rsidP="00C602C5">
      <w:pPr>
        <w:rPr>
          <w:sz w:val="20"/>
          <w:szCs w:val="20"/>
        </w:rPr>
      </w:pPr>
    </w:p>
    <w:p w14:paraId="3953730F" w14:textId="77777777" w:rsidR="00C602C5" w:rsidRPr="004A36AE" w:rsidRDefault="00C602C5" w:rsidP="00C602C5">
      <w:pPr>
        <w:ind w:firstLine="708"/>
        <w:jc w:val="both"/>
      </w:pPr>
      <w:r w:rsidRPr="004A36AE">
        <w:rPr>
          <w:lang w:val="ru"/>
        </w:rPr>
        <w:t xml:space="preserve">Результаты по показателю ВБП при применении препарата </w:t>
      </w:r>
      <w:r w:rsidRPr="008E19B5">
        <w:rPr>
          <w:lang w:val="ru"/>
        </w:rPr>
        <w:t>Калквенс</w:t>
      </w:r>
      <w:r w:rsidRPr="008E19B5">
        <w:rPr>
          <w:vertAlign w:val="superscript"/>
        </w:rPr>
        <w:t>®</w:t>
      </w:r>
      <w:r w:rsidRPr="004A36AE">
        <w:rPr>
          <w:lang w:val="ru"/>
        </w:rPr>
        <w:t xml:space="preserve"> были последовательными во всех подгруппах, включая группы с характеристиками высокого риска. В популяции пациентов с ХЛЛ высокого риска (делеция 17p, делеция 11q, мутация TP53 и немутационный статус IGHV) ОР для ВБП составило 0,25 [95% ДИ (0,16, 0,38)].</w:t>
      </w:r>
    </w:p>
    <w:p w14:paraId="5171EB3A" w14:textId="77777777" w:rsidR="00C602C5" w:rsidRPr="004A36AE" w:rsidRDefault="00C602C5" w:rsidP="00C602C5"/>
    <w:p w14:paraId="5A6D542E" w14:textId="02847482" w:rsidR="002256A9" w:rsidRDefault="002256A9" w:rsidP="002256A9">
      <w:pPr>
        <w:pStyle w:val="af5"/>
        <w:keepNext/>
        <w:jc w:val="both"/>
      </w:pPr>
      <w:bookmarkStart w:id="392" w:name="_Toc159973379"/>
      <w:r>
        <w:t xml:space="preserve">Таблица </w:t>
      </w:r>
      <w:fldSimple w:instr=" STYLEREF 1 \s ">
        <w:r w:rsidR="008260B3">
          <w:rPr>
            <w:noProof/>
          </w:rPr>
          <w:t>4</w:t>
        </w:r>
      </w:fldSimple>
      <w:r w:rsidR="008260B3">
        <w:noBreakHyphen/>
      </w:r>
      <w:fldSimple w:instr=" SEQ Таблица \* ARABIC \s 1 ">
        <w:r w:rsidR="008260B3">
          <w:rPr>
            <w:noProof/>
          </w:rPr>
          <w:t>7</w:t>
        </w:r>
      </w:fldSimple>
      <w:r>
        <w:t>.</w:t>
      </w:r>
      <w:r w:rsidRPr="002256A9">
        <w:rPr>
          <w:bCs w:val="0"/>
          <w:lang w:val="ru"/>
        </w:rPr>
        <w:t xml:space="preserve"> </w:t>
      </w:r>
      <w:r w:rsidRPr="002256A9">
        <w:rPr>
          <w:b w:val="0"/>
          <w:bCs w:val="0"/>
          <w:lang w:val="ru"/>
        </w:rPr>
        <w:t>Анализ в подгруппах по показателю ВБП по оценке ННК (исследование ASCEND).</w:t>
      </w:r>
      <w:bookmarkEnd w:id="392"/>
    </w:p>
    <w:tbl>
      <w:tblPr>
        <w:tblOverlap w:val="never"/>
        <w:tblW w:w="5000" w:type="pct"/>
        <w:tblCellMar>
          <w:left w:w="10" w:type="dxa"/>
          <w:right w:w="10" w:type="dxa"/>
        </w:tblCellMar>
        <w:tblLook w:val="0000" w:firstRow="0" w:lastRow="0" w:firstColumn="0" w:lastColumn="0" w:noHBand="0" w:noVBand="0"/>
      </w:tblPr>
      <w:tblGrid>
        <w:gridCol w:w="3650"/>
        <w:gridCol w:w="1015"/>
        <w:gridCol w:w="1944"/>
        <w:gridCol w:w="2737"/>
      </w:tblGrid>
      <w:tr w:rsidR="00C602C5" w:rsidRPr="001200DB" w14:paraId="558504FC" w14:textId="77777777" w:rsidTr="008670F3">
        <w:trPr>
          <w:trHeight w:val="20"/>
          <w:tblHeader/>
        </w:trPr>
        <w:tc>
          <w:tcPr>
            <w:tcW w:w="1953" w:type="pct"/>
            <w:vMerge w:val="restart"/>
            <w:tcBorders>
              <w:top w:val="single" w:sz="4" w:space="0" w:color="auto"/>
              <w:left w:val="single" w:sz="4" w:space="0" w:color="auto"/>
            </w:tcBorders>
            <w:shd w:val="clear" w:color="auto" w:fill="D9D9D9" w:themeFill="background1" w:themeFillShade="D9"/>
            <w:vAlign w:val="center"/>
          </w:tcPr>
          <w:p w14:paraId="0832AD04" w14:textId="77777777" w:rsidR="00C602C5" w:rsidRPr="001200DB" w:rsidRDefault="00C602C5" w:rsidP="008670F3">
            <w:pPr>
              <w:jc w:val="center"/>
              <w:rPr>
                <w:sz w:val="20"/>
                <w:szCs w:val="20"/>
              </w:rPr>
            </w:pPr>
          </w:p>
        </w:tc>
        <w:tc>
          <w:tcPr>
            <w:tcW w:w="3047" w:type="pct"/>
            <w:gridSpan w:val="3"/>
            <w:tcBorders>
              <w:top w:val="single" w:sz="4" w:space="0" w:color="auto"/>
              <w:left w:val="single" w:sz="4" w:space="0" w:color="auto"/>
              <w:right w:val="single" w:sz="4" w:space="0" w:color="auto"/>
            </w:tcBorders>
            <w:shd w:val="clear" w:color="auto" w:fill="D9D9D9" w:themeFill="background1" w:themeFillShade="D9"/>
            <w:vAlign w:val="center"/>
          </w:tcPr>
          <w:p w14:paraId="1B242AA7" w14:textId="77777777" w:rsidR="00C602C5" w:rsidRPr="001200DB" w:rsidRDefault="00C602C5" w:rsidP="008670F3">
            <w:pPr>
              <w:jc w:val="center"/>
              <w:rPr>
                <w:sz w:val="20"/>
                <w:szCs w:val="20"/>
              </w:rPr>
            </w:pPr>
            <w:r w:rsidRPr="001200DB">
              <w:rPr>
                <w:b/>
                <w:bCs/>
                <w:sz w:val="20"/>
                <w:szCs w:val="20"/>
                <w:lang w:val="ru"/>
              </w:rPr>
              <w:t>Монотерапия препаратом Калквенс</w:t>
            </w:r>
          </w:p>
        </w:tc>
      </w:tr>
      <w:tr w:rsidR="00C602C5" w:rsidRPr="001200DB" w14:paraId="4633D042" w14:textId="77777777" w:rsidTr="008670F3">
        <w:trPr>
          <w:trHeight w:val="20"/>
          <w:tblHeader/>
        </w:trPr>
        <w:tc>
          <w:tcPr>
            <w:tcW w:w="1953" w:type="pct"/>
            <w:vMerge/>
            <w:tcBorders>
              <w:left w:val="single" w:sz="4" w:space="0" w:color="auto"/>
              <w:bottom w:val="single" w:sz="4" w:space="0" w:color="auto"/>
            </w:tcBorders>
            <w:shd w:val="clear" w:color="auto" w:fill="D9D9D9" w:themeFill="background1" w:themeFillShade="D9"/>
            <w:vAlign w:val="center"/>
          </w:tcPr>
          <w:p w14:paraId="6B1D19DA" w14:textId="77777777" w:rsidR="00C602C5" w:rsidRPr="001200DB" w:rsidRDefault="00C602C5" w:rsidP="008670F3">
            <w:pPr>
              <w:jc w:val="center"/>
              <w:rPr>
                <w:sz w:val="20"/>
                <w:szCs w:val="20"/>
              </w:rPr>
            </w:pPr>
          </w:p>
        </w:tc>
        <w:tc>
          <w:tcPr>
            <w:tcW w:w="543" w:type="pct"/>
            <w:shd w:val="clear" w:color="auto" w:fill="D9D9D9" w:themeFill="background1" w:themeFillShade="D9"/>
            <w:vAlign w:val="center"/>
          </w:tcPr>
          <w:p w14:paraId="5675A606" w14:textId="77777777" w:rsidR="00C602C5" w:rsidRPr="001200DB" w:rsidRDefault="00C602C5" w:rsidP="008670F3">
            <w:pPr>
              <w:jc w:val="center"/>
              <w:rPr>
                <w:sz w:val="20"/>
                <w:szCs w:val="20"/>
              </w:rPr>
            </w:pPr>
            <w:r w:rsidRPr="001200DB">
              <w:rPr>
                <w:b/>
                <w:bCs/>
                <w:sz w:val="20"/>
                <w:szCs w:val="20"/>
                <w:lang w:val="ru"/>
              </w:rPr>
              <w:t>N</w:t>
            </w:r>
          </w:p>
        </w:tc>
        <w:tc>
          <w:tcPr>
            <w:tcW w:w="1040" w:type="pct"/>
            <w:shd w:val="clear" w:color="auto" w:fill="D9D9D9" w:themeFill="background1" w:themeFillShade="D9"/>
            <w:vAlign w:val="center"/>
          </w:tcPr>
          <w:p w14:paraId="7A6F0852" w14:textId="77777777" w:rsidR="00C602C5" w:rsidRPr="001200DB" w:rsidRDefault="00C602C5" w:rsidP="008670F3">
            <w:pPr>
              <w:jc w:val="center"/>
              <w:rPr>
                <w:sz w:val="20"/>
                <w:szCs w:val="20"/>
              </w:rPr>
            </w:pPr>
            <w:r w:rsidRPr="001200DB">
              <w:rPr>
                <w:b/>
                <w:bCs/>
                <w:sz w:val="20"/>
                <w:szCs w:val="20"/>
                <w:lang w:val="ru"/>
              </w:rPr>
              <w:t>Отношение рисков</w:t>
            </w:r>
          </w:p>
        </w:tc>
        <w:tc>
          <w:tcPr>
            <w:tcW w:w="1464" w:type="pct"/>
            <w:shd w:val="clear" w:color="auto" w:fill="D9D9D9" w:themeFill="background1" w:themeFillShade="D9"/>
            <w:vAlign w:val="center"/>
          </w:tcPr>
          <w:p w14:paraId="109F3152" w14:textId="77777777" w:rsidR="00C602C5" w:rsidRPr="001200DB" w:rsidRDefault="00C602C5" w:rsidP="008670F3">
            <w:pPr>
              <w:jc w:val="center"/>
              <w:rPr>
                <w:sz w:val="20"/>
                <w:szCs w:val="20"/>
              </w:rPr>
            </w:pPr>
            <w:r w:rsidRPr="001200DB">
              <w:rPr>
                <w:b/>
                <w:bCs/>
                <w:sz w:val="20"/>
                <w:szCs w:val="20"/>
                <w:lang w:val="ru"/>
              </w:rPr>
              <w:t>95% ДИ</w:t>
            </w:r>
          </w:p>
        </w:tc>
      </w:tr>
      <w:tr w:rsidR="00C602C5" w:rsidRPr="001200DB" w14:paraId="42050E79" w14:textId="77777777" w:rsidTr="008670F3">
        <w:trPr>
          <w:trHeight w:val="20"/>
        </w:trPr>
        <w:tc>
          <w:tcPr>
            <w:tcW w:w="1953" w:type="pct"/>
            <w:tcBorders>
              <w:top w:val="single" w:sz="4" w:space="0" w:color="auto"/>
              <w:left w:val="single" w:sz="4" w:space="0" w:color="auto"/>
              <w:bottom w:val="single" w:sz="4" w:space="0" w:color="auto"/>
            </w:tcBorders>
            <w:shd w:val="clear" w:color="auto" w:fill="FFFFFF"/>
            <w:vAlign w:val="center"/>
          </w:tcPr>
          <w:p w14:paraId="4CC95A07" w14:textId="77777777" w:rsidR="00C602C5" w:rsidRPr="001200DB" w:rsidRDefault="00C602C5" w:rsidP="008670F3">
            <w:pPr>
              <w:jc w:val="center"/>
              <w:rPr>
                <w:sz w:val="20"/>
                <w:szCs w:val="20"/>
              </w:rPr>
            </w:pPr>
            <w:r w:rsidRPr="001200DB">
              <w:rPr>
                <w:sz w:val="20"/>
                <w:szCs w:val="20"/>
                <w:lang w:val="ru"/>
              </w:rPr>
              <w:t>Все участники</w:t>
            </w:r>
          </w:p>
        </w:tc>
        <w:tc>
          <w:tcPr>
            <w:tcW w:w="543" w:type="pct"/>
            <w:tcBorders>
              <w:left w:val="single" w:sz="4" w:space="0" w:color="auto"/>
              <w:bottom w:val="single" w:sz="4" w:space="0" w:color="auto"/>
            </w:tcBorders>
            <w:shd w:val="clear" w:color="auto" w:fill="FFFFFF"/>
            <w:vAlign w:val="center"/>
          </w:tcPr>
          <w:p w14:paraId="638FA784" w14:textId="77777777" w:rsidR="00C602C5" w:rsidRPr="001200DB" w:rsidRDefault="00C602C5" w:rsidP="008670F3">
            <w:pPr>
              <w:jc w:val="center"/>
              <w:rPr>
                <w:sz w:val="20"/>
                <w:szCs w:val="20"/>
              </w:rPr>
            </w:pPr>
            <w:r w:rsidRPr="001200DB">
              <w:rPr>
                <w:sz w:val="20"/>
                <w:szCs w:val="20"/>
                <w:lang w:val="ru"/>
              </w:rPr>
              <w:t>155</w:t>
            </w:r>
          </w:p>
        </w:tc>
        <w:tc>
          <w:tcPr>
            <w:tcW w:w="1040" w:type="pct"/>
            <w:tcBorders>
              <w:left w:val="single" w:sz="4" w:space="0" w:color="auto"/>
              <w:bottom w:val="single" w:sz="4" w:space="0" w:color="auto"/>
            </w:tcBorders>
            <w:shd w:val="clear" w:color="auto" w:fill="FFFFFF"/>
            <w:vAlign w:val="center"/>
          </w:tcPr>
          <w:p w14:paraId="191A5F27" w14:textId="77777777" w:rsidR="00C602C5" w:rsidRPr="001200DB" w:rsidRDefault="00C602C5" w:rsidP="008670F3">
            <w:pPr>
              <w:jc w:val="center"/>
              <w:rPr>
                <w:sz w:val="20"/>
                <w:szCs w:val="20"/>
              </w:rPr>
            </w:pPr>
            <w:r w:rsidRPr="001200DB">
              <w:rPr>
                <w:sz w:val="20"/>
                <w:szCs w:val="20"/>
                <w:lang w:val="ru"/>
              </w:rPr>
              <w:t>0,27</w:t>
            </w:r>
          </w:p>
        </w:tc>
        <w:tc>
          <w:tcPr>
            <w:tcW w:w="1464" w:type="pct"/>
            <w:tcBorders>
              <w:left w:val="single" w:sz="4" w:space="0" w:color="auto"/>
              <w:bottom w:val="single" w:sz="4" w:space="0" w:color="auto"/>
              <w:right w:val="single" w:sz="4" w:space="0" w:color="auto"/>
            </w:tcBorders>
            <w:shd w:val="clear" w:color="auto" w:fill="FFFFFF"/>
            <w:vAlign w:val="center"/>
          </w:tcPr>
          <w:p w14:paraId="23C119BC" w14:textId="77777777" w:rsidR="00C602C5" w:rsidRPr="001200DB" w:rsidRDefault="00C602C5" w:rsidP="008670F3">
            <w:pPr>
              <w:jc w:val="center"/>
              <w:rPr>
                <w:sz w:val="20"/>
                <w:szCs w:val="20"/>
              </w:rPr>
            </w:pPr>
            <w:r w:rsidRPr="001200DB">
              <w:rPr>
                <w:sz w:val="20"/>
                <w:szCs w:val="20"/>
                <w:lang w:val="ru"/>
              </w:rPr>
              <w:t>(0,18, 0,40)</w:t>
            </w:r>
          </w:p>
        </w:tc>
      </w:tr>
      <w:tr w:rsidR="00C602C5" w:rsidRPr="001200DB" w14:paraId="454B9D5E" w14:textId="77777777" w:rsidTr="008670F3">
        <w:trPr>
          <w:trHeight w:val="20"/>
        </w:trPr>
        <w:tc>
          <w:tcPr>
            <w:tcW w:w="1953" w:type="pct"/>
            <w:tcBorders>
              <w:top w:val="single" w:sz="4" w:space="0" w:color="auto"/>
              <w:left w:val="single" w:sz="4" w:space="0" w:color="auto"/>
              <w:bottom w:val="single" w:sz="4" w:space="0" w:color="auto"/>
            </w:tcBorders>
            <w:shd w:val="clear" w:color="auto" w:fill="FFFFFF"/>
            <w:vAlign w:val="center"/>
          </w:tcPr>
          <w:p w14:paraId="5709153E" w14:textId="77777777" w:rsidR="00C602C5" w:rsidRPr="001200DB" w:rsidRDefault="00C602C5" w:rsidP="008670F3">
            <w:pPr>
              <w:jc w:val="center"/>
              <w:rPr>
                <w:sz w:val="20"/>
                <w:szCs w:val="20"/>
              </w:rPr>
            </w:pPr>
            <w:r w:rsidRPr="001200DB">
              <w:rPr>
                <w:sz w:val="20"/>
                <w:szCs w:val="20"/>
                <w:lang w:val="ru"/>
              </w:rPr>
              <w:t>Делеция 17P</w:t>
            </w:r>
          </w:p>
        </w:tc>
        <w:tc>
          <w:tcPr>
            <w:tcW w:w="543" w:type="pct"/>
            <w:tcBorders>
              <w:top w:val="single" w:sz="4" w:space="0" w:color="auto"/>
              <w:left w:val="single" w:sz="4" w:space="0" w:color="auto"/>
              <w:bottom w:val="single" w:sz="4" w:space="0" w:color="auto"/>
            </w:tcBorders>
            <w:shd w:val="clear" w:color="auto" w:fill="FFFFFF"/>
            <w:vAlign w:val="center"/>
          </w:tcPr>
          <w:p w14:paraId="1280CAD6" w14:textId="77777777" w:rsidR="00C602C5" w:rsidRPr="001200DB" w:rsidRDefault="00C602C5" w:rsidP="008670F3">
            <w:pPr>
              <w:jc w:val="center"/>
              <w:rPr>
                <w:sz w:val="20"/>
                <w:szCs w:val="20"/>
              </w:rPr>
            </w:pPr>
          </w:p>
        </w:tc>
        <w:tc>
          <w:tcPr>
            <w:tcW w:w="1040" w:type="pct"/>
            <w:tcBorders>
              <w:top w:val="single" w:sz="4" w:space="0" w:color="auto"/>
              <w:left w:val="single" w:sz="4" w:space="0" w:color="auto"/>
              <w:bottom w:val="single" w:sz="4" w:space="0" w:color="auto"/>
            </w:tcBorders>
            <w:shd w:val="clear" w:color="auto" w:fill="FFFFFF"/>
            <w:vAlign w:val="center"/>
          </w:tcPr>
          <w:p w14:paraId="71F22903" w14:textId="77777777" w:rsidR="00C602C5" w:rsidRPr="001200DB" w:rsidRDefault="00C602C5" w:rsidP="008670F3">
            <w:pPr>
              <w:jc w:val="center"/>
              <w:rPr>
                <w:sz w:val="20"/>
                <w:szCs w:val="20"/>
              </w:rPr>
            </w:pPr>
          </w:p>
        </w:tc>
        <w:tc>
          <w:tcPr>
            <w:tcW w:w="1464" w:type="pct"/>
            <w:tcBorders>
              <w:top w:val="single" w:sz="4" w:space="0" w:color="auto"/>
              <w:left w:val="single" w:sz="4" w:space="0" w:color="auto"/>
              <w:bottom w:val="single" w:sz="4" w:space="0" w:color="auto"/>
              <w:right w:val="single" w:sz="4" w:space="0" w:color="auto"/>
            </w:tcBorders>
            <w:shd w:val="clear" w:color="auto" w:fill="FFFFFF"/>
            <w:vAlign w:val="center"/>
          </w:tcPr>
          <w:p w14:paraId="721C5DE9" w14:textId="77777777" w:rsidR="00C602C5" w:rsidRPr="001200DB" w:rsidRDefault="00C602C5" w:rsidP="008670F3">
            <w:pPr>
              <w:jc w:val="center"/>
              <w:rPr>
                <w:sz w:val="20"/>
                <w:szCs w:val="20"/>
              </w:rPr>
            </w:pPr>
          </w:p>
        </w:tc>
      </w:tr>
      <w:tr w:rsidR="00C602C5" w:rsidRPr="001200DB" w14:paraId="23850C8D" w14:textId="77777777" w:rsidTr="008670F3">
        <w:trPr>
          <w:trHeight w:val="20"/>
        </w:trPr>
        <w:tc>
          <w:tcPr>
            <w:tcW w:w="1953" w:type="pct"/>
            <w:tcBorders>
              <w:top w:val="single" w:sz="4" w:space="0" w:color="auto"/>
              <w:left w:val="single" w:sz="4" w:space="0" w:color="auto"/>
              <w:bottom w:val="single" w:sz="4" w:space="0" w:color="auto"/>
            </w:tcBorders>
            <w:shd w:val="clear" w:color="auto" w:fill="FFFFFF"/>
            <w:vAlign w:val="center"/>
          </w:tcPr>
          <w:p w14:paraId="00E10461" w14:textId="77777777" w:rsidR="00C602C5" w:rsidRPr="001200DB" w:rsidRDefault="00C602C5" w:rsidP="008670F3">
            <w:pPr>
              <w:jc w:val="center"/>
              <w:rPr>
                <w:sz w:val="20"/>
                <w:szCs w:val="20"/>
              </w:rPr>
            </w:pPr>
            <w:r w:rsidRPr="001200DB">
              <w:rPr>
                <w:sz w:val="20"/>
                <w:szCs w:val="20"/>
                <w:lang w:val="ru"/>
              </w:rPr>
              <w:t>Да</w:t>
            </w:r>
          </w:p>
        </w:tc>
        <w:tc>
          <w:tcPr>
            <w:tcW w:w="543" w:type="pct"/>
            <w:tcBorders>
              <w:top w:val="single" w:sz="4" w:space="0" w:color="auto"/>
              <w:left w:val="single" w:sz="4" w:space="0" w:color="auto"/>
              <w:bottom w:val="single" w:sz="4" w:space="0" w:color="auto"/>
            </w:tcBorders>
            <w:shd w:val="clear" w:color="auto" w:fill="FFFFFF"/>
            <w:vAlign w:val="center"/>
          </w:tcPr>
          <w:p w14:paraId="5371BFEC" w14:textId="77777777" w:rsidR="00C602C5" w:rsidRPr="001200DB" w:rsidRDefault="00C602C5" w:rsidP="008670F3">
            <w:pPr>
              <w:jc w:val="center"/>
              <w:rPr>
                <w:sz w:val="20"/>
                <w:szCs w:val="20"/>
              </w:rPr>
            </w:pPr>
            <w:r w:rsidRPr="001200DB">
              <w:rPr>
                <w:sz w:val="20"/>
                <w:szCs w:val="20"/>
                <w:lang w:val="ru"/>
              </w:rPr>
              <w:t>28</w:t>
            </w:r>
          </w:p>
        </w:tc>
        <w:tc>
          <w:tcPr>
            <w:tcW w:w="1040" w:type="pct"/>
            <w:tcBorders>
              <w:top w:val="single" w:sz="4" w:space="0" w:color="auto"/>
              <w:left w:val="single" w:sz="4" w:space="0" w:color="auto"/>
              <w:bottom w:val="single" w:sz="4" w:space="0" w:color="auto"/>
            </w:tcBorders>
            <w:shd w:val="clear" w:color="auto" w:fill="FFFFFF"/>
            <w:vAlign w:val="center"/>
          </w:tcPr>
          <w:p w14:paraId="4DDCB3E6" w14:textId="77777777" w:rsidR="00C602C5" w:rsidRPr="001200DB" w:rsidRDefault="00C602C5" w:rsidP="008670F3">
            <w:pPr>
              <w:jc w:val="center"/>
              <w:rPr>
                <w:sz w:val="20"/>
                <w:szCs w:val="20"/>
              </w:rPr>
            </w:pPr>
            <w:r w:rsidRPr="001200DB">
              <w:rPr>
                <w:sz w:val="20"/>
                <w:szCs w:val="20"/>
                <w:lang w:val="ru"/>
              </w:rPr>
              <w:t>0,18</w:t>
            </w:r>
          </w:p>
        </w:tc>
        <w:tc>
          <w:tcPr>
            <w:tcW w:w="1464" w:type="pct"/>
            <w:tcBorders>
              <w:top w:val="single" w:sz="4" w:space="0" w:color="auto"/>
              <w:left w:val="single" w:sz="4" w:space="0" w:color="auto"/>
              <w:bottom w:val="single" w:sz="4" w:space="0" w:color="auto"/>
              <w:right w:val="single" w:sz="4" w:space="0" w:color="auto"/>
            </w:tcBorders>
            <w:shd w:val="clear" w:color="auto" w:fill="FFFFFF"/>
            <w:vAlign w:val="center"/>
          </w:tcPr>
          <w:p w14:paraId="26EE6AD4" w14:textId="77777777" w:rsidR="00C602C5" w:rsidRPr="001200DB" w:rsidRDefault="00C602C5" w:rsidP="008670F3">
            <w:pPr>
              <w:jc w:val="center"/>
              <w:rPr>
                <w:sz w:val="20"/>
                <w:szCs w:val="20"/>
              </w:rPr>
            </w:pPr>
            <w:r w:rsidRPr="001200DB">
              <w:rPr>
                <w:sz w:val="20"/>
                <w:szCs w:val="20"/>
                <w:lang w:val="ru"/>
              </w:rPr>
              <w:t>(0,07, 0,43)</w:t>
            </w:r>
          </w:p>
        </w:tc>
      </w:tr>
      <w:tr w:rsidR="00C602C5" w:rsidRPr="001200DB" w14:paraId="4F55601B" w14:textId="77777777" w:rsidTr="008670F3">
        <w:trPr>
          <w:trHeight w:val="20"/>
        </w:trPr>
        <w:tc>
          <w:tcPr>
            <w:tcW w:w="1953" w:type="pct"/>
            <w:tcBorders>
              <w:top w:val="single" w:sz="4" w:space="0" w:color="auto"/>
              <w:left w:val="single" w:sz="4" w:space="0" w:color="auto"/>
              <w:bottom w:val="single" w:sz="4" w:space="0" w:color="auto"/>
            </w:tcBorders>
            <w:shd w:val="clear" w:color="auto" w:fill="FFFFFF"/>
            <w:vAlign w:val="center"/>
          </w:tcPr>
          <w:p w14:paraId="423F4647" w14:textId="77777777" w:rsidR="00C602C5" w:rsidRPr="001200DB" w:rsidRDefault="00C602C5" w:rsidP="008670F3">
            <w:pPr>
              <w:jc w:val="center"/>
              <w:rPr>
                <w:sz w:val="20"/>
                <w:szCs w:val="20"/>
              </w:rPr>
            </w:pPr>
            <w:r w:rsidRPr="001200DB">
              <w:rPr>
                <w:sz w:val="20"/>
                <w:szCs w:val="20"/>
                <w:lang w:val="ru"/>
              </w:rPr>
              <w:t>Нет</w:t>
            </w:r>
          </w:p>
        </w:tc>
        <w:tc>
          <w:tcPr>
            <w:tcW w:w="543" w:type="pct"/>
            <w:tcBorders>
              <w:top w:val="single" w:sz="4" w:space="0" w:color="auto"/>
              <w:left w:val="single" w:sz="4" w:space="0" w:color="auto"/>
              <w:bottom w:val="single" w:sz="4" w:space="0" w:color="auto"/>
            </w:tcBorders>
            <w:shd w:val="clear" w:color="auto" w:fill="FFFFFF"/>
            <w:vAlign w:val="center"/>
          </w:tcPr>
          <w:p w14:paraId="1077EF75" w14:textId="77777777" w:rsidR="00C602C5" w:rsidRPr="001200DB" w:rsidRDefault="00C602C5" w:rsidP="008670F3">
            <w:pPr>
              <w:jc w:val="center"/>
              <w:rPr>
                <w:sz w:val="20"/>
                <w:szCs w:val="20"/>
              </w:rPr>
            </w:pPr>
            <w:r w:rsidRPr="001200DB">
              <w:rPr>
                <w:sz w:val="20"/>
                <w:szCs w:val="20"/>
                <w:lang w:val="ru"/>
              </w:rPr>
              <w:t>127</w:t>
            </w:r>
          </w:p>
        </w:tc>
        <w:tc>
          <w:tcPr>
            <w:tcW w:w="1040" w:type="pct"/>
            <w:tcBorders>
              <w:top w:val="single" w:sz="4" w:space="0" w:color="auto"/>
              <w:left w:val="single" w:sz="4" w:space="0" w:color="auto"/>
              <w:bottom w:val="single" w:sz="4" w:space="0" w:color="auto"/>
            </w:tcBorders>
            <w:shd w:val="clear" w:color="auto" w:fill="FFFFFF"/>
            <w:vAlign w:val="center"/>
          </w:tcPr>
          <w:p w14:paraId="642A10ED" w14:textId="77777777" w:rsidR="00C602C5" w:rsidRPr="001200DB" w:rsidRDefault="00C602C5" w:rsidP="008670F3">
            <w:pPr>
              <w:jc w:val="center"/>
              <w:rPr>
                <w:sz w:val="20"/>
                <w:szCs w:val="20"/>
              </w:rPr>
            </w:pPr>
            <w:r w:rsidRPr="001200DB">
              <w:rPr>
                <w:sz w:val="20"/>
                <w:szCs w:val="20"/>
                <w:lang w:val="ru"/>
              </w:rPr>
              <w:t>0,30</w:t>
            </w:r>
          </w:p>
        </w:tc>
        <w:tc>
          <w:tcPr>
            <w:tcW w:w="1464" w:type="pct"/>
            <w:tcBorders>
              <w:top w:val="single" w:sz="4" w:space="0" w:color="auto"/>
              <w:left w:val="single" w:sz="4" w:space="0" w:color="auto"/>
              <w:bottom w:val="single" w:sz="4" w:space="0" w:color="auto"/>
              <w:right w:val="single" w:sz="4" w:space="0" w:color="auto"/>
            </w:tcBorders>
            <w:shd w:val="clear" w:color="auto" w:fill="FFFFFF"/>
            <w:vAlign w:val="center"/>
          </w:tcPr>
          <w:p w14:paraId="3CD8417E" w14:textId="77777777" w:rsidR="00C602C5" w:rsidRPr="001200DB" w:rsidRDefault="00C602C5" w:rsidP="008670F3">
            <w:pPr>
              <w:jc w:val="center"/>
              <w:rPr>
                <w:sz w:val="20"/>
                <w:szCs w:val="20"/>
              </w:rPr>
            </w:pPr>
            <w:r w:rsidRPr="001200DB">
              <w:rPr>
                <w:sz w:val="20"/>
                <w:szCs w:val="20"/>
                <w:lang w:val="ru"/>
              </w:rPr>
              <w:t>(0,19, 0,47)</w:t>
            </w:r>
          </w:p>
        </w:tc>
      </w:tr>
      <w:tr w:rsidR="00C602C5" w:rsidRPr="001200DB" w14:paraId="5C1A6CFF" w14:textId="77777777" w:rsidTr="008670F3">
        <w:trPr>
          <w:trHeight w:val="20"/>
        </w:trPr>
        <w:tc>
          <w:tcPr>
            <w:tcW w:w="1953" w:type="pct"/>
            <w:tcBorders>
              <w:top w:val="single" w:sz="4" w:space="0" w:color="auto"/>
              <w:left w:val="single" w:sz="4" w:space="0" w:color="auto"/>
              <w:bottom w:val="single" w:sz="4" w:space="0" w:color="auto"/>
            </w:tcBorders>
            <w:shd w:val="clear" w:color="auto" w:fill="FFFFFF"/>
            <w:vAlign w:val="center"/>
          </w:tcPr>
          <w:p w14:paraId="1954C3C7" w14:textId="77777777" w:rsidR="00C602C5" w:rsidRPr="001200DB" w:rsidRDefault="00C602C5" w:rsidP="008670F3">
            <w:pPr>
              <w:jc w:val="center"/>
              <w:rPr>
                <w:sz w:val="20"/>
                <w:szCs w:val="20"/>
              </w:rPr>
            </w:pPr>
            <w:r w:rsidRPr="001200DB">
              <w:rPr>
                <w:sz w:val="20"/>
                <w:szCs w:val="20"/>
                <w:lang w:val="ru"/>
              </w:rPr>
              <w:t>Мутация TP53</w:t>
            </w:r>
          </w:p>
        </w:tc>
        <w:tc>
          <w:tcPr>
            <w:tcW w:w="543" w:type="pct"/>
            <w:tcBorders>
              <w:top w:val="single" w:sz="4" w:space="0" w:color="auto"/>
              <w:left w:val="single" w:sz="4" w:space="0" w:color="auto"/>
              <w:bottom w:val="single" w:sz="4" w:space="0" w:color="auto"/>
            </w:tcBorders>
            <w:shd w:val="clear" w:color="auto" w:fill="FFFFFF"/>
            <w:vAlign w:val="center"/>
          </w:tcPr>
          <w:p w14:paraId="63E76635" w14:textId="77777777" w:rsidR="00C602C5" w:rsidRPr="001200DB" w:rsidRDefault="00C602C5" w:rsidP="008670F3">
            <w:pPr>
              <w:jc w:val="center"/>
              <w:rPr>
                <w:sz w:val="20"/>
                <w:szCs w:val="20"/>
              </w:rPr>
            </w:pPr>
          </w:p>
        </w:tc>
        <w:tc>
          <w:tcPr>
            <w:tcW w:w="1040" w:type="pct"/>
            <w:tcBorders>
              <w:top w:val="single" w:sz="4" w:space="0" w:color="auto"/>
              <w:left w:val="single" w:sz="4" w:space="0" w:color="auto"/>
              <w:bottom w:val="single" w:sz="4" w:space="0" w:color="auto"/>
            </w:tcBorders>
            <w:shd w:val="clear" w:color="auto" w:fill="FFFFFF"/>
            <w:vAlign w:val="center"/>
          </w:tcPr>
          <w:p w14:paraId="3F48F2F2" w14:textId="77777777" w:rsidR="00C602C5" w:rsidRPr="001200DB" w:rsidRDefault="00C602C5" w:rsidP="008670F3">
            <w:pPr>
              <w:jc w:val="center"/>
              <w:rPr>
                <w:sz w:val="20"/>
                <w:szCs w:val="20"/>
              </w:rPr>
            </w:pPr>
          </w:p>
        </w:tc>
        <w:tc>
          <w:tcPr>
            <w:tcW w:w="1464" w:type="pct"/>
            <w:tcBorders>
              <w:top w:val="single" w:sz="4" w:space="0" w:color="auto"/>
              <w:left w:val="single" w:sz="4" w:space="0" w:color="auto"/>
              <w:bottom w:val="single" w:sz="4" w:space="0" w:color="auto"/>
              <w:right w:val="single" w:sz="4" w:space="0" w:color="auto"/>
            </w:tcBorders>
            <w:shd w:val="clear" w:color="auto" w:fill="FFFFFF"/>
            <w:vAlign w:val="center"/>
          </w:tcPr>
          <w:p w14:paraId="6C9CF2C5" w14:textId="77777777" w:rsidR="00C602C5" w:rsidRPr="001200DB" w:rsidRDefault="00C602C5" w:rsidP="008670F3">
            <w:pPr>
              <w:jc w:val="center"/>
              <w:rPr>
                <w:sz w:val="20"/>
                <w:szCs w:val="20"/>
              </w:rPr>
            </w:pPr>
          </w:p>
        </w:tc>
      </w:tr>
      <w:tr w:rsidR="00C602C5" w:rsidRPr="001200DB" w14:paraId="7BD9D13B" w14:textId="77777777" w:rsidTr="008670F3">
        <w:trPr>
          <w:trHeight w:val="20"/>
        </w:trPr>
        <w:tc>
          <w:tcPr>
            <w:tcW w:w="1953" w:type="pct"/>
            <w:tcBorders>
              <w:top w:val="single" w:sz="4" w:space="0" w:color="auto"/>
              <w:left w:val="single" w:sz="4" w:space="0" w:color="auto"/>
              <w:bottom w:val="single" w:sz="4" w:space="0" w:color="auto"/>
            </w:tcBorders>
            <w:shd w:val="clear" w:color="auto" w:fill="FFFFFF"/>
            <w:vAlign w:val="center"/>
          </w:tcPr>
          <w:p w14:paraId="7CD44F2B" w14:textId="77777777" w:rsidR="00C602C5" w:rsidRPr="001200DB" w:rsidRDefault="00C602C5" w:rsidP="008670F3">
            <w:pPr>
              <w:jc w:val="center"/>
              <w:rPr>
                <w:sz w:val="20"/>
                <w:szCs w:val="20"/>
              </w:rPr>
            </w:pPr>
            <w:r w:rsidRPr="001200DB">
              <w:rPr>
                <w:sz w:val="20"/>
                <w:szCs w:val="20"/>
                <w:lang w:val="ru"/>
              </w:rPr>
              <w:t>Да</w:t>
            </w:r>
          </w:p>
        </w:tc>
        <w:tc>
          <w:tcPr>
            <w:tcW w:w="543" w:type="pct"/>
            <w:tcBorders>
              <w:top w:val="single" w:sz="4" w:space="0" w:color="auto"/>
              <w:left w:val="single" w:sz="4" w:space="0" w:color="auto"/>
              <w:bottom w:val="single" w:sz="4" w:space="0" w:color="auto"/>
            </w:tcBorders>
            <w:shd w:val="clear" w:color="auto" w:fill="FFFFFF"/>
            <w:vAlign w:val="center"/>
          </w:tcPr>
          <w:p w14:paraId="77EE3155" w14:textId="77777777" w:rsidR="00C602C5" w:rsidRPr="001200DB" w:rsidRDefault="00C602C5" w:rsidP="008670F3">
            <w:pPr>
              <w:jc w:val="center"/>
              <w:rPr>
                <w:sz w:val="20"/>
                <w:szCs w:val="20"/>
              </w:rPr>
            </w:pPr>
            <w:r w:rsidRPr="001200DB">
              <w:rPr>
                <w:sz w:val="20"/>
                <w:szCs w:val="20"/>
                <w:lang w:val="ru"/>
              </w:rPr>
              <w:t>39</w:t>
            </w:r>
          </w:p>
        </w:tc>
        <w:tc>
          <w:tcPr>
            <w:tcW w:w="1040" w:type="pct"/>
            <w:tcBorders>
              <w:top w:val="single" w:sz="4" w:space="0" w:color="auto"/>
              <w:left w:val="single" w:sz="4" w:space="0" w:color="auto"/>
              <w:bottom w:val="single" w:sz="4" w:space="0" w:color="auto"/>
            </w:tcBorders>
            <w:shd w:val="clear" w:color="auto" w:fill="FFFFFF"/>
            <w:vAlign w:val="center"/>
          </w:tcPr>
          <w:p w14:paraId="07E78EE1" w14:textId="77777777" w:rsidR="00C602C5" w:rsidRPr="001200DB" w:rsidRDefault="00C602C5" w:rsidP="008670F3">
            <w:pPr>
              <w:jc w:val="center"/>
              <w:rPr>
                <w:sz w:val="20"/>
                <w:szCs w:val="20"/>
              </w:rPr>
            </w:pPr>
            <w:r w:rsidRPr="001200DB">
              <w:rPr>
                <w:sz w:val="20"/>
                <w:szCs w:val="20"/>
                <w:lang w:val="ru"/>
              </w:rPr>
              <w:t>0,17</w:t>
            </w:r>
          </w:p>
        </w:tc>
        <w:tc>
          <w:tcPr>
            <w:tcW w:w="1464" w:type="pct"/>
            <w:tcBorders>
              <w:top w:val="single" w:sz="4" w:space="0" w:color="auto"/>
              <w:left w:val="single" w:sz="4" w:space="0" w:color="auto"/>
              <w:bottom w:val="single" w:sz="4" w:space="0" w:color="auto"/>
              <w:right w:val="single" w:sz="4" w:space="0" w:color="auto"/>
            </w:tcBorders>
            <w:shd w:val="clear" w:color="auto" w:fill="FFFFFF"/>
            <w:vAlign w:val="center"/>
          </w:tcPr>
          <w:p w14:paraId="59611119" w14:textId="77777777" w:rsidR="00C602C5" w:rsidRPr="001200DB" w:rsidRDefault="00C602C5" w:rsidP="008670F3">
            <w:pPr>
              <w:jc w:val="center"/>
              <w:rPr>
                <w:sz w:val="20"/>
                <w:szCs w:val="20"/>
              </w:rPr>
            </w:pPr>
            <w:r w:rsidRPr="001200DB">
              <w:rPr>
                <w:sz w:val="20"/>
                <w:szCs w:val="20"/>
                <w:lang w:val="ru"/>
              </w:rPr>
              <w:t>(0,08, 0,37)</w:t>
            </w:r>
          </w:p>
        </w:tc>
      </w:tr>
      <w:tr w:rsidR="00C602C5" w:rsidRPr="001200DB" w14:paraId="0B9DB175" w14:textId="77777777" w:rsidTr="008670F3">
        <w:trPr>
          <w:trHeight w:val="20"/>
        </w:trPr>
        <w:tc>
          <w:tcPr>
            <w:tcW w:w="1953" w:type="pct"/>
            <w:tcBorders>
              <w:top w:val="single" w:sz="4" w:space="0" w:color="auto"/>
              <w:left w:val="single" w:sz="4" w:space="0" w:color="auto"/>
              <w:bottom w:val="single" w:sz="4" w:space="0" w:color="auto"/>
            </w:tcBorders>
            <w:shd w:val="clear" w:color="auto" w:fill="FFFFFF"/>
            <w:vAlign w:val="center"/>
          </w:tcPr>
          <w:p w14:paraId="6E3CCCE0" w14:textId="77777777" w:rsidR="00C602C5" w:rsidRPr="001200DB" w:rsidRDefault="00C602C5" w:rsidP="008670F3">
            <w:pPr>
              <w:jc w:val="center"/>
              <w:rPr>
                <w:sz w:val="20"/>
                <w:szCs w:val="20"/>
              </w:rPr>
            </w:pPr>
            <w:r w:rsidRPr="001200DB">
              <w:rPr>
                <w:sz w:val="20"/>
                <w:szCs w:val="20"/>
                <w:lang w:val="ru"/>
              </w:rPr>
              <w:t>Нет</w:t>
            </w:r>
          </w:p>
        </w:tc>
        <w:tc>
          <w:tcPr>
            <w:tcW w:w="543" w:type="pct"/>
            <w:tcBorders>
              <w:top w:val="single" w:sz="4" w:space="0" w:color="auto"/>
              <w:left w:val="single" w:sz="4" w:space="0" w:color="auto"/>
              <w:bottom w:val="single" w:sz="4" w:space="0" w:color="auto"/>
            </w:tcBorders>
            <w:shd w:val="clear" w:color="auto" w:fill="FFFFFF"/>
            <w:vAlign w:val="center"/>
          </w:tcPr>
          <w:p w14:paraId="2D8CA4BD" w14:textId="77777777" w:rsidR="00C602C5" w:rsidRPr="001200DB" w:rsidRDefault="00C602C5" w:rsidP="008670F3">
            <w:pPr>
              <w:jc w:val="center"/>
              <w:rPr>
                <w:sz w:val="20"/>
                <w:szCs w:val="20"/>
              </w:rPr>
            </w:pPr>
            <w:r w:rsidRPr="001200DB">
              <w:rPr>
                <w:sz w:val="20"/>
                <w:szCs w:val="20"/>
                <w:lang w:val="ru"/>
              </w:rPr>
              <w:t>113</w:t>
            </w:r>
          </w:p>
        </w:tc>
        <w:tc>
          <w:tcPr>
            <w:tcW w:w="1040" w:type="pct"/>
            <w:tcBorders>
              <w:top w:val="single" w:sz="4" w:space="0" w:color="auto"/>
              <w:left w:val="single" w:sz="4" w:space="0" w:color="auto"/>
              <w:bottom w:val="single" w:sz="4" w:space="0" w:color="auto"/>
            </w:tcBorders>
            <w:shd w:val="clear" w:color="auto" w:fill="FFFFFF"/>
            <w:vAlign w:val="center"/>
          </w:tcPr>
          <w:p w14:paraId="0798A7C7" w14:textId="77777777" w:rsidR="00C602C5" w:rsidRPr="001200DB" w:rsidRDefault="00C602C5" w:rsidP="008670F3">
            <w:pPr>
              <w:jc w:val="center"/>
              <w:rPr>
                <w:sz w:val="20"/>
                <w:szCs w:val="20"/>
              </w:rPr>
            </w:pPr>
            <w:r w:rsidRPr="001200DB">
              <w:rPr>
                <w:sz w:val="20"/>
                <w:szCs w:val="20"/>
                <w:lang w:val="ru"/>
              </w:rPr>
              <w:t>0,33</w:t>
            </w:r>
          </w:p>
        </w:tc>
        <w:tc>
          <w:tcPr>
            <w:tcW w:w="1464" w:type="pct"/>
            <w:tcBorders>
              <w:top w:val="single" w:sz="4" w:space="0" w:color="auto"/>
              <w:left w:val="single" w:sz="4" w:space="0" w:color="auto"/>
              <w:bottom w:val="single" w:sz="4" w:space="0" w:color="auto"/>
              <w:right w:val="single" w:sz="4" w:space="0" w:color="auto"/>
            </w:tcBorders>
            <w:shd w:val="clear" w:color="auto" w:fill="FFFFFF"/>
            <w:vAlign w:val="center"/>
          </w:tcPr>
          <w:p w14:paraId="06692ADA" w14:textId="77777777" w:rsidR="00C602C5" w:rsidRPr="001200DB" w:rsidRDefault="00C602C5" w:rsidP="008670F3">
            <w:pPr>
              <w:jc w:val="center"/>
              <w:rPr>
                <w:sz w:val="20"/>
                <w:szCs w:val="20"/>
              </w:rPr>
            </w:pPr>
            <w:r w:rsidRPr="001200DB">
              <w:rPr>
                <w:sz w:val="20"/>
                <w:szCs w:val="20"/>
                <w:lang w:val="ru"/>
              </w:rPr>
              <w:t>(0,21, 0,52)</w:t>
            </w:r>
          </w:p>
        </w:tc>
      </w:tr>
      <w:tr w:rsidR="00C602C5" w:rsidRPr="001200DB" w14:paraId="1AAA8F49" w14:textId="77777777" w:rsidTr="008670F3">
        <w:trPr>
          <w:trHeight w:val="20"/>
        </w:trPr>
        <w:tc>
          <w:tcPr>
            <w:tcW w:w="1953" w:type="pct"/>
            <w:tcBorders>
              <w:top w:val="single" w:sz="4" w:space="0" w:color="auto"/>
              <w:left w:val="single" w:sz="4" w:space="0" w:color="auto"/>
              <w:bottom w:val="single" w:sz="4" w:space="0" w:color="auto"/>
            </w:tcBorders>
            <w:shd w:val="clear" w:color="auto" w:fill="FFFFFF"/>
            <w:vAlign w:val="center"/>
          </w:tcPr>
          <w:p w14:paraId="3BAD9B30" w14:textId="77777777" w:rsidR="00C602C5" w:rsidRPr="001200DB" w:rsidRDefault="00C602C5" w:rsidP="008670F3">
            <w:pPr>
              <w:jc w:val="center"/>
              <w:rPr>
                <w:sz w:val="20"/>
                <w:szCs w:val="20"/>
              </w:rPr>
            </w:pPr>
            <w:r w:rsidRPr="001200DB">
              <w:rPr>
                <w:sz w:val="20"/>
                <w:szCs w:val="20"/>
                <w:lang w:val="ru"/>
              </w:rPr>
              <w:t>С del(17p) или мутацией TP53</w:t>
            </w:r>
          </w:p>
        </w:tc>
        <w:tc>
          <w:tcPr>
            <w:tcW w:w="543" w:type="pct"/>
            <w:tcBorders>
              <w:top w:val="single" w:sz="4" w:space="0" w:color="auto"/>
              <w:left w:val="single" w:sz="4" w:space="0" w:color="auto"/>
              <w:bottom w:val="single" w:sz="4" w:space="0" w:color="auto"/>
            </w:tcBorders>
            <w:shd w:val="clear" w:color="auto" w:fill="FFFFFF"/>
            <w:vAlign w:val="center"/>
          </w:tcPr>
          <w:p w14:paraId="0E27576F" w14:textId="77777777" w:rsidR="00C602C5" w:rsidRPr="001200DB" w:rsidRDefault="00C602C5" w:rsidP="008670F3">
            <w:pPr>
              <w:jc w:val="center"/>
              <w:rPr>
                <w:sz w:val="20"/>
                <w:szCs w:val="20"/>
              </w:rPr>
            </w:pPr>
          </w:p>
        </w:tc>
        <w:tc>
          <w:tcPr>
            <w:tcW w:w="1040" w:type="pct"/>
            <w:tcBorders>
              <w:top w:val="single" w:sz="4" w:space="0" w:color="auto"/>
              <w:left w:val="single" w:sz="4" w:space="0" w:color="auto"/>
              <w:bottom w:val="single" w:sz="4" w:space="0" w:color="auto"/>
            </w:tcBorders>
            <w:shd w:val="clear" w:color="auto" w:fill="FFFFFF"/>
            <w:vAlign w:val="center"/>
          </w:tcPr>
          <w:p w14:paraId="1651EC62" w14:textId="77777777" w:rsidR="00C602C5" w:rsidRPr="001200DB" w:rsidRDefault="00C602C5" w:rsidP="008670F3">
            <w:pPr>
              <w:jc w:val="center"/>
              <w:rPr>
                <w:sz w:val="20"/>
                <w:szCs w:val="20"/>
              </w:rPr>
            </w:pPr>
          </w:p>
        </w:tc>
        <w:tc>
          <w:tcPr>
            <w:tcW w:w="1464" w:type="pct"/>
            <w:tcBorders>
              <w:top w:val="single" w:sz="4" w:space="0" w:color="auto"/>
              <w:left w:val="single" w:sz="4" w:space="0" w:color="auto"/>
              <w:bottom w:val="single" w:sz="4" w:space="0" w:color="auto"/>
              <w:right w:val="single" w:sz="4" w:space="0" w:color="auto"/>
            </w:tcBorders>
            <w:shd w:val="clear" w:color="auto" w:fill="FFFFFF"/>
            <w:vAlign w:val="center"/>
          </w:tcPr>
          <w:p w14:paraId="5FE621C6" w14:textId="77777777" w:rsidR="00C602C5" w:rsidRPr="001200DB" w:rsidRDefault="00C602C5" w:rsidP="008670F3">
            <w:pPr>
              <w:jc w:val="center"/>
              <w:rPr>
                <w:sz w:val="20"/>
                <w:szCs w:val="20"/>
              </w:rPr>
            </w:pPr>
          </w:p>
        </w:tc>
      </w:tr>
      <w:tr w:rsidR="00C602C5" w:rsidRPr="001200DB" w14:paraId="66DB6DC3" w14:textId="77777777" w:rsidTr="008670F3">
        <w:trPr>
          <w:trHeight w:val="20"/>
        </w:trPr>
        <w:tc>
          <w:tcPr>
            <w:tcW w:w="1953" w:type="pct"/>
            <w:tcBorders>
              <w:top w:val="single" w:sz="4" w:space="0" w:color="auto"/>
              <w:left w:val="single" w:sz="4" w:space="0" w:color="auto"/>
              <w:bottom w:val="single" w:sz="4" w:space="0" w:color="auto"/>
            </w:tcBorders>
            <w:shd w:val="clear" w:color="auto" w:fill="FFFFFF"/>
            <w:vAlign w:val="center"/>
          </w:tcPr>
          <w:p w14:paraId="1C479BA5" w14:textId="77777777" w:rsidR="00C602C5" w:rsidRPr="001200DB" w:rsidRDefault="00C602C5" w:rsidP="008670F3">
            <w:pPr>
              <w:jc w:val="center"/>
              <w:rPr>
                <w:sz w:val="20"/>
                <w:szCs w:val="20"/>
              </w:rPr>
            </w:pPr>
            <w:r w:rsidRPr="001200DB">
              <w:rPr>
                <w:sz w:val="20"/>
                <w:szCs w:val="20"/>
                <w:lang w:val="ru"/>
              </w:rPr>
              <w:t>Да</w:t>
            </w:r>
          </w:p>
        </w:tc>
        <w:tc>
          <w:tcPr>
            <w:tcW w:w="543" w:type="pct"/>
            <w:tcBorders>
              <w:top w:val="single" w:sz="4" w:space="0" w:color="auto"/>
              <w:left w:val="single" w:sz="4" w:space="0" w:color="auto"/>
              <w:bottom w:val="single" w:sz="4" w:space="0" w:color="auto"/>
            </w:tcBorders>
            <w:shd w:val="clear" w:color="auto" w:fill="FFFFFF"/>
            <w:vAlign w:val="center"/>
          </w:tcPr>
          <w:p w14:paraId="022ABE4B" w14:textId="77777777" w:rsidR="00C602C5" w:rsidRPr="001200DB" w:rsidRDefault="00C602C5" w:rsidP="008670F3">
            <w:pPr>
              <w:jc w:val="center"/>
              <w:rPr>
                <w:sz w:val="20"/>
                <w:szCs w:val="20"/>
              </w:rPr>
            </w:pPr>
            <w:r w:rsidRPr="001200DB">
              <w:rPr>
                <w:sz w:val="20"/>
                <w:szCs w:val="20"/>
                <w:lang w:val="ru"/>
              </w:rPr>
              <w:t>45</w:t>
            </w:r>
          </w:p>
        </w:tc>
        <w:tc>
          <w:tcPr>
            <w:tcW w:w="1040" w:type="pct"/>
            <w:tcBorders>
              <w:top w:val="single" w:sz="4" w:space="0" w:color="auto"/>
              <w:left w:val="single" w:sz="4" w:space="0" w:color="auto"/>
              <w:bottom w:val="single" w:sz="4" w:space="0" w:color="auto"/>
            </w:tcBorders>
            <w:shd w:val="clear" w:color="auto" w:fill="FFFFFF"/>
            <w:vAlign w:val="center"/>
          </w:tcPr>
          <w:p w14:paraId="3CD3034F" w14:textId="77777777" w:rsidR="00C602C5" w:rsidRPr="001200DB" w:rsidRDefault="00C602C5" w:rsidP="008670F3">
            <w:pPr>
              <w:jc w:val="center"/>
              <w:rPr>
                <w:sz w:val="20"/>
                <w:szCs w:val="20"/>
              </w:rPr>
            </w:pPr>
            <w:r w:rsidRPr="001200DB">
              <w:rPr>
                <w:sz w:val="20"/>
                <w:szCs w:val="20"/>
                <w:lang w:val="ru"/>
              </w:rPr>
              <w:t>0,16</w:t>
            </w:r>
          </w:p>
        </w:tc>
        <w:tc>
          <w:tcPr>
            <w:tcW w:w="1464" w:type="pct"/>
            <w:tcBorders>
              <w:top w:val="single" w:sz="4" w:space="0" w:color="auto"/>
              <w:left w:val="single" w:sz="4" w:space="0" w:color="auto"/>
              <w:bottom w:val="single" w:sz="4" w:space="0" w:color="auto"/>
              <w:right w:val="single" w:sz="4" w:space="0" w:color="auto"/>
            </w:tcBorders>
            <w:shd w:val="clear" w:color="auto" w:fill="FFFFFF"/>
            <w:vAlign w:val="center"/>
          </w:tcPr>
          <w:p w14:paraId="0632D329" w14:textId="77777777" w:rsidR="00C602C5" w:rsidRPr="001200DB" w:rsidRDefault="00C602C5" w:rsidP="008670F3">
            <w:pPr>
              <w:jc w:val="center"/>
              <w:rPr>
                <w:sz w:val="20"/>
                <w:szCs w:val="20"/>
              </w:rPr>
            </w:pPr>
            <w:r w:rsidRPr="001200DB">
              <w:rPr>
                <w:sz w:val="20"/>
                <w:szCs w:val="20"/>
                <w:lang w:val="ru"/>
              </w:rPr>
              <w:t>(0,08, 0,34)</w:t>
            </w:r>
          </w:p>
        </w:tc>
      </w:tr>
      <w:tr w:rsidR="00C602C5" w:rsidRPr="001200DB" w14:paraId="03CD38F2" w14:textId="77777777" w:rsidTr="008670F3">
        <w:trPr>
          <w:trHeight w:val="20"/>
        </w:trPr>
        <w:tc>
          <w:tcPr>
            <w:tcW w:w="1953" w:type="pct"/>
            <w:tcBorders>
              <w:top w:val="single" w:sz="4" w:space="0" w:color="auto"/>
              <w:left w:val="single" w:sz="4" w:space="0" w:color="auto"/>
              <w:bottom w:val="single" w:sz="4" w:space="0" w:color="auto"/>
            </w:tcBorders>
            <w:shd w:val="clear" w:color="auto" w:fill="FFFFFF"/>
            <w:vAlign w:val="center"/>
          </w:tcPr>
          <w:p w14:paraId="0B0EAF94" w14:textId="77777777" w:rsidR="00C602C5" w:rsidRPr="001200DB" w:rsidRDefault="00C602C5" w:rsidP="008670F3">
            <w:pPr>
              <w:jc w:val="center"/>
              <w:rPr>
                <w:sz w:val="20"/>
                <w:szCs w:val="20"/>
              </w:rPr>
            </w:pPr>
            <w:r w:rsidRPr="001200DB">
              <w:rPr>
                <w:sz w:val="20"/>
                <w:szCs w:val="20"/>
                <w:lang w:val="ru"/>
              </w:rPr>
              <w:t>Нет</w:t>
            </w:r>
          </w:p>
        </w:tc>
        <w:tc>
          <w:tcPr>
            <w:tcW w:w="543" w:type="pct"/>
            <w:tcBorders>
              <w:top w:val="single" w:sz="4" w:space="0" w:color="auto"/>
              <w:left w:val="single" w:sz="4" w:space="0" w:color="auto"/>
              <w:bottom w:val="single" w:sz="4" w:space="0" w:color="auto"/>
            </w:tcBorders>
            <w:shd w:val="clear" w:color="auto" w:fill="FFFFFF"/>
            <w:vAlign w:val="center"/>
          </w:tcPr>
          <w:p w14:paraId="4D727D28" w14:textId="77777777" w:rsidR="00C602C5" w:rsidRPr="001200DB" w:rsidRDefault="00C602C5" w:rsidP="008670F3">
            <w:pPr>
              <w:jc w:val="center"/>
              <w:rPr>
                <w:sz w:val="20"/>
                <w:szCs w:val="20"/>
              </w:rPr>
            </w:pPr>
            <w:r w:rsidRPr="001200DB">
              <w:rPr>
                <w:sz w:val="20"/>
                <w:szCs w:val="20"/>
                <w:lang w:val="ru"/>
              </w:rPr>
              <w:t>108</w:t>
            </w:r>
          </w:p>
        </w:tc>
        <w:tc>
          <w:tcPr>
            <w:tcW w:w="1040" w:type="pct"/>
            <w:tcBorders>
              <w:top w:val="single" w:sz="4" w:space="0" w:color="auto"/>
              <w:left w:val="single" w:sz="4" w:space="0" w:color="auto"/>
              <w:bottom w:val="single" w:sz="4" w:space="0" w:color="auto"/>
            </w:tcBorders>
            <w:shd w:val="clear" w:color="auto" w:fill="FFFFFF"/>
            <w:vAlign w:val="center"/>
          </w:tcPr>
          <w:p w14:paraId="3C3850CE" w14:textId="77777777" w:rsidR="00C602C5" w:rsidRPr="001200DB" w:rsidRDefault="00C602C5" w:rsidP="008670F3">
            <w:pPr>
              <w:jc w:val="center"/>
              <w:rPr>
                <w:sz w:val="20"/>
                <w:szCs w:val="20"/>
              </w:rPr>
            </w:pPr>
            <w:r w:rsidRPr="001200DB">
              <w:rPr>
                <w:sz w:val="20"/>
                <w:szCs w:val="20"/>
                <w:lang w:val="ru"/>
              </w:rPr>
              <w:t>0,34</w:t>
            </w:r>
          </w:p>
        </w:tc>
        <w:tc>
          <w:tcPr>
            <w:tcW w:w="1464" w:type="pct"/>
            <w:tcBorders>
              <w:top w:val="single" w:sz="4" w:space="0" w:color="auto"/>
              <w:left w:val="single" w:sz="4" w:space="0" w:color="auto"/>
              <w:bottom w:val="single" w:sz="4" w:space="0" w:color="auto"/>
              <w:right w:val="single" w:sz="4" w:space="0" w:color="auto"/>
            </w:tcBorders>
            <w:shd w:val="clear" w:color="auto" w:fill="FFFFFF"/>
            <w:vAlign w:val="center"/>
          </w:tcPr>
          <w:p w14:paraId="5780D08B" w14:textId="77777777" w:rsidR="00C602C5" w:rsidRPr="001200DB" w:rsidRDefault="00C602C5" w:rsidP="008670F3">
            <w:pPr>
              <w:jc w:val="center"/>
              <w:rPr>
                <w:sz w:val="20"/>
                <w:szCs w:val="20"/>
              </w:rPr>
            </w:pPr>
            <w:r w:rsidRPr="001200DB">
              <w:rPr>
                <w:sz w:val="20"/>
                <w:szCs w:val="20"/>
                <w:lang w:val="ru"/>
              </w:rPr>
              <w:t>(0,22, 0,55)</w:t>
            </w:r>
          </w:p>
        </w:tc>
      </w:tr>
      <w:tr w:rsidR="00C602C5" w:rsidRPr="001200DB" w14:paraId="621D6B3F" w14:textId="77777777" w:rsidTr="008670F3">
        <w:trPr>
          <w:trHeight w:val="20"/>
        </w:trPr>
        <w:tc>
          <w:tcPr>
            <w:tcW w:w="1953" w:type="pct"/>
            <w:tcBorders>
              <w:top w:val="single" w:sz="4" w:space="0" w:color="auto"/>
              <w:left w:val="single" w:sz="4" w:space="0" w:color="auto"/>
              <w:bottom w:val="single" w:sz="4" w:space="0" w:color="auto"/>
            </w:tcBorders>
            <w:shd w:val="clear" w:color="auto" w:fill="FFFFFF"/>
            <w:vAlign w:val="center"/>
          </w:tcPr>
          <w:p w14:paraId="730E4439" w14:textId="77777777" w:rsidR="00C602C5" w:rsidRPr="001200DB" w:rsidRDefault="00C602C5" w:rsidP="008670F3">
            <w:pPr>
              <w:jc w:val="center"/>
              <w:rPr>
                <w:sz w:val="20"/>
                <w:szCs w:val="20"/>
              </w:rPr>
            </w:pPr>
            <w:r w:rsidRPr="001200DB">
              <w:rPr>
                <w:sz w:val="20"/>
                <w:szCs w:val="20"/>
                <w:lang w:val="ru"/>
              </w:rPr>
              <w:t>Мутация IGHV</w:t>
            </w:r>
          </w:p>
        </w:tc>
        <w:tc>
          <w:tcPr>
            <w:tcW w:w="543" w:type="pct"/>
            <w:tcBorders>
              <w:top w:val="single" w:sz="4" w:space="0" w:color="auto"/>
              <w:left w:val="single" w:sz="4" w:space="0" w:color="auto"/>
              <w:bottom w:val="single" w:sz="4" w:space="0" w:color="auto"/>
            </w:tcBorders>
            <w:shd w:val="clear" w:color="auto" w:fill="FFFFFF"/>
            <w:vAlign w:val="center"/>
          </w:tcPr>
          <w:p w14:paraId="055C3446" w14:textId="77777777" w:rsidR="00C602C5" w:rsidRPr="001200DB" w:rsidRDefault="00C602C5" w:rsidP="008670F3">
            <w:pPr>
              <w:jc w:val="center"/>
              <w:rPr>
                <w:sz w:val="20"/>
                <w:szCs w:val="20"/>
              </w:rPr>
            </w:pPr>
          </w:p>
        </w:tc>
        <w:tc>
          <w:tcPr>
            <w:tcW w:w="1040" w:type="pct"/>
            <w:tcBorders>
              <w:top w:val="single" w:sz="4" w:space="0" w:color="auto"/>
              <w:left w:val="single" w:sz="4" w:space="0" w:color="auto"/>
              <w:bottom w:val="single" w:sz="4" w:space="0" w:color="auto"/>
            </w:tcBorders>
            <w:shd w:val="clear" w:color="auto" w:fill="FFFFFF"/>
            <w:vAlign w:val="center"/>
          </w:tcPr>
          <w:p w14:paraId="3D4E14C2" w14:textId="77777777" w:rsidR="00C602C5" w:rsidRPr="001200DB" w:rsidRDefault="00C602C5" w:rsidP="008670F3">
            <w:pPr>
              <w:jc w:val="center"/>
              <w:rPr>
                <w:sz w:val="20"/>
                <w:szCs w:val="20"/>
              </w:rPr>
            </w:pPr>
          </w:p>
        </w:tc>
        <w:tc>
          <w:tcPr>
            <w:tcW w:w="1464" w:type="pct"/>
            <w:tcBorders>
              <w:top w:val="single" w:sz="4" w:space="0" w:color="auto"/>
              <w:left w:val="single" w:sz="4" w:space="0" w:color="auto"/>
              <w:bottom w:val="single" w:sz="4" w:space="0" w:color="auto"/>
              <w:right w:val="single" w:sz="4" w:space="0" w:color="auto"/>
            </w:tcBorders>
            <w:shd w:val="clear" w:color="auto" w:fill="FFFFFF"/>
            <w:vAlign w:val="center"/>
          </w:tcPr>
          <w:p w14:paraId="777F1A35" w14:textId="77777777" w:rsidR="00C602C5" w:rsidRPr="001200DB" w:rsidRDefault="00C602C5" w:rsidP="008670F3">
            <w:pPr>
              <w:jc w:val="center"/>
              <w:rPr>
                <w:sz w:val="20"/>
                <w:szCs w:val="20"/>
              </w:rPr>
            </w:pPr>
          </w:p>
        </w:tc>
      </w:tr>
      <w:tr w:rsidR="00C602C5" w:rsidRPr="001200DB" w14:paraId="064CF9F7" w14:textId="77777777" w:rsidTr="008670F3">
        <w:trPr>
          <w:trHeight w:val="20"/>
        </w:trPr>
        <w:tc>
          <w:tcPr>
            <w:tcW w:w="1953" w:type="pct"/>
            <w:tcBorders>
              <w:top w:val="single" w:sz="4" w:space="0" w:color="auto"/>
              <w:left w:val="single" w:sz="4" w:space="0" w:color="auto"/>
              <w:bottom w:val="single" w:sz="4" w:space="0" w:color="auto"/>
            </w:tcBorders>
            <w:shd w:val="clear" w:color="auto" w:fill="FFFFFF"/>
            <w:vAlign w:val="center"/>
          </w:tcPr>
          <w:p w14:paraId="1DA843CE" w14:textId="77777777" w:rsidR="00C602C5" w:rsidRPr="001200DB" w:rsidRDefault="00C602C5" w:rsidP="008670F3">
            <w:pPr>
              <w:jc w:val="center"/>
              <w:rPr>
                <w:sz w:val="20"/>
                <w:szCs w:val="20"/>
              </w:rPr>
            </w:pPr>
            <w:r w:rsidRPr="001200DB">
              <w:rPr>
                <w:sz w:val="20"/>
                <w:szCs w:val="20"/>
                <w:lang w:val="ru"/>
              </w:rPr>
              <w:t>Мутационный статус</w:t>
            </w:r>
          </w:p>
        </w:tc>
        <w:tc>
          <w:tcPr>
            <w:tcW w:w="543" w:type="pct"/>
            <w:tcBorders>
              <w:top w:val="single" w:sz="4" w:space="0" w:color="auto"/>
              <w:left w:val="single" w:sz="4" w:space="0" w:color="auto"/>
              <w:bottom w:val="single" w:sz="4" w:space="0" w:color="auto"/>
            </w:tcBorders>
            <w:shd w:val="clear" w:color="auto" w:fill="FFFFFF"/>
            <w:vAlign w:val="center"/>
          </w:tcPr>
          <w:p w14:paraId="5B3DE93C" w14:textId="77777777" w:rsidR="00C602C5" w:rsidRPr="001200DB" w:rsidRDefault="00C602C5" w:rsidP="008670F3">
            <w:pPr>
              <w:jc w:val="center"/>
              <w:rPr>
                <w:sz w:val="20"/>
                <w:szCs w:val="20"/>
              </w:rPr>
            </w:pPr>
            <w:r w:rsidRPr="001200DB">
              <w:rPr>
                <w:sz w:val="20"/>
                <w:szCs w:val="20"/>
                <w:lang w:val="ru"/>
              </w:rPr>
              <w:t>33</w:t>
            </w:r>
          </w:p>
        </w:tc>
        <w:tc>
          <w:tcPr>
            <w:tcW w:w="1040" w:type="pct"/>
            <w:tcBorders>
              <w:top w:val="single" w:sz="4" w:space="0" w:color="auto"/>
              <w:left w:val="single" w:sz="4" w:space="0" w:color="auto"/>
              <w:bottom w:val="single" w:sz="4" w:space="0" w:color="auto"/>
            </w:tcBorders>
            <w:shd w:val="clear" w:color="auto" w:fill="FFFFFF"/>
            <w:vAlign w:val="center"/>
          </w:tcPr>
          <w:p w14:paraId="712993DC" w14:textId="77777777" w:rsidR="00C602C5" w:rsidRPr="001200DB" w:rsidRDefault="00C602C5" w:rsidP="008670F3">
            <w:pPr>
              <w:jc w:val="center"/>
              <w:rPr>
                <w:sz w:val="20"/>
                <w:szCs w:val="20"/>
              </w:rPr>
            </w:pPr>
            <w:r w:rsidRPr="001200DB">
              <w:rPr>
                <w:sz w:val="20"/>
                <w:szCs w:val="20"/>
                <w:lang w:val="ru"/>
              </w:rPr>
              <w:t>0,30</w:t>
            </w:r>
          </w:p>
        </w:tc>
        <w:tc>
          <w:tcPr>
            <w:tcW w:w="1464" w:type="pct"/>
            <w:tcBorders>
              <w:top w:val="single" w:sz="4" w:space="0" w:color="auto"/>
              <w:left w:val="single" w:sz="4" w:space="0" w:color="auto"/>
              <w:bottom w:val="single" w:sz="4" w:space="0" w:color="auto"/>
              <w:right w:val="single" w:sz="4" w:space="0" w:color="auto"/>
            </w:tcBorders>
            <w:shd w:val="clear" w:color="auto" w:fill="FFFFFF"/>
            <w:vAlign w:val="center"/>
          </w:tcPr>
          <w:p w14:paraId="631A62CB" w14:textId="77777777" w:rsidR="00C602C5" w:rsidRPr="001200DB" w:rsidRDefault="00C602C5" w:rsidP="008670F3">
            <w:pPr>
              <w:jc w:val="center"/>
              <w:rPr>
                <w:sz w:val="20"/>
                <w:szCs w:val="20"/>
              </w:rPr>
            </w:pPr>
            <w:r w:rsidRPr="001200DB">
              <w:rPr>
                <w:sz w:val="20"/>
                <w:szCs w:val="20"/>
                <w:lang w:val="ru"/>
              </w:rPr>
              <w:t>(0,12, 0,76)</w:t>
            </w:r>
          </w:p>
        </w:tc>
      </w:tr>
      <w:tr w:rsidR="00C602C5" w:rsidRPr="001200DB" w14:paraId="414919F0" w14:textId="77777777" w:rsidTr="008670F3">
        <w:trPr>
          <w:trHeight w:val="20"/>
        </w:trPr>
        <w:tc>
          <w:tcPr>
            <w:tcW w:w="1953" w:type="pct"/>
            <w:tcBorders>
              <w:top w:val="single" w:sz="4" w:space="0" w:color="auto"/>
              <w:left w:val="single" w:sz="4" w:space="0" w:color="auto"/>
              <w:bottom w:val="single" w:sz="4" w:space="0" w:color="auto"/>
            </w:tcBorders>
            <w:shd w:val="clear" w:color="auto" w:fill="FFFFFF"/>
            <w:vAlign w:val="center"/>
          </w:tcPr>
          <w:p w14:paraId="521E21A4" w14:textId="77777777" w:rsidR="00C602C5" w:rsidRPr="001200DB" w:rsidRDefault="00C602C5" w:rsidP="008670F3">
            <w:pPr>
              <w:jc w:val="center"/>
              <w:rPr>
                <w:sz w:val="20"/>
                <w:szCs w:val="20"/>
              </w:rPr>
            </w:pPr>
            <w:r w:rsidRPr="001200DB">
              <w:rPr>
                <w:sz w:val="20"/>
                <w:szCs w:val="20"/>
                <w:lang w:val="ru"/>
              </w:rPr>
              <w:t>Немутационный статус</w:t>
            </w:r>
          </w:p>
        </w:tc>
        <w:tc>
          <w:tcPr>
            <w:tcW w:w="543" w:type="pct"/>
            <w:tcBorders>
              <w:top w:val="single" w:sz="4" w:space="0" w:color="auto"/>
              <w:left w:val="single" w:sz="4" w:space="0" w:color="auto"/>
              <w:bottom w:val="single" w:sz="4" w:space="0" w:color="auto"/>
            </w:tcBorders>
            <w:shd w:val="clear" w:color="auto" w:fill="FFFFFF"/>
            <w:vAlign w:val="center"/>
          </w:tcPr>
          <w:p w14:paraId="68FD7129" w14:textId="77777777" w:rsidR="00C602C5" w:rsidRPr="001200DB" w:rsidRDefault="00C602C5" w:rsidP="008670F3">
            <w:pPr>
              <w:jc w:val="center"/>
              <w:rPr>
                <w:sz w:val="20"/>
                <w:szCs w:val="20"/>
              </w:rPr>
            </w:pPr>
            <w:r w:rsidRPr="001200DB">
              <w:rPr>
                <w:sz w:val="20"/>
                <w:szCs w:val="20"/>
                <w:lang w:val="ru"/>
              </w:rPr>
              <w:t>118</w:t>
            </w:r>
          </w:p>
        </w:tc>
        <w:tc>
          <w:tcPr>
            <w:tcW w:w="1040" w:type="pct"/>
            <w:tcBorders>
              <w:top w:val="single" w:sz="4" w:space="0" w:color="auto"/>
              <w:left w:val="single" w:sz="4" w:space="0" w:color="auto"/>
              <w:bottom w:val="single" w:sz="4" w:space="0" w:color="auto"/>
            </w:tcBorders>
            <w:shd w:val="clear" w:color="auto" w:fill="FFFFFF"/>
            <w:vAlign w:val="center"/>
          </w:tcPr>
          <w:p w14:paraId="5DEB10E7" w14:textId="77777777" w:rsidR="00C602C5" w:rsidRPr="001200DB" w:rsidRDefault="00C602C5" w:rsidP="008670F3">
            <w:pPr>
              <w:jc w:val="center"/>
              <w:rPr>
                <w:sz w:val="20"/>
                <w:szCs w:val="20"/>
              </w:rPr>
            </w:pPr>
            <w:r w:rsidRPr="001200DB">
              <w:rPr>
                <w:sz w:val="20"/>
                <w:szCs w:val="20"/>
                <w:lang w:val="ru"/>
              </w:rPr>
              <w:t>0,28</w:t>
            </w:r>
          </w:p>
        </w:tc>
        <w:tc>
          <w:tcPr>
            <w:tcW w:w="1464" w:type="pct"/>
            <w:tcBorders>
              <w:top w:val="single" w:sz="4" w:space="0" w:color="auto"/>
              <w:left w:val="single" w:sz="4" w:space="0" w:color="auto"/>
              <w:bottom w:val="single" w:sz="4" w:space="0" w:color="auto"/>
              <w:right w:val="single" w:sz="4" w:space="0" w:color="auto"/>
            </w:tcBorders>
            <w:shd w:val="clear" w:color="auto" w:fill="FFFFFF"/>
            <w:vAlign w:val="center"/>
          </w:tcPr>
          <w:p w14:paraId="1DF4540C" w14:textId="77777777" w:rsidR="00C602C5" w:rsidRPr="001200DB" w:rsidRDefault="00C602C5" w:rsidP="008670F3">
            <w:pPr>
              <w:jc w:val="center"/>
              <w:rPr>
                <w:sz w:val="20"/>
                <w:szCs w:val="20"/>
              </w:rPr>
            </w:pPr>
            <w:r w:rsidRPr="001200DB">
              <w:rPr>
                <w:sz w:val="20"/>
                <w:szCs w:val="20"/>
                <w:lang w:val="ru"/>
              </w:rPr>
              <w:t>(0,18, 0,43)</w:t>
            </w:r>
          </w:p>
        </w:tc>
      </w:tr>
      <w:tr w:rsidR="00C602C5" w:rsidRPr="001200DB" w14:paraId="4C10C385" w14:textId="77777777" w:rsidTr="008670F3">
        <w:trPr>
          <w:trHeight w:val="20"/>
        </w:trPr>
        <w:tc>
          <w:tcPr>
            <w:tcW w:w="1953" w:type="pct"/>
            <w:tcBorders>
              <w:top w:val="single" w:sz="4" w:space="0" w:color="auto"/>
              <w:left w:val="single" w:sz="4" w:space="0" w:color="auto"/>
              <w:bottom w:val="single" w:sz="4" w:space="0" w:color="auto"/>
            </w:tcBorders>
            <w:shd w:val="clear" w:color="auto" w:fill="FFFFFF"/>
            <w:vAlign w:val="center"/>
          </w:tcPr>
          <w:p w14:paraId="2C74F444" w14:textId="77777777" w:rsidR="00C602C5" w:rsidRPr="001200DB" w:rsidRDefault="00C602C5" w:rsidP="008670F3">
            <w:pPr>
              <w:jc w:val="center"/>
              <w:rPr>
                <w:sz w:val="20"/>
                <w:szCs w:val="20"/>
              </w:rPr>
            </w:pPr>
            <w:r w:rsidRPr="001200DB">
              <w:rPr>
                <w:sz w:val="20"/>
                <w:szCs w:val="20"/>
                <w:lang w:val="ru"/>
              </w:rPr>
              <w:t>Делеция 11q</w:t>
            </w:r>
          </w:p>
        </w:tc>
        <w:tc>
          <w:tcPr>
            <w:tcW w:w="543" w:type="pct"/>
            <w:tcBorders>
              <w:top w:val="single" w:sz="4" w:space="0" w:color="auto"/>
              <w:left w:val="single" w:sz="4" w:space="0" w:color="auto"/>
              <w:bottom w:val="single" w:sz="4" w:space="0" w:color="auto"/>
            </w:tcBorders>
            <w:shd w:val="clear" w:color="auto" w:fill="FFFFFF"/>
            <w:vAlign w:val="center"/>
          </w:tcPr>
          <w:p w14:paraId="1DCB93A5" w14:textId="77777777" w:rsidR="00C602C5" w:rsidRPr="001200DB" w:rsidRDefault="00C602C5" w:rsidP="008670F3">
            <w:pPr>
              <w:jc w:val="center"/>
              <w:rPr>
                <w:sz w:val="20"/>
                <w:szCs w:val="20"/>
              </w:rPr>
            </w:pPr>
          </w:p>
        </w:tc>
        <w:tc>
          <w:tcPr>
            <w:tcW w:w="1040" w:type="pct"/>
            <w:tcBorders>
              <w:top w:val="single" w:sz="4" w:space="0" w:color="auto"/>
              <w:left w:val="single" w:sz="4" w:space="0" w:color="auto"/>
              <w:bottom w:val="single" w:sz="4" w:space="0" w:color="auto"/>
            </w:tcBorders>
            <w:shd w:val="clear" w:color="auto" w:fill="FFFFFF"/>
            <w:vAlign w:val="center"/>
          </w:tcPr>
          <w:p w14:paraId="25EBEA99" w14:textId="77777777" w:rsidR="00C602C5" w:rsidRPr="001200DB" w:rsidRDefault="00C602C5" w:rsidP="008670F3">
            <w:pPr>
              <w:jc w:val="center"/>
              <w:rPr>
                <w:sz w:val="20"/>
                <w:szCs w:val="20"/>
              </w:rPr>
            </w:pPr>
          </w:p>
        </w:tc>
        <w:tc>
          <w:tcPr>
            <w:tcW w:w="1464" w:type="pct"/>
            <w:tcBorders>
              <w:top w:val="single" w:sz="4" w:space="0" w:color="auto"/>
              <w:left w:val="single" w:sz="4" w:space="0" w:color="auto"/>
              <w:bottom w:val="single" w:sz="4" w:space="0" w:color="auto"/>
              <w:right w:val="single" w:sz="4" w:space="0" w:color="auto"/>
            </w:tcBorders>
            <w:shd w:val="clear" w:color="auto" w:fill="FFFFFF"/>
            <w:vAlign w:val="center"/>
          </w:tcPr>
          <w:p w14:paraId="6693B843" w14:textId="77777777" w:rsidR="00C602C5" w:rsidRPr="001200DB" w:rsidRDefault="00C602C5" w:rsidP="008670F3">
            <w:pPr>
              <w:jc w:val="center"/>
              <w:rPr>
                <w:sz w:val="20"/>
                <w:szCs w:val="20"/>
              </w:rPr>
            </w:pPr>
          </w:p>
        </w:tc>
      </w:tr>
      <w:tr w:rsidR="00C602C5" w:rsidRPr="001200DB" w14:paraId="5F7B5029" w14:textId="77777777" w:rsidTr="008670F3">
        <w:trPr>
          <w:trHeight w:val="20"/>
        </w:trPr>
        <w:tc>
          <w:tcPr>
            <w:tcW w:w="1953" w:type="pct"/>
            <w:tcBorders>
              <w:top w:val="single" w:sz="4" w:space="0" w:color="auto"/>
              <w:left w:val="single" w:sz="4" w:space="0" w:color="auto"/>
              <w:bottom w:val="single" w:sz="4" w:space="0" w:color="auto"/>
            </w:tcBorders>
            <w:shd w:val="clear" w:color="auto" w:fill="FFFFFF"/>
            <w:vAlign w:val="center"/>
          </w:tcPr>
          <w:p w14:paraId="3A29B5B6" w14:textId="77777777" w:rsidR="00C602C5" w:rsidRPr="001200DB" w:rsidRDefault="00C602C5" w:rsidP="008670F3">
            <w:pPr>
              <w:jc w:val="center"/>
              <w:rPr>
                <w:sz w:val="20"/>
                <w:szCs w:val="20"/>
              </w:rPr>
            </w:pPr>
            <w:r w:rsidRPr="001200DB">
              <w:rPr>
                <w:sz w:val="20"/>
                <w:szCs w:val="20"/>
                <w:lang w:val="ru"/>
              </w:rPr>
              <w:t>Да</w:t>
            </w:r>
          </w:p>
        </w:tc>
        <w:tc>
          <w:tcPr>
            <w:tcW w:w="543" w:type="pct"/>
            <w:tcBorders>
              <w:top w:val="single" w:sz="4" w:space="0" w:color="auto"/>
              <w:left w:val="single" w:sz="4" w:space="0" w:color="auto"/>
              <w:bottom w:val="single" w:sz="4" w:space="0" w:color="auto"/>
            </w:tcBorders>
            <w:shd w:val="clear" w:color="auto" w:fill="FFFFFF"/>
            <w:vAlign w:val="center"/>
          </w:tcPr>
          <w:p w14:paraId="6D2CCC46" w14:textId="77777777" w:rsidR="00C602C5" w:rsidRPr="001200DB" w:rsidRDefault="00C602C5" w:rsidP="008670F3">
            <w:pPr>
              <w:jc w:val="center"/>
              <w:rPr>
                <w:sz w:val="20"/>
                <w:szCs w:val="20"/>
              </w:rPr>
            </w:pPr>
            <w:r w:rsidRPr="001200DB">
              <w:rPr>
                <w:sz w:val="20"/>
                <w:szCs w:val="20"/>
                <w:lang w:val="ru"/>
              </w:rPr>
              <w:t>39</w:t>
            </w:r>
          </w:p>
        </w:tc>
        <w:tc>
          <w:tcPr>
            <w:tcW w:w="1040" w:type="pct"/>
            <w:tcBorders>
              <w:top w:val="single" w:sz="4" w:space="0" w:color="auto"/>
              <w:left w:val="single" w:sz="4" w:space="0" w:color="auto"/>
              <w:bottom w:val="single" w:sz="4" w:space="0" w:color="auto"/>
            </w:tcBorders>
            <w:shd w:val="clear" w:color="auto" w:fill="FFFFFF"/>
            <w:vAlign w:val="center"/>
          </w:tcPr>
          <w:p w14:paraId="6AA58C5E" w14:textId="77777777" w:rsidR="00C602C5" w:rsidRPr="001200DB" w:rsidRDefault="00C602C5" w:rsidP="008670F3">
            <w:pPr>
              <w:jc w:val="center"/>
              <w:rPr>
                <w:sz w:val="20"/>
                <w:szCs w:val="20"/>
              </w:rPr>
            </w:pPr>
            <w:r w:rsidRPr="001200DB">
              <w:rPr>
                <w:sz w:val="20"/>
                <w:szCs w:val="20"/>
                <w:lang w:val="ru"/>
              </w:rPr>
              <w:t>0,35</w:t>
            </w:r>
          </w:p>
        </w:tc>
        <w:tc>
          <w:tcPr>
            <w:tcW w:w="1464" w:type="pct"/>
            <w:tcBorders>
              <w:top w:val="single" w:sz="4" w:space="0" w:color="auto"/>
              <w:left w:val="single" w:sz="4" w:space="0" w:color="auto"/>
              <w:bottom w:val="single" w:sz="4" w:space="0" w:color="auto"/>
              <w:right w:val="single" w:sz="4" w:space="0" w:color="auto"/>
            </w:tcBorders>
            <w:shd w:val="clear" w:color="auto" w:fill="FFFFFF"/>
            <w:vAlign w:val="center"/>
          </w:tcPr>
          <w:p w14:paraId="6C06E490" w14:textId="77777777" w:rsidR="00C602C5" w:rsidRPr="001200DB" w:rsidRDefault="00C602C5" w:rsidP="008670F3">
            <w:pPr>
              <w:jc w:val="center"/>
              <w:rPr>
                <w:sz w:val="20"/>
                <w:szCs w:val="20"/>
              </w:rPr>
            </w:pPr>
            <w:r w:rsidRPr="001200DB">
              <w:rPr>
                <w:sz w:val="20"/>
                <w:szCs w:val="20"/>
                <w:lang w:val="ru"/>
              </w:rPr>
              <w:t>(0,16, 0,75)</w:t>
            </w:r>
          </w:p>
        </w:tc>
      </w:tr>
      <w:tr w:rsidR="00C602C5" w:rsidRPr="001200DB" w14:paraId="1486453A" w14:textId="77777777" w:rsidTr="008670F3">
        <w:trPr>
          <w:trHeight w:val="20"/>
        </w:trPr>
        <w:tc>
          <w:tcPr>
            <w:tcW w:w="1953" w:type="pct"/>
            <w:tcBorders>
              <w:top w:val="single" w:sz="4" w:space="0" w:color="auto"/>
              <w:left w:val="single" w:sz="4" w:space="0" w:color="auto"/>
              <w:bottom w:val="single" w:sz="4" w:space="0" w:color="auto"/>
            </w:tcBorders>
            <w:shd w:val="clear" w:color="auto" w:fill="FFFFFF"/>
            <w:vAlign w:val="center"/>
          </w:tcPr>
          <w:p w14:paraId="18BF2BCF" w14:textId="77777777" w:rsidR="00C602C5" w:rsidRPr="001200DB" w:rsidRDefault="00C602C5" w:rsidP="008670F3">
            <w:pPr>
              <w:jc w:val="center"/>
              <w:rPr>
                <w:sz w:val="20"/>
                <w:szCs w:val="20"/>
              </w:rPr>
            </w:pPr>
            <w:r w:rsidRPr="001200DB">
              <w:rPr>
                <w:sz w:val="20"/>
                <w:szCs w:val="20"/>
                <w:lang w:val="ru"/>
              </w:rPr>
              <w:t>Нет</w:t>
            </w:r>
          </w:p>
        </w:tc>
        <w:tc>
          <w:tcPr>
            <w:tcW w:w="543" w:type="pct"/>
            <w:tcBorders>
              <w:top w:val="single" w:sz="4" w:space="0" w:color="auto"/>
              <w:left w:val="single" w:sz="4" w:space="0" w:color="auto"/>
              <w:bottom w:val="single" w:sz="4" w:space="0" w:color="auto"/>
            </w:tcBorders>
            <w:shd w:val="clear" w:color="auto" w:fill="FFFFFF"/>
            <w:vAlign w:val="center"/>
          </w:tcPr>
          <w:p w14:paraId="790061CA" w14:textId="77777777" w:rsidR="00C602C5" w:rsidRPr="001200DB" w:rsidRDefault="00C602C5" w:rsidP="008670F3">
            <w:pPr>
              <w:jc w:val="center"/>
              <w:rPr>
                <w:sz w:val="20"/>
                <w:szCs w:val="20"/>
              </w:rPr>
            </w:pPr>
            <w:r w:rsidRPr="001200DB">
              <w:rPr>
                <w:sz w:val="20"/>
                <w:szCs w:val="20"/>
                <w:lang w:val="ru"/>
              </w:rPr>
              <w:t>116</w:t>
            </w:r>
          </w:p>
        </w:tc>
        <w:tc>
          <w:tcPr>
            <w:tcW w:w="1040" w:type="pct"/>
            <w:tcBorders>
              <w:top w:val="single" w:sz="4" w:space="0" w:color="auto"/>
              <w:left w:val="single" w:sz="4" w:space="0" w:color="auto"/>
              <w:bottom w:val="single" w:sz="4" w:space="0" w:color="auto"/>
            </w:tcBorders>
            <w:shd w:val="clear" w:color="auto" w:fill="FFFFFF"/>
            <w:vAlign w:val="center"/>
          </w:tcPr>
          <w:p w14:paraId="1EB46810" w14:textId="77777777" w:rsidR="00C602C5" w:rsidRPr="001200DB" w:rsidRDefault="00C602C5" w:rsidP="008670F3">
            <w:pPr>
              <w:jc w:val="center"/>
              <w:rPr>
                <w:sz w:val="20"/>
                <w:szCs w:val="20"/>
              </w:rPr>
            </w:pPr>
            <w:r w:rsidRPr="001200DB">
              <w:rPr>
                <w:sz w:val="20"/>
                <w:szCs w:val="20"/>
                <w:lang w:val="ru"/>
              </w:rPr>
              <w:t>0,26</w:t>
            </w:r>
          </w:p>
        </w:tc>
        <w:tc>
          <w:tcPr>
            <w:tcW w:w="1464" w:type="pct"/>
            <w:tcBorders>
              <w:top w:val="single" w:sz="4" w:space="0" w:color="auto"/>
              <w:left w:val="single" w:sz="4" w:space="0" w:color="auto"/>
              <w:bottom w:val="single" w:sz="4" w:space="0" w:color="auto"/>
              <w:right w:val="single" w:sz="4" w:space="0" w:color="auto"/>
            </w:tcBorders>
            <w:shd w:val="clear" w:color="auto" w:fill="FFFFFF"/>
            <w:vAlign w:val="center"/>
          </w:tcPr>
          <w:p w14:paraId="0A08F406" w14:textId="77777777" w:rsidR="00C602C5" w:rsidRPr="001200DB" w:rsidRDefault="00C602C5" w:rsidP="008670F3">
            <w:pPr>
              <w:jc w:val="center"/>
              <w:rPr>
                <w:sz w:val="20"/>
                <w:szCs w:val="20"/>
              </w:rPr>
            </w:pPr>
            <w:r w:rsidRPr="001200DB">
              <w:rPr>
                <w:sz w:val="20"/>
                <w:szCs w:val="20"/>
                <w:lang w:val="ru"/>
              </w:rPr>
              <w:t>(0,16, 0,41)</w:t>
            </w:r>
          </w:p>
        </w:tc>
      </w:tr>
      <w:tr w:rsidR="00C602C5" w:rsidRPr="001200DB" w14:paraId="6FFFA2DD" w14:textId="77777777" w:rsidTr="008670F3">
        <w:trPr>
          <w:trHeight w:val="20"/>
        </w:trPr>
        <w:tc>
          <w:tcPr>
            <w:tcW w:w="1953" w:type="pct"/>
            <w:tcBorders>
              <w:top w:val="single" w:sz="4" w:space="0" w:color="auto"/>
              <w:left w:val="single" w:sz="4" w:space="0" w:color="auto"/>
              <w:bottom w:val="single" w:sz="4" w:space="0" w:color="auto"/>
            </w:tcBorders>
            <w:shd w:val="clear" w:color="auto" w:fill="FFFFFF"/>
            <w:vAlign w:val="center"/>
          </w:tcPr>
          <w:p w14:paraId="7E1A7AA3" w14:textId="77777777" w:rsidR="00C602C5" w:rsidRPr="001200DB" w:rsidRDefault="00C602C5" w:rsidP="008670F3">
            <w:pPr>
              <w:jc w:val="center"/>
              <w:rPr>
                <w:sz w:val="20"/>
                <w:szCs w:val="20"/>
                <w:lang w:val="ru"/>
              </w:rPr>
            </w:pPr>
            <w:r w:rsidRPr="001200DB">
              <w:rPr>
                <w:sz w:val="20"/>
                <w:szCs w:val="20"/>
                <w:lang w:val="ru"/>
              </w:rPr>
              <w:lastRenderedPageBreak/>
              <w:t>Комплексный кариотип</w:t>
            </w:r>
          </w:p>
        </w:tc>
        <w:tc>
          <w:tcPr>
            <w:tcW w:w="543" w:type="pct"/>
            <w:tcBorders>
              <w:top w:val="single" w:sz="4" w:space="0" w:color="auto"/>
              <w:left w:val="single" w:sz="4" w:space="0" w:color="auto"/>
              <w:bottom w:val="single" w:sz="4" w:space="0" w:color="auto"/>
            </w:tcBorders>
            <w:shd w:val="clear" w:color="auto" w:fill="FFFFFF"/>
            <w:vAlign w:val="center"/>
          </w:tcPr>
          <w:p w14:paraId="58DFC4BC" w14:textId="77777777" w:rsidR="00C602C5" w:rsidRPr="001200DB" w:rsidRDefault="00C602C5" w:rsidP="008670F3">
            <w:pPr>
              <w:jc w:val="center"/>
              <w:rPr>
                <w:sz w:val="20"/>
                <w:szCs w:val="20"/>
                <w:lang w:val="ru"/>
              </w:rPr>
            </w:pPr>
          </w:p>
        </w:tc>
        <w:tc>
          <w:tcPr>
            <w:tcW w:w="1040" w:type="pct"/>
            <w:tcBorders>
              <w:top w:val="single" w:sz="4" w:space="0" w:color="auto"/>
              <w:left w:val="single" w:sz="4" w:space="0" w:color="auto"/>
              <w:bottom w:val="single" w:sz="4" w:space="0" w:color="auto"/>
            </w:tcBorders>
            <w:shd w:val="clear" w:color="auto" w:fill="FFFFFF"/>
            <w:vAlign w:val="center"/>
          </w:tcPr>
          <w:p w14:paraId="1B8B5483" w14:textId="77777777" w:rsidR="00C602C5" w:rsidRPr="001200DB" w:rsidRDefault="00C602C5" w:rsidP="008670F3">
            <w:pPr>
              <w:jc w:val="center"/>
              <w:rPr>
                <w:sz w:val="20"/>
                <w:szCs w:val="20"/>
                <w:lang w:val="ru"/>
              </w:rPr>
            </w:pPr>
          </w:p>
        </w:tc>
        <w:tc>
          <w:tcPr>
            <w:tcW w:w="1464" w:type="pct"/>
            <w:tcBorders>
              <w:top w:val="single" w:sz="4" w:space="0" w:color="auto"/>
              <w:left w:val="single" w:sz="4" w:space="0" w:color="auto"/>
              <w:bottom w:val="single" w:sz="4" w:space="0" w:color="auto"/>
              <w:right w:val="single" w:sz="4" w:space="0" w:color="auto"/>
            </w:tcBorders>
            <w:shd w:val="clear" w:color="auto" w:fill="FFFFFF"/>
            <w:vAlign w:val="center"/>
          </w:tcPr>
          <w:p w14:paraId="4B35F4DD" w14:textId="77777777" w:rsidR="00C602C5" w:rsidRPr="001200DB" w:rsidRDefault="00C602C5" w:rsidP="008670F3">
            <w:pPr>
              <w:jc w:val="center"/>
              <w:rPr>
                <w:sz w:val="20"/>
                <w:szCs w:val="20"/>
                <w:lang w:val="ru"/>
              </w:rPr>
            </w:pPr>
          </w:p>
        </w:tc>
      </w:tr>
      <w:tr w:rsidR="00C602C5" w:rsidRPr="001200DB" w14:paraId="755A8435" w14:textId="77777777" w:rsidTr="008670F3">
        <w:trPr>
          <w:trHeight w:val="20"/>
        </w:trPr>
        <w:tc>
          <w:tcPr>
            <w:tcW w:w="1953" w:type="pct"/>
            <w:tcBorders>
              <w:top w:val="single" w:sz="4" w:space="0" w:color="auto"/>
              <w:left w:val="single" w:sz="4" w:space="0" w:color="auto"/>
              <w:bottom w:val="single" w:sz="4" w:space="0" w:color="auto"/>
            </w:tcBorders>
            <w:shd w:val="clear" w:color="auto" w:fill="FFFFFF"/>
            <w:vAlign w:val="center"/>
          </w:tcPr>
          <w:p w14:paraId="3D17FDA8" w14:textId="77777777" w:rsidR="00C602C5" w:rsidRPr="001200DB" w:rsidRDefault="00C602C5" w:rsidP="008670F3">
            <w:pPr>
              <w:jc w:val="center"/>
              <w:rPr>
                <w:sz w:val="20"/>
                <w:szCs w:val="20"/>
                <w:lang w:val="ru"/>
              </w:rPr>
            </w:pPr>
            <w:r w:rsidRPr="001200DB">
              <w:rPr>
                <w:sz w:val="20"/>
                <w:szCs w:val="20"/>
                <w:lang w:val="ru"/>
              </w:rPr>
              <w:t>Да</w:t>
            </w:r>
          </w:p>
        </w:tc>
        <w:tc>
          <w:tcPr>
            <w:tcW w:w="543" w:type="pct"/>
            <w:tcBorders>
              <w:top w:val="single" w:sz="4" w:space="0" w:color="auto"/>
              <w:left w:val="single" w:sz="4" w:space="0" w:color="auto"/>
              <w:bottom w:val="single" w:sz="4" w:space="0" w:color="auto"/>
            </w:tcBorders>
            <w:shd w:val="clear" w:color="auto" w:fill="FFFFFF"/>
            <w:vAlign w:val="center"/>
          </w:tcPr>
          <w:p w14:paraId="5C6AFC28" w14:textId="77777777" w:rsidR="00C602C5" w:rsidRPr="001200DB" w:rsidRDefault="00C602C5" w:rsidP="008670F3">
            <w:pPr>
              <w:jc w:val="center"/>
              <w:rPr>
                <w:sz w:val="20"/>
                <w:szCs w:val="20"/>
                <w:lang w:val="ru"/>
              </w:rPr>
            </w:pPr>
            <w:r w:rsidRPr="001200DB">
              <w:rPr>
                <w:sz w:val="20"/>
                <w:szCs w:val="20"/>
                <w:lang w:val="ru"/>
              </w:rPr>
              <w:t>50</w:t>
            </w:r>
          </w:p>
        </w:tc>
        <w:tc>
          <w:tcPr>
            <w:tcW w:w="1040" w:type="pct"/>
            <w:tcBorders>
              <w:top w:val="single" w:sz="4" w:space="0" w:color="auto"/>
              <w:left w:val="single" w:sz="4" w:space="0" w:color="auto"/>
              <w:bottom w:val="single" w:sz="4" w:space="0" w:color="auto"/>
            </w:tcBorders>
            <w:shd w:val="clear" w:color="auto" w:fill="FFFFFF"/>
            <w:vAlign w:val="center"/>
          </w:tcPr>
          <w:p w14:paraId="0F587A7A" w14:textId="77777777" w:rsidR="00C602C5" w:rsidRPr="001200DB" w:rsidRDefault="00C602C5" w:rsidP="008670F3">
            <w:pPr>
              <w:jc w:val="center"/>
              <w:rPr>
                <w:sz w:val="20"/>
                <w:szCs w:val="20"/>
                <w:lang w:val="ru"/>
              </w:rPr>
            </w:pPr>
            <w:r w:rsidRPr="001200DB">
              <w:rPr>
                <w:sz w:val="20"/>
                <w:szCs w:val="20"/>
                <w:lang w:val="ru"/>
              </w:rPr>
              <w:t>0,28</w:t>
            </w:r>
          </w:p>
        </w:tc>
        <w:tc>
          <w:tcPr>
            <w:tcW w:w="1464" w:type="pct"/>
            <w:tcBorders>
              <w:top w:val="single" w:sz="4" w:space="0" w:color="auto"/>
              <w:left w:val="single" w:sz="4" w:space="0" w:color="auto"/>
              <w:bottom w:val="single" w:sz="4" w:space="0" w:color="auto"/>
              <w:right w:val="single" w:sz="4" w:space="0" w:color="auto"/>
            </w:tcBorders>
            <w:shd w:val="clear" w:color="auto" w:fill="FFFFFF"/>
            <w:vAlign w:val="center"/>
          </w:tcPr>
          <w:p w14:paraId="505F5C08" w14:textId="77777777" w:rsidR="00C602C5" w:rsidRPr="001200DB" w:rsidRDefault="00C602C5" w:rsidP="008670F3">
            <w:pPr>
              <w:jc w:val="center"/>
              <w:rPr>
                <w:sz w:val="20"/>
                <w:szCs w:val="20"/>
                <w:lang w:val="ru"/>
              </w:rPr>
            </w:pPr>
            <w:r w:rsidRPr="001200DB">
              <w:rPr>
                <w:sz w:val="20"/>
                <w:szCs w:val="20"/>
                <w:lang w:val="ru"/>
              </w:rPr>
              <w:t>(0,15, 0,53)</w:t>
            </w:r>
          </w:p>
        </w:tc>
      </w:tr>
      <w:tr w:rsidR="00C602C5" w:rsidRPr="001200DB" w14:paraId="4C0C0E75" w14:textId="77777777" w:rsidTr="008670F3">
        <w:trPr>
          <w:trHeight w:val="20"/>
        </w:trPr>
        <w:tc>
          <w:tcPr>
            <w:tcW w:w="1953" w:type="pct"/>
            <w:tcBorders>
              <w:top w:val="single" w:sz="4" w:space="0" w:color="auto"/>
              <w:left w:val="single" w:sz="4" w:space="0" w:color="auto"/>
              <w:bottom w:val="single" w:sz="4" w:space="0" w:color="auto"/>
            </w:tcBorders>
            <w:shd w:val="clear" w:color="auto" w:fill="FFFFFF"/>
            <w:vAlign w:val="center"/>
          </w:tcPr>
          <w:p w14:paraId="2C8ED546" w14:textId="77777777" w:rsidR="00C602C5" w:rsidRPr="001200DB" w:rsidRDefault="00C602C5" w:rsidP="008670F3">
            <w:pPr>
              <w:jc w:val="center"/>
              <w:rPr>
                <w:sz w:val="20"/>
                <w:szCs w:val="20"/>
                <w:lang w:val="ru"/>
              </w:rPr>
            </w:pPr>
            <w:r w:rsidRPr="001200DB">
              <w:rPr>
                <w:sz w:val="20"/>
                <w:szCs w:val="20"/>
                <w:lang w:val="ru"/>
              </w:rPr>
              <w:t>Нет</w:t>
            </w:r>
          </w:p>
        </w:tc>
        <w:tc>
          <w:tcPr>
            <w:tcW w:w="543" w:type="pct"/>
            <w:tcBorders>
              <w:top w:val="single" w:sz="4" w:space="0" w:color="auto"/>
              <w:left w:val="single" w:sz="4" w:space="0" w:color="auto"/>
              <w:bottom w:val="single" w:sz="4" w:space="0" w:color="auto"/>
            </w:tcBorders>
            <w:shd w:val="clear" w:color="auto" w:fill="FFFFFF"/>
            <w:vAlign w:val="center"/>
          </w:tcPr>
          <w:p w14:paraId="7E98A72E" w14:textId="77777777" w:rsidR="00C602C5" w:rsidRPr="001200DB" w:rsidRDefault="00C602C5" w:rsidP="008670F3">
            <w:pPr>
              <w:jc w:val="center"/>
              <w:rPr>
                <w:sz w:val="20"/>
                <w:szCs w:val="20"/>
                <w:lang w:val="ru"/>
              </w:rPr>
            </w:pPr>
            <w:r w:rsidRPr="001200DB">
              <w:rPr>
                <w:sz w:val="20"/>
                <w:szCs w:val="20"/>
                <w:lang w:val="ru"/>
              </w:rPr>
              <w:t>97</w:t>
            </w:r>
          </w:p>
        </w:tc>
        <w:tc>
          <w:tcPr>
            <w:tcW w:w="1040" w:type="pct"/>
            <w:tcBorders>
              <w:top w:val="single" w:sz="4" w:space="0" w:color="auto"/>
              <w:left w:val="single" w:sz="4" w:space="0" w:color="auto"/>
              <w:bottom w:val="single" w:sz="4" w:space="0" w:color="auto"/>
            </w:tcBorders>
            <w:shd w:val="clear" w:color="auto" w:fill="FFFFFF"/>
            <w:vAlign w:val="center"/>
          </w:tcPr>
          <w:p w14:paraId="41529E3A" w14:textId="77777777" w:rsidR="00C602C5" w:rsidRPr="001200DB" w:rsidRDefault="00C602C5" w:rsidP="008670F3">
            <w:pPr>
              <w:jc w:val="center"/>
              <w:rPr>
                <w:sz w:val="20"/>
                <w:szCs w:val="20"/>
                <w:lang w:val="ru"/>
              </w:rPr>
            </w:pPr>
            <w:r w:rsidRPr="001200DB">
              <w:rPr>
                <w:sz w:val="20"/>
                <w:szCs w:val="20"/>
                <w:lang w:val="ru"/>
              </w:rPr>
              <w:t>0,25</w:t>
            </w:r>
          </w:p>
        </w:tc>
        <w:tc>
          <w:tcPr>
            <w:tcW w:w="1464" w:type="pct"/>
            <w:tcBorders>
              <w:top w:val="single" w:sz="4" w:space="0" w:color="auto"/>
              <w:left w:val="single" w:sz="4" w:space="0" w:color="auto"/>
              <w:bottom w:val="single" w:sz="4" w:space="0" w:color="auto"/>
              <w:right w:val="single" w:sz="4" w:space="0" w:color="auto"/>
            </w:tcBorders>
            <w:shd w:val="clear" w:color="auto" w:fill="FFFFFF"/>
            <w:vAlign w:val="center"/>
          </w:tcPr>
          <w:p w14:paraId="198CDD22" w14:textId="77777777" w:rsidR="00C602C5" w:rsidRPr="001200DB" w:rsidRDefault="00C602C5" w:rsidP="008670F3">
            <w:pPr>
              <w:jc w:val="center"/>
              <w:rPr>
                <w:sz w:val="20"/>
                <w:szCs w:val="20"/>
                <w:lang w:val="ru"/>
              </w:rPr>
            </w:pPr>
            <w:r w:rsidRPr="001200DB">
              <w:rPr>
                <w:sz w:val="20"/>
                <w:szCs w:val="20"/>
                <w:lang w:val="ru"/>
              </w:rPr>
              <w:t>(0,15, 0,44)</w:t>
            </w:r>
          </w:p>
        </w:tc>
      </w:tr>
    </w:tbl>
    <w:p w14:paraId="059385AF" w14:textId="77777777" w:rsidR="00C602C5" w:rsidRDefault="00C602C5" w:rsidP="00C602C5">
      <w:pPr>
        <w:spacing w:line="1" w:lineRule="exact"/>
        <w:rPr>
          <w:sz w:val="20"/>
          <w:szCs w:val="20"/>
        </w:rPr>
      </w:pPr>
    </w:p>
    <w:p w14:paraId="4514A281" w14:textId="46C1B0C9" w:rsidR="00C602C5" w:rsidRPr="003C75DE" w:rsidRDefault="00C602C5" w:rsidP="001C1827">
      <w:pPr>
        <w:pStyle w:val="af3"/>
        <w:shd w:val="clear" w:color="auto" w:fill="FFFFFF"/>
        <w:spacing w:before="75" w:beforeAutospacing="0" w:after="75" w:afterAutospacing="0"/>
        <w:ind w:firstLine="708"/>
        <w:jc w:val="both"/>
      </w:pPr>
      <w:r w:rsidRPr="003C75DE">
        <w:t xml:space="preserve">ASCEND — первое рандомизированное исследование III фазы, в котором напрямую сравнивали ингибитор </w:t>
      </w:r>
      <w:r>
        <w:t>BTK</w:t>
      </w:r>
      <w:r w:rsidRPr="003C75DE">
        <w:t xml:space="preserve"> в монотерапии с вышеуказанными комбинациями в терапии Р/Р ХЛЛ</w:t>
      </w:r>
      <w:r>
        <w:t xml:space="preserve"> </w:t>
      </w:r>
      <w:r w:rsidRPr="00F05C63">
        <w:fldChar w:fldCharType="begin"/>
      </w:r>
      <w:r w:rsidRPr="00F05C63">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F05C63">
        <w:fldChar w:fldCharType="separate"/>
      </w:r>
      <w:r w:rsidRPr="00F05C63">
        <w:t>[</w:t>
      </w:r>
      <w:r>
        <w:t>8,9</w:t>
      </w:r>
      <w:r w:rsidRPr="00F05C63">
        <w:t>]</w:t>
      </w:r>
      <w:r w:rsidRPr="00F05C63">
        <w:fldChar w:fldCharType="end"/>
      </w:r>
      <w:r w:rsidRPr="00F05C63">
        <w:t xml:space="preserve">.   </w:t>
      </w:r>
      <w:r w:rsidR="001C1827">
        <w:t>Ч</w:t>
      </w:r>
      <w:r w:rsidRPr="00C91B00">
        <w:t>ерез три года терапии акалабрутиниб снизил риск прогрессирования заболевания или смерти от хронического лимфоцитарного лейкоза на 71% по сравнению с режимами по выбору исследователя</w:t>
      </w:r>
      <w:r>
        <w:t xml:space="preserve"> </w:t>
      </w:r>
      <w:r w:rsidRPr="00F05C63">
        <w:fldChar w:fldCharType="begin"/>
      </w:r>
      <w:r w:rsidRPr="00F05C63">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F05C63">
        <w:fldChar w:fldCharType="separate"/>
      </w:r>
      <w:r w:rsidRPr="00F05C63">
        <w:t>[</w:t>
      </w:r>
      <w:r>
        <w:t>10</w:t>
      </w:r>
      <w:r w:rsidRPr="00F05C63">
        <w:t>]</w:t>
      </w:r>
      <w:r w:rsidRPr="00F05C63">
        <w:fldChar w:fldCharType="end"/>
      </w:r>
      <w:r w:rsidRPr="00F05C63">
        <w:t xml:space="preserve">.   </w:t>
      </w:r>
    </w:p>
    <w:p w14:paraId="43AB1969" w14:textId="77777777" w:rsidR="00C602C5" w:rsidRPr="001200DB" w:rsidRDefault="00C602C5" w:rsidP="00C602C5">
      <w:pPr>
        <w:spacing w:line="1" w:lineRule="exact"/>
        <w:rPr>
          <w:sz w:val="20"/>
          <w:szCs w:val="20"/>
        </w:rPr>
      </w:pPr>
    </w:p>
    <w:p w14:paraId="15FAB63A" w14:textId="77777777" w:rsidR="00C602C5" w:rsidRPr="00F05C63" w:rsidRDefault="00C602C5" w:rsidP="00C602C5">
      <w:pPr>
        <w:pStyle w:val="af3"/>
        <w:shd w:val="clear" w:color="auto" w:fill="FFFFFF"/>
        <w:spacing w:before="75" w:beforeAutospacing="0" w:after="75" w:afterAutospacing="0"/>
        <w:jc w:val="both"/>
        <w:rPr>
          <w:i/>
          <w:u w:val="single"/>
        </w:rPr>
      </w:pPr>
      <w:r w:rsidRPr="003C75DE">
        <w:rPr>
          <w:i/>
          <w:u w:val="single"/>
        </w:rPr>
        <w:t xml:space="preserve">ELEVATE-RR (ACE-CL-006): оценка эффективности </w:t>
      </w:r>
      <w:r w:rsidRPr="003C75DE">
        <w:rPr>
          <w:rStyle w:val="aff0"/>
          <w:u w:val="single"/>
        </w:rPr>
        <w:t>акалабрутиниба </w:t>
      </w:r>
      <w:r w:rsidRPr="003C75DE">
        <w:rPr>
          <w:i/>
          <w:u w:val="single"/>
        </w:rPr>
        <w:t>по сравнению с ибрутинибом у пациентов с рецидивирующим или рефрактерным ХЛЛ, получивших по крайней мере одну предшествующую линию терапии</w:t>
      </w:r>
    </w:p>
    <w:p w14:paraId="4E2D83D2" w14:textId="77777777" w:rsidR="00C602C5" w:rsidRPr="003C75DE" w:rsidRDefault="00C602C5" w:rsidP="00C602C5">
      <w:pPr>
        <w:pStyle w:val="af3"/>
        <w:shd w:val="clear" w:color="auto" w:fill="FFFFFF"/>
        <w:spacing w:before="75" w:beforeAutospacing="0" w:after="75" w:afterAutospacing="0"/>
        <w:ind w:firstLine="708"/>
        <w:jc w:val="both"/>
      </w:pPr>
      <w:r w:rsidRPr="003C75DE">
        <w:t>Исследование ELEVATE-RR — это рандомизированное многоцентровое открытое исследование III фазы по оценке не меньшей эффективности препарата </w:t>
      </w:r>
      <w:r w:rsidRPr="007B5FCC">
        <w:rPr>
          <w:rStyle w:val="aff0"/>
        </w:rPr>
        <w:t>акалабрутиниб</w:t>
      </w:r>
      <w:r w:rsidRPr="003C75DE">
        <w:rPr>
          <w:rStyle w:val="aff0"/>
        </w:rPr>
        <w:t> </w:t>
      </w:r>
      <w:r w:rsidRPr="003C75DE">
        <w:t>по сравнению с ибрутинибом у пациентов с рецидивирующим или рефрактерным ХЛЛ, получивших по крайней мере одну предшествующую линию терапии, и с наличием по крайней мере одного из следующих прогностических факторов: делеция 17p или делеция 11q</w:t>
      </w:r>
      <w:r w:rsidRPr="00F05C63">
        <w:t xml:space="preserve"> </w:t>
      </w:r>
      <w:r w:rsidRPr="00F05C63">
        <w:fldChar w:fldCharType="begin"/>
      </w:r>
      <w:r w:rsidRPr="00F05C63">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F05C63">
        <w:fldChar w:fldCharType="separate"/>
      </w:r>
      <w:r w:rsidRPr="00F05C63">
        <w:t>[1</w:t>
      </w:r>
      <w:r>
        <w:t>1</w:t>
      </w:r>
      <w:r w:rsidRPr="00F05C63">
        <w:t>,1</w:t>
      </w:r>
      <w:r>
        <w:t>2</w:t>
      </w:r>
      <w:r w:rsidRPr="00F05C63">
        <w:t>]</w:t>
      </w:r>
      <w:r w:rsidRPr="00F05C63">
        <w:fldChar w:fldCharType="end"/>
      </w:r>
      <w:r w:rsidRPr="00F05C63">
        <w:t xml:space="preserve">.   </w:t>
      </w:r>
    </w:p>
    <w:p w14:paraId="4326E455" w14:textId="77777777" w:rsidR="00C602C5" w:rsidRPr="003C75DE" w:rsidRDefault="00C602C5" w:rsidP="00C602C5">
      <w:pPr>
        <w:pStyle w:val="af3"/>
        <w:shd w:val="clear" w:color="auto" w:fill="FFFFFF"/>
        <w:spacing w:before="75" w:beforeAutospacing="0" w:after="75" w:afterAutospacing="0"/>
        <w:ind w:firstLine="708"/>
        <w:jc w:val="both"/>
      </w:pPr>
      <w:r w:rsidRPr="003C75DE">
        <w:t>В исследовании 533 пациента были рандомизированы (1:1) в две группы лечения. Пациенты в первой группе получали </w:t>
      </w:r>
      <w:r w:rsidRPr="00B05213">
        <w:rPr>
          <w:rStyle w:val="aff0"/>
        </w:rPr>
        <w:t>акалабрутиниб</w:t>
      </w:r>
      <w:r w:rsidRPr="003C75DE">
        <w:t> (100 мг 2 раза в сутки перорально до прогрессирования заболевания или развития неприемлемой токсичности). Пациенты во второй группе получали ибрутиниб (420 мг 1 раз в сутки перорально до прогрессирования заболевания или развития неприемлемой токсичности).</w:t>
      </w:r>
    </w:p>
    <w:p w14:paraId="461270F0" w14:textId="77777777" w:rsidR="00C602C5" w:rsidRPr="003C75DE" w:rsidRDefault="00C602C5" w:rsidP="00C602C5">
      <w:pPr>
        <w:pStyle w:val="af3"/>
        <w:shd w:val="clear" w:color="auto" w:fill="FFFFFF"/>
        <w:spacing w:before="75" w:beforeAutospacing="0" w:after="75" w:afterAutospacing="0"/>
        <w:ind w:firstLine="708"/>
        <w:jc w:val="both"/>
      </w:pPr>
      <w:r w:rsidRPr="003C75DE">
        <w:t>Первичной конечной точкой исследования была ВБП по оценке ННК (не меньшая эффективность; анализ после регистрации 250 событий, верхняя граница 95% доверительного интервала для ОР &lt; 1,429). Вторичные конечные точки включали частоту фибрилляции предсердий, частоту инфекций 3-й степени или выше, частоту возникновения синдрома Рихтера (состояние, при котором ХЛЛ превращается в агрессивную форму лимфомы) и ОВ</w:t>
      </w:r>
      <w:r w:rsidRPr="00F05C63">
        <w:t xml:space="preserve"> </w:t>
      </w:r>
      <w:r w:rsidRPr="00F05C63">
        <w:fldChar w:fldCharType="begin"/>
      </w:r>
      <w:r w:rsidRPr="00F05C63">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F05C63">
        <w:fldChar w:fldCharType="separate"/>
      </w:r>
      <w:r w:rsidRPr="00F05C63">
        <w:t>[1</w:t>
      </w:r>
      <w:r>
        <w:t>2</w:t>
      </w:r>
      <w:r w:rsidRPr="00F05C63">
        <w:t>,1</w:t>
      </w:r>
      <w:r>
        <w:t>3</w:t>
      </w:r>
      <w:r w:rsidRPr="00F05C63">
        <w:t>]</w:t>
      </w:r>
      <w:r w:rsidRPr="00F05C63">
        <w:fldChar w:fldCharType="end"/>
      </w:r>
      <w:r w:rsidRPr="00F05C63">
        <w:t xml:space="preserve">.   </w:t>
      </w:r>
    </w:p>
    <w:p w14:paraId="4C837BC8" w14:textId="77777777" w:rsidR="00C602C5" w:rsidRPr="00531BAF" w:rsidRDefault="00C602C5" w:rsidP="00C602C5">
      <w:pPr>
        <w:pStyle w:val="af3"/>
        <w:shd w:val="clear" w:color="auto" w:fill="FFFFFF"/>
        <w:spacing w:before="75" w:beforeAutospacing="0" w:after="75" w:afterAutospacing="0"/>
        <w:ind w:firstLine="708"/>
        <w:jc w:val="both"/>
      </w:pPr>
      <w:r w:rsidRPr="003C75DE">
        <w:t xml:space="preserve">ELEVATE-RR — первое рандомизированное исследование III фазы, в котором напрямую сравнивали два ингибитора </w:t>
      </w:r>
      <w:r>
        <w:t>BTK</w:t>
      </w:r>
      <w:r w:rsidRPr="003C75DE">
        <w:t xml:space="preserve">, применяемые в качестве монотерапии </w:t>
      </w:r>
      <w:r w:rsidRPr="00F05C63">
        <w:t xml:space="preserve">рецидивирующего или рефрактерного ХЛЛ. Также в ходе исследования был проведен </w:t>
      </w:r>
      <w:r w:rsidRPr="002256A9">
        <w:rPr>
          <w:rStyle w:val="af4"/>
          <w:rFonts w:eastAsia="MS Mincho"/>
          <w:b w:val="0"/>
          <w:shd w:val="clear" w:color="auto" w:fill="FFFFFF"/>
        </w:rPr>
        <w:t> дополнительный анализ безопасности акалабрутиниба по сравнению с ибрутинибом при рецидивирующем или рефрактерном ХЛЛ.</w:t>
      </w:r>
      <w:r w:rsidRPr="002256A9">
        <w:rPr>
          <w:b/>
        </w:rPr>
        <w:t xml:space="preserve"> </w:t>
      </w:r>
      <w:r w:rsidRPr="002256A9">
        <w:rPr>
          <w:shd w:val="clear" w:color="auto" w:fill="FFFFFF"/>
        </w:rPr>
        <w:t>Результаты исследования III фазы ELEVATE-RR впервые были</w:t>
      </w:r>
      <w:hyperlink r:id="rId64" w:history="1">
        <w:r w:rsidRPr="002256A9">
          <w:rPr>
            <w:rStyle w:val="aff"/>
            <w:rFonts w:eastAsia="MS Mincho"/>
            <w:color w:val="auto"/>
            <w:u w:val="none"/>
            <w:shd w:val="clear" w:color="auto" w:fill="FFFFFF"/>
          </w:rPr>
          <w:t> представлены </w:t>
        </w:r>
      </w:hyperlink>
      <w:r w:rsidRPr="002256A9">
        <w:rPr>
          <w:shd w:val="clear" w:color="auto" w:fill="FFFFFF"/>
        </w:rPr>
        <w:t>7 июня 2021 года на ежегодном конгрессе Американского общества клинической онкологии (ASCO) и</w:t>
      </w:r>
      <w:hyperlink r:id="rId65" w:history="1">
        <w:r w:rsidRPr="002256A9">
          <w:rPr>
            <w:rStyle w:val="aff"/>
            <w:rFonts w:eastAsia="MS Mincho"/>
            <w:u w:val="none"/>
            <w:shd w:val="clear" w:color="auto" w:fill="FFFFFF"/>
          </w:rPr>
          <w:t> </w:t>
        </w:r>
        <w:r w:rsidRPr="002256A9">
          <w:rPr>
            <w:rStyle w:val="aff"/>
            <w:rFonts w:eastAsia="MS Mincho"/>
            <w:color w:val="auto"/>
            <w:u w:val="none"/>
            <w:shd w:val="clear" w:color="auto" w:fill="FFFFFF"/>
          </w:rPr>
          <w:t>опубликованы </w:t>
        </w:r>
      </w:hyperlink>
      <w:r w:rsidRPr="002256A9">
        <w:rPr>
          <w:shd w:val="clear" w:color="auto" w:fill="FFFFFF"/>
        </w:rPr>
        <w:t>26 июля 2021 года в журнале </w:t>
      </w:r>
      <w:r w:rsidRPr="002256A9">
        <w:rPr>
          <w:rStyle w:val="aff0"/>
          <w:shd w:val="clear" w:color="auto" w:fill="FFFFFF"/>
        </w:rPr>
        <w:t xml:space="preserve">Journal of Clinical Oncology </w:t>
      </w:r>
      <w:r w:rsidRPr="002256A9">
        <w:fldChar w:fldCharType="begin"/>
      </w:r>
      <w:r w:rsidRPr="002256A9">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2256A9">
        <w:fldChar w:fldCharType="separate"/>
      </w:r>
      <w:r w:rsidRPr="002256A9">
        <w:t>[10]</w:t>
      </w:r>
      <w:r w:rsidRPr="002256A9">
        <w:fldChar w:fldCharType="end"/>
      </w:r>
      <w:r w:rsidRPr="002256A9">
        <w:t>.</w:t>
      </w:r>
      <w:r w:rsidRPr="00F05C63">
        <w:t xml:space="preserve">   </w:t>
      </w:r>
    </w:p>
    <w:p w14:paraId="6B308444" w14:textId="77777777" w:rsidR="00C602C5" w:rsidRDefault="00C602C5" w:rsidP="00C602C5">
      <w:pPr>
        <w:ind w:firstLine="851"/>
      </w:pPr>
    </w:p>
    <w:p w14:paraId="3F4F1206" w14:textId="77777777" w:rsidR="00C602C5" w:rsidRPr="00E24B3F" w:rsidRDefault="00C602C5" w:rsidP="00C602C5">
      <w:pPr>
        <w:spacing w:after="240"/>
        <w:outlineLvl w:val="2"/>
        <w:rPr>
          <w:b/>
          <w:bCs/>
          <w:iCs/>
        </w:rPr>
      </w:pPr>
      <w:bookmarkStart w:id="393" w:name="_Toc52190594"/>
      <w:bookmarkStart w:id="394" w:name="_Toc115217977"/>
      <w:bookmarkStart w:id="395" w:name="_Toc159973325"/>
      <w:bookmarkStart w:id="396" w:name="_Hlk521885199"/>
      <w:r w:rsidRPr="00E24B3F">
        <w:rPr>
          <w:b/>
          <w:bCs/>
          <w:iCs/>
        </w:rPr>
        <w:t>4.2.2</w:t>
      </w:r>
      <w:bookmarkStart w:id="397" w:name="_Hlk113016834"/>
      <w:r w:rsidRPr="00E24B3F">
        <w:rPr>
          <w:b/>
          <w:bCs/>
          <w:iCs/>
        </w:rPr>
        <w:t>.</w:t>
      </w:r>
      <w:bookmarkEnd w:id="393"/>
      <w:r w:rsidRPr="00E24B3F">
        <w:rPr>
          <w:b/>
          <w:bCs/>
          <w:iCs/>
        </w:rPr>
        <w:t xml:space="preserve"> Клиническая безопасность</w:t>
      </w:r>
      <w:bookmarkStart w:id="398" w:name="_Toc52190595"/>
      <w:bookmarkEnd w:id="394"/>
      <w:bookmarkEnd w:id="395"/>
    </w:p>
    <w:p w14:paraId="57734A9E" w14:textId="77777777" w:rsidR="00C602C5" w:rsidRPr="00EE5CDF" w:rsidRDefault="00C602C5" w:rsidP="00C602C5">
      <w:pPr>
        <w:tabs>
          <w:tab w:val="left" w:pos="567"/>
        </w:tabs>
        <w:rPr>
          <w:rFonts w:asciiTheme="majorBidi" w:hAnsiTheme="majorBidi" w:cstheme="majorBidi"/>
          <w:i/>
          <w:u w:val="single"/>
        </w:rPr>
      </w:pPr>
      <w:r w:rsidRPr="00EE5CDF">
        <w:rPr>
          <w:rFonts w:asciiTheme="majorBidi" w:hAnsiTheme="majorBidi" w:cstheme="majorBidi"/>
          <w:i/>
          <w:u w:val="single"/>
          <w:lang w:val="ru"/>
        </w:rPr>
        <w:t>Взаимосвязь между концентрацией и безопасностью</w:t>
      </w:r>
    </w:p>
    <w:p w14:paraId="7D027273" w14:textId="77777777" w:rsidR="00C602C5" w:rsidRDefault="00C602C5" w:rsidP="00C602C5">
      <w:pPr>
        <w:tabs>
          <w:tab w:val="left" w:pos="567"/>
        </w:tabs>
        <w:jc w:val="both"/>
        <w:rPr>
          <w:rFonts w:asciiTheme="majorBidi" w:hAnsiTheme="majorBidi" w:cstheme="majorBidi"/>
          <w:sz w:val="18"/>
          <w:lang w:val="ru"/>
        </w:rPr>
      </w:pPr>
    </w:p>
    <w:p w14:paraId="61EDAAEC" w14:textId="77777777" w:rsidR="00C602C5" w:rsidRPr="00BD7EA3"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7B5FCC">
        <w:rPr>
          <w:rFonts w:asciiTheme="majorBidi" w:hAnsiTheme="majorBidi" w:cstheme="majorBidi"/>
          <w:lang w:val="ru"/>
        </w:rPr>
        <w:t xml:space="preserve">Анализ связи между концентрацией и безопасностью проводился на основе объединенного набора данных (общая популяция; n=573) и заранее определенных подгрупп пациентов с В-клеточными неоплазиями, получавших акалабрутиниб в качестве монотерапии или в составе комбинированной терапии в 8 клинических исследованиях. В </w:t>
      </w:r>
      <w:r w:rsidRPr="007B5FCC">
        <w:rPr>
          <w:rFonts w:asciiTheme="majorBidi" w:hAnsiTheme="majorBidi" w:cstheme="majorBidi"/>
          <w:lang w:val="ru"/>
        </w:rPr>
        <w:lastRenderedPageBreak/>
        <w:t>этих исследованиях акалабрутиниб назначался перорально по схеме один раз в день (1 р/д; 100 мг, 175 мг, 200 мг и 250 мг) или два раза в день (2 р/д; 100 мг и 200 мг). Ниже приведены зависимости между AUC</w:t>
      </w:r>
      <w:r w:rsidRPr="00BD7EA3">
        <w:rPr>
          <w:rFonts w:asciiTheme="majorBidi" w:hAnsiTheme="majorBidi" w:cstheme="majorBidi"/>
          <w:vertAlign w:val="subscript"/>
          <w:lang w:val="ru"/>
        </w:rPr>
        <w:t xml:space="preserve">24h,ss </w:t>
      </w:r>
      <w:r w:rsidRPr="007B5FCC">
        <w:rPr>
          <w:rFonts w:asciiTheme="majorBidi" w:hAnsiTheme="majorBidi" w:cstheme="majorBidi"/>
          <w:lang w:val="ru"/>
        </w:rPr>
        <w:t>акалабрутиниба и частотой возникновения отдельных НЯ (процент испытуемых с конкретным НЯ). Показатели AUC</w:t>
      </w:r>
      <w:r w:rsidRPr="007B5FCC">
        <w:rPr>
          <w:rFonts w:asciiTheme="majorBidi" w:hAnsiTheme="majorBidi" w:cstheme="majorBidi"/>
          <w:vertAlign w:val="subscript"/>
          <w:lang w:val="ru"/>
        </w:rPr>
        <w:t>24h,ss</w:t>
      </w:r>
      <w:r w:rsidRPr="007B5FCC">
        <w:rPr>
          <w:rFonts w:asciiTheme="majorBidi" w:hAnsiTheme="majorBidi" w:cstheme="majorBidi"/>
          <w:lang w:val="ru"/>
        </w:rPr>
        <w:t xml:space="preserve"> акалабрутиниба были сопоставимы независимо от наличия или отсутствия любых НЯ ≥2 степени тяжести или ≥3 степени тяжести. За исключением инфекции ≥2 степени тяжести, не было выявлено корреляций между более высокими дозами акалабрутиниба и выбранными нежелательными явлениями, представляющими клинический интерес. Эти результаты (в общей популяции) наблюдались во всех подпопуляциях оценки безопасности, включая группу пациентов с ранее нелеченным ХЛЛ, общую популяцию пациентов с ХЛЛ, группу пациентов с ХЛЛ с монотерапией, группу пациентов с ХЛЛ с комбинированной терапией, а также группу пациентов с гемологическими неоплазиями и монотерапией</w:t>
      </w:r>
      <w:r>
        <w:rPr>
          <w:rFonts w:asciiTheme="majorBidi" w:hAnsiTheme="majorBidi" w:cstheme="majorBidi"/>
          <w:lang w:val="ru"/>
        </w:rPr>
        <w:t xml:space="preserve"> </w:t>
      </w:r>
      <w:r w:rsidRPr="00F05C63">
        <w:fldChar w:fldCharType="begin"/>
      </w:r>
      <w:r w:rsidRPr="00F05C63">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F05C63">
        <w:fldChar w:fldCharType="separate"/>
      </w:r>
      <w:r>
        <w:t>[2</w:t>
      </w:r>
      <w:r w:rsidRPr="00F05C63">
        <w:t>]</w:t>
      </w:r>
      <w:r w:rsidRPr="00F05C63">
        <w:fldChar w:fldCharType="end"/>
      </w:r>
      <w:r w:rsidRPr="00F05C63">
        <w:t xml:space="preserve">.   </w:t>
      </w:r>
    </w:p>
    <w:p w14:paraId="4351A8C7" w14:textId="3878850D" w:rsidR="00C602C5" w:rsidRPr="00447482" w:rsidRDefault="00C602C5" w:rsidP="00C602C5">
      <w:pPr>
        <w:tabs>
          <w:tab w:val="left" w:pos="567"/>
        </w:tabs>
        <w:rPr>
          <w:rFonts w:asciiTheme="majorBidi" w:hAnsiTheme="majorBidi" w:cstheme="majorBidi"/>
          <w:sz w:val="18"/>
        </w:rPr>
      </w:pPr>
    </w:p>
    <w:p w14:paraId="5F2BC05A" w14:textId="6A36F666" w:rsidR="002256A9" w:rsidRDefault="002256A9" w:rsidP="002256A9">
      <w:pPr>
        <w:pStyle w:val="af5"/>
        <w:jc w:val="both"/>
      </w:pPr>
      <w:bookmarkStart w:id="399" w:name="_Toc159973436"/>
      <w:r>
        <w:t xml:space="preserve">Рисунок </w:t>
      </w:r>
      <w:fldSimple w:instr=" STYLEREF 1 \s ">
        <w:r>
          <w:rPr>
            <w:noProof/>
          </w:rPr>
          <w:t>4</w:t>
        </w:r>
      </w:fldSimple>
      <w:r>
        <w:noBreakHyphen/>
      </w:r>
      <w:fldSimple w:instr=" SEQ Рисунок \* ARABIC \s 1 ">
        <w:r>
          <w:rPr>
            <w:noProof/>
          </w:rPr>
          <w:t>12</w:t>
        </w:r>
      </w:fldSimple>
      <w:r>
        <w:t>.</w:t>
      </w:r>
      <w:r w:rsidRPr="002256A9">
        <w:rPr>
          <w:rFonts w:asciiTheme="majorBidi" w:hAnsiTheme="majorBidi" w:cstheme="majorBidi"/>
          <w:iCs/>
          <w:lang w:val="ru"/>
        </w:rPr>
        <w:t xml:space="preserve"> </w:t>
      </w:r>
      <w:r w:rsidRPr="002256A9">
        <w:rPr>
          <w:rFonts w:asciiTheme="majorBidi" w:hAnsiTheme="majorBidi" w:cstheme="majorBidi"/>
          <w:b w:val="0"/>
          <w:iCs/>
          <w:lang w:val="ru"/>
        </w:rPr>
        <w:t>Коробчатая диаграмма с показателями AUC</w:t>
      </w:r>
      <w:r w:rsidRPr="002256A9">
        <w:rPr>
          <w:rFonts w:asciiTheme="majorBidi" w:hAnsiTheme="majorBidi" w:cstheme="majorBidi"/>
          <w:b w:val="0"/>
          <w:iCs/>
          <w:vertAlign w:val="subscript"/>
          <w:lang w:val="ru"/>
        </w:rPr>
        <w:t xml:space="preserve">24h,ss </w:t>
      </w:r>
      <w:r w:rsidRPr="002256A9">
        <w:rPr>
          <w:rFonts w:asciiTheme="majorBidi" w:hAnsiTheme="majorBidi" w:cstheme="majorBidi"/>
          <w:b w:val="0"/>
          <w:iCs/>
          <w:lang w:val="ru"/>
        </w:rPr>
        <w:t>акалабрутиниба в зависимости от видов НЯ у пациентов с В-клеточных неоплазиями (общая</w:t>
      </w:r>
      <w:r w:rsidRPr="002256A9">
        <w:rPr>
          <w:rFonts w:asciiTheme="majorBidi" w:hAnsiTheme="majorBidi" w:cstheme="majorBidi"/>
          <w:b w:val="0"/>
        </w:rPr>
        <w:t xml:space="preserve"> </w:t>
      </w:r>
      <w:r w:rsidRPr="002256A9">
        <w:rPr>
          <w:rFonts w:asciiTheme="majorBidi" w:hAnsiTheme="majorBidi" w:cstheme="majorBidi"/>
          <w:b w:val="0"/>
          <w:iCs/>
          <w:lang w:val="ru"/>
        </w:rPr>
        <w:t>популяция).</w:t>
      </w:r>
      <w:bookmarkEnd w:id="399"/>
    </w:p>
    <w:p w14:paraId="2EC4A42C" w14:textId="5A1B2A1F" w:rsidR="00C602C5" w:rsidRPr="00BD7EA3" w:rsidRDefault="00C602C5" w:rsidP="002256A9">
      <w:pPr>
        <w:pStyle w:val="af5"/>
        <w:rPr>
          <w:rFonts w:asciiTheme="majorBidi" w:hAnsiTheme="majorBidi" w:cstheme="majorBidi"/>
          <w:sz w:val="2"/>
          <w:szCs w:val="2"/>
        </w:rPr>
      </w:pPr>
      <w:r>
        <w:rPr>
          <w:rFonts w:asciiTheme="majorBidi" w:hAnsiTheme="majorBidi" w:cstheme="majorBidi"/>
          <w:noProof/>
          <w:sz w:val="18"/>
          <w:lang w:eastAsia="ru-RU"/>
        </w:rPr>
        <mc:AlternateContent>
          <mc:Choice Requires="wps">
            <w:drawing>
              <wp:anchor distT="0" distB="0" distL="114300" distR="114300" simplePos="0" relativeHeight="251782144" behindDoc="0" locked="0" layoutInCell="1" allowOverlap="1" wp14:anchorId="6E097928" wp14:editId="7C79EB6A">
                <wp:simplePos x="0" y="0"/>
                <wp:positionH relativeFrom="column">
                  <wp:posOffset>17144</wp:posOffset>
                </wp:positionH>
                <wp:positionV relativeFrom="paragraph">
                  <wp:posOffset>25534</wp:posOffset>
                </wp:positionV>
                <wp:extent cx="178067" cy="1939490"/>
                <wp:effectExtent l="0" t="0" r="0" b="3810"/>
                <wp:wrapNone/>
                <wp:docPr id="8"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067" cy="1939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30AB42" w14:textId="77777777" w:rsidR="00530D84" w:rsidRPr="006916F4" w:rsidRDefault="00530D84" w:rsidP="00C602C5">
                            <w:pPr>
                              <w:tabs>
                                <w:tab w:val="left" w:pos="567"/>
                              </w:tabs>
                              <w:jc w:val="center"/>
                              <w:rPr>
                                <w:sz w:val="20"/>
                                <w:szCs w:val="20"/>
                              </w:rPr>
                            </w:pPr>
                            <w:r w:rsidRPr="006916F4">
                              <w:rPr>
                                <w:color w:val="1E1A23"/>
                                <w:sz w:val="20"/>
                                <w:szCs w:val="20"/>
                                <w:lang w:val="ru"/>
                              </w:rPr>
                              <w:t>AUC</w:t>
                            </w:r>
                            <w:r w:rsidRPr="006916F4">
                              <w:rPr>
                                <w:color w:val="1E1A23"/>
                                <w:sz w:val="20"/>
                                <w:szCs w:val="20"/>
                                <w:vertAlign w:val="subscript"/>
                                <w:lang w:val="ru"/>
                              </w:rPr>
                              <w:t>24h,ss</w:t>
                            </w:r>
                            <w:r w:rsidRPr="006916F4">
                              <w:rPr>
                                <w:color w:val="1E1A23"/>
                                <w:sz w:val="20"/>
                                <w:szCs w:val="20"/>
                                <w:lang w:val="ru"/>
                              </w:rPr>
                              <w:t xml:space="preserve"> акалабрутиниба (нг*ч/мл)</w:t>
                            </w:r>
                          </w:p>
                          <w:p w14:paraId="0626D39A" w14:textId="77777777" w:rsidR="00530D84" w:rsidRPr="006916F4" w:rsidRDefault="00530D84" w:rsidP="00C602C5">
                            <w:pPr>
                              <w:spacing w:after="60"/>
                              <w:jc w:val="center"/>
                              <w:rPr>
                                <w:rFonts w:asciiTheme="minorBidi" w:hAnsiTheme="minorBidi" w:cstheme="minorBidi"/>
                                <w:sz w:val="20"/>
                                <w:szCs w:val="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097928" id="Надпись 8" o:spid="_x0000_s1158" type="#_x0000_t202" style="position:absolute;margin-left:1.35pt;margin-top:2pt;width:14pt;height:152.7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" stroked="f">
                <v:textbox style="layout-flow:vertical;mso-layout-flow-alt:bottom-to-top" inset="0,0,0,0">
                  <w:txbxContent>
                    <w:p w14:paraId="2030AB42" w14:textId="77777777" w:rsidR="00530D84" w:rsidRPr="006916F4" w:rsidRDefault="00530D84" w:rsidP="00C602C5">
                      <w:pPr>
                        <w:tabs>
                          <w:tab w:val="left" w:pos="567"/>
                        </w:tabs>
                        <w:jc w:val="center"/>
                        <w:rPr>
                          <w:sz w:val="20"/>
                          <w:szCs w:val="20"/>
                        </w:rPr>
                      </w:pPr>
                      <w:r w:rsidRPr="006916F4">
                        <w:rPr>
                          <w:color w:val="1E1A23"/>
                          <w:sz w:val="20"/>
                          <w:szCs w:val="20"/>
                          <w:lang w:val="ru"/>
                        </w:rPr>
                        <w:t>AUC</w:t>
                      </w:r>
                      <w:r w:rsidRPr="006916F4">
                        <w:rPr>
                          <w:color w:val="1E1A23"/>
                          <w:sz w:val="20"/>
                          <w:szCs w:val="20"/>
                          <w:vertAlign w:val="subscript"/>
                          <w:lang w:val="ru"/>
                        </w:rPr>
                        <w:t>24h,ss</w:t>
                      </w:r>
                      <w:r w:rsidRPr="006916F4">
                        <w:rPr>
                          <w:color w:val="1E1A23"/>
                          <w:sz w:val="20"/>
                          <w:szCs w:val="20"/>
                          <w:lang w:val="ru"/>
                        </w:rPr>
                        <w:t xml:space="preserve"> акалабрутиниба (нг*ч/мл)</w:t>
                      </w:r>
                    </w:p>
                    <w:p w14:paraId="0626D39A" w14:textId="77777777" w:rsidR="00530D84" w:rsidRPr="006916F4" w:rsidRDefault="00530D84" w:rsidP="00C602C5">
                      <w:pPr>
                        <w:spacing w:after="60"/>
                        <w:jc w:val="center"/>
                        <w:rPr>
                          <w:rFonts w:asciiTheme="minorBidi" w:hAnsiTheme="minorBidi" w:cstheme="minorBidi"/>
                          <w:sz w:val="20"/>
                          <w:szCs w:val="20"/>
                        </w:rPr>
                      </w:pP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83168" behindDoc="0" locked="0" layoutInCell="1" allowOverlap="1" wp14:anchorId="6C493352" wp14:editId="4F42CDB2">
                <wp:simplePos x="0" y="0"/>
                <wp:positionH relativeFrom="column">
                  <wp:posOffset>204403</wp:posOffset>
                </wp:positionH>
                <wp:positionV relativeFrom="paragraph">
                  <wp:posOffset>1651769</wp:posOffset>
                </wp:positionV>
                <wp:extent cx="1873317" cy="283946"/>
                <wp:effectExtent l="0" t="0" r="0" b="1905"/>
                <wp:wrapNone/>
                <wp:docPr id="1"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3317" cy="2839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78596C" w14:textId="77777777" w:rsidR="00530D84" w:rsidRPr="006916F4" w:rsidRDefault="00530D84" w:rsidP="00C602C5">
                            <w:pPr>
                              <w:spacing w:after="60"/>
                              <w:jc w:val="center"/>
                              <w:rPr>
                                <w:rFonts w:asciiTheme="majorBidi" w:hAnsiTheme="majorBidi" w:cstheme="majorBidi"/>
                                <w:sz w:val="20"/>
                                <w:szCs w:val="20"/>
                              </w:rPr>
                            </w:pPr>
                            <w:r w:rsidRPr="006916F4">
                              <w:rPr>
                                <w:rFonts w:asciiTheme="majorBidi" w:hAnsiTheme="majorBidi" w:cstheme="majorBidi"/>
                                <w:color w:val="1E1A23"/>
                                <w:sz w:val="20"/>
                                <w:szCs w:val="20"/>
                                <w:lang w:val="ru"/>
                              </w:rPr>
                              <w:t>Любые нежелательные явления ≥2 степени тяжести</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93352" id="Надпись 1" o:spid="_x0000_s1159" type="#_x0000_t202" style="position:absolute;margin-left:16.1pt;margin-top:130.05pt;width:147.5pt;height:22.3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" stroked="f">
                <v:textbox inset="0,0,0,0">
                  <w:txbxContent>
                    <w:p w14:paraId="3478596C" w14:textId="77777777" w:rsidR="00530D84" w:rsidRPr="006916F4" w:rsidRDefault="00530D84" w:rsidP="00C602C5">
                      <w:pPr>
                        <w:spacing w:after="60"/>
                        <w:jc w:val="center"/>
                        <w:rPr>
                          <w:rFonts w:asciiTheme="majorBidi" w:hAnsiTheme="majorBidi" w:cstheme="majorBidi"/>
                          <w:sz w:val="20"/>
                          <w:szCs w:val="20"/>
                        </w:rPr>
                      </w:pPr>
                      <w:r w:rsidRPr="006916F4">
                        <w:rPr>
                          <w:rFonts w:asciiTheme="majorBidi" w:hAnsiTheme="majorBidi" w:cstheme="majorBidi"/>
                          <w:color w:val="1E1A23"/>
                          <w:sz w:val="20"/>
                          <w:szCs w:val="20"/>
                          <w:lang w:val="ru"/>
                        </w:rPr>
                        <w:t>Любые нежелательные явления ≥2 степени тяжести</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89312" behindDoc="0" locked="0" layoutInCell="1" allowOverlap="1" wp14:anchorId="50D9F7B6" wp14:editId="5500D6FC">
                <wp:simplePos x="0" y="0"/>
                <wp:positionH relativeFrom="column">
                  <wp:posOffset>3188970</wp:posOffset>
                </wp:positionH>
                <wp:positionV relativeFrom="paragraph">
                  <wp:posOffset>1532255</wp:posOffset>
                </wp:positionV>
                <wp:extent cx="327660" cy="137160"/>
                <wp:effectExtent l="0" t="0" r="0" b="0"/>
                <wp:wrapNone/>
                <wp:docPr id="15" name="Надпись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137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3F31F1" w14:textId="77777777" w:rsidR="00530D84" w:rsidRPr="006E0448" w:rsidRDefault="00530D84" w:rsidP="00C602C5">
                            <w:pPr>
                              <w:spacing w:after="60"/>
                              <w:jc w:val="center"/>
                              <w:rPr>
                                <w:rFonts w:asciiTheme="minorBidi" w:hAnsiTheme="minorBidi" w:cstheme="minorBidi"/>
                                <w:sz w:val="14"/>
                                <w:szCs w:val="14"/>
                              </w:rPr>
                            </w:pPr>
                            <w:r>
                              <w:rPr>
                                <w:rFonts w:asciiTheme="minorBidi" w:hAnsiTheme="minorBidi" w:cstheme="minorBidi"/>
                                <w:color w:val="1E1A23"/>
                                <w:sz w:val="14"/>
                                <w:szCs w:val="14"/>
                                <w:lang w:val="ru"/>
                              </w:rPr>
                              <w:t>Да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D9F7B6" id="Надпись 15" o:spid="_x0000_s1160" type="#_x0000_t202" style="position:absolute;margin-left:251.1pt;margin-top:120.65pt;width:25.8pt;height:10.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" stroked="f">
                <v:textbox inset="0,0,0,0">
                  <w:txbxContent>
                    <w:p w14:paraId="343F31F1" w14:textId="77777777" w:rsidR="00530D84" w:rsidRPr="006E0448" w:rsidRDefault="00530D84" w:rsidP="00C602C5">
                      <w:pPr>
                        <w:spacing w:after="60"/>
                        <w:jc w:val="center"/>
                        <w:rPr>
                          <w:rFonts w:asciiTheme="minorBidi" w:hAnsiTheme="minorBidi" w:cstheme="minorBidi"/>
                          <w:sz w:val="14"/>
                          <w:szCs w:val="14"/>
                        </w:rPr>
                      </w:pPr>
                      <w:r>
                        <w:rPr>
                          <w:rFonts w:asciiTheme="minorBidi" w:hAnsiTheme="minorBidi" w:cstheme="minorBidi"/>
                          <w:color w:val="1E1A23"/>
                          <w:sz w:val="14"/>
                          <w:szCs w:val="14"/>
                          <w:lang w:val="ru"/>
                        </w:rPr>
                        <w:t>Да</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88288" behindDoc="0" locked="0" layoutInCell="1" allowOverlap="1" wp14:anchorId="1C446188" wp14:editId="065E6C09">
                <wp:simplePos x="0" y="0"/>
                <wp:positionH relativeFrom="column">
                  <wp:posOffset>1413510</wp:posOffset>
                </wp:positionH>
                <wp:positionV relativeFrom="paragraph">
                  <wp:posOffset>1541145</wp:posOffset>
                </wp:positionV>
                <wp:extent cx="327660" cy="137160"/>
                <wp:effectExtent l="3810" t="0" r="1905" b="0"/>
                <wp:wrapNone/>
                <wp:docPr id="14" name="Надпись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137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A515A7" w14:textId="77777777" w:rsidR="00530D84" w:rsidRPr="006E0448" w:rsidRDefault="00530D84" w:rsidP="00C602C5">
                            <w:pPr>
                              <w:spacing w:after="60"/>
                              <w:jc w:val="center"/>
                              <w:rPr>
                                <w:rFonts w:asciiTheme="minorBidi" w:hAnsiTheme="minorBidi" w:cstheme="minorBidi"/>
                                <w:sz w:val="14"/>
                                <w:szCs w:val="14"/>
                              </w:rPr>
                            </w:pPr>
                            <w:r>
                              <w:rPr>
                                <w:rFonts w:asciiTheme="minorBidi" w:hAnsiTheme="minorBidi" w:cstheme="minorBidi"/>
                                <w:color w:val="1E1A23"/>
                                <w:sz w:val="14"/>
                                <w:szCs w:val="14"/>
                                <w:lang w:val="ru"/>
                              </w:rPr>
                              <w:t>Да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446188" id="Надпись 14" o:spid="_x0000_s1161" type="#_x0000_t202" style="position:absolute;margin-left:111.3pt;margin-top:121.35pt;width:25.8pt;height:10.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" stroked="f">
                <v:textbox inset="0,0,0,0">
                  <w:txbxContent>
                    <w:p w14:paraId="7AA515A7" w14:textId="77777777" w:rsidR="00530D84" w:rsidRPr="006E0448" w:rsidRDefault="00530D84" w:rsidP="00C602C5">
                      <w:pPr>
                        <w:spacing w:after="60"/>
                        <w:jc w:val="center"/>
                        <w:rPr>
                          <w:rFonts w:asciiTheme="minorBidi" w:hAnsiTheme="minorBidi" w:cstheme="minorBidi"/>
                          <w:sz w:val="14"/>
                          <w:szCs w:val="14"/>
                        </w:rPr>
                      </w:pPr>
                      <w:r>
                        <w:rPr>
                          <w:rFonts w:asciiTheme="minorBidi" w:hAnsiTheme="minorBidi" w:cstheme="minorBidi"/>
                          <w:color w:val="1E1A23"/>
                          <w:sz w:val="14"/>
                          <w:szCs w:val="14"/>
                          <w:lang w:val="ru"/>
                        </w:rPr>
                        <w:t>Да</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87264" behindDoc="0" locked="0" layoutInCell="1" allowOverlap="1" wp14:anchorId="6F634FA3" wp14:editId="4FF30D29">
                <wp:simplePos x="0" y="0"/>
                <wp:positionH relativeFrom="column">
                  <wp:posOffset>2442210</wp:posOffset>
                </wp:positionH>
                <wp:positionV relativeFrom="paragraph">
                  <wp:posOffset>1541145</wp:posOffset>
                </wp:positionV>
                <wp:extent cx="327660" cy="137160"/>
                <wp:effectExtent l="3810" t="0" r="1905" b="0"/>
                <wp:wrapNone/>
                <wp:docPr id="13" name="Надпись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137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D8528C" w14:textId="77777777" w:rsidR="00530D84" w:rsidRPr="006E0448" w:rsidRDefault="00530D84" w:rsidP="00C602C5">
                            <w:pPr>
                              <w:spacing w:after="60"/>
                              <w:jc w:val="center"/>
                              <w:rPr>
                                <w:rFonts w:asciiTheme="minorBidi" w:hAnsiTheme="minorBidi" w:cstheme="minorBidi"/>
                                <w:sz w:val="14"/>
                                <w:szCs w:val="14"/>
                              </w:rPr>
                            </w:pPr>
                            <w:r>
                              <w:rPr>
                                <w:rFonts w:asciiTheme="minorBidi" w:hAnsiTheme="minorBidi" w:cstheme="minorBidi"/>
                                <w:color w:val="1E1A23"/>
                                <w:sz w:val="14"/>
                                <w:szCs w:val="14"/>
                                <w:lang w:val="ru"/>
                              </w:rPr>
                              <w:t>Нет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634FA3" id="Надпись 13" o:spid="_x0000_s1162" type="#_x0000_t202" style="position:absolute;margin-left:192.3pt;margin-top:121.35pt;width:25.8pt;height:10.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" stroked="f">
                <v:textbox inset="0,0,0,0">
                  <w:txbxContent>
                    <w:p w14:paraId="75D8528C" w14:textId="77777777" w:rsidR="00530D84" w:rsidRPr="006E0448" w:rsidRDefault="00530D84" w:rsidP="00C602C5">
                      <w:pPr>
                        <w:spacing w:after="60"/>
                        <w:jc w:val="center"/>
                        <w:rPr>
                          <w:rFonts w:asciiTheme="minorBidi" w:hAnsiTheme="minorBidi" w:cstheme="minorBidi"/>
                          <w:sz w:val="14"/>
                          <w:szCs w:val="14"/>
                        </w:rPr>
                      </w:pPr>
                      <w:r>
                        <w:rPr>
                          <w:rFonts w:asciiTheme="minorBidi" w:hAnsiTheme="minorBidi" w:cstheme="minorBidi"/>
                          <w:color w:val="1E1A23"/>
                          <w:sz w:val="14"/>
                          <w:szCs w:val="14"/>
                          <w:lang w:val="ru"/>
                        </w:rPr>
                        <w:t>Нет</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86240" behindDoc="0" locked="0" layoutInCell="1" allowOverlap="1" wp14:anchorId="3A4CBBEE" wp14:editId="2CD271BA">
                <wp:simplePos x="0" y="0"/>
                <wp:positionH relativeFrom="column">
                  <wp:posOffset>666750</wp:posOffset>
                </wp:positionH>
                <wp:positionV relativeFrom="paragraph">
                  <wp:posOffset>1541145</wp:posOffset>
                </wp:positionV>
                <wp:extent cx="327660" cy="137160"/>
                <wp:effectExtent l="0" t="0" r="0" b="0"/>
                <wp:wrapNone/>
                <wp:docPr id="12" name="Надпись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137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79863F" w14:textId="77777777" w:rsidR="00530D84" w:rsidRPr="006E0448" w:rsidRDefault="00530D84" w:rsidP="00C602C5">
                            <w:pPr>
                              <w:spacing w:after="60"/>
                              <w:jc w:val="center"/>
                              <w:rPr>
                                <w:rFonts w:asciiTheme="minorBidi" w:hAnsiTheme="minorBidi" w:cstheme="minorBidi"/>
                                <w:sz w:val="14"/>
                                <w:szCs w:val="14"/>
                              </w:rPr>
                            </w:pPr>
                            <w:r>
                              <w:rPr>
                                <w:rFonts w:asciiTheme="minorBidi" w:hAnsiTheme="minorBidi" w:cstheme="minorBidi"/>
                                <w:color w:val="1E1A23"/>
                                <w:sz w:val="14"/>
                                <w:szCs w:val="14"/>
                                <w:lang w:val="ru"/>
                              </w:rPr>
                              <w:t>Нет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4CBBEE" id="Надпись 12" o:spid="_x0000_s1163" type="#_x0000_t202" style="position:absolute;margin-left:52.5pt;margin-top:121.35pt;width:25.8pt;height:10.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" stroked="f">
                <v:textbox inset="0,0,0,0">
                  <w:txbxContent>
                    <w:p w14:paraId="6879863F" w14:textId="77777777" w:rsidR="00530D84" w:rsidRPr="006E0448" w:rsidRDefault="00530D84" w:rsidP="00C602C5">
                      <w:pPr>
                        <w:spacing w:after="60"/>
                        <w:jc w:val="center"/>
                        <w:rPr>
                          <w:rFonts w:asciiTheme="minorBidi" w:hAnsiTheme="minorBidi" w:cstheme="minorBidi"/>
                          <w:sz w:val="14"/>
                          <w:szCs w:val="14"/>
                        </w:rPr>
                      </w:pPr>
                      <w:r>
                        <w:rPr>
                          <w:rFonts w:asciiTheme="minorBidi" w:hAnsiTheme="minorBidi" w:cstheme="minorBidi"/>
                          <w:color w:val="1E1A23"/>
                          <w:sz w:val="14"/>
                          <w:szCs w:val="14"/>
                          <w:lang w:val="ru"/>
                        </w:rPr>
                        <w:t>Нет</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85216" behindDoc="0" locked="0" layoutInCell="1" allowOverlap="1" wp14:anchorId="2061C55D" wp14:editId="61DD3DA0">
                <wp:simplePos x="0" y="0"/>
                <wp:positionH relativeFrom="column">
                  <wp:posOffset>354330</wp:posOffset>
                </wp:positionH>
                <wp:positionV relativeFrom="paragraph">
                  <wp:posOffset>-20955</wp:posOffset>
                </wp:positionV>
                <wp:extent cx="1714500" cy="189230"/>
                <wp:effectExtent l="1905" t="0" r="0" b="3175"/>
                <wp:wrapNone/>
                <wp:docPr id="6" name="Надпись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1892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0DAA44" w14:textId="77777777" w:rsidR="00530D84" w:rsidRPr="006916F4" w:rsidRDefault="00530D84" w:rsidP="00C602C5">
                            <w:pPr>
                              <w:spacing w:after="60"/>
                              <w:jc w:val="center"/>
                              <w:rPr>
                                <w:rFonts w:asciiTheme="minorBidi" w:hAnsiTheme="minorBidi" w:cstheme="minorBidi"/>
                                <w:sz w:val="20"/>
                                <w:szCs w:val="20"/>
                              </w:rPr>
                            </w:pPr>
                            <w:r w:rsidRPr="006916F4">
                              <w:rPr>
                                <w:rFonts w:asciiTheme="minorBidi" w:hAnsiTheme="minorBidi" w:cstheme="minorBidi"/>
                                <w:color w:val="1E1A23"/>
                                <w:sz w:val="20"/>
                                <w:szCs w:val="20"/>
                                <w:lang w:val="ru"/>
                              </w:rPr>
                              <w:t>Общая популяция</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61C55D" id="Надпись 6" o:spid="_x0000_s1164" type="#_x0000_t202" style="position:absolute;margin-left:27.9pt;margin-top:-1.65pt;width:135pt;height:14.9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" stroked="f">
                <v:textbox inset="0,0,0,0">
                  <w:txbxContent>
                    <w:p w14:paraId="000DAA44" w14:textId="77777777" w:rsidR="00530D84" w:rsidRPr="006916F4" w:rsidRDefault="00530D84" w:rsidP="00C602C5">
                      <w:pPr>
                        <w:spacing w:after="60"/>
                        <w:jc w:val="center"/>
                        <w:rPr>
                          <w:rFonts w:asciiTheme="minorBidi" w:hAnsiTheme="minorBidi" w:cstheme="minorBidi"/>
                          <w:sz w:val="20"/>
                          <w:szCs w:val="20"/>
                        </w:rPr>
                      </w:pPr>
                      <w:r w:rsidRPr="006916F4">
                        <w:rPr>
                          <w:rFonts w:asciiTheme="minorBidi" w:hAnsiTheme="minorBidi" w:cstheme="minorBidi"/>
                          <w:color w:val="1E1A23"/>
                          <w:sz w:val="20"/>
                          <w:szCs w:val="20"/>
                          <w:lang w:val="ru"/>
                        </w:rPr>
                        <w:t>Общая популяция</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784192" behindDoc="0" locked="0" layoutInCell="1" allowOverlap="1" wp14:anchorId="7F920FD8" wp14:editId="2176C0D0">
                <wp:simplePos x="0" y="0"/>
                <wp:positionH relativeFrom="column">
                  <wp:posOffset>2167890</wp:posOffset>
                </wp:positionH>
                <wp:positionV relativeFrom="paragraph">
                  <wp:posOffset>1701165</wp:posOffset>
                </wp:positionV>
                <wp:extent cx="1714500" cy="189230"/>
                <wp:effectExtent l="0" t="0" r="3810" b="0"/>
                <wp:wrapNone/>
                <wp:docPr id="5" name="Надпись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1892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98F9FB" w14:textId="77777777" w:rsidR="00530D84" w:rsidRPr="006916F4" w:rsidRDefault="00530D84" w:rsidP="00C602C5">
                            <w:pPr>
                              <w:spacing w:after="60"/>
                              <w:jc w:val="center"/>
                              <w:rPr>
                                <w:rFonts w:asciiTheme="majorBidi" w:hAnsiTheme="majorBidi" w:cstheme="majorBidi"/>
                                <w:color w:val="1E1A23"/>
                                <w:sz w:val="20"/>
                                <w:szCs w:val="20"/>
                                <w:lang w:val="ru"/>
                              </w:rPr>
                            </w:pPr>
                            <w:r w:rsidRPr="006916F4">
                              <w:rPr>
                                <w:rFonts w:asciiTheme="majorBidi" w:hAnsiTheme="majorBidi" w:cstheme="majorBidi"/>
                                <w:color w:val="1E1A23"/>
                                <w:sz w:val="20"/>
                                <w:szCs w:val="20"/>
                                <w:lang w:val="ru"/>
                              </w:rPr>
                              <w:t>Любые нежелательные явления ≥3 степени тяжести</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920FD8" id="Надпись 5" o:spid="_x0000_s1165" type="#_x0000_t202" style="position:absolute;margin-left:170.7pt;margin-top:133.95pt;width:135pt;height:14.9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" stroked="f">
                <v:textbox inset="0,0,0,0">
                  <w:txbxContent>
                    <w:p w14:paraId="4D98F9FB" w14:textId="77777777" w:rsidR="00530D84" w:rsidRPr="006916F4" w:rsidRDefault="00530D84" w:rsidP="00C602C5">
                      <w:pPr>
                        <w:spacing w:after="60"/>
                        <w:jc w:val="center"/>
                        <w:rPr>
                          <w:rFonts w:asciiTheme="majorBidi" w:hAnsiTheme="majorBidi" w:cstheme="majorBidi"/>
                          <w:color w:val="1E1A23"/>
                          <w:sz w:val="20"/>
                          <w:szCs w:val="20"/>
                          <w:lang w:val="ru"/>
                        </w:rPr>
                      </w:pPr>
                      <w:r w:rsidRPr="006916F4">
                        <w:rPr>
                          <w:rFonts w:asciiTheme="majorBidi" w:hAnsiTheme="majorBidi" w:cstheme="majorBidi"/>
                          <w:color w:val="1E1A23"/>
                          <w:sz w:val="20"/>
                          <w:szCs w:val="20"/>
                          <w:lang w:val="ru"/>
                        </w:rPr>
                        <w:t>Любые нежелательные явления ≥3 степени тяжести</w:t>
                      </w:r>
                    </w:p>
                  </w:txbxContent>
                </v:textbox>
              </v:shape>
            </w:pict>
          </mc:Fallback>
        </mc:AlternateContent>
      </w:r>
      <w:r w:rsidRPr="00447482">
        <w:rPr>
          <w:rFonts w:asciiTheme="majorBidi" w:hAnsiTheme="majorBidi" w:cstheme="majorBidi"/>
          <w:sz w:val="18"/>
        </w:rPr>
        <w:fldChar w:fldCharType="begin"/>
      </w:r>
      <w:r w:rsidRPr="00447482">
        <w:rPr>
          <w:rFonts w:asciiTheme="majorBidi" w:hAnsiTheme="majorBidi" w:cstheme="majorBidi"/>
          <w:sz w:val="18"/>
        </w:rPr>
        <w:instrText xml:space="preserve"> INCLUDEPICTURE  "P:\\..\\..\\..\\AppData\\Local\\Temp\\FineReader12.00\\media\\image24.jpeg" \* MERGEFORMATINET </w:instrText>
      </w:r>
      <w:r w:rsidRPr="00447482">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"\\\\gamma\\..\\..\\..\\AppData\\Local\\Temp\\FineReader12.00\\media\\image24.jpeg"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"\\\\gamma\\..\\..\\..\\AppData\\Local\\Temp\\FineReader12.00\\media\\image24.jpeg"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"\\\\gamma\\..\\..\\..\\AppData\\Local\\Temp\\FineReader12.00\\media\\image24.jpeg"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"\\\\gamma\\..\\..\\..\\AppData\\Local\\Temp\\FineReader12.00\\media\\image24.jpeg"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"\\\\gamma\\..\\..\\..\\AppData\\Local\\Temp\\FineReader12.00\\media\\image24.jpeg"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"\\\\gamma\\..\\..\\..\\AppData\\Local\\Temp\\FineReader12.00\\media\\image24.jpeg" \* MERGEFORMATINET </w:instrText>
      </w:r>
      <w:r>
        <w:rPr>
          <w:rFonts w:asciiTheme="majorBidi" w:hAnsiTheme="majorBidi" w:cstheme="majorBidi"/>
          <w:sz w:val="18"/>
        </w:rPr>
        <w:fldChar w:fldCharType="separate"/>
      </w:r>
      <w:r w:rsidR="00EF4A08">
        <w:rPr>
          <w:rFonts w:asciiTheme="majorBidi" w:hAnsiTheme="majorBidi" w:cstheme="majorBidi"/>
          <w:sz w:val="18"/>
        </w:rPr>
        <w:fldChar w:fldCharType="begin"/>
      </w:r>
      <w:r w:rsidR="00EF4A08">
        <w:rPr>
          <w:rFonts w:asciiTheme="majorBidi" w:hAnsiTheme="majorBidi" w:cstheme="majorBidi"/>
          <w:sz w:val="18"/>
        </w:rPr>
        <w:instrText xml:space="preserve"> INCLUDEPICTURE  "\\\\gamma\\..\\..\\..\\AppData\\Local\\Temp\\FineReader12.00\\media\\image24.jpeg" \* MERGEFORMATINET </w:instrText>
      </w:r>
      <w:r w:rsidR="00EF4A08">
        <w:rPr>
          <w:rFonts w:asciiTheme="majorBidi" w:hAnsiTheme="majorBidi" w:cstheme="majorBidi"/>
          <w:sz w:val="18"/>
        </w:rPr>
        <w:fldChar w:fldCharType="separate"/>
      </w:r>
      <w:r w:rsidR="00C949AD">
        <w:rPr>
          <w:rFonts w:asciiTheme="majorBidi" w:hAnsiTheme="majorBidi" w:cstheme="majorBidi"/>
          <w:sz w:val="18"/>
        </w:rPr>
        <w:fldChar w:fldCharType="begin"/>
      </w:r>
      <w:r w:rsidR="00C949AD">
        <w:rPr>
          <w:rFonts w:asciiTheme="majorBidi" w:hAnsiTheme="majorBidi" w:cstheme="majorBidi"/>
          <w:sz w:val="18"/>
        </w:rPr>
        <w:instrText xml:space="preserve"> INCLUDEPICTURE  "\\\\gamma\\..\\..\\..\\AppData\\Local\\Temp\\FineReader12.00\\media\\image24.jpeg" \* MERGEFORMATINET </w:instrText>
      </w:r>
      <w:r w:rsidR="00C949AD">
        <w:rPr>
          <w:rFonts w:asciiTheme="majorBidi" w:hAnsiTheme="majorBidi" w:cstheme="majorBidi"/>
          <w:sz w:val="18"/>
        </w:rPr>
        <w:fldChar w:fldCharType="separate"/>
      </w:r>
      <w:r w:rsidR="00AC2EC6">
        <w:rPr>
          <w:rFonts w:asciiTheme="majorBidi" w:hAnsiTheme="majorBidi" w:cstheme="majorBidi"/>
          <w:sz w:val="18"/>
        </w:rPr>
        <w:fldChar w:fldCharType="begin"/>
      </w:r>
      <w:r w:rsidR="00AC2EC6">
        <w:rPr>
          <w:rFonts w:asciiTheme="majorBidi" w:hAnsiTheme="majorBidi" w:cstheme="majorBidi"/>
          <w:sz w:val="18"/>
        </w:rPr>
        <w:instrText xml:space="preserve"> INCLUDEPICTURE  "\\\\gamma\\..\\..\\..\\AppData\\Local\\Temp\\FineReader12.00\\media\\image24.jpeg" \* MERGEFORMATINET </w:instrText>
      </w:r>
      <w:r w:rsidR="00AC2EC6">
        <w:rPr>
          <w:rFonts w:asciiTheme="majorBidi" w:hAnsiTheme="majorBidi" w:cstheme="majorBidi"/>
          <w:sz w:val="18"/>
        </w:rPr>
        <w:fldChar w:fldCharType="separate"/>
      </w:r>
      <w:r w:rsidR="00340AB4">
        <w:rPr>
          <w:rFonts w:asciiTheme="majorBidi" w:hAnsiTheme="majorBidi" w:cstheme="majorBidi"/>
          <w:sz w:val="18"/>
        </w:rPr>
        <w:fldChar w:fldCharType="begin"/>
      </w:r>
      <w:r w:rsidR="00340AB4">
        <w:rPr>
          <w:rFonts w:asciiTheme="majorBidi" w:hAnsiTheme="majorBidi" w:cstheme="majorBidi"/>
          <w:sz w:val="18"/>
        </w:rPr>
        <w:instrText xml:space="preserve"> INCLUDEPICTURE  "\\\\gamma\\..\\..\\..\\AppData\\Local\\Temp\\FineReader12.00\\media\\image24.jpeg" \* MERGEFORMATINET </w:instrText>
      </w:r>
      <w:r w:rsidR="00340AB4">
        <w:rPr>
          <w:rFonts w:asciiTheme="majorBidi" w:hAnsiTheme="majorBidi" w:cstheme="majorBidi"/>
          <w:sz w:val="18"/>
        </w:rPr>
        <w:fldChar w:fldCharType="separate"/>
      </w:r>
      <w:r w:rsidR="00FB0E21">
        <w:rPr>
          <w:rFonts w:asciiTheme="majorBidi" w:hAnsiTheme="majorBidi" w:cstheme="majorBidi"/>
          <w:sz w:val="18"/>
        </w:rPr>
        <w:fldChar w:fldCharType="begin"/>
      </w:r>
      <w:r w:rsidR="00FB0E21">
        <w:rPr>
          <w:rFonts w:asciiTheme="majorBidi" w:hAnsiTheme="majorBidi" w:cstheme="majorBidi"/>
          <w:sz w:val="18"/>
        </w:rPr>
        <w:instrText xml:space="preserve"> INCLUDEPICTURE  "\\\\gamma\\..\\..\\..\\AppData\\Local\\Temp\\FineReader12.00\\media\\image24.jpeg" \* MERGEFORMATINET </w:instrText>
      </w:r>
      <w:r w:rsidR="00FB0E21">
        <w:rPr>
          <w:rFonts w:asciiTheme="majorBidi" w:hAnsiTheme="majorBidi" w:cstheme="majorBidi"/>
          <w:sz w:val="18"/>
        </w:rPr>
        <w:fldChar w:fldCharType="separate"/>
      </w:r>
      <w:r w:rsidR="00883972">
        <w:rPr>
          <w:rFonts w:asciiTheme="majorBidi" w:hAnsiTheme="majorBidi" w:cstheme="majorBidi"/>
          <w:sz w:val="18"/>
        </w:rPr>
        <w:fldChar w:fldCharType="begin"/>
      </w:r>
      <w:r w:rsidR="00883972">
        <w:rPr>
          <w:rFonts w:asciiTheme="majorBidi" w:hAnsiTheme="majorBidi" w:cstheme="majorBidi"/>
          <w:sz w:val="18"/>
        </w:rPr>
        <w:instrText xml:space="preserve"> INCLUDEPICTURE  "\\\\gamma\\..\\..\\..\\AppData\\Local\\Temp\\FineReader12.00\\media\\image24.jpeg" \* MERGEFORMATINET </w:instrText>
      </w:r>
      <w:r w:rsidR="00883972">
        <w:rPr>
          <w:rFonts w:asciiTheme="majorBidi" w:hAnsiTheme="majorBidi" w:cstheme="majorBidi"/>
          <w:sz w:val="18"/>
        </w:rPr>
        <w:fldChar w:fldCharType="separate"/>
      </w:r>
      <w:r w:rsidR="00787E70">
        <w:rPr>
          <w:rFonts w:asciiTheme="majorBidi" w:hAnsiTheme="majorBidi" w:cstheme="majorBidi"/>
          <w:sz w:val="18"/>
        </w:rPr>
        <w:fldChar w:fldCharType="begin"/>
      </w:r>
      <w:r w:rsidR="00787E70">
        <w:rPr>
          <w:rFonts w:asciiTheme="majorBidi" w:hAnsiTheme="majorBidi" w:cstheme="majorBidi"/>
          <w:sz w:val="18"/>
        </w:rPr>
        <w:instrText xml:space="preserve"> INCLUDEPICTURE  "\\\\gamma\\..\\..\\..\\AppData\\Local\\Temp\\FineReader12.00\\media\\image24.jpeg" \* MERGEFORMATINET </w:instrText>
      </w:r>
      <w:r w:rsidR="00787E70">
        <w:rPr>
          <w:rFonts w:asciiTheme="majorBidi" w:hAnsiTheme="majorBidi" w:cstheme="majorBidi"/>
          <w:sz w:val="18"/>
        </w:rPr>
        <w:fldChar w:fldCharType="separate"/>
      </w:r>
      <w:r w:rsidR="00DF0A8E">
        <w:rPr>
          <w:rFonts w:asciiTheme="majorBidi" w:hAnsiTheme="majorBidi" w:cstheme="majorBidi"/>
          <w:sz w:val="18"/>
        </w:rPr>
        <w:fldChar w:fldCharType="begin"/>
      </w:r>
      <w:r w:rsidR="00DF0A8E">
        <w:rPr>
          <w:rFonts w:asciiTheme="majorBidi" w:hAnsiTheme="majorBidi" w:cstheme="majorBidi"/>
          <w:sz w:val="18"/>
        </w:rPr>
        <w:instrText xml:space="preserve"> INCLUDEPICTURE  "\\\\gamma\\..\\..\\..\\AppData\\Local\\Temp\\FineReader12.00\\media\\image24.jpeg" \* MERGEFORMATINET </w:instrText>
      </w:r>
      <w:r w:rsidR="00DF0A8E">
        <w:rPr>
          <w:rFonts w:asciiTheme="majorBidi" w:hAnsiTheme="majorBidi" w:cstheme="majorBidi"/>
          <w:sz w:val="18"/>
        </w:rPr>
        <w:fldChar w:fldCharType="separate"/>
      </w:r>
      <w:r w:rsidR="000E2CF2">
        <w:rPr>
          <w:rFonts w:asciiTheme="majorBidi" w:hAnsiTheme="majorBidi" w:cstheme="majorBidi"/>
          <w:sz w:val="18"/>
        </w:rPr>
        <w:fldChar w:fldCharType="begin"/>
      </w:r>
      <w:r w:rsidR="000E2CF2">
        <w:rPr>
          <w:rFonts w:asciiTheme="majorBidi" w:hAnsiTheme="majorBidi" w:cstheme="majorBidi"/>
          <w:sz w:val="18"/>
        </w:rPr>
        <w:instrText xml:space="preserve"> INCLUDEPICTURE  "\\\\gamma\\..\\..\\..\\AppData\\Local\\Temp\\FineReader12.00\\media\\image24.jpeg" \* MERGEFORMATINET </w:instrText>
      </w:r>
      <w:r w:rsidR="000E2CF2">
        <w:rPr>
          <w:rFonts w:asciiTheme="majorBidi" w:hAnsiTheme="majorBidi" w:cstheme="majorBidi"/>
          <w:sz w:val="18"/>
        </w:rPr>
        <w:fldChar w:fldCharType="separate"/>
      </w:r>
      <w:r w:rsidR="00530D84">
        <w:rPr>
          <w:rFonts w:asciiTheme="majorBidi" w:hAnsiTheme="majorBidi" w:cstheme="majorBidi"/>
          <w:sz w:val="18"/>
        </w:rPr>
        <w:fldChar w:fldCharType="begin"/>
      </w:r>
      <w:r w:rsidR="00530D84">
        <w:rPr>
          <w:rFonts w:asciiTheme="majorBidi" w:hAnsiTheme="majorBidi" w:cstheme="majorBidi"/>
          <w:sz w:val="18"/>
        </w:rPr>
        <w:instrText xml:space="preserve"> INCLUDEPICTURE  "\\\\gamma\\..\\..\\..\\AppData\\Local\\Temp\\FineReader12.00\\media\\image24.jpeg" \* MERGEFORMATINET </w:instrText>
      </w:r>
      <w:r w:rsidR="00530D84">
        <w:rPr>
          <w:rFonts w:asciiTheme="majorBidi" w:hAnsiTheme="majorBidi" w:cstheme="majorBidi"/>
          <w:sz w:val="18"/>
        </w:rPr>
        <w:fldChar w:fldCharType="separate"/>
      </w:r>
      <w:r w:rsidR="00814DBB">
        <w:rPr>
          <w:rFonts w:asciiTheme="majorBidi" w:hAnsiTheme="majorBidi" w:cstheme="majorBidi"/>
          <w:sz w:val="18"/>
        </w:rPr>
        <w:fldChar w:fldCharType="begin"/>
      </w:r>
      <w:r w:rsidR="00814DBB">
        <w:rPr>
          <w:rFonts w:asciiTheme="majorBidi" w:hAnsiTheme="majorBidi" w:cstheme="majorBidi"/>
          <w:sz w:val="18"/>
        </w:rPr>
        <w:instrText xml:space="preserve"> INCLUDEPICTURE  "\\\\gamma\\..\\..\\..\\AppData\\Local\\Temp\\FineReader12.00\\media\\image24.jpeg" \* MERGEFORMATINET </w:instrText>
      </w:r>
      <w:r w:rsidR="00814DBB">
        <w:rPr>
          <w:rFonts w:asciiTheme="majorBidi" w:hAnsiTheme="majorBidi" w:cstheme="majorBidi"/>
          <w:sz w:val="18"/>
        </w:rPr>
        <w:fldChar w:fldCharType="separate"/>
      </w:r>
      <w:r w:rsidR="0092595C">
        <w:rPr>
          <w:rFonts w:asciiTheme="majorBidi" w:hAnsiTheme="majorBidi" w:cstheme="majorBidi"/>
          <w:sz w:val="18"/>
        </w:rPr>
        <w:fldChar w:fldCharType="begin"/>
      </w:r>
      <w:r w:rsidR="0092595C">
        <w:rPr>
          <w:rFonts w:asciiTheme="majorBidi" w:hAnsiTheme="majorBidi" w:cstheme="majorBidi"/>
          <w:sz w:val="18"/>
        </w:rPr>
        <w:instrText xml:space="preserve"> INCLUDEPICTURE  "\\\\gamma\\..\\..\\..\\AppData\\Local\\Temp\\FineReader12.00\\media\\image24.jpeg" \* MERGEFORMATINET </w:instrText>
      </w:r>
      <w:r w:rsidR="0092595C">
        <w:rPr>
          <w:rFonts w:asciiTheme="majorBidi" w:hAnsiTheme="majorBidi" w:cstheme="majorBidi"/>
          <w:sz w:val="18"/>
        </w:rPr>
        <w:fldChar w:fldCharType="separate"/>
      </w:r>
      <w:r w:rsidR="0028130E">
        <w:rPr>
          <w:rFonts w:asciiTheme="majorBidi" w:hAnsiTheme="majorBidi" w:cstheme="majorBidi"/>
          <w:sz w:val="18"/>
        </w:rPr>
        <w:fldChar w:fldCharType="begin"/>
      </w:r>
      <w:r w:rsidR="0028130E">
        <w:rPr>
          <w:rFonts w:asciiTheme="majorBidi" w:hAnsiTheme="majorBidi" w:cstheme="majorBidi"/>
          <w:sz w:val="18"/>
        </w:rPr>
        <w:instrText xml:space="preserve"> INCLUDEPICTURE  "\\\\gamma\\..\\..\\..\\AppData\\Local\\Temp\\FineReader12.00\\media\\image24.jpeg" \* MERGEFORMATINET </w:instrText>
      </w:r>
      <w:r w:rsidR="0028130E">
        <w:rPr>
          <w:rFonts w:asciiTheme="majorBidi" w:hAnsiTheme="majorBidi" w:cstheme="majorBidi"/>
          <w:sz w:val="18"/>
        </w:rPr>
        <w:fldChar w:fldCharType="separate"/>
      </w:r>
      <w:r w:rsidR="002B1FAF">
        <w:rPr>
          <w:rFonts w:asciiTheme="majorBidi" w:hAnsiTheme="majorBidi" w:cstheme="majorBidi"/>
          <w:sz w:val="18"/>
        </w:rPr>
        <w:fldChar w:fldCharType="begin"/>
      </w:r>
      <w:r w:rsidR="002B1FAF">
        <w:rPr>
          <w:rFonts w:asciiTheme="majorBidi" w:hAnsiTheme="majorBidi" w:cstheme="majorBidi"/>
          <w:sz w:val="18"/>
        </w:rPr>
        <w:instrText xml:space="preserve"> </w:instrText>
      </w:r>
      <w:r w:rsidR="002B1FAF">
        <w:rPr>
          <w:rFonts w:asciiTheme="majorBidi" w:hAnsiTheme="majorBidi" w:cstheme="majorBidi"/>
          <w:sz w:val="18"/>
        </w:rPr>
        <w:instrText>INCLUDEPICTURE  "\\\\ga</w:instrText>
      </w:r>
      <w:r w:rsidR="002B1FAF">
        <w:rPr>
          <w:rFonts w:asciiTheme="majorBidi" w:hAnsiTheme="majorBidi" w:cstheme="majorBidi"/>
          <w:sz w:val="18"/>
        </w:rPr>
        <w:instrText>mma\\..\\..\\..\\AppData\\Local\\Temp\\FineReader12.00\\media\\image24.jpeg" \* MERGEFORMATINET</w:instrText>
      </w:r>
      <w:r w:rsidR="002B1FAF">
        <w:rPr>
          <w:rFonts w:asciiTheme="majorBidi" w:hAnsiTheme="majorBidi" w:cstheme="majorBidi"/>
          <w:sz w:val="18"/>
        </w:rPr>
        <w:instrText xml:space="preserve"> </w:instrText>
      </w:r>
      <w:r w:rsidR="002B1FAF">
        <w:rPr>
          <w:rFonts w:asciiTheme="majorBidi" w:hAnsiTheme="majorBidi" w:cstheme="majorBidi"/>
          <w:sz w:val="18"/>
        </w:rPr>
        <w:fldChar w:fldCharType="separate"/>
      </w:r>
      <w:r w:rsidR="002B1FAF">
        <w:rPr>
          <w:rFonts w:asciiTheme="majorBidi" w:hAnsiTheme="majorBidi" w:cstheme="majorBidi"/>
          <w:sz w:val="18"/>
        </w:rPr>
        <w:pict w14:anchorId="08C69A19">
          <v:shape id="_x0000_i1045" type="#_x0000_t75" style="width:305.35pt;height:151.35pt">
            <v:imagedata r:id="rId66" r:href="rId67"/>
          </v:shape>
        </w:pict>
      </w:r>
      <w:r w:rsidR="002B1FAF">
        <w:rPr>
          <w:rFonts w:asciiTheme="majorBidi" w:hAnsiTheme="majorBidi" w:cstheme="majorBidi"/>
          <w:sz w:val="18"/>
        </w:rPr>
        <w:fldChar w:fldCharType="end"/>
      </w:r>
      <w:r w:rsidR="0028130E">
        <w:rPr>
          <w:rFonts w:asciiTheme="majorBidi" w:hAnsiTheme="majorBidi" w:cstheme="majorBidi"/>
          <w:sz w:val="18"/>
        </w:rPr>
        <w:fldChar w:fldCharType="end"/>
      </w:r>
      <w:r w:rsidR="0092595C">
        <w:rPr>
          <w:rFonts w:asciiTheme="majorBidi" w:hAnsiTheme="majorBidi" w:cstheme="majorBidi"/>
          <w:sz w:val="18"/>
        </w:rPr>
        <w:fldChar w:fldCharType="end"/>
      </w:r>
      <w:r w:rsidR="00814DBB">
        <w:rPr>
          <w:rFonts w:asciiTheme="majorBidi" w:hAnsiTheme="majorBidi" w:cstheme="majorBidi"/>
          <w:sz w:val="18"/>
        </w:rPr>
        <w:fldChar w:fldCharType="end"/>
      </w:r>
      <w:r w:rsidR="00530D84">
        <w:rPr>
          <w:rFonts w:asciiTheme="majorBidi" w:hAnsiTheme="majorBidi" w:cstheme="majorBidi"/>
          <w:sz w:val="18"/>
        </w:rPr>
        <w:fldChar w:fldCharType="end"/>
      </w:r>
      <w:r w:rsidR="000E2CF2">
        <w:rPr>
          <w:rFonts w:asciiTheme="majorBidi" w:hAnsiTheme="majorBidi" w:cstheme="majorBidi"/>
          <w:sz w:val="18"/>
        </w:rPr>
        <w:fldChar w:fldCharType="end"/>
      </w:r>
      <w:r w:rsidR="00DF0A8E">
        <w:rPr>
          <w:rFonts w:asciiTheme="majorBidi" w:hAnsiTheme="majorBidi" w:cstheme="majorBidi"/>
          <w:sz w:val="18"/>
        </w:rPr>
        <w:fldChar w:fldCharType="end"/>
      </w:r>
      <w:r w:rsidR="00787E70">
        <w:rPr>
          <w:rFonts w:asciiTheme="majorBidi" w:hAnsiTheme="majorBidi" w:cstheme="majorBidi"/>
          <w:sz w:val="18"/>
        </w:rPr>
        <w:fldChar w:fldCharType="end"/>
      </w:r>
      <w:r w:rsidR="00883972">
        <w:rPr>
          <w:rFonts w:asciiTheme="majorBidi" w:hAnsiTheme="majorBidi" w:cstheme="majorBidi"/>
          <w:sz w:val="18"/>
        </w:rPr>
        <w:fldChar w:fldCharType="end"/>
      </w:r>
      <w:r w:rsidR="00FB0E21">
        <w:rPr>
          <w:rFonts w:asciiTheme="majorBidi" w:hAnsiTheme="majorBidi" w:cstheme="majorBidi"/>
          <w:sz w:val="18"/>
        </w:rPr>
        <w:fldChar w:fldCharType="end"/>
      </w:r>
      <w:r w:rsidR="00340AB4">
        <w:rPr>
          <w:rFonts w:asciiTheme="majorBidi" w:hAnsiTheme="majorBidi" w:cstheme="majorBidi"/>
          <w:sz w:val="18"/>
        </w:rPr>
        <w:fldChar w:fldCharType="end"/>
      </w:r>
      <w:r w:rsidR="00AC2EC6">
        <w:rPr>
          <w:rFonts w:asciiTheme="majorBidi" w:hAnsiTheme="majorBidi" w:cstheme="majorBidi"/>
          <w:sz w:val="18"/>
        </w:rPr>
        <w:fldChar w:fldCharType="end"/>
      </w:r>
      <w:r w:rsidR="00C949AD">
        <w:rPr>
          <w:rFonts w:asciiTheme="majorBidi" w:hAnsiTheme="majorBidi" w:cstheme="majorBidi"/>
          <w:sz w:val="18"/>
        </w:rPr>
        <w:fldChar w:fldCharType="end"/>
      </w:r>
      <w:r w:rsidR="00EF4A08">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sidRPr="00447482">
        <w:rPr>
          <w:rFonts w:asciiTheme="majorBidi" w:hAnsiTheme="majorBidi" w:cstheme="majorBidi"/>
          <w:sz w:val="18"/>
        </w:rPr>
        <w:fldChar w:fldCharType="end"/>
      </w:r>
    </w:p>
    <w:p w14:paraId="3E469513" w14:textId="611F5367" w:rsidR="00C602C5" w:rsidRPr="002256A9" w:rsidRDefault="00C602C5" w:rsidP="002256A9">
      <w:pPr>
        <w:tabs>
          <w:tab w:val="left" w:pos="567"/>
        </w:tabs>
        <w:spacing w:before="240"/>
        <w:jc w:val="both"/>
        <w:rPr>
          <w:rFonts w:asciiTheme="majorBidi" w:hAnsiTheme="majorBidi" w:cstheme="majorBidi"/>
          <w:b/>
          <w:iCs/>
          <w:lang w:val="ru"/>
        </w:rPr>
      </w:pPr>
      <w:r>
        <w:rPr>
          <w:rFonts w:asciiTheme="majorBidi" w:hAnsiTheme="majorBidi" w:cstheme="majorBidi"/>
        </w:rPr>
        <w:tab/>
      </w:r>
      <w:r w:rsidRPr="00BD7EA3">
        <w:rPr>
          <w:rFonts w:asciiTheme="majorBidi" w:hAnsiTheme="majorBidi" w:cstheme="majorBidi"/>
        </w:rPr>
        <w:t>На рисунке 4-1</w:t>
      </w:r>
      <w:r>
        <w:rPr>
          <w:rFonts w:asciiTheme="majorBidi" w:hAnsiTheme="majorBidi" w:cstheme="majorBidi"/>
        </w:rPr>
        <w:t>2</w:t>
      </w:r>
      <w:r w:rsidRPr="00BD7EA3">
        <w:rPr>
          <w:rFonts w:asciiTheme="majorBidi" w:hAnsiTheme="majorBidi" w:cstheme="majorBidi"/>
          <w:lang w:val="ru"/>
        </w:rPr>
        <w:t xml:space="preserve"> числа под категориями на оси </w:t>
      </w:r>
      <w:r>
        <w:rPr>
          <w:rFonts w:asciiTheme="majorBidi" w:hAnsiTheme="majorBidi" w:cstheme="majorBidi"/>
          <w:lang w:val="ru"/>
        </w:rPr>
        <w:t>Х</w:t>
      </w:r>
      <w:r w:rsidRPr="00BD7EA3">
        <w:rPr>
          <w:rFonts w:asciiTheme="majorBidi" w:hAnsiTheme="majorBidi" w:cstheme="majorBidi"/>
          <w:lang w:val="ru"/>
        </w:rPr>
        <w:t xml:space="preserve"> указывают на количество участников, у которых указанное НЯ развилось («Да»), и количество участников, у которых оно не развилось («Нет»). Для диаграммы размаха концы блоков представляют собой 25-й и 75-й процентили распределения AUC</w:t>
      </w:r>
      <w:r w:rsidRPr="00BD7EA3">
        <w:rPr>
          <w:rFonts w:asciiTheme="majorBidi" w:hAnsiTheme="majorBidi" w:cstheme="majorBidi"/>
          <w:vertAlign w:val="subscript"/>
          <w:lang w:val="ru"/>
        </w:rPr>
        <w:t xml:space="preserve">24h,ss </w:t>
      </w:r>
      <w:r>
        <w:rPr>
          <w:rFonts w:asciiTheme="majorBidi" w:hAnsiTheme="majorBidi" w:cstheme="majorBidi"/>
          <w:lang w:val="ru"/>
        </w:rPr>
        <w:t>(</w:t>
      </w:r>
      <w:r w:rsidRPr="00BD7EA3">
        <w:rPr>
          <w:rFonts w:asciiTheme="majorBidi" w:hAnsiTheme="majorBidi" w:cstheme="majorBidi"/>
          <w:lang w:val="ru"/>
        </w:rPr>
        <w:t>площадь под кривой «концентрация-время» в равновесном состоянии для 24-часового периода</w:t>
      </w:r>
      <w:r>
        <w:rPr>
          <w:rFonts w:asciiTheme="majorBidi" w:hAnsiTheme="majorBidi" w:cstheme="majorBidi"/>
          <w:lang w:val="ru"/>
        </w:rPr>
        <w:t xml:space="preserve"> введения препарата)</w:t>
      </w:r>
      <w:r w:rsidRPr="00BD7EA3">
        <w:rPr>
          <w:rFonts w:asciiTheme="majorBidi" w:hAnsiTheme="majorBidi" w:cstheme="majorBidi"/>
          <w:lang w:val="ru"/>
        </w:rPr>
        <w:t>, а средняя линия — медиану распределения. Усы за пределами блоков указывают на 5-й и 95-й процентили распределения AUC</w:t>
      </w:r>
      <w:r w:rsidRPr="00BD7EA3">
        <w:rPr>
          <w:rFonts w:asciiTheme="majorBidi" w:hAnsiTheme="majorBidi" w:cstheme="majorBidi"/>
          <w:vertAlign w:val="subscript"/>
          <w:lang w:val="ru"/>
        </w:rPr>
        <w:t>24h,ss</w:t>
      </w:r>
      <w:r w:rsidRPr="00BD7EA3">
        <w:rPr>
          <w:rFonts w:asciiTheme="majorBidi" w:hAnsiTheme="majorBidi" w:cstheme="majorBidi"/>
          <w:lang w:val="ru"/>
        </w:rPr>
        <w:t>. Данные ниже 5-го и выше 95-го процентиля показаны в виде пустых кружков.</w:t>
      </w:r>
    </w:p>
    <w:p w14:paraId="34D1DADC" w14:textId="77777777" w:rsidR="00C602C5" w:rsidRPr="00A804A4" w:rsidRDefault="00C602C5" w:rsidP="00C602C5">
      <w:pPr>
        <w:tabs>
          <w:tab w:val="left" w:pos="567"/>
        </w:tabs>
        <w:rPr>
          <w:rFonts w:asciiTheme="majorBidi" w:hAnsiTheme="majorBidi" w:cstheme="majorBidi"/>
          <w:sz w:val="18"/>
        </w:rPr>
      </w:pPr>
    </w:p>
    <w:p w14:paraId="5482ACFA" w14:textId="35056B1E" w:rsidR="002256A9" w:rsidRDefault="002256A9" w:rsidP="002256A9">
      <w:pPr>
        <w:pStyle w:val="af5"/>
        <w:jc w:val="both"/>
      </w:pPr>
      <w:bookmarkStart w:id="400" w:name="_Toc159973437"/>
      <w:r>
        <w:t xml:space="preserve">Рисунок </w:t>
      </w:r>
      <w:fldSimple w:instr=" STYLEREF 1 \s ">
        <w:r>
          <w:rPr>
            <w:noProof/>
          </w:rPr>
          <w:t>4</w:t>
        </w:r>
      </w:fldSimple>
      <w:r>
        <w:noBreakHyphen/>
      </w:r>
      <w:fldSimple w:instr=" SEQ Рисунок \* ARABIC \s 1 ">
        <w:r>
          <w:rPr>
            <w:noProof/>
          </w:rPr>
          <w:t>13</w:t>
        </w:r>
      </w:fldSimple>
      <w:r>
        <w:t>.</w:t>
      </w:r>
      <w:r w:rsidRPr="002256A9">
        <w:rPr>
          <w:rFonts w:asciiTheme="majorBidi" w:hAnsiTheme="majorBidi" w:cstheme="majorBidi"/>
          <w:iCs/>
          <w:lang w:val="ru"/>
        </w:rPr>
        <w:t xml:space="preserve"> </w:t>
      </w:r>
      <w:r w:rsidRPr="002256A9">
        <w:rPr>
          <w:rFonts w:asciiTheme="majorBidi" w:hAnsiTheme="majorBidi" w:cstheme="majorBidi"/>
          <w:b w:val="0"/>
          <w:iCs/>
          <w:lang w:val="ru"/>
        </w:rPr>
        <w:t>Диаграмма размаха AUC</w:t>
      </w:r>
      <w:r w:rsidRPr="002256A9">
        <w:rPr>
          <w:rFonts w:asciiTheme="majorBidi" w:hAnsiTheme="majorBidi" w:cstheme="majorBidi"/>
          <w:b w:val="0"/>
          <w:iCs/>
          <w:vertAlign w:val="subscript"/>
          <w:lang w:val="ru"/>
        </w:rPr>
        <w:t xml:space="preserve">24h,ss </w:t>
      </w:r>
      <w:r w:rsidRPr="002256A9">
        <w:rPr>
          <w:rFonts w:asciiTheme="majorBidi" w:hAnsiTheme="majorBidi" w:cstheme="majorBidi"/>
          <w:b w:val="0"/>
          <w:iCs/>
          <w:lang w:val="ru"/>
        </w:rPr>
        <w:t>акалабрутиниба, стратифицированная по отдельным НЯ ≥2 степени тяжести, представляющим клинический интерес (общая популяция).</w:t>
      </w:r>
      <w:bookmarkEnd w:id="400"/>
    </w:p>
    <w:p w14:paraId="71C60568" w14:textId="428EF67A" w:rsidR="00C602C5" w:rsidRPr="008621DF" w:rsidRDefault="00C602C5" w:rsidP="002256A9">
      <w:pPr>
        <w:pStyle w:val="af5"/>
        <w:jc w:val="center"/>
        <w:rPr>
          <w:rFonts w:asciiTheme="majorBidi" w:hAnsiTheme="majorBidi" w:cstheme="majorBidi"/>
          <w:sz w:val="2"/>
          <w:szCs w:val="2"/>
        </w:rPr>
      </w:pPr>
      <w:r>
        <w:rPr>
          <w:rFonts w:asciiTheme="majorBidi" w:hAnsiTheme="majorBidi" w:cstheme="majorBidi"/>
          <w:noProof/>
          <w:color w:val="1E1A23"/>
          <w:sz w:val="18"/>
          <w:lang w:eastAsia="ru-RU"/>
        </w:rPr>
        <w:lastRenderedPageBreak/>
        <mc:AlternateContent>
          <mc:Choice Requires="wps">
            <w:drawing>
              <wp:anchor distT="0" distB="0" distL="114300" distR="114300" simplePos="0" relativeHeight="251797504" behindDoc="0" locked="0" layoutInCell="1" allowOverlap="1" wp14:anchorId="63CFC267" wp14:editId="3461D744">
                <wp:simplePos x="0" y="0"/>
                <wp:positionH relativeFrom="column">
                  <wp:posOffset>1008547</wp:posOffset>
                </wp:positionH>
                <wp:positionV relativeFrom="paragraph">
                  <wp:posOffset>182412</wp:posOffset>
                </wp:positionV>
                <wp:extent cx="177265" cy="2111074"/>
                <wp:effectExtent l="0" t="0" r="0" b="3810"/>
                <wp:wrapNone/>
                <wp:docPr id="64" name="Надпись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265" cy="21110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9E411A" w14:textId="77777777" w:rsidR="00530D84" w:rsidRPr="00EE5CDF" w:rsidRDefault="00530D84" w:rsidP="00C602C5">
                            <w:pPr>
                              <w:tabs>
                                <w:tab w:val="left" w:pos="567"/>
                              </w:tabs>
                              <w:jc w:val="center"/>
                              <w:rPr>
                                <w:sz w:val="20"/>
                                <w:szCs w:val="20"/>
                              </w:rPr>
                            </w:pPr>
                            <w:r w:rsidRPr="00EE5CDF">
                              <w:rPr>
                                <w:color w:val="1E1A23"/>
                                <w:sz w:val="20"/>
                                <w:szCs w:val="20"/>
                                <w:lang w:val="ru"/>
                              </w:rPr>
                              <w:t>AUC</w:t>
                            </w:r>
                            <w:r w:rsidRPr="00EE5CDF">
                              <w:rPr>
                                <w:color w:val="1E1A23"/>
                                <w:sz w:val="20"/>
                                <w:szCs w:val="20"/>
                                <w:vertAlign w:val="subscript"/>
                                <w:lang w:val="ru"/>
                              </w:rPr>
                              <w:t>24h,ss</w:t>
                            </w:r>
                            <w:r w:rsidRPr="00EE5CDF">
                              <w:rPr>
                                <w:color w:val="1E1A23"/>
                                <w:sz w:val="20"/>
                                <w:szCs w:val="20"/>
                                <w:lang w:val="ru"/>
                              </w:rPr>
                              <w:t xml:space="preserve"> акалабрутиниба (нг*ч/мл)</w:t>
                            </w:r>
                          </w:p>
                          <w:p w14:paraId="153445BC" w14:textId="77777777" w:rsidR="00530D84" w:rsidRPr="00F96B2A" w:rsidRDefault="00530D84" w:rsidP="00C602C5">
                            <w:pPr>
                              <w:spacing w:after="60"/>
                              <w:jc w:val="center"/>
                              <w:rPr>
                                <w:rFonts w:asciiTheme="minorBidi" w:hAnsiTheme="minorBidi" w:cstheme="minorBidi"/>
                                <w:sz w:val="18"/>
                                <w:szCs w:val="18"/>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CFC267" id="Надпись 64" o:spid="_x0000_s1166" type="#_x0000_t202" style="position:absolute;left:0;text-align:left;margin-left:79.4pt;margin-top:14.35pt;width:13.95pt;height:166.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" stroked="f">
                <v:textbox style="layout-flow:vertical;mso-layout-flow-alt:bottom-to-top" inset="0,0,0,0">
                  <w:txbxContent>
                    <w:p w14:paraId="1F9E411A" w14:textId="77777777" w:rsidR="00530D84" w:rsidRPr="00EE5CDF" w:rsidRDefault="00530D84" w:rsidP="00C602C5">
                      <w:pPr>
                        <w:tabs>
                          <w:tab w:val="left" w:pos="567"/>
                        </w:tabs>
                        <w:jc w:val="center"/>
                        <w:rPr>
                          <w:sz w:val="20"/>
                          <w:szCs w:val="20"/>
                        </w:rPr>
                      </w:pPr>
                      <w:r w:rsidRPr="00EE5CDF">
                        <w:rPr>
                          <w:color w:val="1E1A23"/>
                          <w:sz w:val="20"/>
                          <w:szCs w:val="20"/>
                          <w:lang w:val="ru"/>
                        </w:rPr>
                        <w:t>AUC</w:t>
                      </w:r>
                      <w:r w:rsidRPr="00EE5CDF">
                        <w:rPr>
                          <w:color w:val="1E1A23"/>
                          <w:sz w:val="20"/>
                          <w:szCs w:val="20"/>
                          <w:vertAlign w:val="subscript"/>
                          <w:lang w:val="ru"/>
                        </w:rPr>
                        <w:t>24h,ss</w:t>
                      </w:r>
                      <w:r w:rsidRPr="00EE5CDF">
                        <w:rPr>
                          <w:color w:val="1E1A23"/>
                          <w:sz w:val="20"/>
                          <w:szCs w:val="20"/>
                          <w:lang w:val="ru"/>
                        </w:rPr>
                        <w:t xml:space="preserve"> акалабрутиниба (нг*ч/мл)</w:t>
                      </w:r>
                    </w:p>
                    <w:p w14:paraId="153445BC" w14:textId="77777777" w:rsidR="00530D84" w:rsidRPr="00F96B2A" w:rsidRDefault="00530D84" w:rsidP="00C602C5">
                      <w:pPr>
                        <w:spacing w:after="60"/>
                        <w:jc w:val="center"/>
                        <w:rPr>
                          <w:rFonts w:asciiTheme="minorBidi" w:hAnsiTheme="minorBidi" w:cstheme="minorBidi"/>
                          <w:sz w:val="18"/>
                          <w:szCs w:val="18"/>
                        </w:rPr>
                      </w:pPr>
                    </w:p>
                  </w:txbxContent>
                </v:textbox>
              </v:shape>
            </w:pict>
          </mc:Fallback>
        </mc:AlternateContent>
      </w:r>
      <w:r>
        <w:rPr>
          <w:rFonts w:asciiTheme="majorBidi" w:hAnsiTheme="majorBidi" w:cstheme="majorBidi"/>
          <w:noProof/>
          <w:color w:val="1E1A23"/>
          <w:sz w:val="18"/>
          <w:lang w:eastAsia="ru-RU"/>
        </w:rPr>
        <mc:AlternateContent>
          <mc:Choice Requires="wps">
            <w:drawing>
              <wp:anchor distT="0" distB="0" distL="114300" distR="114300" simplePos="0" relativeHeight="251790336" behindDoc="0" locked="0" layoutInCell="1" allowOverlap="1" wp14:anchorId="288C0A1F" wp14:editId="1F6D0681">
                <wp:simplePos x="0" y="0"/>
                <wp:positionH relativeFrom="column">
                  <wp:posOffset>1552374</wp:posOffset>
                </wp:positionH>
                <wp:positionV relativeFrom="paragraph">
                  <wp:posOffset>3053949</wp:posOffset>
                </wp:positionV>
                <wp:extent cx="2800785" cy="168442"/>
                <wp:effectExtent l="0" t="0" r="0" b="3175"/>
                <wp:wrapNone/>
                <wp:docPr id="31" name="Надпись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785" cy="1684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78A240" w14:textId="77777777" w:rsidR="00530D84" w:rsidRPr="00EE5CDF" w:rsidRDefault="00530D84" w:rsidP="00C602C5">
                            <w:pPr>
                              <w:spacing w:after="60"/>
                              <w:jc w:val="center"/>
                              <w:rPr>
                                <w:rFonts w:asciiTheme="majorBidi" w:hAnsiTheme="majorBidi" w:cstheme="majorBidi"/>
                                <w:sz w:val="20"/>
                                <w:szCs w:val="20"/>
                              </w:rPr>
                            </w:pPr>
                            <w:r w:rsidRPr="00EE5CDF">
                              <w:rPr>
                                <w:rFonts w:asciiTheme="majorBidi" w:hAnsiTheme="majorBidi" w:cstheme="majorBidi"/>
                                <w:color w:val="1E1A23"/>
                                <w:sz w:val="20"/>
                                <w:szCs w:val="20"/>
                                <w:lang w:val="ru"/>
                              </w:rPr>
                              <w:t>Любые нежелательные явления ≥2 степени тяжести</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8C0A1F" id="Надпись 31" o:spid="_x0000_s1167" type="#_x0000_t202" style="position:absolute;left:0;text-align:left;margin-left:122.25pt;margin-top:240.45pt;width:220.55pt;height:13.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" stroked="f">
                <v:textbox inset="0,0,0,0">
                  <w:txbxContent>
                    <w:p w14:paraId="4478A240" w14:textId="77777777" w:rsidR="00530D84" w:rsidRPr="00EE5CDF" w:rsidRDefault="00530D84" w:rsidP="00C602C5">
                      <w:pPr>
                        <w:spacing w:after="60"/>
                        <w:jc w:val="center"/>
                        <w:rPr>
                          <w:rFonts w:asciiTheme="majorBidi" w:hAnsiTheme="majorBidi" w:cstheme="majorBidi"/>
                          <w:sz w:val="20"/>
                          <w:szCs w:val="20"/>
                        </w:rPr>
                      </w:pPr>
                      <w:r w:rsidRPr="00EE5CDF">
                        <w:rPr>
                          <w:rFonts w:asciiTheme="majorBidi" w:hAnsiTheme="majorBidi" w:cstheme="majorBidi"/>
                          <w:color w:val="1E1A23"/>
                          <w:sz w:val="20"/>
                          <w:szCs w:val="20"/>
                          <w:lang w:val="ru"/>
                        </w:rPr>
                        <w:t>Любые нежелательные явления ≥2 степени тяжести</w:t>
                      </w:r>
                    </w:p>
                  </w:txbxContent>
                </v:textbox>
              </v:shape>
            </w:pict>
          </mc:Fallback>
        </mc:AlternateContent>
      </w:r>
      <w:r>
        <w:rPr>
          <w:rFonts w:asciiTheme="majorBidi" w:hAnsiTheme="majorBidi" w:cstheme="majorBidi"/>
          <w:noProof/>
          <w:color w:val="1E1A23"/>
          <w:sz w:val="18"/>
          <w:lang w:eastAsia="ru-RU"/>
        </w:rPr>
        <mc:AlternateContent>
          <mc:Choice Requires="wps">
            <w:drawing>
              <wp:anchor distT="0" distB="0" distL="114300" distR="114300" simplePos="0" relativeHeight="251799552" behindDoc="0" locked="0" layoutInCell="1" allowOverlap="1" wp14:anchorId="349F4207" wp14:editId="5CB4E51A">
                <wp:simplePos x="0" y="0"/>
                <wp:positionH relativeFrom="column">
                  <wp:posOffset>2627630</wp:posOffset>
                </wp:positionH>
                <wp:positionV relativeFrom="paragraph">
                  <wp:posOffset>45720</wp:posOffset>
                </wp:positionV>
                <wp:extent cx="1041400" cy="137160"/>
                <wp:effectExtent l="8255" t="7620" r="7620" b="7620"/>
                <wp:wrapNone/>
                <wp:docPr id="71" name="Надпись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1371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F9E263" w14:textId="77777777" w:rsidR="00530D84" w:rsidRPr="006E0448" w:rsidRDefault="00530D84" w:rsidP="00C602C5">
                            <w:pPr>
                              <w:spacing w:after="60"/>
                              <w:jc w:val="center"/>
                              <w:rPr>
                                <w:rFonts w:asciiTheme="minorBidi" w:hAnsiTheme="minorBidi" w:cstheme="minorBidi"/>
                                <w:sz w:val="12"/>
                                <w:szCs w:val="12"/>
                              </w:rPr>
                            </w:pPr>
                            <w:r w:rsidRPr="006E0448">
                              <w:rPr>
                                <w:rFonts w:asciiTheme="minorBidi" w:hAnsiTheme="minorBidi" w:cstheme="minorBidi"/>
                                <w:color w:val="1E1A23"/>
                                <w:sz w:val="12"/>
                                <w:szCs w:val="12"/>
                                <w:lang w:val="ru"/>
                              </w:rPr>
                              <w:t>Сердечное явление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9F4207" id="Надпись 71" o:spid="_x0000_s1168" type="#_x0000_t202" style="position:absolute;left:0;text-align:left;margin-left:206.9pt;margin-top:3.6pt;width:82pt;height:10.8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" stroked="f">
                <v:fill opacity="0"/>
                <v:textbox inset="0,0,0,0">
                  <w:txbxContent>
                    <w:p w14:paraId="75F9E263" w14:textId="77777777" w:rsidR="00530D84" w:rsidRPr="006E0448" w:rsidRDefault="00530D84" w:rsidP="00C602C5">
                      <w:pPr>
                        <w:spacing w:after="60"/>
                        <w:jc w:val="center"/>
                        <w:rPr>
                          <w:rFonts w:asciiTheme="minorBidi" w:hAnsiTheme="minorBidi" w:cstheme="minorBidi"/>
                          <w:sz w:val="12"/>
                          <w:szCs w:val="12"/>
                        </w:rPr>
                      </w:pPr>
                      <w:r w:rsidRPr="006E0448">
                        <w:rPr>
                          <w:rFonts w:asciiTheme="minorBidi" w:hAnsiTheme="minorBidi" w:cstheme="minorBidi"/>
                          <w:color w:val="1E1A23"/>
                          <w:sz w:val="12"/>
                          <w:szCs w:val="12"/>
                          <w:lang w:val="ru"/>
                        </w:rPr>
                        <w:t>Сердечное явление</w:t>
                      </w:r>
                    </w:p>
                  </w:txbxContent>
                </v:textbox>
              </v:shape>
            </w:pict>
          </mc:Fallback>
        </mc:AlternateContent>
      </w:r>
      <w:r>
        <w:rPr>
          <w:rFonts w:asciiTheme="majorBidi" w:hAnsiTheme="majorBidi" w:cstheme="majorBidi"/>
          <w:noProof/>
          <w:color w:val="1E1A23"/>
          <w:sz w:val="18"/>
          <w:lang w:eastAsia="ru-RU"/>
        </w:rPr>
        <mc:AlternateContent>
          <mc:Choice Requires="wps">
            <w:drawing>
              <wp:anchor distT="0" distB="0" distL="114300" distR="114300" simplePos="0" relativeHeight="251800576" behindDoc="0" locked="0" layoutInCell="1" allowOverlap="1" wp14:anchorId="22C5F921" wp14:editId="1FF322EF">
                <wp:simplePos x="0" y="0"/>
                <wp:positionH relativeFrom="column">
                  <wp:posOffset>3740785</wp:posOffset>
                </wp:positionH>
                <wp:positionV relativeFrom="paragraph">
                  <wp:posOffset>60960</wp:posOffset>
                </wp:positionV>
                <wp:extent cx="1065530" cy="121920"/>
                <wp:effectExtent l="6985" t="3810" r="3810" b="7620"/>
                <wp:wrapNone/>
                <wp:docPr id="70" name="Надпись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1219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E6C00B" w14:textId="77777777" w:rsidR="00530D84" w:rsidRPr="006E0448" w:rsidRDefault="00530D84" w:rsidP="00C602C5">
                            <w:pPr>
                              <w:spacing w:after="60"/>
                              <w:jc w:val="center"/>
                              <w:rPr>
                                <w:rFonts w:asciiTheme="minorBidi" w:hAnsiTheme="minorBidi" w:cstheme="minorBidi"/>
                                <w:sz w:val="12"/>
                                <w:szCs w:val="12"/>
                              </w:rPr>
                            </w:pPr>
                            <w:r w:rsidRPr="006E0448">
                              <w:rPr>
                                <w:rFonts w:asciiTheme="minorBidi" w:hAnsiTheme="minorBidi" w:cstheme="minorBidi"/>
                                <w:color w:val="1E1A23"/>
                                <w:sz w:val="12"/>
                                <w:szCs w:val="12"/>
                                <w:lang w:val="ru"/>
                              </w:rPr>
                              <w:t>Артериальная гипертензия</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5F921" id="Надпись 70" o:spid="_x0000_s1169" type="#_x0000_t202" style="position:absolute;left:0;text-align:left;margin-left:294.55pt;margin-top:4.8pt;width:83.9pt;height:9.6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" stroked="f">
                <v:fill opacity="0"/>
                <v:textbox inset="0,0,0,0">
                  <w:txbxContent>
                    <w:p w14:paraId="4FE6C00B" w14:textId="77777777" w:rsidR="00530D84" w:rsidRPr="006E0448" w:rsidRDefault="00530D84" w:rsidP="00C602C5">
                      <w:pPr>
                        <w:spacing w:after="60"/>
                        <w:jc w:val="center"/>
                        <w:rPr>
                          <w:rFonts w:asciiTheme="minorBidi" w:hAnsiTheme="minorBidi" w:cstheme="minorBidi"/>
                          <w:sz w:val="12"/>
                          <w:szCs w:val="12"/>
                        </w:rPr>
                      </w:pPr>
                      <w:r w:rsidRPr="006E0448">
                        <w:rPr>
                          <w:rFonts w:asciiTheme="minorBidi" w:hAnsiTheme="minorBidi" w:cstheme="minorBidi"/>
                          <w:color w:val="1E1A23"/>
                          <w:sz w:val="12"/>
                          <w:szCs w:val="12"/>
                          <w:lang w:val="ru"/>
                        </w:rPr>
                        <w:t>Артериальная гипертензия</w:t>
                      </w:r>
                    </w:p>
                  </w:txbxContent>
                </v:textbox>
              </v:shape>
            </w:pict>
          </mc:Fallback>
        </mc:AlternateContent>
      </w:r>
      <w:r>
        <w:rPr>
          <w:rFonts w:asciiTheme="majorBidi" w:hAnsiTheme="majorBidi" w:cstheme="majorBidi"/>
          <w:noProof/>
          <w:color w:val="1E1A23"/>
          <w:sz w:val="18"/>
          <w:lang w:eastAsia="ru-RU"/>
        </w:rPr>
        <mc:AlternateContent>
          <mc:Choice Requires="wps">
            <w:drawing>
              <wp:anchor distT="0" distB="0" distL="114300" distR="114300" simplePos="0" relativeHeight="251803648" behindDoc="0" locked="0" layoutInCell="1" allowOverlap="1" wp14:anchorId="4D8FEA4A" wp14:editId="251BECF4">
                <wp:simplePos x="0" y="0"/>
                <wp:positionH relativeFrom="column">
                  <wp:posOffset>3935730</wp:posOffset>
                </wp:positionH>
                <wp:positionV relativeFrom="paragraph">
                  <wp:posOffset>1485900</wp:posOffset>
                </wp:positionV>
                <wp:extent cx="662940" cy="137160"/>
                <wp:effectExtent l="1905" t="0" r="1905" b="5715"/>
                <wp:wrapNone/>
                <wp:docPr id="68" name="Надпись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 cy="1371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7A3A75" w14:textId="77777777" w:rsidR="00530D84" w:rsidRPr="006E0448" w:rsidRDefault="00530D84" w:rsidP="00C602C5">
                            <w:pPr>
                              <w:spacing w:after="60"/>
                              <w:jc w:val="center"/>
                              <w:rPr>
                                <w:rFonts w:asciiTheme="minorBidi" w:hAnsiTheme="minorBidi" w:cstheme="minorBidi"/>
                                <w:sz w:val="12"/>
                                <w:szCs w:val="12"/>
                              </w:rPr>
                            </w:pPr>
                            <w:r w:rsidRPr="006E0448">
                              <w:rPr>
                                <w:rFonts w:asciiTheme="minorBidi" w:hAnsiTheme="minorBidi" w:cstheme="minorBidi"/>
                                <w:color w:val="1E1A23"/>
                                <w:sz w:val="12"/>
                                <w:szCs w:val="12"/>
                                <w:lang w:val="ru"/>
                              </w:rPr>
                              <w:t>Тромбоцитопения</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FEA4A" id="Надпись 68" o:spid="_x0000_s1170" type="#_x0000_t202" style="position:absolute;left:0;text-align:left;margin-left:309.9pt;margin-top:117pt;width:52.2pt;height:10.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" stroked="f">
                <v:fill opacity="0"/>
                <v:textbox inset="0,0,0,0">
                  <w:txbxContent>
                    <w:p w14:paraId="6C7A3A75" w14:textId="77777777" w:rsidR="00530D84" w:rsidRPr="006E0448" w:rsidRDefault="00530D84" w:rsidP="00C602C5">
                      <w:pPr>
                        <w:spacing w:after="60"/>
                        <w:jc w:val="center"/>
                        <w:rPr>
                          <w:rFonts w:asciiTheme="minorBidi" w:hAnsiTheme="minorBidi" w:cstheme="minorBidi"/>
                          <w:sz w:val="12"/>
                          <w:szCs w:val="12"/>
                        </w:rPr>
                      </w:pPr>
                      <w:r w:rsidRPr="006E0448">
                        <w:rPr>
                          <w:rFonts w:asciiTheme="minorBidi" w:hAnsiTheme="minorBidi" w:cstheme="minorBidi"/>
                          <w:color w:val="1E1A23"/>
                          <w:sz w:val="12"/>
                          <w:szCs w:val="12"/>
                          <w:lang w:val="ru"/>
                        </w:rPr>
                        <w:t>Тромбоцитопения</w:t>
                      </w:r>
                    </w:p>
                  </w:txbxContent>
                </v:textbox>
              </v:shape>
            </w:pict>
          </mc:Fallback>
        </mc:AlternateContent>
      </w:r>
      <w:r>
        <w:rPr>
          <w:rFonts w:asciiTheme="majorBidi" w:hAnsiTheme="majorBidi" w:cstheme="majorBidi"/>
          <w:noProof/>
          <w:color w:val="1E1A23"/>
          <w:sz w:val="18"/>
          <w:lang w:eastAsia="ru-RU"/>
        </w:rPr>
        <mc:AlternateContent>
          <mc:Choice Requires="wps">
            <w:drawing>
              <wp:anchor distT="0" distB="0" distL="114300" distR="114300" simplePos="0" relativeHeight="251802624" behindDoc="0" locked="0" layoutInCell="1" allowOverlap="1" wp14:anchorId="3B5E1ED6" wp14:editId="24D1DB8C">
                <wp:simplePos x="0" y="0"/>
                <wp:positionH relativeFrom="column">
                  <wp:posOffset>2853690</wp:posOffset>
                </wp:positionH>
                <wp:positionV relativeFrom="paragraph">
                  <wp:posOffset>1485900</wp:posOffset>
                </wp:positionV>
                <wp:extent cx="601980" cy="137160"/>
                <wp:effectExtent l="5715" t="0" r="1905" b="5715"/>
                <wp:wrapNone/>
                <wp:docPr id="67" name="Надпись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 cy="1371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251B81" w14:textId="77777777" w:rsidR="00530D84" w:rsidRPr="006E0448" w:rsidRDefault="00530D84" w:rsidP="00C602C5">
                            <w:pPr>
                              <w:spacing w:after="60"/>
                              <w:jc w:val="center"/>
                              <w:rPr>
                                <w:rFonts w:asciiTheme="minorBidi" w:hAnsiTheme="minorBidi" w:cstheme="minorBidi"/>
                                <w:sz w:val="12"/>
                                <w:szCs w:val="12"/>
                              </w:rPr>
                            </w:pPr>
                            <w:r w:rsidRPr="006E0448">
                              <w:rPr>
                                <w:rFonts w:asciiTheme="minorBidi" w:hAnsiTheme="minorBidi" w:cstheme="minorBidi"/>
                                <w:color w:val="1E1A23"/>
                                <w:sz w:val="12"/>
                                <w:szCs w:val="12"/>
                                <w:lang w:val="ru"/>
                              </w:rPr>
                              <w:t>Нейтропения</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5E1ED6" id="Надпись 67" o:spid="_x0000_s1171" type="#_x0000_t202" style="position:absolute;left:0;text-align:left;margin-left:224.7pt;margin-top:117pt;width:47.4pt;height:10.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" stroked="f">
                <v:fill opacity="0"/>
                <v:textbox inset="0,0,0,0">
                  <w:txbxContent>
                    <w:p w14:paraId="2A251B81" w14:textId="77777777" w:rsidR="00530D84" w:rsidRPr="006E0448" w:rsidRDefault="00530D84" w:rsidP="00C602C5">
                      <w:pPr>
                        <w:spacing w:after="60"/>
                        <w:jc w:val="center"/>
                        <w:rPr>
                          <w:rFonts w:asciiTheme="minorBidi" w:hAnsiTheme="minorBidi" w:cstheme="minorBidi"/>
                          <w:sz w:val="12"/>
                          <w:szCs w:val="12"/>
                        </w:rPr>
                      </w:pPr>
                      <w:r w:rsidRPr="006E0448">
                        <w:rPr>
                          <w:rFonts w:asciiTheme="minorBidi" w:hAnsiTheme="minorBidi" w:cstheme="minorBidi"/>
                          <w:color w:val="1E1A23"/>
                          <w:sz w:val="12"/>
                          <w:szCs w:val="12"/>
                          <w:lang w:val="ru"/>
                        </w:rPr>
                        <w:t>Нейтропения</w:t>
                      </w:r>
                    </w:p>
                  </w:txbxContent>
                </v:textbox>
              </v:shape>
            </w:pict>
          </mc:Fallback>
        </mc:AlternateContent>
      </w:r>
      <w:r>
        <w:rPr>
          <w:rFonts w:asciiTheme="majorBidi" w:hAnsiTheme="majorBidi" w:cstheme="majorBidi"/>
          <w:noProof/>
          <w:color w:val="1E1A23"/>
          <w:sz w:val="18"/>
          <w:lang w:eastAsia="ru-RU"/>
        </w:rPr>
        <mc:AlternateContent>
          <mc:Choice Requires="wps">
            <w:drawing>
              <wp:anchor distT="0" distB="0" distL="114300" distR="114300" simplePos="0" relativeHeight="251801600" behindDoc="0" locked="0" layoutInCell="1" allowOverlap="1" wp14:anchorId="21E0619A" wp14:editId="380D1F52">
                <wp:simplePos x="0" y="0"/>
                <wp:positionH relativeFrom="column">
                  <wp:posOffset>1756410</wp:posOffset>
                </wp:positionH>
                <wp:positionV relativeFrom="paragraph">
                  <wp:posOffset>1485900</wp:posOffset>
                </wp:positionV>
                <wp:extent cx="601980" cy="137160"/>
                <wp:effectExtent l="3810" t="0" r="3810" b="5715"/>
                <wp:wrapNone/>
                <wp:docPr id="66" name="Надпись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 cy="1371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488767" w14:textId="77777777" w:rsidR="00530D84" w:rsidRPr="006E0448" w:rsidRDefault="00530D84" w:rsidP="00C602C5">
                            <w:pPr>
                              <w:spacing w:after="60"/>
                              <w:jc w:val="center"/>
                              <w:rPr>
                                <w:rFonts w:asciiTheme="minorBidi" w:hAnsiTheme="minorBidi" w:cstheme="minorBidi"/>
                                <w:sz w:val="12"/>
                                <w:szCs w:val="12"/>
                              </w:rPr>
                            </w:pPr>
                            <w:r w:rsidRPr="006E0448">
                              <w:rPr>
                                <w:rFonts w:asciiTheme="minorBidi" w:hAnsiTheme="minorBidi" w:cstheme="minorBidi"/>
                                <w:color w:val="1E1A23"/>
                                <w:sz w:val="12"/>
                                <w:szCs w:val="12"/>
                                <w:lang w:val="ru"/>
                              </w:rPr>
                              <w:t>Инфекция</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E0619A" id="Надпись 66" o:spid="_x0000_s1172" type="#_x0000_t202" style="position:absolute;left:0;text-align:left;margin-left:138.3pt;margin-top:117pt;width:47.4pt;height:10.8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" stroked="f">
                <v:fill opacity="0"/>
                <v:textbox inset="0,0,0,0">
                  <w:txbxContent>
                    <w:p w14:paraId="59488767" w14:textId="77777777" w:rsidR="00530D84" w:rsidRPr="006E0448" w:rsidRDefault="00530D84" w:rsidP="00C602C5">
                      <w:pPr>
                        <w:spacing w:after="60"/>
                        <w:jc w:val="center"/>
                        <w:rPr>
                          <w:rFonts w:asciiTheme="minorBidi" w:hAnsiTheme="minorBidi" w:cstheme="minorBidi"/>
                          <w:sz w:val="12"/>
                          <w:szCs w:val="12"/>
                        </w:rPr>
                      </w:pPr>
                      <w:r w:rsidRPr="006E0448">
                        <w:rPr>
                          <w:rFonts w:asciiTheme="minorBidi" w:hAnsiTheme="minorBidi" w:cstheme="minorBidi"/>
                          <w:color w:val="1E1A23"/>
                          <w:sz w:val="12"/>
                          <w:szCs w:val="12"/>
                          <w:lang w:val="ru"/>
                        </w:rPr>
                        <w:t>Инфекция</w:t>
                      </w:r>
                    </w:p>
                  </w:txbxContent>
                </v:textbox>
              </v:shape>
            </w:pict>
          </mc:Fallback>
        </mc:AlternateContent>
      </w:r>
      <w:r>
        <w:rPr>
          <w:rFonts w:asciiTheme="majorBidi" w:hAnsiTheme="majorBidi" w:cstheme="majorBidi"/>
          <w:noProof/>
          <w:color w:val="1E1A23"/>
          <w:sz w:val="18"/>
          <w:lang w:eastAsia="ru-RU"/>
        </w:rPr>
        <mc:AlternateContent>
          <mc:Choice Requires="wps">
            <w:drawing>
              <wp:anchor distT="0" distB="0" distL="114300" distR="114300" simplePos="0" relativeHeight="251798528" behindDoc="0" locked="0" layoutInCell="1" allowOverlap="1" wp14:anchorId="6A77667A" wp14:editId="01A3406C">
                <wp:simplePos x="0" y="0"/>
                <wp:positionH relativeFrom="column">
                  <wp:posOffset>1779270</wp:posOffset>
                </wp:positionH>
                <wp:positionV relativeFrom="paragraph">
                  <wp:posOffset>45720</wp:posOffset>
                </wp:positionV>
                <wp:extent cx="601980" cy="137160"/>
                <wp:effectExtent l="7620" t="7620" r="0" b="7620"/>
                <wp:wrapNone/>
                <wp:docPr id="65" name="Надпись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 cy="1371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794F7E" w14:textId="77777777" w:rsidR="00530D84" w:rsidRPr="006E0448" w:rsidRDefault="00530D84" w:rsidP="00C602C5">
                            <w:pPr>
                              <w:spacing w:after="60"/>
                              <w:jc w:val="center"/>
                              <w:rPr>
                                <w:rFonts w:asciiTheme="minorBidi" w:hAnsiTheme="minorBidi" w:cstheme="minorBidi"/>
                                <w:sz w:val="12"/>
                                <w:szCs w:val="12"/>
                              </w:rPr>
                            </w:pPr>
                            <w:r w:rsidRPr="006E0448">
                              <w:rPr>
                                <w:rFonts w:asciiTheme="minorBidi" w:hAnsiTheme="minorBidi" w:cstheme="minorBidi"/>
                                <w:color w:val="1E1A23"/>
                                <w:sz w:val="12"/>
                                <w:szCs w:val="12"/>
                                <w:lang w:val="ru"/>
                              </w:rPr>
                              <w:t>Анемия</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77667A" id="Надпись 65" o:spid="_x0000_s1173" type="#_x0000_t202" style="position:absolute;left:0;text-align:left;margin-left:140.1pt;margin-top:3.6pt;width:47.4pt;height:10.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" stroked="f">
                <v:fill opacity="0"/>
                <v:textbox inset="0,0,0,0">
                  <w:txbxContent>
                    <w:p w14:paraId="09794F7E" w14:textId="77777777" w:rsidR="00530D84" w:rsidRPr="006E0448" w:rsidRDefault="00530D84" w:rsidP="00C602C5">
                      <w:pPr>
                        <w:spacing w:after="60"/>
                        <w:jc w:val="center"/>
                        <w:rPr>
                          <w:rFonts w:asciiTheme="minorBidi" w:hAnsiTheme="minorBidi" w:cstheme="minorBidi"/>
                          <w:sz w:val="12"/>
                          <w:szCs w:val="12"/>
                        </w:rPr>
                      </w:pPr>
                      <w:r w:rsidRPr="006E0448">
                        <w:rPr>
                          <w:rFonts w:asciiTheme="minorBidi" w:hAnsiTheme="minorBidi" w:cstheme="minorBidi"/>
                          <w:color w:val="1E1A23"/>
                          <w:sz w:val="12"/>
                          <w:szCs w:val="12"/>
                          <w:lang w:val="ru"/>
                        </w:rPr>
                        <w:t>Анемия</w:t>
                      </w:r>
                    </w:p>
                  </w:txbxContent>
                </v:textbox>
              </v:shape>
            </w:pict>
          </mc:Fallback>
        </mc:AlternateContent>
      </w:r>
      <w:r>
        <w:rPr>
          <w:rFonts w:asciiTheme="majorBidi" w:hAnsiTheme="majorBidi" w:cstheme="majorBidi"/>
          <w:noProof/>
          <w:color w:val="1E1A23"/>
          <w:sz w:val="18"/>
          <w:lang w:eastAsia="ru-RU"/>
        </w:rPr>
        <mc:AlternateContent>
          <mc:Choice Requires="wps">
            <w:drawing>
              <wp:anchor distT="0" distB="0" distL="114300" distR="114300" simplePos="0" relativeHeight="251796480" behindDoc="0" locked="0" layoutInCell="1" allowOverlap="1" wp14:anchorId="6EEB2A80" wp14:editId="4ECA6457">
                <wp:simplePos x="0" y="0"/>
                <wp:positionH relativeFrom="column">
                  <wp:posOffset>3836670</wp:posOffset>
                </wp:positionH>
                <wp:positionV relativeFrom="paragraph">
                  <wp:posOffset>2918460</wp:posOffset>
                </wp:positionV>
                <wp:extent cx="327660" cy="137160"/>
                <wp:effectExtent l="0" t="3810" r="0" b="1905"/>
                <wp:wrapNone/>
                <wp:docPr id="30" name="Надпись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137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1192FE" w14:textId="77777777" w:rsidR="00530D84" w:rsidRPr="006E0448" w:rsidRDefault="00530D84" w:rsidP="00C602C5">
                            <w:pPr>
                              <w:spacing w:after="60"/>
                              <w:jc w:val="center"/>
                              <w:rPr>
                                <w:rFonts w:asciiTheme="minorBidi" w:hAnsiTheme="minorBidi" w:cstheme="minorBidi"/>
                                <w:sz w:val="14"/>
                                <w:szCs w:val="14"/>
                              </w:rPr>
                            </w:pPr>
                            <w:r>
                              <w:rPr>
                                <w:rFonts w:asciiTheme="minorBidi" w:hAnsiTheme="minorBidi" w:cstheme="minorBidi"/>
                                <w:color w:val="1E1A23"/>
                                <w:sz w:val="14"/>
                                <w:szCs w:val="14"/>
                                <w:lang w:val="ru"/>
                              </w:rPr>
                              <w:t>Нет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EB2A80" id="Надпись 30" o:spid="_x0000_s1174" type="#_x0000_t202" style="position:absolute;left:0;text-align:left;margin-left:302.1pt;margin-top:229.8pt;width:25.8pt;height:10.8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" stroked="f">
                <v:textbox inset="0,0,0,0">
                  <w:txbxContent>
                    <w:p w14:paraId="161192FE" w14:textId="77777777" w:rsidR="00530D84" w:rsidRPr="006E0448" w:rsidRDefault="00530D84" w:rsidP="00C602C5">
                      <w:pPr>
                        <w:spacing w:after="60"/>
                        <w:jc w:val="center"/>
                        <w:rPr>
                          <w:rFonts w:asciiTheme="minorBidi" w:hAnsiTheme="minorBidi" w:cstheme="minorBidi"/>
                          <w:sz w:val="14"/>
                          <w:szCs w:val="14"/>
                        </w:rPr>
                      </w:pPr>
                      <w:r>
                        <w:rPr>
                          <w:rFonts w:asciiTheme="minorBidi" w:hAnsiTheme="minorBidi" w:cstheme="minorBidi"/>
                          <w:color w:val="1E1A23"/>
                          <w:sz w:val="14"/>
                          <w:szCs w:val="14"/>
                          <w:lang w:val="ru"/>
                        </w:rPr>
                        <w:t>Нет</w:t>
                      </w:r>
                    </w:p>
                  </w:txbxContent>
                </v:textbox>
              </v:shape>
            </w:pict>
          </mc:Fallback>
        </mc:AlternateContent>
      </w:r>
      <w:r>
        <w:rPr>
          <w:rFonts w:asciiTheme="majorBidi" w:hAnsiTheme="majorBidi" w:cstheme="majorBidi"/>
          <w:noProof/>
          <w:color w:val="1E1A23"/>
          <w:sz w:val="18"/>
          <w:lang w:eastAsia="ru-RU"/>
        </w:rPr>
        <mc:AlternateContent>
          <mc:Choice Requires="wps">
            <w:drawing>
              <wp:anchor distT="0" distB="0" distL="114300" distR="114300" simplePos="0" relativeHeight="251795456" behindDoc="0" locked="0" layoutInCell="1" allowOverlap="1" wp14:anchorId="45783BF1" wp14:editId="30A05A54">
                <wp:simplePos x="0" y="0"/>
                <wp:positionH relativeFrom="column">
                  <wp:posOffset>2731770</wp:posOffset>
                </wp:positionH>
                <wp:positionV relativeFrom="paragraph">
                  <wp:posOffset>2918460</wp:posOffset>
                </wp:positionV>
                <wp:extent cx="327660" cy="137160"/>
                <wp:effectExtent l="0" t="3810" r="0" b="1905"/>
                <wp:wrapNone/>
                <wp:docPr id="29" name="Надпись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137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32A19B" w14:textId="77777777" w:rsidR="00530D84" w:rsidRPr="006E0448" w:rsidRDefault="00530D84" w:rsidP="00C602C5">
                            <w:pPr>
                              <w:spacing w:after="60"/>
                              <w:jc w:val="center"/>
                              <w:rPr>
                                <w:rFonts w:asciiTheme="minorBidi" w:hAnsiTheme="minorBidi" w:cstheme="minorBidi"/>
                                <w:sz w:val="14"/>
                                <w:szCs w:val="14"/>
                              </w:rPr>
                            </w:pPr>
                            <w:r>
                              <w:rPr>
                                <w:rFonts w:asciiTheme="minorBidi" w:hAnsiTheme="minorBidi" w:cstheme="minorBidi"/>
                                <w:color w:val="1E1A23"/>
                                <w:sz w:val="14"/>
                                <w:szCs w:val="14"/>
                                <w:lang w:val="ru"/>
                              </w:rPr>
                              <w:t>Нет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83BF1" id="Надпись 29" o:spid="_x0000_s1175" type="#_x0000_t202" style="position:absolute;left:0;text-align:left;margin-left:215.1pt;margin-top:229.8pt;width:25.8pt;height:10.8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" stroked="f">
                <v:textbox inset="0,0,0,0">
                  <w:txbxContent>
                    <w:p w14:paraId="4432A19B" w14:textId="77777777" w:rsidR="00530D84" w:rsidRPr="006E0448" w:rsidRDefault="00530D84" w:rsidP="00C602C5">
                      <w:pPr>
                        <w:spacing w:after="60"/>
                        <w:jc w:val="center"/>
                        <w:rPr>
                          <w:rFonts w:asciiTheme="minorBidi" w:hAnsiTheme="minorBidi" w:cstheme="minorBidi"/>
                          <w:sz w:val="14"/>
                          <w:szCs w:val="14"/>
                        </w:rPr>
                      </w:pPr>
                      <w:r>
                        <w:rPr>
                          <w:rFonts w:asciiTheme="minorBidi" w:hAnsiTheme="minorBidi" w:cstheme="minorBidi"/>
                          <w:color w:val="1E1A23"/>
                          <w:sz w:val="14"/>
                          <w:szCs w:val="14"/>
                          <w:lang w:val="ru"/>
                        </w:rPr>
                        <w:t>Нет</w:t>
                      </w:r>
                    </w:p>
                  </w:txbxContent>
                </v:textbox>
              </v:shape>
            </w:pict>
          </mc:Fallback>
        </mc:AlternateContent>
      </w:r>
      <w:r>
        <w:rPr>
          <w:rFonts w:asciiTheme="majorBidi" w:hAnsiTheme="majorBidi" w:cstheme="majorBidi"/>
          <w:noProof/>
          <w:color w:val="1E1A23"/>
          <w:sz w:val="18"/>
          <w:lang w:eastAsia="ru-RU"/>
        </w:rPr>
        <mc:AlternateContent>
          <mc:Choice Requires="wps">
            <w:drawing>
              <wp:anchor distT="0" distB="0" distL="114300" distR="114300" simplePos="0" relativeHeight="251794432" behindDoc="0" locked="0" layoutInCell="1" allowOverlap="1" wp14:anchorId="12B610D3" wp14:editId="6DB02CFD">
                <wp:simplePos x="0" y="0"/>
                <wp:positionH relativeFrom="column">
                  <wp:posOffset>4331970</wp:posOffset>
                </wp:positionH>
                <wp:positionV relativeFrom="paragraph">
                  <wp:posOffset>2910840</wp:posOffset>
                </wp:positionV>
                <wp:extent cx="327660" cy="137160"/>
                <wp:effectExtent l="0" t="0" r="0" b="0"/>
                <wp:wrapNone/>
                <wp:docPr id="28" name="Надпись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137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58A9C0" w14:textId="77777777" w:rsidR="00530D84" w:rsidRPr="006E0448" w:rsidRDefault="00530D84" w:rsidP="00C602C5">
                            <w:pPr>
                              <w:spacing w:after="60"/>
                              <w:jc w:val="center"/>
                              <w:rPr>
                                <w:rFonts w:asciiTheme="minorBidi" w:hAnsiTheme="minorBidi" w:cstheme="minorBidi"/>
                                <w:sz w:val="14"/>
                                <w:szCs w:val="14"/>
                              </w:rPr>
                            </w:pPr>
                            <w:r>
                              <w:rPr>
                                <w:rFonts w:asciiTheme="minorBidi" w:hAnsiTheme="minorBidi" w:cstheme="minorBidi"/>
                                <w:color w:val="1E1A23"/>
                                <w:sz w:val="14"/>
                                <w:szCs w:val="14"/>
                                <w:lang w:val="ru"/>
                              </w:rPr>
                              <w:t>Да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610D3" id="Надпись 28" o:spid="_x0000_s1176" type="#_x0000_t202" style="position:absolute;left:0;text-align:left;margin-left:341.1pt;margin-top:229.2pt;width:25.8pt;height:10.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" stroked="f">
                <v:textbox inset="0,0,0,0">
                  <w:txbxContent>
                    <w:p w14:paraId="5E58A9C0" w14:textId="77777777" w:rsidR="00530D84" w:rsidRPr="006E0448" w:rsidRDefault="00530D84" w:rsidP="00C602C5">
                      <w:pPr>
                        <w:spacing w:after="60"/>
                        <w:jc w:val="center"/>
                        <w:rPr>
                          <w:rFonts w:asciiTheme="minorBidi" w:hAnsiTheme="minorBidi" w:cstheme="minorBidi"/>
                          <w:sz w:val="14"/>
                          <w:szCs w:val="14"/>
                        </w:rPr>
                      </w:pPr>
                      <w:r>
                        <w:rPr>
                          <w:rFonts w:asciiTheme="minorBidi" w:hAnsiTheme="minorBidi" w:cstheme="minorBidi"/>
                          <w:color w:val="1E1A23"/>
                          <w:sz w:val="14"/>
                          <w:szCs w:val="14"/>
                          <w:lang w:val="ru"/>
                        </w:rPr>
                        <w:t>Да</w:t>
                      </w:r>
                    </w:p>
                  </w:txbxContent>
                </v:textbox>
              </v:shape>
            </w:pict>
          </mc:Fallback>
        </mc:AlternateContent>
      </w:r>
      <w:r>
        <w:rPr>
          <w:rFonts w:asciiTheme="majorBidi" w:hAnsiTheme="majorBidi" w:cstheme="majorBidi"/>
          <w:noProof/>
          <w:color w:val="1E1A23"/>
          <w:sz w:val="18"/>
          <w:lang w:eastAsia="ru-RU"/>
        </w:rPr>
        <mc:AlternateContent>
          <mc:Choice Requires="wps">
            <w:drawing>
              <wp:anchor distT="0" distB="0" distL="114300" distR="114300" simplePos="0" relativeHeight="251793408" behindDoc="0" locked="0" layoutInCell="1" allowOverlap="1" wp14:anchorId="1ABAEAE9" wp14:editId="4823DF43">
                <wp:simplePos x="0" y="0"/>
                <wp:positionH relativeFrom="column">
                  <wp:posOffset>3211830</wp:posOffset>
                </wp:positionH>
                <wp:positionV relativeFrom="paragraph">
                  <wp:posOffset>2910840</wp:posOffset>
                </wp:positionV>
                <wp:extent cx="327660" cy="137160"/>
                <wp:effectExtent l="1905" t="0" r="3810" b="0"/>
                <wp:wrapNone/>
                <wp:docPr id="27" name="Надпись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137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8E0BE3" w14:textId="77777777" w:rsidR="00530D84" w:rsidRPr="006E0448" w:rsidRDefault="00530D84" w:rsidP="00C602C5">
                            <w:pPr>
                              <w:spacing w:after="60"/>
                              <w:jc w:val="center"/>
                              <w:rPr>
                                <w:rFonts w:asciiTheme="minorBidi" w:hAnsiTheme="minorBidi" w:cstheme="minorBidi"/>
                                <w:sz w:val="14"/>
                                <w:szCs w:val="14"/>
                              </w:rPr>
                            </w:pPr>
                            <w:r>
                              <w:rPr>
                                <w:rFonts w:asciiTheme="minorBidi" w:hAnsiTheme="minorBidi" w:cstheme="minorBidi"/>
                                <w:color w:val="1E1A23"/>
                                <w:sz w:val="14"/>
                                <w:szCs w:val="14"/>
                                <w:lang w:val="ru"/>
                              </w:rPr>
                              <w:t>Да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BAEAE9" id="Надпись 27" o:spid="_x0000_s1177" type="#_x0000_t202" style="position:absolute;left:0;text-align:left;margin-left:252.9pt;margin-top:229.2pt;width:25.8pt;height:10.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" stroked="f">
                <v:textbox inset="0,0,0,0">
                  <w:txbxContent>
                    <w:p w14:paraId="488E0BE3" w14:textId="77777777" w:rsidR="00530D84" w:rsidRPr="006E0448" w:rsidRDefault="00530D84" w:rsidP="00C602C5">
                      <w:pPr>
                        <w:spacing w:after="60"/>
                        <w:jc w:val="center"/>
                        <w:rPr>
                          <w:rFonts w:asciiTheme="minorBidi" w:hAnsiTheme="minorBidi" w:cstheme="minorBidi"/>
                          <w:sz w:val="14"/>
                          <w:szCs w:val="14"/>
                        </w:rPr>
                      </w:pPr>
                      <w:r>
                        <w:rPr>
                          <w:rFonts w:asciiTheme="minorBidi" w:hAnsiTheme="minorBidi" w:cstheme="minorBidi"/>
                          <w:color w:val="1E1A23"/>
                          <w:sz w:val="14"/>
                          <w:szCs w:val="14"/>
                          <w:lang w:val="ru"/>
                        </w:rPr>
                        <w:t>Да</w:t>
                      </w:r>
                    </w:p>
                  </w:txbxContent>
                </v:textbox>
              </v:shape>
            </w:pict>
          </mc:Fallback>
        </mc:AlternateContent>
      </w:r>
      <w:r>
        <w:rPr>
          <w:rFonts w:asciiTheme="majorBidi" w:hAnsiTheme="majorBidi" w:cstheme="majorBidi"/>
          <w:noProof/>
          <w:color w:val="1E1A23"/>
          <w:sz w:val="18"/>
          <w:lang w:eastAsia="ru-RU"/>
        </w:rPr>
        <mc:AlternateContent>
          <mc:Choice Requires="wps">
            <w:drawing>
              <wp:anchor distT="0" distB="0" distL="114300" distR="114300" simplePos="0" relativeHeight="251792384" behindDoc="0" locked="0" layoutInCell="1" allowOverlap="1" wp14:anchorId="20B6FB85" wp14:editId="31AF5A2F">
                <wp:simplePos x="0" y="0"/>
                <wp:positionH relativeFrom="column">
                  <wp:posOffset>2122170</wp:posOffset>
                </wp:positionH>
                <wp:positionV relativeFrom="paragraph">
                  <wp:posOffset>2910840</wp:posOffset>
                </wp:positionV>
                <wp:extent cx="327660" cy="137160"/>
                <wp:effectExtent l="0" t="0" r="0" b="0"/>
                <wp:wrapNone/>
                <wp:docPr id="26" name="Надпись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137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E9D451" w14:textId="77777777" w:rsidR="00530D84" w:rsidRPr="006E0448" w:rsidRDefault="00530D84" w:rsidP="00C602C5">
                            <w:pPr>
                              <w:spacing w:after="60"/>
                              <w:jc w:val="center"/>
                              <w:rPr>
                                <w:rFonts w:asciiTheme="minorBidi" w:hAnsiTheme="minorBidi" w:cstheme="minorBidi"/>
                                <w:sz w:val="14"/>
                                <w:szCs w:val="14"/>
                              </w:rPr>
                            </w:pPr>
                            <w:r>
                              <w:rPr>
                                <w:rFonts w:asciiTheme="minorBidi" w:hAnsiTheme="minorBidi" w:cstheme="minorBidi"/>
                                <w:color w:val="1E1A23"/>
                                <w:sz w:val="14"/>
                                <w:szCs w:val="14"/>
                                <w:lang w:val="ru"/>
                              </w:rPr>
                              <w:t>Да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B6FB85" id="Надпись 26" o:spid="_x0000_s1178" type="#_x0000_t202" style="position:absolute;left:0;text-align:left;margin-left:167.1pt;margin-top:229.2pt;width:25.8pt;height:10.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" stroked="f">
                <v:textbox inset="0,0,0,0">
                  <w:txbxContent>
                    <w:p w14:paraId="79E9D451" w14:textId="77777777" w:rsidR="00530D84" w:rsidRPr="006E0448" w:rsidRDefault="00530D84" w:rsidP="00C602C5">
                      <w:pPr>
                        <w:spacing w:after="60"/>
                        <w:jc w:val="center"/>
                        <w:rPr>
                          <w:rFonts w:asciiTheme="minorBidi" w:hAnsiTheme="minorBidi" w:cstheme="minorBidi"/>
                          <w:sz w:val="14"/>
                          <w:szCs w:val="14"/>
                        </w:rPr>
                      </w:pPr>
                      <w:r>
                        <w:rPr>
                          <w:rFonts w:asciiTheme="minorBidi" w:hAnsiTheme="minorBidi" w:cstheme="minorBidi"/>
                          <w:color w:val="1E1A23"/>
                          <w:sz w:val="14"/>
                          <w:szCs w:val="14"/>
                          <w:lang w:val="ru"/>
                        </w:rPr>
                        <w:t>Да</w:t>
                      </w:r>
                    </w:p>
                  </w:txbxContent>
                </v:textbox>
              </v:shape>
            </w:pict>
          </mc:Fallback>
        </mc:AlternateContent>
      </w:r>
      <w:r w:rsidR="002256A9">
        <w:rPr>
          <w:rFonts w:asciiTheme="majorBidi" w:hAnsiTheme="majorBidi" w:cstheme="majorBidi"/>
          <w:noProof/>
          <w:color w:val="1E1A23"/>
          <w:sz w:val="18"/>
          <w:lang w:eastAsia="ru-RU"/>
        </w:rPr>
        <mc:AlternateContent>
          <mc:Choice Requires="wps">
            <w:drawing>
              <wp:anchor distT="0" distB="0" distL="114300" distR="114300" simplePos="0" relativeHeight="251791360" behindDoc="0" locked="0" layoutInCell="1" allowOverlap="1" wp14:anchorId="5B21FF31" wp14:editId="141BC975">
                <wp:simplePos x="0" y="0"/>
                <wp:positionH relativeFrom="column">
                  <wp:posOffset>1626870</wp:posOffset>
                </wp:positionH>
                <wp:positionV relativeFrom="paragraph">
                  <wp:posOffset>2918460</wp:posOffset>
                </wp:positionV>
                <wp:extent cx="327660" cy="137160"/>
                <wp:effectExtent l="0" t="3810" r="0" b="1905"/>
                <wp:wrapNone/>
                <wp:docPr id="25" name="Надпись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137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FBEF9A" w14:textId="77777777" w:rsidR="00530D84" w:rsidRPr="006E0448" w:rsidRDefault="00530D84" w:rsidP="00C602C5">
                            <w:pPr>
                              <w:spacing w:after="60"/>
                              <w:jc w:val="center"/>
                              <w:rPr>
                                <w:rFonts w:asciiTheme="minorBidi" w:hAnsiTheme="minorBidi" w:cstheme="minorBidi"/>
                                <w:sz w:val="14"/>
                                <w:szCs w:val="14"/>
                              </w:rPr>
                            </w:pPr>
                            <w:r>
                              <w:rPr>
                                <w:rFonts w:asciiTheme="minorBidi" w:hAnsiTheme="minorBidi" w:cstheme="minorBidi"/>
                                <w:color w:val="1E1A23"/>
                                <w:sz w:val="14"/>
                                <w:szCs w:val="14"/>
                                <w:lang w:val="ru"/>
                              </w:rPr>
                              <w:t>Нет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21FF31" id="Надпись 25" o:spid="_x0000_s1179" type="#_x0000_t202" style="position:absolute;left:0;text-align:left;margin-left:128.1pt;margin-top:229.8pt;width:25.8pt;height:10.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" stroked="f">
                <v:textbox inset="0,0,0,0">
                  <w:txbxContent>
                    <w:p w14:paraId="32FBEF9A" w14:textId="77777777" w:rsidR="00530D84" w:rsidRPr="006E0448" w:rsidRDefault="00530D84" w:rsidP="00C602C5">
                      <w:pPr>
                        <w:spacing w:after="60"/>
                        <w:jc w:val="center"/>
                        <w:rPr>
                          <w:rFonts w:asciiTheme="minorBidi" w:hAnsiTheme="minorBidi" w:cstheme="minorBidi"/>
                          <w:sz w:val="14"/>
                          <w:szCs w:val="14"/>
                        </w:rPr>
                      </w:pPr>
                      <w:r>
                        <w:rPr>
                          <w:rFonts w:asciiTheme="minorBidi" w:hAnsiTheme="minorBidi" w:cstheme="minorBidi"/>
                          <w:color w:val="1E1A23"/>
                          <w:sz w:val="14"/>
                          <w:szCs w:val="14"/>
                          <w:lang w:val="ru"/>
                        </w:rPr>
                        <w:t>Нет</w:t>
                      </w:r>
                    </w:p>
                  </w:txbxContent>
                </v:textbox>
              </v:shape>
            </w:pict>
          </mc:Fallback>
        </mc:AlternateContent>
      </w:r>
      <w:r w:rsidRPr="00447482">
        <w:rPr>
          <w:rFonts w:asciiTheme="majorBidi" w:hAnsiTheme="majorBidi" w:cstheme="majorBidi"/>
          <w:sz w:val="18"/>
        </w:rPr>
        <w:fldChar w:fldCharType="begin"/>
      </w:r>
      <w:r w:rsidRPr="00447482">
        <w:rPr>
          <w:rFonts w:asciiTheme="majorBidi" w:hAnsiTheme="majorBidi" w:cstheme="majorBidi"/>
          <w:sz w:val="18"/>
        </w:rPr>
        <w:instrText xml:space="preserve"> INCLUDEPICTURE  "P:\\..\\..\\..\\AppData\\Local\\Temp\\FineReader12.00\\media\\image25.jpeg" \* MERGEFORMATINET </w:instrText>
      </w:r>
      <w:r w:rsidRPr="00447482">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"\\\\gamma\\..\\..\\..\\AppData\\Local\\Temp\\FineReader12.00\\media\\image25.jpeg"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"\\\\gamma\\..\\..\\..\\AppData\\Local\\Temp\\FineReader12.00\\media\\image25.jpeg"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"\\\\gamma\\..\\..\\..\\AppData\\Local\\Temp\\FineReader12.00\\media\\image25.jpeg"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"\\\\gamma\\..\\..\\..\\AppData\\Local\\Temp\\FineReader12.00\\media\\image25.jpeg"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"\\\\gamma\\..\\..\\..\\AppData\\Local\\Temp\\FineReader12.00\\media\\image25.jpeg"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"\\\\gamma\\..\\..\\..\\AppData\\Local\\Temp\\FineReader12.00\\media\\image25.jpeg" \* MERGEFORMATINET </w:instrText>
      </w:r>
      <w:r>
        <w:rPr>
          <w:rFonts w:asciiTheme="majorBidi" w:hAnsiTheme="majorBidi" w:cstheme="majorBidi"/>
          <w:sz w:val="18"/>
        </w:rPr>
        <w:fldChar w:fldCharType="separate"/>
      </w:r>
      <w:r w:rsidR="00EF4A08">
        <w:rPr>
          <w:rFonts w:asciiTheme="majorBidi" w:hAnsiTheme="majorBidi" w:cstheme="majorBidi"/>
          <w:sz w:val="18"/>
        </w:rPr>
        <w:fldChar w:fldCharType="begin"/>
      </w:r>
      <w:r w:rsidR="00EF4A08">
        <w:rPr>
          <w:rFonts w:asciiTheme="majorBidi" w:hAnsiTheme="majorBidi" w:cstheme="majorBidi"/>
          <w:sz w:val="18"/>
        </w:rPr>
        <w:instrText xml:space="preserve"> INCLUDEPICTURE  "\\\\gamma\\..\\..\\..\\AppData\\Local\\Temp\\FineReader12.00\\media\\image25.jpeg" \* MERGEFORMATINET </w:instrText>
      </w:r>
      <w:r w:rsidR="00EF4A08">
        <w:rPr>
          <w:rFonts w:asciiTheme="majorBidi" w:hAnsiTheme="majorBidi" w:cstheme="majorBidi"/>
          <w:sz w:val="18"/>
        </w:rPr>
        <w:fldChar w:fldCharType="separate"/>
      </w:r>
      <w:r w:rsidR="00C949AD">
        <w:rPr>
          <w:rFonts w:asciiTheme="majorBidi" w:hAnsiTheme="majorBidi" w:cstheme="majorBidi"/>
          <w:sz w:val="18"/>
        </w:rPr>
        <w:fldChar w:fldCharType="begin"/>
      </w:r>
      <w:r w:rsidR="00C949AD">
        <w:rPr>
          <w:rFonts w:asciiTheme="majorBidi" w:hAnsiTheme="majorBidi" w:cstheme="majorBidi"/>
          <w:sz w:val="18"/>
        </w:rPr>
        <w:instrText xml:space="preserve"> INCLUDEPICTURE  "\\\\gamma\\..\\..\\..\\AppData\\Local\\Temp\\FineReader12.00\\media\\image25.jpeg" \* MERGEFORMATINET </w:instrText>
      </w:r>
      <w:r w:rsidR="00C949AD">
        <w:rPr>
          <w:rFonts w:asciiTheme="majorBidi" w:hAnsiTheme="majorBidi" w:cstheme="majorBidi"/>
          <w:sz w:val="18"/>
        </w:rPr>
        <w:fldChar w:fldCharType="separate"/>
      </w:r>
      <w:r w:rsidR="00AC2EC6">
        <w:rPr>
          <w:rFonts w:asciiTheme="majorBidi" w:hAnsiTheme="majorBidi" w:cstheme="majorBidi"/>
          <w:sz w:val="18"/>
        </w:rPr>
        <w:fldChar w:fldCharType="begin"/>
      </w:r>
      <w:r w:rsidR="00AC2EC6">
        <w:rPr>
          <w:rFonts w:asciiTheme="majorBidi" w:hAnsiTheme="majorBidi" w:cstheme="majorBidi"/>
          <w:sz w:val="18"/>
        </w:rPr>
        <w:instrText xml:space="preserve"> INCLUDEPICTURE  "\\\\gamma\\..\\..\\..\\AppData\\Local\\Temp\\FineReader12.00\\media\\image25.jpeg" \* MERGEFORMATINET </w:instrText>
      </w:r>
      <w:r w:rsidR="00AC2EC6">
        <w:rPr>
          <w:rFonts w:asciiTheme="majorBidi" w:hAnsiTheme="majorBidi" w:cstheme="majorBidi"/>
          <w:sz w:val="18"/>
        </w:rPr>
        <w:fldChar w:fldCharType="separate"/>
      </w:r>
      <w:r w:rsidR="00340AB4">
        <w:rPr>
          <w:rFonts w:asciiTheme="majorBidi" w:hAnsiTheme="majorBidi" w:cstheme="majorBidi"/>
          <w:sz w:val="18"/>
        </w:rPr>
        <w:fldChar w:fldCharType="begin"/>
      </w:r>
      <w:r w:rsidR="00340AB4">
        <w:rPr>
          <w:rFonts w:asciiTheme="majorBidi" w:hAnsiTheme="majorBidi" w:cstheme="majorBidi"/>
          <w:sz w:val="18"/>
        </w:rPr>
        <w:instrText xml:space="preserve"> INCLUDEPICTURE  "\\\\gamma\\..\\..\\..\\AppData\\Local\\Temp\\FineReader12.00\\media\\image25.jpeg" \* MERGEFORMATINET </w:instrText>
      </w:r>
      <w:r w:rsidR="00340AB4">
        <w:rPr>
          <w:rFonts w:asciiTheme="majorBidi" w:hAnsiTheme="majorBidi" w:cstheme="majorBidi"/>
          <w:sz w:val="18"/>
        </w:rPr>
        <w:fldChar w:fldCharType="separate"/>
      </w:r>
      <w:r w:rsidR="00FB0E21">
        <w:rPr>
          <w:rFonts w:asciiTheme="majorBidi" w:hAnsiTheme="majorBidi" w:cstheme="majorBidi"/>
          <w:sz w:val="18"/>
        </w:rPr>
        <w:fldChar w:fldCharType="begin"/>
      </w:r>
      <w:r w:rsidR="00FB0E21">
        <w:rPr>
          <w:rFonts w:asciiTheme="majorBidi" w:hAnsiTheme="majorBidi" w:cstheme="majorBidi"/>
          <w:sz w:val="18"/>
        </w:rPr>
        <w:instrText xml:space="preserve"> INCLUDEPICTURE  "\\\\gamma\\..\\..\\..\\AppData\\Local\\Temp\\FineReader12.00\\media\\image25.jpeg" \* MERGEFORMATINET </w:instrText>
      </w:r>
      <w:r w:rsidR="00FB0E21">
        <w:rPr>
          <w:rFonts w:asciiTheme="majorBidi" w:hAnsiTheme="majorBidi" w:cstheme="majorBidi"/>
          <w:sz w:val="18"/>
        </w:rPr>
        <w:fldChar w:fldCharType="separate"/>
      </w:r>
      <w:r w:rsidR="00883972">
        <w:rPr>
          <w:rFonts w:asciiTheme="majorBidi" w:hAnsiTheme="majorBidi" w:cstheme="majorBidi"/>
          <w:sz w:val="18"/>
        </w:rPr>
        <w:fldChar w:fldCharType="begin"/>
      </w:r>
      <w:r w:rsidR="00883972">
        <w:rPr>
          <w:rFonts w:asciiTheme="majorBidi" w:hAnsiTheme="majorBidi" w:cstheme="majorBidi"/>
          <w:sz w:val="18"/>
        </w:rPr>
        <w:instrText xml:space="preserve"> INCLUDEPICTURE  "\\\\gamma\\..\\..\\..\\AppData\\Local\\Temp\\FineReader12.00\\media\\image25.jpeg" \* MERGEFORMATINET </w:instrText>
      </w:r>
      <w:r w:rsidR="00883972">
        <w:rPr>
          <w:rFonts w:asciiTheme="majorBidi" w:hAnsiTheme="majorBidi" w:cstheme="majorBidi"/>
          <w:sz w:val="18"/>
        </w:rPr>
        <w:fldChar w:fldCharType="separate"/>
      </w:r>
      <w:r w:rsidR="00787E70">
        <w:rPr>
          <w:rFonts w:asciiTheme="majorBidi" w:hAnsiTheme="majorBidi" w:cstheme="majorBidi"/>
          <w:sz w:val="18"/>
        </w:rPr>
        <w:fldChar w:fldCharType="begin"/>
      </w:r>
      <w:r w:rsidR="00787E70">
        <w:rPr>
          <w:rFonts w:asciiTheme="majorBidi" w:hAnsiTheme="majorBidi" w:cstheme="majorBidi"/>
          <w:sz w:val="18"/>
        </w:rPr>
        <w:instrText xml:space="preserve"> INCLUDEPICTURE  "\\\\gamma\\..\\..\\..\\AppData\\Local\\Temp\\FineReader12.00\\media\\image25.jpeg" \* MERGEFORMATINET </w:instrText>
      </w:r>
      <w:r w:rsidR="00787E70">
        <w:rPr>
          <w:rFonts w:asciiTheme="majorBidi" w:hAnsiTheme="majorBidi" w:cstheme="majorBidi"/>
          <w:sz w:val="18"/>
        </w:rPr>
        <w:fldChar w:fldCharType="separate"/>
      </w:r>
      <w:r w:rsidR="00DF0A8E">
        <w:rPr>
          <w:rFonts w:asciiTheme="majorBidi" w:hAnsiTheme="majorBidi" w:cstheme="majorBidi"/>
          <w:sz w:val="18"/>
        </w:rPr>
        <w:fldChar w:fldCharType="begin"/>
      </w:r>
      <w:r w:rsidR="00DF0A8E">
        <w:rPr>
          <w:rFonts w:asciiTheme="majorBidi" w:hAnsiTheme="majorBidi" w:cstheme="majorBidi"/>
          <w:sz w:val="18"/>
        </w:rPr>
        <w:instrText xml:space="preserve"> INCLUDEPICTURE  "\\\\gamma\\..\\..\\..\\AppData\\Local\\Temp\\FineReader12.00\\media\\image25.jpeg" \* MERGEFORMATINET </w:instrText>
      </w:r>
      <w:r w:rsidR="00DF0A8E">
        <w:rPr>
          <w:rFonts w:asciiTheme="majorBidi" w:hAnsiTheme="majorBidi" w:cstheme="majorBidi"/>
          <w:sz w:val="18"/>
        </w:rPr>
        <w:fldChar w:fldCharType="separate"/>
      </w:r>
      <w:r w:rsidR="000E2CF2">
        <w:rPr>
          <w:rFonts w:asciiTheme="majorBidi" w:hAnsiTheme="majorBidi" w:cstheme="majorBidi"/>
          <w:sz w:val="18"/>
        </w:rPr>
        <w:fldChar w:fldCharType="begin"/>
      </w:r>
      <w:r w:rsidR="000E2CF2">
        <w:rPr>
          <w:rFonts w:asciiTheme="majorBidi" w:hAnsiTheme="majorBidi" w:cstheme="majorBidi"/>
          <w:sz w:val="18"/>
        </w:rPr>
        <w:instrText xml:space="preserve"> INCLUDEPICTURE  "\\\\gamma\\..\\..\\..\\AppData\\Local\\Temp\\FineReader12.00\\media\\image25.jpeg" \* MERGEFORMATINET </w:instrText>
      </w:r>
      <w:r w:rsidR="000E2CF2">
        <w:rPr>
          <w:rFonts w:asciiTheme="majorBidi" w:hAnsiTheme="majorBidi" w:cstheme="majorBidi"/>
          <w:sz w:val="18"/>
        </w:rPr>
        <w:fldChar w:fldCharType="separate"/>
      </w:r>
      <w:r w:rsidR="00530D84">
        <w:rPr>
          <w:rFonts w:asciiTheme="majorBidi" w:hAnsiTheme="majorBidi" w:cstheme="majorBidi"/>
          <w:sz w:val="18"/>
        </w:rPr>
        <w:fldChar w:fldCharType="begin"/>
      </w:r>
      <w:r w:rsidR="00530D84">
        <w:rPr>
          <w:rFonts w:asciiTheme="majorBidi" w:hAnsiTheme="majorBidi" w:cstheme="majorBidi"/>
          <w:sz w:val="18"/>
        </w:rPr>
        <w:instrText xml:space="preserve"> INCLUDEPICTURE  "\\\\gamma\\..\\..\\..\\AppData\\Local\\Temp\\FineReader12.00\\media\\image25.jpeg" \* MERGEFORMATINET </w:instrText>
      </w:r>
      <w:r w:rsidR="00530D84">
        <w:rPr>
          <w:rFonts w:asciiTheme="majorBidi" w:hAnsiTheme="majorBidi" w:cstheme="majorBidi"/>
          <w:sz w:val="18"/>
        </w:rPr>
        <w:fldChar w:fldCharType="separate"/>
      </w:r>
      <w:r w:rsidR="00814DBB">
        <w:rPr>
          <w:rFonts w:asciiTheme="majorBidi" w:hAnsiTheme="majorBidi" w:cstheme="majorBidi"/>
          <w:sz w:val="18"/>
        </w:rPr>
        <w:fldChar w:fldCharType="begin"/>
      </w:r>
      <w:r w:rsidR="00814DBB">
        <w:rPr>
          <w:rFonts w:asciiTheme="majorBidi" w:hAnsiTheme="majorBidi" w:cstheme="majorBidi"/>
          <w:sz w:val="18"/>
        </w:rPr>
        <w:instrText xml:space="preserve"> INCLUDEPICTURE  "\\\\gamma\\..\\..\\..\\AppData\\Local\\Temp\\FineReader12.00\\media\\image25.jpeg" \* MERGEFORMATINET </w:instrText>
      </w:r>
      <w:r w:rsidR="00814DBB">
        <w:rPr>
          <w:rFonts w:asciiTheme="majorBidi" w:hAnsiTheme="majorBidi" w:cstheme="majorBidi"/>
          <w:sz w:val="18"/>
        </w:rPr>
        <w:fldChar w:fldCharType="separate"/>
      </w:r>
      <w:r w:rsidR="0092595C">
        <w:rPr>
          <w:rFonts w:asciiTheme="majorBidi" w:hAnsiTheme="majorBidi" w:cstheme="majorBidi"/>
          <w:sz w:val="18"/>
        </w:rPr>
        <w:fldChar w:fldCharType="begin"/>
      </w:r>
      <w:r w:rsidR="0092595C">
        <w:rPr>
          <w:rFonts w:asciiTheme="majorBidi" w:hAnsiTheme="majorBidi" w:cstheme="majorBidi"/>
          <w:sz w:val="18"/>
        </w:rPr>
        <w:instrText xml:space="preserve"> INCLUDEPICTURE  "\\\\gamma\\..\\..\\..\\AppData\\Local\\Temp\\FineReader12.00\\media\\image25.jpeg" \* MERGEFORMATINET </w:instrText>
      </w:r>
      <w:r w:rsidR="0092595C">
        <w:rPr>
          <w:rFonts w:asciiTheme="majorBidi" w:hAnsiTheme="majorBidi" w:cstheme="majorBidi"/>
          <w:sz w:val="18"/>
        </w:rPr>
        <w:fldChar w:fldCharType="separate"/>
      </w:r>
      <w:r w:rsidR="0028130E">
        <w:rPr>
          <w:rFonts w:asciiTheme="majorBidi" w:hAnsiTheme="majorBidi" w:cstheme="majorBidi"/>
          <w:sz w:val="18"/>
        </w:rPr>
        <w:fldChar w:fldCharType="begin"/>
      </w:r>
      <w:r w:rsidR="0028130E">
        <w:rPr>
          <w:rFonts w:asciiTheme="majorBidi" w:hAnsiTheme="majorBidi" w:cstheme="majorBidi"/>
          <w:sz w:val="18"/>
        </w:rPr>
        <w:instrText xml:space="preserve"> INCLUDEPICTURE  "\\\\gamma\\..\\..\\..\\AppData\\Local\\Temp\\FineReader12.00\\media\\image25.jpeg" \* MERGEFORMATINET </w:instrText>
      </w:r>
      <w:r w:rsidR="0028130E">
        <w:rPr>
          <w:rFonts w:asciiTheme="majorBidi" w:hAnsiTheme="majorBidi" w:cstheme="majorBidi"/>
          <w:sz w:val="18"/>
        </w:rPr>
        <w:fldChar w:fldCharType="separate"/>
      </w:r>
      <w:r w:rsidR="002B1FAF">
        <w:rPr>
          <w:rFonts w:asciiTheme="majorBidi" w:hAnsiTheme="majorBidi" w:cstheme="majorBidi"/>
          <w:sz w:val="18"/>
        </w:rPr>
        <w:fldChar w:fldCharType="begin"/>
      </w:r>
      <w:r w:rsidR="002B1FAF">
        <w:rPr>
          <w:rFonts w:asciiTheme="majorBidi" w:hAnsiTheme="majorBidi" w:cstheme="majorBidi"/>
          <w:sz w:val="18"/>
        </w:rPr>
        <w:instrText xml:space="preserve"> </w:instrText>
      </w:r>
      <w:r w:rsidR="002B1FAF">
        <w:rPr>
          <w:rFonts w:asciiTheme="majorBidi" w:hAnsiTheme="majorBidi" w:cstheme="majorBidi"/>
          <w:sz w:val="18"/>
        </w:rPr>
        <w:instrText>INCLUDEPICTURE  "\\\\gamma\\..\\..\\..\\AppData\\Local\\Temp\\FineReader12.00\\media\\image25.jpeg" \* MERGEFORMATINET</w:instrText>
      </w:r>
      <w:r w:rsidR="002B1FAF">
        <w:rPr>
          <w:rFonts w:asciiTheme="majorBidi" w:hAnsiTheme="majorBidi" w:cstheme="majorBidi"/>
          <w:sz w:val="18"/>
        </w:rPr>
        <w:instrText xml:space="preserve"> </w:instrText>
      </w:r>
      <w:r w:rsidR="002B1FAF">
        <w:rPr>
          <w:rFonts w:asciiTheme="majorBidi" w:hAnsiTheme="majorBidi" w:cstheme="majorBidi"/>
          <w:sz w:val="18"/>
        </w:rPr>
        <w:fldChar w:fldCharType="separate"/>
      </w:r>
      <w:r w:rsidR="002B1FAF">
        <w:rPr>
          <w:rFonts w:asciiTheme="majorBidi" w:hAnsiTheme="majorBidi" w:cstheme="majorBidi"/>
          <w:sz w:val="18"/>
        </w:rPr>
        <w:pict w14:anchorId="461275B7">
          <v:shape id="_x0000_i1046" type="#_x0000_t75" style="width:306pt;height:254pt">
            <v:imagedata r:id="rId68" r:href="rId69"/>
          </v:shape>
        </w:pict>
      </w:r>
      <w:r w:rsidR="002B1FAF">
        <w:rPr>
          <w:rFonts w:asciiTheme="majorBidi" w:hAnsiTheme="majorBidi" w:cstheme="majorBidi"/>
          <w:sz w:val="18"/>
        </w:rPr>
        <w:fldChar w:fldCharType="end"/>
      </w:r>
      <w:r w:rsidR="0028130E">
        <w:rPr>
          <w:rFonts w:asciiTheme="majorBidi" w:hAnsiTheme="majorBidi" w:cstheme="majorBidi"/>
          <w:sz w:val="18"/>
        </w:rPr>
        <w:fldChar w:fldCharType="end"/>
      </w:r>
      <w:r w:rsidR="0092595C">
        <w:rPr>
          <w:rFonts w:asciiTheme="majorBidi" w:hAnsiTheme="majorBidi" w:cstheme="majorBidi"/>
          <w:sz w:val="18"/>
        </w:rPr>
        <w:fldChar w:fldCharType="end"/>
      </w:r>
      <w:r w:rsidR="00814DBB">
        <w:rPr>
          <w:rFonts w:asciiTheme="majorBidi" w:hAnsiTheme="majorBidi" w:cstheme="majorBidi"/>
          <w:sz w:val="18"/>
        </w:rPr>
        <w:fldChar w:fldCharType="end"/>
      </w:r>
      <w:r w:rsidR="00530D84">
        <w:rPr>
          <w:rFonts w:asciiTheme="majorBidi" w:hAnsiTheme="majorBidi" w:cstheme="majorBidi"/>
          <w:sz w:val="18"/>
        </w:rPr>
        <w:fldChar w:fldCharType="end"/>
      </w:r>
      <w:r w:rsidR="000E2CF2">
        <w:rPr>
          <w:rFonts w:asciiTheme="majorBidi" w:hAnsiTheme="majorBidi" w:cstheme="majorBidi"/>
          <w:sz w:val="18"/>
        </w:rPr>
        <w:fldChar w:fldCharType="end"/>
      </w:r>
      <w:r w:rsidR="00DF0A8E">
        <w:rPr>
          <w:rFonts w:asciiTheme="majorBidi" w:hAnsiTheme="majorBidi" w:cstheme="majorBidi"/>
          <w:sz w:val="18"/>
        </w:rPr>
        <w:fldChar w:fldCharType="end"/>
      </w:r>
      <w:r w:rsidR="00787E70">
        <w:rPr>
          <w:rFonts w:asciiTheme="majorBidi" w:hAnsiTheme="majorBidi" w:cstheme="majorBidi"/>
          <w:sz w:val="18"/>
        </w:rPr>
        <w:fldChar w:fldCharType="end"/>
      </w:r>
      <w:r w:rsidR="00883972">
        <w:rPr>
          <w:rFonts w:asciiTheme="majorBidi" w:hAnsiTheme="majorBidi" w:cstheme="majorBidi"/>
          <w:sz w:val="18"/>
        </w:rPr>
        <w:fldChar w:fldCharType="end"/>
      </w:r>
      <w:r w:rsidR="00FB0E21">
        <w:rPr>
          <w:rFonts w:asciiTheme="majorBidi" w:hAnsiTheme="majorBidi" w:cstheme="majorBidi"/>
          <w:sz w:val="18"/>
        </w:rPr>
        <w:fldChar w:fldCharType="end"/>
      </w:r>
      <w:r w:rsidR="00340AB4">
        <w:rPr>
          <w:rFonts w:asciiTheme="majorBidi" w:hAnsiTheme="majorBidi" w:cstheme="majorBidi"/>
          <w:sz w:val="18"/>
        </w:rPr>
        <w:fldChar w:fldCharType="end"/>
      </w:r>
      <w:r w:rsidR="00AC2EC6">
        <w:rPr>
          <w:rFonts w:asciiTheme="majorBidi" w:hAnsiTheme="majorBidi" w:cstheme="majorBidi"/>
          <w:sz w:val="18"/>
        </w:rPr>
        <w:fldChar w:fldCharType="end"/>
      </w:r>
      <w:r w:rsidR="00C949AD">
        <w:rPr>
          <w:rFonts w:asciiTheme="majorBidi" w:hAnsiTheme="majorBidi" w:cstheme="majorBidi"/>
          <w:sz w:val="18"/>
        </w:rPr>
        <w:fldChar w:fldCharType="end"/>
      </w:r>
      <w:r w:rsidR="00EF4A08">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sidRPr="00447482">
        <w:rPr>
          <w:rFonts w:asciiTheme="majorBidi" w:hAnsiTheme="majorBidi" w:cstheme="majorBidi"/>
          <w:sz w:val="18"/>
        </w:rPr>
        <w:fldChar w:fldCharType="end"/>
      </w:r>
    </w:p>
    <w:p w14:paraId="54CA5EAA" w14:textId="77777777" w:rsidR="00C602C5" w:rsidRPr="00447482" w:rsidRDefault="00C602C5" w:rsidP="00C602C5">
      <w:pPr>
        <w:tabs>
          <w:tab w:val="left" w:pos="567"/>
        </w:tabs>
        <w:rPr>
          <w:rFonts w:asciiTheme="majorBidi" w:hAnsiTheme="majorBidi" w:cstheme="majorBidi"/>
          <w:sz w:val="18"/>
        </w:rPr>
      </w:pPr>
    </w:p>
    <w:p w14:paraId="729E9192" w14:textId="77777777" w:rsidR="00C602C5" w:rsidRPr="00BD7EA3" w:rsidRDefault="00C602C5" w:rsidP="00C602C5">
      <w:pPr>
        <w:tabs>
          <w:tab w:val="left" w:pos="567"/>
        </w:tabs>
        <w:jc w:val="both"/>
        <w:rPr>
          <w:rFonts w:asciiTheme="majorBidi" w:hAnsiTheme="majorBidi" w:cstheme="majorBidi"/>
          <w:lang w:val="ru"/>
        </w:rPr>
      </w:pPr>
      <w:r>
        <w:rPr>
          <w:rFonts w:asciiTheme="majorBidi" w:hAnsiTheme="majorBidi" w:cstheme="majorBidi"/>
        </w:rPr>
        <w:tab/>
      </w:r>
    </w:p>
    <w:p w14:paraId="48438ADF" w14:textId="77777777" w:rsidR="00C602C5" w:rsidRPr="00BD7EA3"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BD7EA3">
        <w:rPr>
          <w:rFonts w:asciiTheme="majorBidi" w:hAnsiTheme="majorBidi" w:cstheme="majorBidi"/>
          <w:lang w:val="ru"/>
        </w:rPr>
        <w:t>Для пациентов, получавших акалабрутиниб в общей популяции для оценки безопасности, были рассчитаны квартили концентрации (AUC</w:t>
      </w:r>
      <w:r w:rsidRPr="00244AB4">
        <w:rPr>
          <w:rFonts w:asciiTheme="majorBidi" w:hAnsiTheme="majorBidi" w:cstheme="majorBidi"/>
          <w:vertAlign w:val="subscript"/>
          <w:lang w:val="ru"/>
        </w:rPr>
        <w:t>24h,ss</w:t>
      </w:r>
      <w:r w:rsidRPr="00BD7EA3">
        <w:rPr>
          <w:rFonts w:asciiTheme="majorBidi" w:hAnsiTheme="majorBidi" w:cstheme="majorBidi"/>
          <w:lang w:val="ru"/>
        </w:rPr>
        <w:t>). Заштрихованные столбики представляют собой четыре квантиля (квартиля) AUC</w:t>
      </w:r>
      <w:r w:rsidRPr="00244AB4">
        <w:rPr>
          <w:rFonts w:asciiTheme="majorBidi" w:hAnsiTheme="majorBidi" w:cstheme="majorBidi"/>
          <w:vertAlign w:val="subscript"/>
          <w:lang w:val="ru"/>
        </w:rPr>
        <w:t xml:space="preserve">24h,ss: </w:t>
      </w:r>
      <w:r w:rsidRPr="00BD7EA3">
        <w:rPr>
          <w:rFonts w:asciiTheme="majorBidi" w:hAnsiTheme="majorBidi" w:cstheme="majorBidi"/>
          <w:lang w:val="ru"/>
        </w:rPr>
        <w:t>1 = первый квартиль, 2 = второй квартиль, 3 = третий квартиль и 4 = четвертый квартиль</w:t>
      </w:r>
      <w:r>
        <w:rPr>
          <w:rFonts w:asciiTheme="majorBidi" w:hAnsiTheme="majorBidi" w:cstheme="majorBidi"/>
          <w:lang w:val="ru"/>
        </w:rPr>
        <w:t xml:space="preserve"> (рис.4-13)</w:t>
      </w:r>
      <w:r w:rsidRPr="00BD7EA3">
        <w:rPr>
          <w:rFonts w:asciiTheme="majorBidi" w:hAnsiTheme="majorBidi" w:cstheme="majorBidi"/>
          <w:lang w:val="ru"/>
        </w:rPr>
        <w:t>.</w:t>
      </w:r>
    </w:p>
    <w:p w14:paraId="73DC2D77" w14:textId="7DD0F1A5" w:rsidR="00C602C5" w:rsidRPr="00A804A4" w:rsidRDefault="00C602C5" w:rsidP="00C602C5">
      <w:pPr>
        <w:tabs>
          <w:tab w:val="left" w:pos="567"/>
        </w:tabs>
        <w:rPr>
          <w:rFonts w:asciiTheme="majorBidi" w:hAnsiTheme="majorBidi" w:cstheme="majorBidi"/>
          <w:sz w:val="18"/>
        </w:rPr>
      </w:pPr>
    </w:p>
    <w:p w14:paraId="210566F5" w14:textId="5DCC60D6" w:rsidR="002256A9" w:rsidRDefault="002256A9" w:rsidP="002256A9">
      <w:pPr>
        <w:pStyle w:val="af5"/>
        <w:jc w:val="both"/>
      </w:pPr>
      <w:bookmarkStart w:id="401" w:name="_Toc159973438"/>
      <w:r>
        <w:t xml:space="preserve">Рисунок </w:t>
      </w:r>
      <w:fldSimple w:instr=" STYLEREF 1 \s ">
        <w:r>
          <w:rPr>
            <w:noProof/>
          </w:rPr>
          <w:t>4</w:t>
        </w:r>
      </w:fldSimple>
      <w:r>
        <w:noBreakHyphen/>
      </w:r>
      <w:fldSimple w:instr=" SEQ Рисунок \* ARABIC \s 1 ">
        <w:r>
          <w:rPr>
            <w:noProof/>
          </w:rPr>
          <w:t>14</w:t>
        </w:r>
      </w:fldSimple>
      <w:r>
        <w:t>.</w:t>
      </w:r>
      <w:r w:rsidRPr="002256A9">
        <w:rPr>
          <w:rFonts w:asciiTheme="majorBidi" w:hAnsiTheme="majorBidi" w:cstheme="majorBidi"/>
          <w:iCs/>
          <w:lang w:val="ru"/>
        </w:rPr>
        <w:t xml:space="preserve"> </w:t>
      </w:r>
      <w:r w:rsidRPr="002256A9">
        <w:rPr>
          <w:rFonts w:asciiTheme="majorBidi" w:hAnsiTheme="majorBidi" w:cstheme="majorBidi"/>
          <w:b w:val="0"/>
          <w:iCs/>
          <w:lang w:val="ru"/>
        </w:rPr>
        <w:t>Частота возникновения отдельных клинически значимых НЯ ≥2 степени тяжести в зависимости от квартиля AUC</w:t>
      </w:r>
      <w:r w:rsidRPr="002256A9">
        <w:rPr>
          <w:rFonts w:asciiTheme="majorBidi" w:hAnsiTheme="majorBidi" w:cstheme="majorBidi"/>
          <w:b w:val="0"/>
          <w:iCs/>
          <w:vertAlign w:val="subscript"/>
          <w:lang w:val="ru"/>
        </w:rPr>
        <w:t xml:space="preserve">24h,ss </w:t>
      </w:r>
      <w:r w:rsidRPr="002256A9">
        <w:rPr>
          <w:rFonts w:asciiTheme="majorBidi" w:hAnsiTheme="majorBidi" w:cstheme="majorBidi"/>
          <w:b w:val="0"/>
          <w:iCs/>
          <w:lang w:val="ru"/>
        </w:rPr>
        <w:t>акалабрутиниба (общая популяция.)</w:t>
      </w:r>
      <w:bookmarkEnd w:id="401"/>
    </w:p>
    <w:p w14:paraId="60C9261D" w14:textId="2A9B407B" w:rsidR="00C602C5" w:rsidRPr="008621DF" w:rsidRDefault="00C602C5" w:rsidP="002256A9">
      <w:pPr>
        <w:pStyle w:val="af5"/>
        <w:rPr>
          <w:rFonts w:asciiTheme="majorBidi" w:hAnsiTheme="majorBidi" w:cstheme="majorBidi"/>
          <w:sz w:val="2"/>
          <w:szCs w:val="2"/>
        </w:rPr>
      </w:pPr>
      <w:r>
        <w:rPr>
          <w:rFonts w:asciiTheme="majorBidi" w:hAnsiTheme="majorBidi" w:cstheme="majorBidi"/>
          <w:noProof/>
          <w:sz w:val="18"/>
          <w:lang w:eastAsia="ru-RU"/>
        </w:rPr>
        <mc:AlternateContent>
          <mc:Choice Requires="wps">
            <w:drawing>
              <wp:anchor distT="0" distB="0" distL="114300" distR="114300" simplePos="0" relativeHeight="251807744" behindDoc="0" locked="0" layoutInCell="1" allowOverlap="1" wp14:anchorId="59B25DDE" wp14:editId="2AC7FC05">
                <wp:simplePos x="0" y="0"/>
                <wp:positionH relativeFrom="column">
                  <wp:posOffset>1489710</wp:posOffset>
                </wp:positionH>
                <wp:positionV relativeFrom="paragraph">
                  <wp:posOffset>2444750</wp:posOffset>
                </wp:positionV>
                <wp:extent cx="601980" cy="221615"/>
                <wp:effectExtent l="3810" t="6350" r="3810" b="635"/>
                <wp:wrapNone/>
                <wp:docPr id="24" name="Надпись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 cy="2216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57B6D8" w14:textId="77777777" w:rsidR="00530D84" w:rsidRPr="006E0448" w:rsidRDefault="00530D84" w:rsidP="00C602C5">
                            <w:pPr>
                              <w:spacing w:after="60"/>
                              <w:jc w:val="center"/>
                              <w:rPr>
                                <w:rFonts w:asciiTheme="minorBidi" w:hAnsiTheme="minorBidi" w:cstheme="minorBidi"/>
                                <w:sz w:val="12"/>
                                <w:szCs w:val="12"/>
                              </w:rPr>
                            </w:pPr>
                            <w:r w:rsidRPr="006E0448">
                              <w:rPr>
                                <w:rFonts w:asciiTheme="minorBidi" w:hAnsiTheme="minorBidi" w:cstheme="minorBidi"/>
                                <w:color w:val="1E1A23"/>
                                <w:sz w:val="12"/>
                                <w:szCs w:val="12"/>
                                <w:lang w:val="ru"/>
                              </w:rPr>
                              <w:t>Сердечное явление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25DDE" id="Надпись 24" o:spid="_x0000_s1180" type="#_x0000_t202" style="position:absolute;margin-left:117.3pt;margin-top:192.5pt;width:47.4pt;height:17.4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" stroked="f">
                <v:fill opacity="0"/>
                <v:textbox inset="0,0,0,0">
                  <w:txbxContent>
                    <w:p w14:paraId="2157B6D8" w14:textId="77777777" w:rsidR="00530D84" w:rsidRPr="006E0448" w:rsidRDefault="00530D84" w:rsidP="00C602C5">
                      <w:pPr>
                        <w:spacing w:after="60"/>
                        <w:jc w:val="center"/>
                        <w:rPr>
                          <w:rFonts w:asciiTheme="minorBidi" w:hAnsiTheme="minorBidi" w:cstheme="minorBidi"/>
                          <w:sz w:val="12"/>
                          <w:szCs w:val="12"/>
                        </w:rPr>
                      </w:pPr>
                      <w:r w:rsidRPr="006E0448">
                        <w:rPr>
                          <w:rFonts w:asciiTheme="minorBidi" w:hAnsiTheme="minorBidi" w:cstheme="minorBidi"/>
                          <w:color w:val="1E1A23"/>
                          <w:sz w:val="12"/>
                          <w:szCs w:val="12"/>
                          <w:lang w:val="ru"/>
                        </w:rPr>
                        <w:t>Сердечное явление</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808768" behindDoc="0" locked="0" layoutInCell="1" allowOverlap="1" wp14:anchorId="551C14A5" wp14:editId="3150ED10">
                <wp:simplePos x="0" y="0"/>
                <wp:positionH relativeFrom="column">
                  <wp:posOffset>2297430</wp:posOffset>
                </wp:positionH>
                <wp:positionV relativeFrom="paragraph">
                  <wp:posOffset>2444750</wp:posOffset>
                </wp:positionV>
                <wp:extent cx="601980" cy="221615"/>
                <wp:effectExtent l="1905" t="6350" r="5715" b="635"/>
                <wp:wrapNone/>
                <wp:docPr id="23" name="Надпись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 cy="2216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379BB5" w14:textId="77777777" w:rsidR="00530D84" w:rsidRPr="006E0448" w:rsidRDefault="00530D84" w:rsidP="00C602C5">
                            <w:pPr>
                              <w:spacing w:after="60"/>
                              <w:jc w:val="center"/>
                              <w:rPr>
                                <w:rFonts w:asciiTheme="minorBidi" w:hAnsiTheme="minorBidi" w:cstheme="minorBidi"/>
                                <w:sz w:val="12"/>
                                <w:szCs w:val="12"/>
                              </w:rPr>
                            </w:pPr>
                            <w:r w:rsidRPr="006E0448">
                              <w:rPr>
                                <w:rFonts w:asciiTheme="minorBidi" w:hAnsiTheme="minorBidi" w:cstheme="minorBidi"/>
                                <w:color w:val="1E1A23"/>
                                <w:sz w:val="12"/>
                                <w:szCs w:val="12"/>
                                <w:lang w:val="ru"/>
                              </w:rPr>
                              <w:t>Артериальная гипертензия</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1C14A5" id="Надпись 23" o:spid="_x0000_s1181" type="#_x0000_t202" style="position:absolute;margin-left:180.9pt;margin-top:192.5pt;width:47.4pt;height:17.4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" stroked="f">
                <v:fill opacity="0"/>
                <v:textbox inset="0,0,0,0">
                  <w:txbxContent>
                    <w:p w14:paraId="68379BB5" w14:textId="77777777" w:rsidR="00530D84" w:rsidRPr="006E0448" w:rsidRDefault="00530D84" w:rsidP="00C602C5">
                      <w:pPr>
                        <w:spacing w:after="60"/>
                        <w:jc w:val="center"/>
                        <w:rPr>
                          <w:rFonts w:asciiTheme="minorBidi" w:hAnsiTheme="minorBidi" w:cstheme="minorBidi"/>
                          <w:sz w:val="12"/>
                          <w:szCs w:val="12"/>
                        </w:rPr>
                      </w:pPr>
                      <w:r w:rsidRPr="006E0448">
                        <w:rPr>
                          <w:rFonts w:asciiTheme="minorBidi" w:hAnsiTheme="minorBidi" w:cstheme="minorBidi"/>
                          <w:color w:val="1E1A23"/>
                          <w:sz w:val="12"/>
                          <w:szCs w:val="12"/>
                          <w:lang w:val="ru"/>
                        </w:rPr>
                        <w:t>Артериальная гипертензия</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804672" behindDoc="0" locked="0" layoutInCell="1" allowOverlap="1" wp14:anchorId="08A3409A" wp14:editId="79F219DA">
                <wp:simplePos x="0" y="0"/>
                <wp:positionH relativeFrom="column">
                  <wp:posOffset>118110</wp:posOffset>
                </wp:positionH>
                <wp:positionV relativeFrom="paragraph">
                  <wp:posOffset>403860</wp:posOffset>
                </wp:positionV>
                <wp:extent cx="167640" cy="1621790"/>
                <wp:effectExtent l="3810" t="3810" r="0" b="3175"/>
                <wp:wrapNone/>
                <wp:docPr id="22"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16217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CFF1AF" w14:textId="77777777" w:rsidR="00530D84" w:rsidRDefault="00530D84" w:rsidP="00C602C5">
                            <w:pPr>
                              <w:tabs>
                                <w:tab w:val="left" w:pos="567"/>
                              </w:tabs>
                              <w:jc w:val="center"/>
                            </w:pPr>
                            <w:r>
                              <w:rPr>
                                <w:lang w:val="ru"/>
                              </w:rPr>
                              <w:t>Частота</w:t>
                            </w:r>
                          </w:p>
                          <w:p w14:paraId="5177BE4F" w14:textId="77777777" w:rsidR="00530D84" w:rsidRPr="00F96B2A" w:rsidRDefault="00530D84" w:rsidP="00C602C5">
                            <w:pPr>
                              <w:spacing w:after="60"/>
                              <w:jc w:val="center"/>
                              <w:rPr>
                                <w:rFonts w:asciiTheme="minorBidi" w:hAnsiTheme="minorBidi" w:cstheme="minorBidi"/>
                                <w:sz w:val="18"/>
                                <w:szCs w:val="18"/>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A3409A" id="Надпись 22" o:spid="_x0000_s1182" type="#_x0000_t202" style="position:absolute;margin-left:9.3pt;margin-top:31.8pt;width:13.2pt;height:127.7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" stroked="f">
                <v:textbox style="layout-flow:vertical;mso-layout-flow-alt:bottom-to-top" inset="0,0,0,0">
                  <w:txbxContent>
                    <w:p w14:paraId="71CFF1AF" w14:textId="77777777" w:rsidR="00530D84" w:rsidRDefault="00530D84" w:rsidP="00C602C5">
                      <w:pPr>
                        <w:tabs>
                          <w:tab w:val="left" w:pos="567"/>
                        </w:tabs>
                        <w:jc w:val="center"/>
                      </w:pPr>
                      <w:r>
                        <w:rPr>
                          <w:lang w:val="ru"/>
                        </w:rPr>
                        <w:t>Частота</w:t>
                      </w:r>
                    </w:p>
                    <w:p w14:paraId="5177BE4F" w14:textId="77777777" w:rsidR="00530D84" w:rsidRPr="00F96B2A" w:rsidRDefault="00530D84" w:rsidP="00C602C5">
                      <w:pPr>
                        <w:spacing w:after="60"/>
                        <w:jc w:val="center"/>
                        <w:rPr>
                          <w:rFonts w:asciiTheme="minorBidi" w:hAnsiTheme="minorBidi" w:cstheme="minorBidi"/>
                          <w:sz w:val="18"/>
                          <w:szCs w:val="18"/>
                        </w:rPr>
                      </w:pPr>
                    </w:p>
                  </w:txbxContent>
                </v:textbox>
              </v:shape>
            </w:pict>
          </mc:Fallback>
        </mc:AlternateContent>
      </w:r>
      <w:r w:rsidRPr="00447482">
        <w:rPr>
          <w:rFonts w:asciiTheme="majorBidi" w:hAnsiTheme="majorBidi" w:cstheme="majorBidi"/>
          <w:sz w:val="18"/>
        </w:rPr>
        <w:fldChar w:fldCharType="begin"/>
      </w:r>
      <w:r w:rsidRPr="00447482">
        <w:rPr>
          <w:rFonts w:asciiTheme="majorBidi" w:hAnsiTheme="majorBidi" w:cstheme="majorBidi"/>
          <w:sz w:val="18"/>
        </w:rPr>
        <w:instrText xml:space="preserve"> INCLUDEPICTURE  "P:\\..\\..\\..\\AppData\\Local\\Temp\\FineReader12.00\\media\\image26.jpeg" \* MERGEFORMATINET </w:instrText>
      </w:r>
      <w:r w:rsidRPr="00447482">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"\\\\gamma\\..\\..\\..\\AppData\\Local\\Temp\\FineReader12.00\\media\\image26.jpeg"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"\\\\gamma\\..\\..\\..\\AppData\\Local\\Temp\\FineReader12.00\\media\\image26.jpeg"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"\\\\gamma\\..\\..\\..\\AppData\\Local\\Temp\\FineReader12.00\\media\\image26.jpeg"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"\\\\gamma\\..\\..\\..\\AppData\\Local\\Temp\\FineReader12.00\\media\\image26.jpeg"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"\\\\gamma\\..\\..\\..\\AppData\\Local\\Temp\\FineReader12.00\\media\\image26.jpeg" \* MERGEFORMATINET </w:instrText>
      </w:r>
      <w:r>
        <w:rPr>
          <w:rFonts w:asciiTheme="majorBidi" w:hAnsiTheme="majorBidi" w:cstheme="majorBidi"/>
          <w:sz w:val="18"/>
        </w:rPr>
        <w:fldChar w:fldCharType="separate"/>
      </w:r>
      <w:r>
        <w:rPr>
          <w:rFonts w:asciiTheme="majorBidi" w:hAnsiTheme="majorBidi" w:cstheme="majorBidi"/>
          <w:sz w:val="18"/>
        </w:rPr>
        <w:fldChar w:fldCharType="begin"/>
      </w:r>
      <w:r>
        <w:rPr>
          <w:rFonts w:asciiTheme="majorBidi" w:hAnsiTheme="majorBidi" w:cstheme="majorBidi"/>
          <w:sz w:val="18"/>
        </w:rPr>
        <w:instrText xml:space="preserve"> INCLUDEPICTURE  "\\\\gamma\\..\\..\\..\\AppData\\Local\\Temp\\FineReader12.00\\media\\image26.jpeg" \* MERGEFORMATINET </w:instrText>
      </w:r>
      <w:r>
        <w:rPr>
          <w:rFonts w:asciiTheme="majorBidi" w:hAnsiTheme="majorBidi" w:cstheme="majorBidi"/>
          <w:sz w:val="18"/>
        </w:rPr>
        <w:fldChar w:fldCharType="separate"/>
      </w:r>
      <w:r w:rsidR="00EF4A08">
        <w:rPr>
          <w:rFonts w:asciiTheme="majorBidi" w:hAnsiTheme="majorBidi" w:cstheme="majorBidi"/>
          <w:sz w:val="18"/>
        </w:rPr>
        <w:fldChar w:fldCharType="begin"/>
      </w:r>
      <w:r w:rsidR="00EF4A08">
        <w:rPr>
          <w:rFonts w:asciiTheme="majorBidi" w:hAnsiTheme="majorBidi" w:cstheme="majorBidi"/>
          <w:sz w:val="18"/>
        </w:rPr>
        <w:instrText xml:space="preserve"> INCLUDEPICTURE  "\\\\gamma\\..\\..\\..\\AppData\\Local\\Temp\\FineReader12.00\\media\\image26.jpeg" \* MERGEFORMATINET </w:instrText>
      </w:r>
      <w:r w:rsidR="00EF4A08">
        <w:rPr>
          <w:rFonts w:asciiTheme="majorBidi" w:hAnsiTheme="majorBidi" w:cstheme="majorBidi"/>
          <w:sz w:val="18"/>
        </w:rPr>
        <w:fldChar w:fldCharType="separate"/>
      </w:r>
      <w:r w:rsidR="00C949AD">
        <w:rPr>
          <w:rFonts w:asciiTheme="majorBidi" w:hAnsiTheme="majorBidi" w:cstheme="majorBidi"/>
          <w:sz w:val="18"/>
        </w:rPr>
        <w:fldChar w:fldCharType="begin"/>
      </w:r>
      <w:r w:rsidR="00C949AD">
        <w:rPr>
          <w:rFonts w:asciiTheme="majorBidi" w:hAnsiTheme="majorBidi" w:cstheme="majorBidi"/>
          <w:sz w:val="18"/>
        </w:rPr>
        <w:instrText xml:space="preserve"> INCLUDEPICTURE  "\\\\gamma\\..\\..\\..\\AppData\\Local\\Temp\\FineReader12.00\\media\\image26.jpeg" \* MERGEFORMATINET </w:instrText>
      </w:r>
      <w:r w:rsidR="00C949AD">
        <w:rPr>
          <w:rFonts w:asciiTheme="majorBidi" w:hAnsiTheme="majorBidi" w:cstheme="majorBidi"/>
          <w:sz w:val="18"/>
        </w:rPr>
        <w:fldChar w:fldCharType="separate"/>
      </w:r>
      <w:r w:rsidR="00AC2EC6">
        <w:rPr>
          <w:rFonts w:asciiTheme="majorBidi" w:hAnsiTheme="majorBidi" w:cstheme="majorBidi"/>
          <w:sz w:val="18"/>
        </w:rPr>
        <w:fldChar w:fldCharType="begin"/>
      </w:r>
      <w:r w:rsidR="00AC2EC6">
        <w:rPr>
          <w:rFonts w:asciiTheme="majorBidi" w:hAnsiTheme="majorBidi" w:cstheme="majorBidi"/>
          <w:sz w:val="18"/>
        </w:rPr>
        <w:instrText xml:space="preserve"> INCLUDEPICTURE  "\\\\gamma\\..\\..\\..\\AppData\\Local\\Temp\\FineReader12.00\\media\\image26.jpeg" \* MERGEFORMATINET </w:instrText>
      </w:r>
      <w:r w:rsidR="00AC2EC6">
        <w:rPr>
          <w:rFonts w:asciiTheme="majorBidi" w:hAnsiTheme="majorBidi" w:cstheme="majorBidi"/>
          <w:sz w:val="18"/>
        </w:rPr>
        <w:fldChar w:fldCharType="separate"/>
      </w:r>
      <w:r w:rsidR="00340AB4">
        <w:rPr>
          <w:rFonts w:asciiTheme="majorBidi" w:hAnsiTheme="majorBidi" w:cstheme="majorBidi"/>
          <w:sz w:val="18"/>
        </w:rPr>
        <w:fldChar w:fldCharType="begin"/>
      </w:r>
      <w:r w:rsidR="00340AB4">
        <w:rPr>
          <w:rFonts w:asciiTheme="majorBidi" w:hAnsiTheme="majorBidi" w:cstheme="majorBidi"/>
          <w:sz w:val="18"/>
        </w:rPr>
        <w:instrText xml:space="preserve"> INCLUDEPICTURE  "\\\\gamma\\..\\..\\..\\AppData\\Local\\Temp\\FineReader12.00\\media\\image26.jpeg" \* MERGEFORMATINET </w:instrText>
      </w:r>
      <w:r w:rsidR="00340AB4">
        <w:rPr>
          <w:rFonts w:asciiTheme="majorBidi" w:hAnsiTheme="majorBidi" w:cstheme="majorBidi"/>
          <w:sz w:val="18"/>
        </w:rPr>
        <w:fldChar w:fldCharType="separate"/>
      </w:r>
      <w:r w:rsidR="00FB0E21">
        <w:rPr>
          <w:rFonts w:asciiTheme="majorBidi" w:hAnsiTheme="majorBidi" w:cstheme="majorBidi"/>
          <w:sz w:val="18"/>
        </w:rPr>
        <w:fldChar w:fldCharType="begin"/>
      </w:r>
      <w:r w:rsidR="00FB0E21">
        <w:rPr>
          <w:rFonts w:asciiTheme="majorBidi" w:hAnsiTheme="majorBidi" w:cstheme="majorBidi"/>
          <w:sz w:val="18"/>
        </w:rPr>
        <w:instrText xml:space="preserve"> INCLUDEPICTURE  "\\\\gamma\\..\\..\\..\\AppData\\Local\\Temp\\FineReader12.00\\media\\image26.jpeg" \* MERGEFORMATINET </w:instrText>
      </w:r>
      <w:r w:rsidR="00FB0E21">
        <w:rPr>
          <w:rFonts w:asciiTheme="majorBidi" w:hAnsiTheme="majorBidi" w:cstheme="majorBidi"/>
          <w:sz w:val="18"/>
        </w:rPr>
        <w:fldChar w:fldCharType="separate"/>
      </w:r>
      <w:r w:rsidR="00883972">
        <w:rPr>
          <w:rFonts w:asciiTheme="majorBidi" w:hAnsiTheme="majorBidi" w:cstheme="majorBidi"/>
          <w:sz w:val="18"/>
        </w:rPr>
        <w:fldChar w:fldCharType="begin"/>
      </w:r>
      <w:r w:rsidR="00883972">
        <w:rPr>
          <w:rFonts w:asciiTheme="majorBidi" w:hAnsiTheme="majorBidi" w:cstheme="majorBidi"/>
          <w:sz w:val="18"/>
        </w:rPr>
        <w:instrText xml:space="preserve"> INCLUDEPICTURE  "\\\\gamma\\..\\..\\..\\AppData\\Local\\Temp\\FineReader12.00\\media\\image26.jpeg" \* MERGEFORMATINET </w:instrText>
      </w:r>
      <w:r w:rsidR="00883972">
        <w:rPr>
          <w:rFonts w:asciiTheme="majorBidi" w:hAnsiTheme="majorBidi" w:cstheme="majorBidi"/>
          <w:sz w:val="18"/>
        </w:rPr>
        <w:fldChar w:fldCharType="separate"/>
      </w:r>
      <w:r w:rsidR="00787E70">
        <w:rPr>
          <w:rFonts w:asciiTheme="majorBidi" w:hAnsiTheme="majorBidi" w:cstheme="majorBidi"/>
          <w:sz w:val="18"/>
        </w:rPr>
        <w:fldChar w:fldCharType="begin"/>
      </w:r>
      <w:r w:rsidR="00787E70">
        <w:rPr>
          <w:rFonts w:asciiTheme="majorBidi" w:hAnsiTheme="majorBidi" w:cstheme="majorBidi"/>
          <w:sz w:val="18"/>
        </w:rPr>
        <w:instrText xml:space="preserve"> INCLUDEPICTURE  "\\\\gamma\\..\\..\\..\\AppData\\Local\\Temp\\FineReader12.00\\media\\image26.jpeg" \* MERGEFORMATINET </w:instrText>
      </w:r>
      <w:r w:rsidR="00787E70">
        <w:rPr>
          <w:rFonts w:asciiTheme="majorBidi" w:hAnsiTheme="majorBidi" w:cstheme="majorBidi"/>
          <w:sz w:val="18"/>
        </w:rPr>
        <w:fldChar w:fldCharType="separate"/>
      </w:r>
      <w:r w:rsidR="00DF0A8E">
        <w:rPr>
          <w:rFonts w:asciiTheme="majorBidi" w:hAnsiTheme="majorBidi" w:cstheme="majorBidi"/>
          <w:sz w:val="18"/>
        </w:rPr>
        <w:fldChar w:fldCharType="begin"/>
      </w:r>
      <w:r w:rsidR="00DF0A8E">
        <w:rPr>
          <w:rFonts w:asciiTheme="majorBidi" w:hAnsiTheme="majorBidi" w:cstheme="majorBidi"/>
          <w:sz w:val="18"/>
        </w:rPr>
        <w:instrText xml:space="preserve"> INCLUDEPICTURE  "\\\\gamma\\..\\..\\..\\AppData\\Local\\Temp\\FineReader12.00\\media\\image26.jpeg" \* MERGEFORMATINET </w:instrText>
      </w:r>
      <w:r w:rsidR="00DF0A8E">
        <w:rPr>
          <w:rFonts w:asciiTheme="majorBidi" w:hAnsiTheme="majorBidi" w:cstheme="majorBidi"/>
          <w:sz w:val="18"/>
        </w:rPr>
        <w:fldChar w:fldCharType="separate"/>
      </w:r>
      <w:r w:rsidR="000E2CF2">
        <w:rPr>
          <w:rFonts w:asciiTheme="majorBidi" w:hAnsiTheme="majorBidi" w:cstheme="majorBidi"/>
          <w:sz w:val="18"/>
        </w:rPr>
        <w:fldChar w:fldCharType="begin"/>
      </w:r>
      <w:r w:rsidR="000E2CF2">
        <w:rPr>
          <w:rFonts w:asciiTheme="majorBidi" w:hAnsiTheme="majorBidi" w:cstheme="majorBidi"/>
          <w:sz w:val="18"/>
        </w:rPr>
        <w:instrText xml:space="preserve"> INCLUDEPICTURE  "\\\\gamma\\..\\..\\..\\AppData\\Local\\Temp\\FineReader12.00\\media\\image26.jpeg" \* MERGEFORMATINET </w:instrText>
      </w:r>
      <w:r w:rsidR="000E2CF2">
        <w:rPr>
          <w:rFonts w:asciiTheme="majorBidi" w:hAnsiTheme="majorBidi" w:cstheme="majorBidi"/>
          <w:sz w:val="18"/>
        </w:rPr>
        <w:fldChar w:fldCharType="separate"/>
      </w:r>
      <w:r w:rsidR="00530D84">
        <w:rPr>
          <w:rFonts w:asciiTheme="majorBidi" w:hAnsiTheme="majorBidi" w:cstheme="majorBidi"/>
          <w:sz w:val="18"/>
        </w:rPr>
        <w:fldChar w:fldCharType="begin"/>
      </w:r>
      <w:r w:rsidR="00530D84">
        <w:rPr>
          <w:rFonts w:asciiTheme="majorBidi" w:hAnsiTheme="majorBidi" w:cstheme="majorBidi"/>
          <w:sz w:val="18"/>
        </w:rPr>
        <w:instrText xml:space="preserve"> INCLUDEPICTURE  "\\\\gamma\\..\\..\\..\\AppData\\Local\\Temp\\FineReader12.00\\media\\image26.jpeg" \* MERGEFORMATINET </w:instrText>
      </w:r>
      <w:r w:rsidR="00530D84">
        <w:rPr>
          <w:rFonts w:asciiTheme="majorBidi" w:hAnsiTheme="majorBidi" w:cstheme="majorBidi"/>
          <w:sz w:val="18"/>
        </w:rPr>
        <w:fldChar w:fldCharType="separate"/>
      </w:r>
      <w:r w:rsidR="00814DBB">
        <w:rPr>
          <w:rFonts w:asciiTheme="majorBidi" w:hAnsiTheme="majorBidi" w:cstheme="majorBidi"/>
          <w:sz w:val="18"/>
        </w:rPr>
        <w:fldChar w:fldCharType="begin"/>
      </w:r>
      <w:r w:rsidR="00814DBB">
        <w:rPr>
          <w:rFonts w:asciiTheme="majorBidi" w:hAnsiTheme="majorBidi" w:cstheme="majorBidi"/>
          <w:sz w:val="18"/>
        </w:rPr>
        <w:instrText xml:space="preserve"> INCLUDEPICTURE  "\\\\gamma\\..\\..\\..\\AppData\\Local\\Temp\\FineReader12.00\\media\\image26.jpeg" \* MERGEFORMATINET </w:instrText>
      </w:r>
      <w:r w:rsidR="00814DBB">
        <w:rPr>
          <w:rFonts w:asciiTheme="majorBidi" w:hAnsiTheme="majorBidi" w:cstheme="majorBidi"/>
          <w:sz w:val="18"/>
        </w:rPr>
        <w:fldChar w:fldCharType="separate"/>
      </w:r>
      <w:r w:rsidR="0092595C">
        <w:rPr>
          <w:rFonts w:asciiTheme="majorBidi" w:hAnsiTheme="majorBidi" w:cstheme="majorBidi"/>
          <w:sz w:val="18"/>
        </w:rPr>
        <w:fldChar w:fldCharType="begin"/>
      </w:r>
      <w:r w:rsidR="0092595C">
        <w:rPr>
          <w:rFonts w:asciiTheme="majorBidi" w:hAnsiTheme="majorBidi" w:cstheme="majorBidi"/>
          <w:sz w:val="18"/>
        </w:rPr>
        <w:instrText xml:space="preserve"> INCLUDEPICTURE  "\\\\gamma\\..\\..\\..\\AppData\\Local\\Temp\\FineReader12.00\\media\\image26.jpeg" \* MERGEFORMATINET </w:instrText>
      </w:r>
      <w:r w:rsidR="0092595C">
        <w:rPr>
          <w:rFonts w:asciiTheme="majorBidi" w:hAnsiTheme="majorBidi" w:cstheme="majorBidi"/>
          <w:sz w:val="18"/>
        </w:rPr>
        <w:fldChar w:fldCharType="separate"/>
      </w:r>
      <w:r w:rsidR="0028130E">
        <w:rPr>
          <w:rFonts w:asciiTheme="majorBidi" w:hAnsiTheme="majorBidi" w:cstheme="majorBidi"/>
          <w:sz w:val="18"/>
        </w:rPr>
        <w:fldChar w:fldCharType="begin"/>
      </w:r>
      <w:r w:rsidR="0028130E">
        <w:rPr>
          <w:rFonts w:asciiTheme="majorBidi" w:hAnsiTheme="majorBidi" w:cstheme="majorBidi"/>
          <w:sz w:val="18"/>
        </w:rPr>
        <w:instrText xml:space="preserve"> INCLUDEPICTURE  "\\\\gamma\\..\\..\\..\\AppData\\Local\\Temp\\FineReader12.00\\media\\image26.jpeg" \* MERGEFORMATINET </w:instrText>
      </w:r>
      <w:r w:rsidR="0028130E">
        <w:rPr>
          <w:rFonts w:asciiTheme="majorBidi" w:hAnsiTheme="majorBidi" w:cstheme="majorBidi"/>
          <w:sz w:val="18"/>
        </w:rPr>
        <w:fldChar w:fldCharType="separate"/>
      </w:r>
      <w:r w:rsidR="002B1FAF">
        <w:rPr>
          <w:rFonts w:asciiTheme="majorBidi" w:hAnsiTheme="majorBidi" w:cstheme="majorBidi"/>
          <w:sz w:val="18"/>
        </w:rPr>
        <w:fldChar w:fldCharType="begin"/>
      </w:r>
      <w:r w:rsidR="002B1FAF">
        <w:rPr>
          <w:rFonts w:asciiTheme="majorBidi" w:hAnsiTheme="majorBidi" w:cstheme="majorBidi"/>
          <w:sz w:val="18"/>
        </w:rPr>
        <w:instrText xml:space="preserve"> </w:instrText>
      </w:r>
      <w:r w:rsidR="002B1FAF">
        <w:rPr>
          <w:rFonts w:asciiTheme="majorBidi" w:hAnsiTheme="majorBidi" w:cstheme="majorBidi"/>
          <w:sz w:val="18"/>
        </w:rPr>
        <w:instrText>INCLUDEPICTURE  "\\\\gamma\\..\\..\\..\\AppData\\Local\\Temp\\FineReader12.00\\media\\image26.jpeg" \* MERGEFORMATINET</w:instrText>
      </w:r>
      <w:r w:rsidR="002B1FAF">
        <w:rPr>
          <w:rFonts w:asciiTheme="majorBidi" w:hAnsiTheme="majorBidi" w:cstheme="majorBidi"/>
          <w:sz w:val="18"/>
        </w:rPr>
        <w:instrText xml:space="preserve"> </w:instrText>
      </w:r>
      <w:r w:rsidR="002B1FAF">
        <w:rPr>
          <w:rFonts w:asciiTheme="majorBidi" w:hAnsiTheme="majorBidi" w:cstheme="majorBidi"/>
          <w:sz w:val="18"/>
        </w:rPr>
        <w:fldChar w:fldCharType="separate"/>
      </w:r>
      <w:r w:rsidR="002B1FAF">
        <w:rPr>
          <w:rFonts w:asciiTheme="majorBidi" w:hAnsiTheme="majorBidi" w:cstheme="majorBidi"/>
          <w:sz w:val="18"/>
        </w:rPr>
        <w:pict w14:anchorId="4D3AD601">
          <v:shape id="_x0000_i1047" type="#_x0000_t75" style="width:460pt;height:193.35pt">
            <v:imagedata r:id="rId70" r:href="rId71" croptop="1165f" cropbottom="17622f" cropright="1095f"/>
          </v:shape>
        </w:pict>
      </w:r>
      <w:r w:rsidR="002B1FAF">
        <w:rPr>
          <w:rFonts w:asciiTheme="majorBidi" w:hAnsiTheme="majorBidi" w:cstheme="majorBidi"/>
          <w:sz w:val="18"/>
        </w:rPr>
        <w:fldChar w:fldCharType="end"/>
      </w:r>
      <w:r w:rsidR="0028130E">
        <w:rPr>
          <w:rFonts w:asciiTheme="majorBidi" w:hAnsiTheme="majorBidi" w:cstheme="majorBidi"/>
          <w:sz w:val="18"/>
        </w:rPr>
        <w:fldChar w:fldCharType="end"/>
      </w:r>
      <w:r w:rsidR="0092595C">
        <w:rPr>
          <w:rFonts w:asciiTheme="majorBidi" w:hAnsiTheme="majorBidi" w:cstheme="majorBidi"/>
          <w:sz w:val="18"/>
        </w:rPr>
        <w:fldChar w:fldCharType="end"/>
      </w:r>
      <w:r w:rsidR="00814DBB">
        <w:rPr>
          <w:rFonts w:asciiTheme="majorBidi" w:hAnsiTheme="majorBidi" w:cstheme="majorBidi"/>
          <w:sz w:val="18"/>
        </w:rPr>
        <w:fldChar w:fldCharType="end"/>
      </w:r>
      <w:r w:rsidR="00530D84">
        <w:rPr>
          <w:rFonts w:asciiTheme="majorBidi" w:hAnsiTheme="majorBidi" w:cstheme="majorBidi"/>
          <w:sz w:val="18"/>
        </w:rPr>
        <w:fldChar w:fldCharType="end"/>
      </w:r>
      <w:r w:rsidR="000E2CF2">
        <w:rPr>
          <w:rFonts w:asciiTheme="majorBidi" w:hAnsiTheme="majorBidi" w:cstheme="majorBidi"/>
          <w:sz w:val="18"/>
        </w:rPr>
        <w:fldChar w:fldCharType="end"/>
      </w:r>
      <w:r w:rsidR="00DF0A8E">
        <w:rPr>
          <w:rFonts w:asciiTheme="majorBidi" w:hAnsiTheme="majorBidi" w:cstheme="majorBidi"/>
          <w:sz w:val="18"/>
        </w:rPr>
        <w:fldChar w:fldCharType="end"/>
      </w:r>
      <w:r w:rsidR="00787E70">
        <w:rPr>
          <w:rFonts w:asciiTheme="majorBidi" w:hAnsiTheme="majorBidi" w:cstheme="majorBidi"/>
          <w:sz w:val="18"/>
        </w:rPr>
        <w:fldChar w:fldCharType="end"/>
      </w:r>
      <w:r w:rsidR="00883972">
        <w:rPr>
          <w:rFonts w:asciiTheme="majorBidi" w:hAnsiTheme="majorBidi" w:cstheme="majorBidi"/>
          <w:sz w:val="18"/>
        </w:rPr>
        <w:fldChar w:fldCharType="end"/>
      </w:r>
      <w:r w:rsidR="00FB0E21">
        <w:rPr>
          <w:rFonts w:asciiTheme="majorBidi" w:hAnsiTheme="majorBidi" w:cstheme="majorBidi"/>
          <w:sz w:val="18"/>
        </w:rPr>
        <w:fldChar w:fldCharType="end"/>
      </w:r>
      <w:r w:rsidR="00340AB4">
        <w:rPr>
          <w:rFonts w:asciiTheme="majorBidi" w:hAnsiTheme="majorBidi" w:cstheme="majorBidi"/>
          <w:sz w:val="18"/>
        </w:rPr>
        <w:fldChar w:fldCharType="end"/>
      </w:r>
      <w:r w:rsidR="00AC2EC6">
        <w:rPr>
          <w:rFonts w:asciiTheme="majorBidi" w:hAnsiTheme="majorBidi" w:cstheme="majorBidi"/>
          <w:sz w:val="18"/>
        </w:rPr>
        <w:fldChar w:fldCharType="end"/>
      </w:r>
      <w:r w:rsidR="00C949AD">
        <w:rPr>
          <w:rFonts w:asciiTheme="majorBidi" w:hAnsiTheme="majorBidi" w:cstheme="majorBidi"/>
          <w:sz w:val="18"/>
        </w:rPr>
        <w:fldChar w:fldCharType="end"/>
      </w:r>
      <w:r w:rsidR="00EF4A08">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Pr>
          <w:rFonts w:asciiTheme="majorBidi" w:hAnsiTheme="majorBidi" w:cstheme="majorBidi"/>
          <w:sz w:val="18"/>
        </w:rPr>
        <w:fldChar w:fldCharType="end"/>
      </w:r>
      <w:r w:rsidRPr="00447482">
        <w:rPr>
          <w:rFonts w:asciiTheme="majorBidi" w:hAnsiTheme="majorBidi" w:cstheme="majorBidi"/>
          <w:sz w:val="18"/>
        </w:rPr>
        <w:fldChar w:fldCharType="end"/>
      </w:r>
    </w:p>
    <w:p w14:paraId="1FC8185B" w14:textId="77777777" w:rsidR="00C602C5" w:rsidRPr="00447482" w:rsidRDefault="00C602C5" w:rsidP="00C602C5">
      <w:pPr>
        <w:tabs>
          <w:tab w:val="left" w:pos="567"/>
        </w:tabs>
        <w:rPr>
          <w:rFonts w:asciiTheme="majorBidi" w:hAnsiTheme="majorBidi" w:cstheme="majorBidi"/>
          <w:sz w:val="18"/>
        </w:rPr>
      </w:pPr>
      <w:r>
        <w:rPr>
          <w:rFonts w:asciiTheme="majorBidi" w:hAnsiTheme="majorBidi" w:cstheme="majorBidi"/>
          <w:noProof/>
          <w:sz w:val="18"/>
          <w:lang w:eastAsia="ru-RU"/>
        </w:rPr>
        <mc:AlternateContent>
          <mc:Choice Requires="wps">
            <w:drawing>
              <wp:anchor distT="0" distB="0" distL="114300" distR="114300" simplePos="0" relativeHeight="251811840" behindDoc="0" locked="0" layoutInCell="1" allowOverlap="1" wp14:anchorId="57D6AC17" wp14:editId="6194DDC6">
                <wp:simplePos x="0" y="0"/>
                <wp:positionH relativeFrom="column">
                  <wp:posOffset>4789170</wp:posOffset>
                </wp:positionH>
                <wp:positionV relativeFrom="paragraph">
                  <wp:posOffset>-2540</wp:posOffset>
                </wp:positionV>
                <wp:extent cx="716280" cy="137160"/>
                <wp:effectExtent l="7620" t="6985" r="0" b="8255"/>
                <wp:wrapNone/>
                <wp:docPr id="21" name="Надпись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1371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A8C37" w14:textId="77777777" w:rsidR="00530D84" w:rsidRPr="006E0448" w:rsidRDefault="00530D84" w:rsidP="00C602C5">
                            <w:pPr>
                              <w:spacing w:after="60"/>
                              <w:jc w:val="center"/>
                              <w:rPr>
                                <w:rFonts w:asciiTheme="minorBidi" w:hAnsiTheme="minorBidi" w:cstheme="minorBidi"/>
                                <w:sz w:val="12"/>
                                <w:szCs w:val="12"/>
                              </w:rPr>
                            </w:pPr>
                            <w:r w:rsidRPr="006E0448">
                              <w:rPr>
                                <w:rFonts w:asciiTheme="minorBidi" w:hAnsiTheme="minorBidi" w:cstheme="minorBidi"/>
                                <w:color w:val="1E1A23"/>
                                <w:sz w:val="12"/>
                                <w:szCs w:val="12"/>
                                <w:lang w:val="ru"/>
                              </w:rPr>
                              <w:t>Тромбоцитопения</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D6AC17" id="Надпись 21" o:spid="_x0000_s1183" type="#_x0000_t202" style="position:absolute;margin-left:377.1pt;margin-top:-.2pt;width:56.4pt;height:10.8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" stroked="f">
                <v:fill opacity="0"/>
                <v:textbox inset="0,0,0,0">
                  <w:txbxContent>
                    <w:p w14:paraId="3F0A8C37" w14:textId="77777777" w:rsidR="00530D84" w:rsidRPr="006E0448" w:rsidRDefault="00530D84" w:rsidP="00C602C5">
                      <w:pPr>
                        <w:spacing w:after="60"/>
                        <w:jc w:val="center"/>
                        <w:rPr>
                          <w:rFonts w:asciiTheme="minorBidi" w:hAnsiTheme="minorBidi" w:cstheme="minorBidi"/>
                          <w:sz w:val="12"/>
                          <w:szCs w:val="12"/>
                        </w:rPr>
                      </w:pPr>
                      <w:r w:rsidRPr="006E0448">
                        <w:rPr>
                          <w:rFonts w:asciiTheme="minorBidi" w:hAnsiTheme="minorBidi" w:cstheme="minorBidi"/>
                          <w:color w:val="1E1A23"/>
                          <w:sz w:val="12"/>
                          <w:szCs w:val="12"/>
                          <w:lang w:val="ru"/>
                        </w:rPr>
                        <w:t>Тромбоцитопения</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810816" behindDoc="0" locked="0" layoutInCell="1" allowOverlap="1" wp14:anchorId="270CD298" wp14:editId="31F7C6A5">
                <wp:simplePos x="0" y="0"/>
                <wp:positionH relativeFrom="column">
                  <wp:posOffset>3935730</wp:posOffset>
                </wp:positionH>
                <wp:positionV relativeFrom="paragraph">
                  <wp:posOffset>-2540</wp:posOffset>
                </wp:positionV>
                <wp:extent cx="601980" cy="137160"/>
                <wp:effectExtent l="1905" t="6985" r="5715" b="8255"/>
                <wp:wrapNone/>
                <wp:docPr id="20" name="Надпись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 cy="1371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16F79D" w14:textId="77777777" w:rsidR="00530D84" w:rsidRPr="006E0448" w:rsidRDefault="00530D84" w:rsidP="00C602C5">
                            <w:pPr>
                              <w:spacing w:after="60"/>
                              <w:jc w:val="center"/>
                              <w:rPr>
                                <w:rFonts w:asciiTheme="minorBidi" w:hAnsiTheme="minorBidi" w:cstheme="minorBidi"/>
                                <w:sz w:val="12"/>
                                <w:szCs w:val="12"/>
                              </w:rPr>
                            </w:pPr>
                            <w:r w:rsidRPr="006E0448">
                              <w:rPr>
                                <w:rFonts w:asciiTheme="minorBidi" w:hAnsiTheme="minorBidi" w:cstheme="minorBidi"/>
                                <w:color w:val="1E1A23"/>
                                <w:sz w:val="12"/>
                                <w:szCs w:val="12"/>
                                <w:lang w:val="ru"/>
                              </w:rPr>
                              <w:t>Нейтропения</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0CD298" id="Надпись 20" o:spid="_x0000_s1184" type="#_x0000_t202" style="position:absolute;margin-left:309.9pt;margin-top:-.2pt;width:47.4pt;height:10.8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" stroked="f">
                <v:fill opacity="0"/>
                <v:textbox inset="0,0,0,0">
                  <w:txbxContent>
                    <w:p w14:paraId="5216F79D" w14:textId="77777777" w:rsidR="00530D84" w:rsidRPr="006E0448" w:rsidRDefault="00530D84" w:rsidP="00C602C5">
                      <w:pPr>
                        <w:spacing w:after="60"/>
                        <w:jc w:val="center"/>
                        <w:rPr>
                          <w:rFonts w:asciiTheme="minorBidi" w:hAnsiTheme="minorBidi" w:cstheme="minorBidi"/>
                          <w:sz w:val="12"/>
                          <w:szCs w:val="12"/>
                        </w:rPr>
                      </w:pPr>
                      <w:r w:rsidRPr="006E0448">
                        <w:rPr>
                          <w:rFonts w:asciiTheme="minorBidi" w:hAnsiTheme="minorBidi" w:cstheme="minorBidi"/>
                          <w:color w:val="1E1A23"/>
                          <w:sz w:val="12"/>
                          <w:szCs w:val="12"/>
                          <w:lang w:val="ru"/>
                        </w:rPr>
                        <w:t>Нейтропения</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809792" behindDoc="0" locked="0" layoutInCell="1" allowOverlap="1" wp14:anchorId="098C6EFA" wp14:editId="6B8A27C9">
                <wp:simplePos x="0" y="0"/>
                <wp:positionH relativeFrom="column">
                  <wp:posOffset>3082290</wp:posOffset>
                </wp:positionH>
                <wp:positionV relativeFrom="paragraph">
                  <wp:posOffset>-2540</wp:posOffset>
                </wp:positionV>
                <wp:extent cx="601980" cy="137160"/>
                <wp:effectExtent l="5715" t="6985" r="1905" b="8255"/>
                <wp:wrapNone/>
                <wp:docPr id="19" name="Надпись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 cy="1371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A67672" w14:textId="77777777" w:rsidR="00530D84" w:rsidRPr="006E0448" w:rsidRDefault="00530D84" w:rsidP="00C602C5">
                            <w:pPr>
                              <w:spacing w:after="60"/>
                              <w:jc w:val="center"/>
                              <w:rPr>
                                <w:rFonts w:asciiTheme="minorBidi" w:hAnsiTheme="minorBidi" w:cstheme="minorBidi"/>
                                <w:sz w:val="12"/>
                                <w:szCs w:val="12"/>
                              </w:rPr>
                            </w:pPr>
                            <w:r w:rsidRPr="006E0448">
                              <w:rPr>
                                <w:rFonts w:asciiTheme="minorBidi" w:hAnsiTheme="minorBidi" w:cstheme="minorBidi"/>
                                <w:color w:val="1E1A23"/>
                                <w:sz w:val="12"/>
                                <w:szCs w:val="12"/>
                                <w:lang w:val="ru"/>
                              </w:rPr>
                              <w:t>Инфекция</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8C6EFA" id="Надпись 19" o:spid="_x0000_s1185" type="#_x0000_t202" style="position:absolute;margin-left:242.7pt;margin-top:-.2pt;width:47.4pt;height:10.8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" stroked="f">
                <v:fill opacity="0"/>
                <v:textbox inset="0,0,0,0">
                  <w:txbxContent>
                    <w:p w14:paraId="0EA67672" w14:textId="77777777" w:rsidR="00530D84" w:rsidRPr="006E0448" w:rsidRDefault="00530D84" w:rsidP="00C602C5">
                      <w:pPr>
                        <w:spacing w:after="60"/>
                        <w:jc w:val="center"/>
                        <w:rPr>
                          <w:rFonts w:asciiTheme="minorBidi" w:hAnsiTheme="minorBidi" w:cstheme="minorBidi"/>
                          <w:sz w:val="12"/>
                          <w:szCs w:val="12"/>
                        </w:rPr>
                      </w:pPr>
                      <w:r w:rsidRPr="006E0448">
                        <w:rPr>
                          <w:rFonts w:asciiTheme="minorBidi" w:hAnsiTheme="minorBidi" w:cstheme="minorBidi"/>
                          <w:color w:val="1E1A23"/>
                          <w:sz w:val="12"/>
                          <w:szCs w:val="12"/>
                          <w:lang w:val="ru"/>
                        </w:rPr>
                        <w:t>Инфекция</w:t>
                      </w:r>
                    </w:p>
                  </w:txbxContent>
                </v:textbox>
              </v:shape>
            </w:pict>
          </mc:Fallback>
        </mc:AlternateContent>
      </w:r>
      <w:r>
        <w:rPr>
          <w:rFonts w:asciiTheme="majorBidi" w:hAnsiTheme="majorBidi" w:cstheme="majorBidi"/>
          <w:noProof/>
          <w:sz w:val="18"/>
          <w:lang w:eastAsia="ru-RU"/>
        </w:rPr>
        <mc:AlternateContent>
          <mc:Choice Requires="wps">
            <w:drawing>
              <wp:anchor distT="0" distB="0" distL="114300" distR="114300" simplePos="0" relativeHeight="251806720" behindDoc="0" locked="0" layoutInCell="1" allowOverlap="1" wp14:anchorId="2E25485A" wp14:editId="675561C3">
                <wp:simplePos x="0" y="0"/>
                <wp:positionH relativeFrom="column">
                  <wp:posOffset>674370</wp:posOffset>
                </wp:positionH>
                <wp:positionV relativeFrom="paragraph">
                  <wp:posOffset>-2540</wp:posOffset>
                </wp:positionV>
                <wp:extent cx="601980" cy="137160"/>
                <wp:effectExtent l="7620" t="6985" r="0" b="8255"/>
                <wp:wrapNone/>
                <wp:docPr id="18" name="Надпись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 cy="1371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302015" w14:textId="77777777" w:rsidR="00530D84" w:rsidRPr="006E0448" w:rsidRDefault="00530D84" w:rsidP="00C602C5">
                            <w:pPr>
                              <w:spacing w:after="60"/>
                              <w:jc w:val="center"/>
                              <w:rPr>
                                <w:rFonts w:asciiTheme="minorBidi" w:hAnsiTheme="minorBidi" w:cstheme="minorBidi"/>
                                <w:sz w:val="12"/>
                                <w:szCs w:val="12"/>
                              </w:rPr>
                            </w:pPr>
                            <w:r w:rsidRPr="006E0448">
                              <w:rPr>
                                <w:rFonts w:asciiTheme="minorBidi" w:hAnsiTheme="minorBidi" w:cstheme="minorBidi"/>
                                <w:color w:val="1E1A23"/>
                                <w:sz w:val="12"/>
                                <w:szCs w:val="12"/>
                                <w:lang w:val="ru"/>
                              </w:rPr>
                              <w:t>Анемия</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25485A" id="Надпись 18" o:spid="_x0000_s1186" type="#_x0000_t202" style="position:absolute;margin-left:53.1pt;margin-top:-.2pt;width:47.4pt;height:10.8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" stroked="f">
                <v:fill opacity="0"/>
                <v:textbox inset="0,0,0,0">
                  <w:txbxContent>
                    <w:p w14:paraId="54302015" w14:textId="77777777" w:rsidR="00530D84" w:rsidRPr="006E0448" w:rsidRDefault="00530D84" w:rsidP="00C602C5">
                      <w:pPr>
                        <w:spacing w:after="60"/>
                        <w:jc w:val="center"/>
                        <w:rPr>
                          <w:rFonts w:asciiTheme="minorBidi" w:hAnsiTheme="minorBidi" w:cstheme="minorBidi"/>
                          <w:sz w:val="12"/>
                          <w:szCs w:val="12"/>
                        </w:rPr>
                      </w:pPr>
                      <w:r w:rsidRPr="006E0448">
                        <w:rPr>
                          <w:rFonts w:asciiTheme="minorBidi" w:hAnsiTheme="minorBidi" w:cstheme="minorBidi"/>
                          <w:color w:val="1E1A23"/>
                          <w:sz w:val="12"/>
                          <w:szCs w:val="12"/>
                          <w:lang w:val="ru"/>
                        </w:rPr>
                        <w:t>Анемия</w:t>
                      </w:r>
                    </w:p>
                  </w:txbxContent>
                </v:textbox>
              </v:shape>
            </w:pict>
          </mc:Fallback>
        </mc:AlternateContent>
      </w:r>
    </w:p>
    <w:p w14:paraId="5A5B0B29" w14:textId="77777777" w:rsidR="00C602C5" w:rsidRPr="00447482" w:rsidRDefault="00C602C5" w:rsidP="00C602C5">
      <w:pPr>
        <w:tabs>
          <w:tab w:val="left" w:pos="567"/>
        </w:tabs>
        <w:rPr>
          <w:rFonts w:asciiTheme="majorBidi" w:hAnsiTheme="majorBidi" w:cstheme="majorBidi"/>
          <w:sz w:val="18"/>
        </w:rPr>
      </w:pPr>
      <w:r>
        <w:rPr>
          <w:rFonts w:asciiTheme="majorBidi" w:hAnsiTheme="majorBidi" w:cstheme="majorBidi"/>
          <w:noProof/>
          <w:sz w:val="18"/>
          <w:lang w:eastAsia="ru-RU"/>
        </w:rPr>
        <mc:AlternateContent>
          <mc:Choice Requires="wps">
            <w:drawing>
              <wp:anchor distT="0" distB="0" distL="114300" distR="114300" simplePos="0" relativeHeight="251805696" behindDoc="0" locked="0" layoutInCell="1" allowOverlap="1" wp14:anchorId="5194511A" wp14:editId="41F8356D">
                <wp:simplePos x="0" y="0"/>
                <wp:positionH relativeFrom="column">
                  <wp:posOffset>965233</wp:posOffset>
                </wp:positionH>
                <wp:positionV relativeFrom="paragraph">
                  <wp:posOffset>52739</wp:posOffset>
                </wp:positionV>
                <wp:extent cx="3383080" cy="211756"/>
                <wp:effectExtent l="0" t="0" r="8255" b="0"/>
                <wp:wrapNone/>
                <wp:docPr id="16" name="Надпись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080" cy="2117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C7608F" w14:textId="77777777" w:rsidR="00530D84" w:rsidRPr="00BD7EA3" w:rsidRDefault="00530D84" w:rsidP="00C602C5">
                            <w:pPr>
                              <w:spacing w:after="60"/>
                              <w:jc w:val="center"/>
                              <w:rPr>
                                <w:rFonts w:asciiTheme="minorBidi" w:hAnsiTheme="minorBidi" w:cstheme="minorBidi"/>
                                <w:sz w:val="20"/>
                                <w:szCs w:val="20"/>
                              </w:rPr>
                            </w:pPr>
                            <w:r w:rsidRPr="00BD7EA3">
                              <w:rPr>
                                <w:rFonts w:asciiTheme="minorBidi" w:hAnsiTheme="minorBidi" w:cstheme="minorBidi" w:hint="eastAsia"/>
                                <w:color w:val="1E1A23"/>
                                <w:sz w:val="20"/>
                                <w:szCs w:val="20"/>
                                <w:lang w:val="ru"/>
                              </w:rPr>
                              <w:t>Любые нежелательные явления ≥2 степени тяжести</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94511A" id="Надпись 16" o:spid="_x0000_s1187" type="#_x0000_t202" style="position:absolute;margin-left:76pt;margin-top:4.15pt;width:266.4pt;height:16.6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" stroked="f">
                <v:textbox inset="0,0,0,0">
                  <w:txbxContent>
                    <w:p w14:paraId="4FC7608F" w14:textId="77777777" w:rsidR="00530D84" w:rsidRPr="00BD7EA3" w:rsidRDefault="00530D84" w:rsidP="00C602C5">
                      <w:pPr>
                        <w:spacing w:after="60"/>
                        <w:jc w:val="center"/>
                        <w:rPr>
                          <w:rFonts w:asciiTheme="minorBidi" w:hAnsiTheme="minorBidi" w:cstheme="minorBidi"/>
                          <w:sz w:val="20"/>
                          <w:szCs w:val="20"/>
                        </w:rPr>
                      </w:pPr>
                      <w:r w:rsidRPr="00BD7EA3">
                        <w:rPr>
                          <w:rFonts w:asciiTheme="minorBidi" w:hAnsiTheme="minorBidi" w:cstheme="minorBidi" w:hint="eastAsia"/>
                          <w:color w:val="1E1A23"/>
                          <w:sz w:val="20"/>
                          <w:szCs w:val="20"/>
                          <w:lang w:val="ru"/>
                        </w:rPr>
                        <w:t>Любые нежелательные явления ≥2 степени тяжести</w:t>
                      </w:r>
                    </w:p>
                  </w:txbxContent>
                </v:textbox>
              </v:shape>
            </w:pict>
          </mc:Fallback>
        </mc:AlternateContent>
      </w:r>
    </w:p>
    <w:p w14:paraId="71C81542" w14:textId="77777777" w:rsidR="00C602C5" w:rsidRPr="00244AB4" w:rsidRDefault="00C602C5" w:rsidP="00C602C5">
      <w:pPr>
        <w:tabs>
          <w:tab w:val="left" w:pos="567"/>
        </w:tabs>
        <w:rPr>
          <w:rFonts w:asciiTheme="majorBidi" w:hAnsiTheme="majorBidi" w:cstheme="majorBidi"/>
          <w:sz w:val="18"/>
        </w:rPr>
      </w:pPr>
    </w:p>
    <w:p w14:paraId="23E47E5D" w14:textId="77777777" w:rsidR="00C602C5" w:rsidRDefault="00C602C5" w:rsidP="00C602C5">
      <w:pPr>
        <w:spacing w:before="240"/>
        <w:ind w:firstLine="708"/>
      </w:pPr>
      <w:r w:rsidRPr="00AA24AB">
        <w:t xml:space="preserve">Учитывая масштаб программы разработки на сегодняшний день и разнообразие выборок, включенных в клинические исследования, безопасность </w:t>
      </w:r>
      <w:r>
        <w:t>акалабрутиниба была хорошо охарактеризована.</w:t>
      </w:r>
      <w:bookmarkStart w:id="402" w:name="bookmark45"/>
      <w:bookmarkStart w:id="403" w:name="bookmark44"/>
      <w:bookmarkStart w:id="404" w:name="_Toc115217981"/>
      <w:bookmarkEnd w:id="397"/>
      <w:bookmarkEnd w:id="398"/>
      <w:bookmarkEnd w:id="402"/>
      <w:bookmarkEnd w:id="403"/>
    </w:p>
    <w:p w14:paraId="0FD07328" w14:textId="77777777" w:rsidR="00C602C5" w:rsidRDefault="00C602C5" w:rsidP="00C602C5">
      <w:pPr>
        <w:ind w:firstLine="708"/>
        <w:jc w:val="both"/>
      </w:pPr>
      <w:r w:rsidRPr="008E19B5">
        <w:rPr>
          <w:lang w:val="ru"/>
        </w:rPr>
        <w:lastRenderedPageBreak/>
        <w:t>Наиболее частыми (≥ 20%) нежелательными лекарственными реакциями (НЛР) всех степеней тяжести среди 1040 пациентов, получавших монотерапию препаратом Калквенс</w:t>
      </w:r>
      <w:r w:rsidRPr="008E19B5">
        <w:rPr>
          <w:vertAlign w:val="superscript"/>
        </w:rPr>
        <w:t>®</w:t>
      </w:r>
      <w:r w:rsidRPr="008E19B5">
        <w:rPr>
          <w:lang w:val="ru"/>
        </w:rPr>
        <w:t>, были инфекция (66,7%), головная боль (37,8%), диарея (36,7%), кровоподтеки (34,1%), скелетно-мышечные боли (33,1%), тошнота (21,7%), усталость (21,3%), кашель (21%) и сыпь (20,3%). Чаще всего (≥ 5%) регистрировались такие нежелательные лекарственные реакции ≥ 3-й степени тяжести как инфекция (17,6%), лейкопения (14,3%), нейтропения (14,2%) и анемия (7,8%).</w:t>
      </w:r>
    </w:p>
    <w:p w14:paraId="4ADE6FF1" w14:textId="77777777" w:rsidR="00C602C5" w:rsidRPr="008E19B5" w:rsidRDefault="00C602C5" w:rsidP="00C602C5">
      <w:pPr>
        <w:ind w:firstLine="708"/>
        <w:jc w:val="both"/>
      </w:pPr>
      <w:r w:rsidRPr="008E19B5">
        <w:rPr>
          <w:lang w:val="ru"/>
        </w:rPr>
        <w:t>Наиболее частыми (≥ 20%) НЛР всех степеней тяжести среди 223 пациентов, получавших препарат Калквенс</w:t>
      </w:r>
      <w:r w:rsidRPr="008E19B5">
        <w:rPr>
          <w:vertAlign w:val="superscript"/>
        </w:rPr>
        <w:t>®</w:t>
      </w:r>
      <w:r w:rsidRPr="008E19B5">
        <w:rPr>
          <w:lang w:val="ru"/>
        </w:rPr>
        <w:t xml:space="preserve"> в рамках комбинированной терапии, были инфекция (74%), скелетно-мышечные боли (44.8%), диарея (43,9%), головная боль (43%), лейкопения (31,8%), нейтропения (31,8%), кашель (30,5%), усталость (30,5%), артралгия (26,9%), тошнота (26,9%), головокружение (23,8%) и запор (20,2%). Чаще всего (≥ 5%) регистрировались такие нежелательные лекарственные реакции ≥ 3-й степени тяжести как лейкопения (30%), нейтропения (30%), инфекция (21,5%), тромбоцитопения (9%) и анемия (5,8%).</w:t>
      </w:r>
    </w:p>
    <w:p w14:paraId="5279430C" w14:textId="77777777" w:rsidR="00C602C5" w:rsidRPr="008E19B5" w:rsidRDefault="00C602C5" w:rsidP="00C602C5">
      <w:pPr>
        <w:spacing w:before="120" w:after="120"/>
        <w:jc w:val="both"/>
      </w:pPr>
      <w:r w:rsidRPr="008E19B5">
        <w:rPr>
          <w:u w:val="single"/>
          <w:lang w:val="ru"/>
        </w:rPr>
        <w:t>Перечень нежелательных реакций в форме таблицы</w:t>
      </w:r>
    </w:p>
    <w:p w14:paraId="110DFCAD" w14:textId="77777777" w:rsidR="00C602C5" w:rsidRDefault="00C602C5" w:rsidP="0024493B">
      <w:pPr>
        <w:ind w:firstLine="708"/>
        <w:jc w:val="both"/>
      </w:pPr>
      <w:r w:rsidRPr="008E19B5">
        <w:rPr>
          <w:lang w:val="ru"/>
        </w:rPr>
        <w:t>В клинических исследованиях с участием пациентов, получавших препарат Калквенс</w:t>
      </w:r>
      <w:r w:rsidRPr="008E19B5">
        <w:rPr>
          <w:vertAlign w:val="superscript"/>
        </w:rPr>
        <w:t>®</w:t>
      </w:r>
      <w:r w:rsidRPr="008E19B5">
        <w:rPr>
          <w:lang w:val="ru"/>
        </w:rPr>
        <w:t>,  для лечения злокачественных заболеваний системы крови, были выявлены следующие нежелательные лекарственные реакции (НЛР). Медиана продолжительности лечения препаратом Калквенс</w:t>
      </w:r>
      <w:r w:rsidRPr="008E19B5">
        <w:rPr>
          <w:vertAlign w:val="superscript"/>
        </w:rPr>
        <w:t>®</w:t>
      </w:r>
      <w:r>
        <w:t xml:space="preserve">, </w:t>
      </w:r>
      <w:r w:rsidRPr="008E19B5">
        <w:rPr>
          <w:lang w:val="ru"/>
        </w:rPr>
        <w:t>по результатам изучения агрегированного массива данных, составила 26,2 месяца.</w:t>
      </w:r>
    </w:p>
    <w:p w14:paraId="60A3401A" w14:textId="77777777" w:rsidR="00C602C5" w:rsidRPr="008E19B5" w:rsidRDefault="00C602C5" w:rsidP="0024493B">
      <w:pPr>
        <w:spacing w:after="120"/>
        <w:ind w:firstLine="708"/>
        <w:jc w:val="both"/>
      </w:pPr>
      <w:r w:rsidRPr="008E19B5">
        <w:rPr>
          <w:lang w:val="ru"/>
        </w:rPr>
        <w:t>Нежелательные лекарственные реакции перечислены по системно-органный классам (СОК), предложенным в словаре MedDRA. В рамках каждого системно-органного класса нежелательные лекарственные реакции распределяли по частоте их развития, причем сначала указывались наиболее часто встречающиеся реакции. Кроме того, для каждой НЛР определялась соответствующая категория частотности: очень часто (≥ 1/10), часто (&gt; 1/100 и &lt; 1/10), нечасто (≥ 1/1000 и &lt; 1/100), редко (≥ 1/10 000 и &lt; 1/1000), очень редко (&lt; 1/10 000) и частота неизвестна (невозможно оценить на основании имеющихся данных). В рамках каждой частотной группы нежелательные реакции представлены в порядке убывания их серьезности.</w:t>
      </w:r>
    </w:p>
    <w:p w14:paraId="3B9A29CE" w14:textId="7E83DBCD" w:rsidR="002256A9" w:rsidRDefault="002256A9" w:rsidP="002256A9">
      <w:pPr>
        <w:pStyle w:val="af5"/>
        <w:keepNext/>
        <w:jc w:val="both"/>
      </w:pPr>
      <w:bookmarkStart w:id="405" w:name="_Toc159973380"/>
      <w:r>
        <w:t xml:space="preserve">Таблица </w:t>
      </w:r>
      <w:fldSimple w:instr=" STYLEREF 1 \s ">
        <w:r w:rsidR="008260B3">
          <w:rPr>
            <w:noProof/>
          </w:rPr>
          <w:t>4</w:t>
        </w:r>
      </w:fldSimple>
      <w:r w:rsidR="008260B3">
        <w:noBreakHyphen/>
      </w:r>
      <w:fldSimple w:instr=" SEQ Таблица \* ARABIC \s 1 ">
        <w:r w:rsidR="008260B3">
          <w:rPr>
            <w:noProof/>
          </w:rPr>
          <w:t>8</w:t>
        </w:r>
      </w:fldSimple>
      <w:r>
        <w:t>.</w:t>
      </w:r>
      <w:r w:rsidRPr="002256A9">
        <w:rPr>
          <w:bCs w:val="0"/>
          <w:lang w:val="ru"/>
        </w:rPr>
        <w:t xml:space="preserve"> </w:t>
      </w:r>
      <w:r w:rsidRPr="002256A9">
        <w:rPr>
          <w:b w:val="0"/>
          <w:bCs w:val="0"/>
          <w:lang w:val="ru"/>
        </w:rPr>
        <w:t>Нежелательные лекарственные реакции*, зарегистрированные у пациентов со злокачественными заболеваниями системы крови, получавших монотерапию акалабрутинибом (n = 1040).</w:t>
      </w:r>
      <w:bookmarkEnd w:id="405"/>
    </w:p>
    <w:tbl>
      <w:tblPr>
        <w:tblOverlap w:val="never"/>
        <w:tblW w:w="5000" w:type="pct"/>
        <w:tblCellMar>
          <w:top w:w="28" w:type="dxa"/>
          <w:left w:w="57" w:type="dxa"/>
          <w:bottom w:w="28" w:type="dxa"/>
          <w:right w:w="57" w:type="dxa"/>
        </w:tblCellMar>
        <w:tblLook w:val="0000" w:firstRow="0" w:lastRow="0" w:firstColumn="0" w:lastColumn="0" w:noHBand="0" w:noVBand="0"/>
      </w:tblPr>
      <w:tblGrid>
        <w:gridCol w:w="1991"/>
        <w:gridCol w:w="3009"/>
        <w:gridCol w:w="2495"/>
        <w:gridCol w:w="1851"/>
      </w:tblGrid>
      <w:tr w:rsidR="00C602C5" w:rsidRPr="001200DB" w14:paraId="4B974568" w14:textId="77777777" w:rsidTr="008670F3">
        <w:trPr>
          <w:trHeight w:val="1874"/>
          <w:tblHeader/>
        </w:trPr>
        <w:tc>
          <w:tcPr>
            <w:tcW w:w="1065" w:type="pct"/>
            <w:tcBorders>
              <w:top w:val="single" w:sz="4" w:space="0" w:color="auto"/>
              <w:left w:val="single" w:sz="4" w:space="0" w:color="auto"/>
            </w:tcBorders>
            <w:shd w:val="clear" w:color="auto" w:fill="D9D9D9" w:themeFill="background1" w:themeFillShade="D9"/>
            <w:vAlign w:val="center"/>
          </w:tcPr>
          <w:p w14:paraId="1735D42E" w14:textId="77777777" w:rsidR="00C602C5" w:rsidRPr="001200DB" w:rsidRDefault="00C602C5" w:rsidP="008670F3">
            <w:pPr>
              <w:rPr>
                <w:sz w:val="20"/>
                <w:szCs w:val="20"/>
              </w:rPr>
            </w:pPr>
            <w:r w:rsidRPr="001200DB">
              <w:rPr>
                <w:b/>
                <w:bCs/>
                <w:sz w:val="20"/>
                <w:szCs w:val="20"/>
                <w:lang w:val="ru"/>
              </w:rPr>
              <w:t>Системно-органный класс (СОК) по словарю MedDRA</w:t>
            </w:r>
          </w:p>
        </w:tc>
        <w:tc>
          <w:tcPr>
            <w:tcW w:w="1610" w:type="pct"/>
            <w:tcBorders>
              <w:top w:val="single" w:sz="4" w:space="0" w:color="auto"/>
              <w:left w:val="single" w:sz="4" w:space="0" w:color="auto"/>
            </w:tcBorders>
            <w:shd w:val="clear" w:color="auto" w:fill="D9D9D9" w:themeFill="background1" w:themeFillShade="D9"/>
            <w:vAlign w:val="center"/>
          </w:tcPr>
          <w:p w14:paraId="0719A6D5" w14:textId="77777777" w:rsidR="00C602C5" w:rsidRPr="001200DB" w:rsidRDefault="00C602C5" w:rsidP="008670F3">
            <w:pPr>
              <w:rPr>
                <w:sz w:val="20"/>
                <w:szCs w:val="20"/>
              </w:rPr>
            </w:pPr>
            <w:r w:rsidRPr="001200DB">
              <w:rPr>
                <w:b/>
                <w:bCs/>
                <w:sz w:val="20"/>
                <w:szCs w:val="20"/>
                <w:lang w:val="ru"/>
              </w:rPr>
              <w:t>Термин по словарю MedDRA</w:t>
            </w:r>
          </w:p>
        </w:tc>
        <w:tc>
          <w:tcPr>
            <w:tcW w:w="1335" w:type="pct"/>
            <w:tcBorders>
              <w:top w:val="single" w:sz="4" w:space="0" w:color="auto"/>
              <w:left w:val="single" w:sz="4" w:space="0" w:color="auto"/>
            </w:tcBorders>
            <w:shd w:val="clear" w:color="auto" w:fill="D9D9D9" w:themeFill="background1" w:themeFillShade="D9"/>
            <w:vAlign w:val="center"/>
          </w:tcPr>
          <w:p w14:paraId="7E21DCBE" w14:textId="77777777" w:rsidR="00C602C5" w:rsidRPr="001200DB" w:rsidRDefault="00C602C5" w:rsidP="008670F3">
            <w:pPr>
              <w:rPr>
                <w:sz w:val="20"/>
                <w:szCs w:val="20"/>
              </w:rPr>
            </w:pPr>
            <w:r w:rsidRPr="001200DB">
              <w:rPr>
                <w:b/>
                <w:bCs/>
                <w:sz w:val="20"/>
                <w:szCs w:val="20"/>
                <w:lang w:val="ru"/>
              </w:rPr>
              <w:t>Общая частота (все степени тяжести по критериям CTCAE)</w:t>
            </w:r>
          </w:p>
        </w:tc>
        <w:tc>
          <w:tcPr>
            <w:tcW w:w="990" w:type="pct"/>
            <w:tcBorders>
              <w:top w:val="single" w:sz="4" w:space="0" w:color="auto"/>
              <w:left w:val="single" w:sz="4" w:space="0" w:color="auto"/>
              <w:right w:val="single" w:sz="4" w:space="0" w:color="auto"/>
            </w:tcBorders>
            <w:shd w:val="clear" w:color="auto" w:fill="D9D9D9" w:themeFill="background1" w:themeFillShade="D9"/>
            <w:vAlign w:val="center"/>
          </w:tcPr>
          <w:p w14:paraId="741E5B08" w14:textId="77777777" w:rsidR="00C602C5" w:rsidRPr="001200DB" w:rsidRDefault="00C602C5" w:rsidP="008670F3">
            <w:pPr>
              <w:jc w:val="center"/>
              <w:rPr>
                <w:sz w:val="20"/>
                <w:szCs w:val="20"/>
              </w:rPr>
            </w:pPr>
            <w:r w:rsidRPr="001200DB">
              <w:rPr>
                <w:b/>
                <w:bCs/>
                <w:sz w:val="20"/>
                <w:szCs w:val="20"/>
                <w:lang w:val="ru"/>
              </w:rPr>
              <w:t>Частота реакций ≥ 3 степени тяжести по критериям CTCAE</w:t>
            </w:r>
            <w:r w:rsidRPr="001200DB">
              <w:rPr>
                <w:rFonts w:ascii="Wingdings 2" w:hAnsi="Wingdings 2"/>
                <w:b/>
                <w:bCs/>
                <w:sz w:val="20"/>
                <w:szCs w:val="20"/>
                <w:lang w:val="ru"/>
              </w:rPr>
              <w:sym w:font="Wingdings 2" w:char="F085"/>
            </w:r>
            <w:r w:rsidRPr="001200DB">
              <w:rPr>
                <w:b/>
                <w:bCs/>
                <w:sz w:val="20"/>
                <w:szCs w:val="20"/>
                <w:lang w:val="ru"/>
              </w:rPr>
              <w:t>†</w:t>
            </w:r>
          </w:p>
        </w:tc>
      </w:tr>
      <w:tr w:rsidR="00C602C5" w:rsidRPr="001200DB" w14:paraId="702D102D" w14:textId="77777777" w:rsidTr="008670F3">
        <w:trPr>
          <w:trHeight w:val="20"/>
        </w:trPr>
        <w:tc>
          <w:tcPr>
            <w:tcW w:w="1065" w:type="pct"/>
            <w:vMerge w:val="restart"/>
            <w:tcBorders>
              <w:top w:val="single" w:sz="4" w:space="0" w:color="auto"/>
              <w:left w:val="single" w:sz="4" w:space="0" w:color="auto"/>
            </w:tcBorders>
            <w:shd w:val="clear" w:color="auto" w:fill="FFFFFF"/>
            <w:vAlign w:val="center"/>
          </w:tcPr>
          <w:p w14:paraId="054E783B" w14:textId="77777777" w:rsidR="00C602C5" w:rsidRPr="001200DB" w:rsidRDefault="00C602C5" w:rsidP="008670F3">
            <w:pPr>
              <w:rPr>
                <w:sz w:val="20"/>
                <w:szCs w:val="20"/>
              </w:rPr>
            </w:pPr>
            <w:r w:rsidRPr="001200DB">
              <w:rPr>
                <w:b/>
                <w:bCs/>
                <w:sz w:val="20"/>
                <w:szCs w:val="20"/>
                <w:lang w:val="ru"/>
              </w:rPr>
              <w:t>Инфекции и инвазии</w:t>
            </w:r>
          </w:p>
        </w:tc>
        <w:tc>
          <w:tcPr>
            <w:tcW w:w="1610" w:type="pct"/>
            <w:tcBorders>
              <w:top w:val="single" w:sz="4" w:space="0" w:color="auto"/>
              <w:left w:val="single" w:sz="4" w:space="0" w:color="auto"/>
            </w:tcBorders>
            <w:shd w:val="clear" w:color="auto" w:fill="FFFFFF"/>
            <w:vAlign w:val="center"/>
          </w:tcPr>
          <w:p w14:paraId="2E6733EB" w14:textId="77777777" w:rsidR="00C602C5" w:rsidRPr="001200DB" w:rsidRDefault="00C602C5" w:rsidP="008670F3">
            <w:pPr>
              <w:rPr>
                <w:sz w:val="20"/>
                <w:szCs w:val="20"/>
                <w:lang w:val="ru"/>
              </w:rPr>
            </w:pPr>
            <w:r w:rsidRPr="001200DB">
              <w:rPr>
                <w:sz w:val="20"/>
                <w:szCs w:val="20"/>
                <w:lang w:val="ru"/>
              </w:rPr>
              <w:t>Инфекции верхних дыхательных путей</w:t>
            </w:r>
          </w:p>
        </w:tc>
        <w:tc>
          <w:tcPr>
            <w:tcW w:w="1335" w:type="pct"/>
            <w:tcBorders>
              <w:top w:val="single" w:sz="4" w:space="0" w:color="auto"/>
              <w:left w:val="single" w:sz="4" w:space="0" w:color="auto"/>
            </w:tcBorders>
            <w:shd w:val="clear" w:color="auto" w:fill="FFFFFF"/>
            <w:vAlign w:val="center"/>
          </w:tcPr>
          <w:p w14:paraId="483F98F6" w14:textId="77777777" w:rsidR="00C602C5" w:rsidRPr="001200DB" w:rsidRDefault="00C602C5" w:rsidP="008670F3">
            <w:pPr>
              <w:rPr>
                <w:sz w:val="20"/>
                <w:szCs w:val="20"/>
                <w:lang w:val="ru"/>
              </w:rPr>
            </w:pPr>
            <w:r w:rsidRPr="001200DB">
              <w:rPr>
                <w:sz w:val="20"/>
                <w:szCs w:val="20"/>
                <w:lang w:val="ru"/>
              </w:rPr>
              <w:t>Очень часто (22%)</w:t>
            </w:r>
          </w:p>
        </w:tc>
        <w:tc>
          <w:tcPr>
            <w:tcW w:w="990" w:type="pct"/>
            <w:tcBorders>
              <w:top w:val="single" w:sz="4" w:space="0" w:color="auto"/>
              <w:left w:val="single" w:sz="4" w:space="0" w:color="auto"/>
              <w:right w:val="single" w:sz="4" w:space="0" w:color="auto"/>
            </w:tcBorders>
            <w:shd w:val="clear" w:color="auto" w:fill="FFFFFF"/>
            <w:vAlign w:val="center"/>
          </w:tcPr>
          <w:p w14:paraId="4ADBDFFF" w14:textId="77777777" w:rsidR="00C602C5" w:rsidRPr="001200DB" w:rsidRDefault="00C602C5" w:rsidP="008670F3">
            <w:pPr>
              <w:jc w:val="center"/>
              <w:rPr>
                <w:sz w:val="20"/>
                <w:szCs w:val="20"/>
                <w:lang w:val="ru"/>
              </w:rPr>
            </w:pPr>
            <w:r w:rsidRPr="001200DB">
              <w:rPr>
                <w:sz w:val="20"/>
                <w:szCs w:val="20"/>
                <w:lang w:val="ru"/>
              </w:rPr>
              <w:t>0,8%</w:t>
            </w:r>
          </w:p>
        </w:tc>
      </w:tr>
      <w:tr w:rsidR="00C602C5" w:rsidRPr="001200DB" w14:paraId="1D55B58D" w14:textId="77777777" w:rsidTr="008670F3">
        <w:trPr>
          <w:trHeight w:val="20"/>
        </w:trPr>
        <w:tc>
          <w:tcPr>
            <w:tcW w:w="1065" w:type="pct"/>
            <w:vMerge/>
            <w:tcBorders>
              <w:top w:val="single" w:sz="4" w:space="0" w:color="auto"/>
              <w:left w:val="single" w:sz="4" w:space="0" w:color="auto"/>
            </w:tcBorders>
            <w:shd w:val="clear" w:color="auto" w:fill="FFFFFF"/>
            <w:vAlign w:val="center"/>
          </w:tcPr>
          <w:p w14:paraId="0BD286B0" w14:textId="77777777" w:rsidR="00C602C5" w:rsidRPr="001200DB" w:rsidRDefault="00C602C5" w:rsidP="008670F3">
            <w:pPr>
              <w:rPr>
                <w:sz w:val="20"/>
                <w:szCs w:val="20"/>
              </w:rPr>
            </w:pPr>
          </w:p>
        </w:tc>
        <w:tc>
          <w:tcPr>
            <w:tcW w:w="1610" w:type="pct"/>
            <w:tcBorders>
              <w:top w:val="single" w:sz="4" w:space="0" w:color="auto"/>
              <w:left w:val="single" w:sz="4" w:space="0" w:color="auto"/>
            </w:tcBorders>
            <w:shd w:val="clear" w:color="auto" w:fill="FFFFFF"/>
            <w:vAlign w:val="center"/>
          </w:tcPr>
          <w:p w14:paraId="2685B6A0" w14:textId="77777777" w:rsidR="00C602C5" w:rsidRPr="001200DB" w:rsidRDefault="00C602C5" w:rsidP="008670F3">
            <w:pPr>
              <w:rPr>
                <w:sz w:val="20"/>
                <w:szCs w:val="20"/>
                <w:lang w:val="ru"/>
              </w:rPr>
            </w:pPr>
            <w:r w:rsidRPr="001200DB">
              <w:rPr>
                <w:sz w:val="20"/>
                <w:szCs w:val="20"/>
                <w:lang w:val="ru"/>
              </w:rPr>
              <w:t>Синусит</w:t>
            </w:r>
          </w:p>
        </w:tc>
        <w:tc>
          <w:tcPr>
            <w:tcW w:w="1335" w:type="pct"/>
            <w:tcBorders>
              <w:top w:val="single" w:sz="4" w:space="0" w:color="auto"/>
              <w:left w:val="single" w:sz="4" w:space="0" w:color="auto"/>
            </w:tcBorders>
            <w:shd w:val="clear" w:color="auto" w:fill="FFFFFF"/>
            <w:vAlign w:val="center"/>
          </w:tcPr>
          <w:p w14:paraId="72BBE3CD" w14:textId="77777777" w:rsidR="00C602C5" w:rsidRPr="001200DB" w:rsidRDefault="00C602C5" w:rsidP="008670F3">
            <w:pPr>
              <w:rPr>
                <w:sz w:val="20"/>
                <w:szCs w:val="20"/>
                <w:lang w:val="ru"/>
              </w:rPr>
            </w:pPr>
            <w:r w:rsidRPr="001200DB">
              <w:rPr>
                <w:sz w:val="20"/>
                <w:szCs w:val="20"/>
                <w:lang w:val="ru"/>
              </w:rPr>
              <w:t>Очень часто (10,7%)</w:t>
            </w:r>
          </w:p>
        </w:tc>
        <w:tc>
          <w:tcPr>
            <w:tcW w:w="990" w:type="pct"/>
            <w:tcBorders>
              <w:top w:val="single" w:sz="4" w:space="0" w:color="auto"/>
              <w:left w:val="single" w:sz="4" w:space="0" w:color="auto"/>
              <w:right w:val="single" w:sz="4" w:space="0" w:color="auto"/>
            </w:tcBorders>
            <w:shd w:val="clear" w:color="auto" w:fill="FFFFFF"/>
            <w:vAlign w:val="center"/>
          </w:tcPr>
          <w:p w14:paraId="2D1F1AD9" w14:textId="77777777" w:rsidR="00C602C5" w:rsidRPr="001200DB" w:rsidRDefault="00C602C5" w:rsidP="008670F3">
            <w:pPr>
              <w:jc w:val="center"/>
              <w:rPr>
                <w:sz w:val="20"/>
                <w:szCs w:val="20"/>
                <w:lang w:val="ru"/>
              </w:rPr>
            </w:pPr>
            <w:r w:rsidRPr="001200DB">
              <w:rPr>
                <w:sz w:val="20"/>
                <w:szCs w:val="20"/>
                <w:lang w:val="ru"/>
              </w:rPr>
              <w:t>0,3%</w:t>
            </w:r>
          </w:p>
        </w:tc>
      </w:tr>
      <w:tr w:rsidR="00C602C5" w:rsidRPr="001200DB" w14:paraId="19A04200" w14:textId="77777777" w:rsidTr="008670F3">
        <w:trPr>
          <w:trHeight w:val="20"/>
        </w:trPr>
        <w:tc>
          <w:tcPr>
            <w:tcW w:w="1065" w:type="pct"/>
            <w:vMerge/>
            <w:tcBorders>
              <w:top w:val="single" w:sz="4" w:space="0" w:color="auto"/>
              <w:left w:val="single" w:sz="4" w:space="0" w:color="auto"/>
            </w:tcBorders>
            <w:shd w:val="clear" w:color="auto" w:fill="FFFFFF"/>
            <w:vAlign w:val="center"/>
          </w:tcPr>
          <w:p w14:paraId="7C2296F8" w14:textId="77777777" w:rsidR="00C602C5" w:rsidRPr="001200DB" w:rsidRDefault="00C602C5" w:rsidP="008670F3">
            <w:pPr>
              <w:rPr>
                <w:sz w:val="20"/>
                <w:szCs w:val="20"/>
              </w:rPr>
            </w:pPr>
          </w:p>
        </w:tc>
        <w:tc>
          <w:tcPr>
            <w:tcW w:w="1610" w:type="pct"/>
            <w:tcBorders>
              <w:top w:val="single" w:sz="4" w:space="0" w:color="auto"/>
              <w:left w:val="single" w:sz="4" w:space="0" w:color="auto"/>
            </w:tcBorders>
            <w:shd w:val="clear" w:color="auto" w:fill="FFFFFF"/>
            <w:vAlign w:val="center"/>
          </w:tcPr>
          <w:p w14:paraId="5606A380" w14:textId="77777777" w:rsidR="00C602C5" w:rsidRPr="001200DB" w:rsidRDefault="00C602C5" w:rsidP="008670F3">
            <w:pPr>
              <w:rPr>
                <w:sz w:val="20"/>
                <w:szCs w:val="20"/>
                <w:lang w:val="ru"/>
              </w:rPr>
            </w:pPr>
            <w:r w:rsidRPr="001200DB">
              <w:rPr>
                <w:sz w:val="20"/>
                <w:szCs w:val="20"/>
                <w:lang w:val="ru"/>
              </w:rPr>
              <w:t>Пневмония</w:t>
            </w:r>
          </w:p>
        </w:tc>
        <w:tc>
          <w:tcPr>
            <w:tcW w:w="1335" w:type="pct"/>
            <w:tcBorders>
              <w:top w:val="single" w:sz="4" w:space="0" w:color="auto"/>
              <w:left w:val="single" w:sz="4" w:space="0" w:color="auto"/>
            </w:tcBorders>
            <w:shd w:val="clear" w:color="auto" w:fill="FFFFFF"/>
            <w:vAlign w:val="center"/>
          </w:tcPr>
          <w:p w14:paraId="57BB45A2" w14:textId="77777777" w:rsidR="00C602C5" w:rsidRPr="001200DB" w:rsidRDefault="00C602C5" w:rsidP="008670F3">
            <w:pPr>
              <w:rPr>
                <w:sz w:val="20"/>
                <w:szCs w:val="20"/>
                <w:lang w:val="ru"/>
              </w:rPr>
            </w:pPr>
            <w:r w:rsidRPr="001200DB">
              <w:rPr>
                <w:sz w:val="20"/>
                <w:szCs w:val="20"/>
                <w:lang w:val="ru"/>
              </w:rPr>
              <w:t>Часто (8,7%)</w:t>
            </w:r>
          </w:p>
        </w:tc>
        <w:tc>
          <w:tcPr>
            <w:tcW w:w="990" w:type="pct"/>
            <w:tcBorders>
              <w:top w:val="single" w:sz="4" w:space="0" w:color="auto"/>
              <w:left w:val="single" w:sz="4" w:space="0" w:color="auto"/>
              <w:right w:val="single" w:sz="4" w:space="0" w:color="auto"/>
            </w:tcBorders>
            <w:shd w:val="clear" w:color="auto" w:fill="FFFFFF"/>
            <w:vAlign w:val="center"/>
          </w:tcPr>
          <w:p w14:paraId="466B336A" w14:textId="77777777" w:rsidR="00C602C5" w:rsidRPr="001200DB" w:rsidRDefault="00C602C5" w:rsidP="008670F3">
            <w:pPr>
              <w:jc w:val="center"/>
              <w:rPr>
                <w:sz w:val="20"/>
                <w:szCs w:val="20"/>
                <w:lang w:val="ru"/>
              </w:rPr>
            </w:pPr>
            <w:r w:rsidRPr="001200DB">
              <w:rPr>
                <w:sz w:val="20"/>
                <w:szCs w:val="20"/>
                <w:lang w:val="ru"/>
              </w:rPr>
              <w:t>5,1%</w:t>
            </w:r>
          </w:p>
        </w:tc>
      </w:tr>
      <w:tr w:rsidR="00C602C5" w:rsidRPr="001200DB" w14:paraId="107D0D17" w14:textId="77777777" w:rsidTr="008670F3">
        <w:trPr>
          <w:trHeight w:val="20"/>
        </w:trPr>
        <w:tc>
          <w:tcPr>
            <w:tcW w:w="1065" w:type="pct"/>
            <w:vMerge/>
            <w:tcBorders>
              <w:top w:val="single" w:sz="4" w:space="0" w:color="auto"/>
              <w:left w:val="single" w:sz="4" w:space="0" w:color="auto"/>
            </w:tcBorders>
            <w:shd w:val="clear" w:color="auto" w:fill="FFFFFF"/>
            <w:vAlign w:val="center"/>
          </w:tcPr>
          <w:p w14:paraId="3410C155" w14:textId="77777777" w:rsidR="00C602C5" w:rsidRPr="001200DB" w:rsidRDefault="00C602C5" w:rsidP="008670F3">
            <w:pPr>
              <w:rPr>
                <w:sz w:val="20"/>
                <w:szCs w:val="20"/>
              </w:rPr>
            </w:pPr>
          </w:p>
        </w:tc>
        <w:tc>
          <w:tcPr>
            <w:tcW w:w="1610" w:type="pct"/>
            <w:tcBorders>
              <w:top w:val="single" w:sz="4" w:space="0" w:color="auto"/>
              <w:left w:val="single" w:sz="4" w:space="0" w:color="auto"/>
            </w:tcBorders>
            <w:shd w:val="clear" w:color="auto" w:fill="FFFFFF"/>
            <w:vAlign w:val="center"/>
          </w:tcPr>
          <w:p w14:paraId="01D5B0BA" w14:textId="77777777" w:rsidR="00C602C5" w:rsidRPr="001200DB" w:rsidRDefault="00C602C5" w:rsidP="008670F3">
            <w:pPr>
              <w:rPr>
                <w:sz w:val="20"/>
                <w:szCs w:val="20"/>
                <w:lang w:val="ru"/>
              </w:rPr>
            </w:pPr>
            <w:r w:rsidRPr="001200DB">
              <w:rPr>
                <w:sz w:val="20"/>
                <w:szCs w:val="20"/>
                <w:lang w:val="ru"/>
              </w:rPr>
              <w:t>Инфекция мочевыводящих путей</w:t>
            </w:r>
          </w:p>
        </w:tc>
        <w:tc>
          <w:tcPr>
            <w:tcW w:w="1335" w:type="pct"/>
            <w:tcBorders>
              <w:top w:val="single" w:sz="4" w:space="0" w:color="auto"/>
              <w:left w:val="single" w:sz="4" w:space="0" w:color="auto"/>
            </w:tcBorders>
            <w:shd w:val="clear" w:color="auto" w:fill="FFFFFF"/>
            <w:vAlign w:val="center"/>
          </w:tcPr>
          <w:p w14:paraId="7DE970AF" w14:textId="77777777" w:rsidR="00C602C5" w:rsidRPr="001200DB" w:rsidRDefault="00C602C5" w:rsidP="008670F3">
            <w:pPr>
              <w:rPr>
                <w:sz w:val="20"/>
                <w:szCs w:val="20"/>
                <w:lang w:val="ru"/>
              </w:rPr>
            </w:pPr>
            <w:r w:rsidRPr="001200DB">
              <w:rPr>
                <w:sz w:val="20"/>
                <w:szCs w:val="20"/>
                <w:lang w:val="ru"/>
              </w:rPr>
              <w:t>Часто (8,5%)</w:t>
            </w:r>
          </w:p>
        </w:tc>
        <w:tc>
          <w:tcPr>
            <w:tcW w:w="990" w:type="pct"/>
            <w:tcBorders>
              <w:top w:val="single" w:sz="4" w:space="0" w:color="auto"/>
              <w:left w:val="single" w:sz="4" w:space="0" w:color="auto"/>
              <w:right w:val="single" w:sz="4" w:space="0" w:color="auto"/>
            </w:tcBorders>
            <w:shd w:val="clear" w:color="auto" w:fill="FFFFFF"/>
            <w:vAlign w:val="center"/>
          </w:tcPr>
          <w:p w14:paraId="7F94F4B7" w14:textId="77777777" w:rsidR="00C602C5" w:rsidRPr="001200DB" w:rsidRDefault="00C602C5" w:rsidP="008670F3">
            <w:pPr>
              <w:jc w:val="center"/>
              <w:rPr>
                <w:sz w:val="20"/>
                <w:szCs w:val="20"/>
                <w:lang w:val="ru"/>
              </w:rPr>
            </w:pPr>
            <w:r w:rsidRPr="001200DB">
              <w:rPr>
                <w:sz w:val="20"/>
                <w:szCs w:val="20"/>
                <w:lang w:val="ru"/>
              </w:rPr>
              <w:t>1,5%</w:t>
            </w:r>
          </w:p>
        </w:tc>
      </w:tr>
      <w:tr w:rsidR="00C602C5" w:rsidRPr="001200DB" w14:paraId="32CB36E1" w14:textId="77777777" w:rsidTr="008670F3">
        <w:trPr>
          <w:trHeight w:val="20"/>
        </w:trPr>
        <w:tc>
          <w:tcPr>
            <w:tcW w:w="1065" w:type="pct"/>
            <w:vMerge/>
            <w:tcBorders>
              <w:top w:val="single" w:sz="4" w:space="0" w:color="auto"/>
              <w:left w:val="single" w:sz="4" w:space="0" w:color="auto"/>
            </w:tcBorders>
            <w:shd w:val="clear" w:color="auto" w:fill="FFFFFF"/>
            <w:vAlign w:val="center"/>
          </w:tcPr>
          <w:p w14:paraId="286BE188" w14:textId="77777777" w:rsidR="00C602C5" w:rsidRPr="001200DB" w:rsidRDefault="00C602C5" w:rsidP="008670F3">
            <w:pPr>
              <w:rPr>
                <w:sz w:val="20"/>
                <w:szCs w:val="20"/>
              </w:rPr>
            </w:pPr>
          </w:p>
        </w:tc>
        <w:tc>
          <w:tcPr>
            <w:tcW w:w="1610" w:type="pct"/>
            <w:tcBorders>
              <w:top w:val="single" w:sz="4" w:space="0" w:color="auto"/>
              <w:left w:val="single" w:sz="4" w:space="0" w:color="auto"/>
            </w:tcBorders>
            <w:shd w:val="clear" w:color="auto" w:fill="FFFFFF"/>
            <w:vAlign w:val="center"/>
          </w:tcPr>
          <w:p w14:paraId="4DB7DE65" w14:textId="77777777" w:rsidR="00C602C5" w:rsidRPr="001200DB" w:rsidRDefault="00C602C5" w:rsidP="008670F3">
            <w:pPr>
              <w:rPr>
                <w:sz w:val="20"/>
                <w:szCs w:val="20"/>
                <w:lang w:val="ru"/>
              </w:rPr>
            </w:pPr>
            <w:r w:rsidRPr="001200DB">
              <w:rPr>
                <w:sz w:val="20"/>
                <w:szCs w:val="20"/>
                <w:lang w:val="ru"/>
              </w:rPr>
              <w:t>Назофарингит</w:t>
            </w:r>
          </w:p>
        </w:tc>
        <w:tc>
          <w:tcPr>
            <w:tcW w:w="1335" w:type="pct"/>
            <w:tcBorders>
              <w:top w:val="single" w:sz="4" w:space="0" w:color="auto"/>
              <w:left w:val="single" w:sz="4" w:space="0" w:color="auto"/>
            </w:tcBorders>
            <w:shd w:val="clear" w:color="auto" w:fill="FFFFFF"/>
            <w:vAlign w:val="center"/>
          </w:tcPr>
          <w:p w14:paraId="21DBA72E" w14:textId="77777777" w:rsidR="00C602C5" w:rsidRPr="001200DB" w:rsidRDefault="00C602C5" w:rsidP="008670F3">
            <w:pPr>
              <w:rPr>
                <w:sz w:val="20"/>
                <w:szCs w:val="20"/>
                <w:lang w:val="ru"/>
              </w:rPr>
            </w:pPr>
            <w:r w:rsidRPr="001200DB">
              <w:rPr>
                <w:sz w:val="20"/>
                <w:szCs w:val="20"/>
                <w:lang w:val="ru"/>
              </w:rPr>
              <w:t>Часто (7,4%)</w:t>
            </w:r>
          </w:p>
        </w:tc>
        <w:tc>
          <w:tcPr>
            <w:tcW w:w="990" w:type="pct"/>
            <w:tcBorders>
              <w:top w:val="single" w:sz="4" w:space="0" w:color="auto"/>
              <w:left w:val="single" w:sz="4" w:space="0" w:color="auto"/>
              <w:right w:val="single" w:sz="4" w:space="0" w:color="auto"/>
            </w:tcBorders>
            <w:shd w:val="clear" w:color="auto" w:fill="FFFFFF"/>
            <w:vAlign w:val="center"/>
          </w:tcPr>
          <w:p w14:paraId="02A94510" w14:textId="77777777" w:rsidR="00C602C5" w:rsidRPr="001200DB" w:rsidRDefault="00C602C5" w:rsidP="008670F3">
            <w:pPr>
              <w:jc w:val="center"/>
              <w:rPr>
                <w:sz w:val="20"/>
                <w:szCs w:val="20"/>
                <w:lang w:val="ru"/>
              </w:rPr>
            </w:pPr>
            <w:r w:rsidRPr="001200DB">
              <w:rPr>
                <w:sz w:val="20"/>
                <w:szCs w:val="20"/>
                <w:lang w:val="ru"/>
              </w:rPr>
              <w:t>0%</w:t>
            </w:r>
          </w:p>
        </w:tc>
      </w:tr>
      <w:tr w:rsidR="00C602C5" w:rsidRPr="001200DB" w14:paraId="166C8A0C" w14:textId="77777777" w:rsidTr="008670F3">
        <w:trPr>
          <w:trHeight w:val="20"/>
        </w:trPr>
        <w:tc>
          <w:tcPr>
            <w:tcW w:w="1065" w:type="pct"/>
            <w:vMerge/>
            <w:tcBorders>
              <w:left w:val="single" w:sz="4" w:space="0" w:color="auto"/>
            </w:tcBorders>
            <w:shd w:val="clear" w:color="auto" w:fill="FFFFFF"/>
            <w:vAlign w:val="center"/>
          </w:tcPr>
          <w:p w14:paraId="390514D5" w14:textId="77777777" w:rsidR="00C602C5" w:rsidRPr="001200DB" w:rsidRDefault="00C602C5" w:rsidP="008670F3">
            <w:pPr>
              <w:rPr>
                <w:sz w:val="20"/>
                <w:szCs w:val="20"/>
              </w:rPr>
            </w:pPr>
          </w:p>
        </w:tc>
        <w:tc>
          <w:tcPr>
            <w:tcW w:w="1610" w:type="pct"/>
            <w:tcBorders>
              <w:top w:val="single" w:sz="4" w:space="0" w:color="auto"/>
              <w:left w:val="single" w:sz="4" w:space="0" w:color="auto"/>
            </w:tcBorders>
            <w:shd w:val="clear" w:color="auto" w:fill="FFFFFF"/>
            <w:vAlign w:val="center"/>
          </w:tcPr>
          <w:p w14:paraId="12FCF79D" w14:textId="77777777" w:rsidR="00C602C5" w:rsidRPr="001200DB" w:rsidRDefault="00C602C5" w:rsidP="008670F3">
            <w:pPr>
              <w:rPr>
                <w:sz w:val="20"/>
                <w:szCs w:val="20"/>
              </w:rPr>
            </w:pPr>
            <w:r w:rsidRPr="001200DB">
              <w:rPr>
                <w:sz w:val="20"/>
                <w:szCs w:val="20"/>
                <w:lang w:val="ru"/>
              </w:rPr>
              <w:t>Бронхит</w:t>
            </w:r>
          </w:p>
        </w:tc>
        <w:tc>
          <w:tcPr>
            <w:tcW w:w="1335" w:type="pct"/>
            <w:tcBorders>
              <w:top w:val="single" w:sz="4" w:space="0" w:color="auto"/>
              <w:left w:val="single" w:sz="4" w:space="0" w:color="auto"/>
            </w:tcBorders>
            <w:shd w:val="clear" w:color="auto" w:fill="FFFFFF"/>
            <w:vAlign w:val="center"/>
          </w:tcPr>
          <w:p w14:paraId="0DB3F969" w14:textId="77777777" w:rsidR="00C602C5" w:rsidRPr="001200DB" w:rsidRDefault="00C602C5" w:rsidP="008670F3">
            <w:pPr>
              <w:rPr>
                <w:sz w:val="20"/>
                <w:szCs w:val="20"/>
              </w:rPr>
            </w:pPr>
            <w:r w:rsidRPr="001200DB">
              <w:rPr>
                <w:sz w:val="20"/>
                <w:szCs w:val="20"/>
                <w:lang w:val="ru"/>
              </w:rPr>
              <w:t>Часто (7,6%)</w:t>
            </w:r>
          </w:p>
        </w:tc>
        <w:tc>
          <w:tcPr>
            <w:tcW w:w="990" w:type="pct"/>
            <w:tcBorders>
              <w:top w:val="single" w:sz="4" w:space="0" w:color="auto"/>
              <w:left w:val="single" w:sz="4" w:space="0" w:color="auto"/>
              <w:right w:val="single" w:sz="4" w:space="0" w:color="auto"/>
            </w:tcBorders>
            <w:shd w:val="clear" w:color="auto" w:fill="FFFFFF"/>
            <w:vAlign w:val="center"/>
          </w:tcPr>
          <w:p w14:paraId="4C73ED89" w14:textId="77777777" w:rsidR="00C602C5" w:rsidRPr="001200DB" w:rsidRDefault="00C602C5" w:rsidP="008670F3">
            <w:pPr>
              <w:jc w:val="center"/>
              <w:rPr>
                <w:sz w:val="20"/>
                <w:szCs w:val="20"/>
              </w:rPr>
            </w:pPr>
            <w:r w:rsidRPr="001200DB">
              <w:rPr>
                <w:sz w:val="20"/>
                <w:szCs w:val="20"/>
                <w:lang w:val="ru"/>
              </w:rPr>
              <w:t>0,3%</w:t>
            </w:r>
          </w:p>
        </w:tc>
      </w:tr>
      <w:tr w:rsidR="00C602C5" w:rsidRPr="001200DB" w14:paraId="7E25DE26" w14:textId="77777777" w:rsidTr="008670F3">
        <w:trPr>
          <w:trHeight w:val="20"/>
        </w:trPr>
        <w:tc>
          <w:tcPr>
            <w:tcW w:w="1065" w:type="pct"/>
            <w:vMerge/>
            <w:tcBorders>
              <w:left w:val="single" w:sz="4" w:space="0" w:color="auto"/>
            </w:tcBorders>
            <w:shd w:val="clear" w:color="auto" w:fill="FFFFFF"/>
            <w:vAlign w:val="center"/>
          </w:tcPr>
          <w:p w14:paraId="5CF8A9B3" w14:textId="77777777" w:rsidR="00C602C5" w:rsidRPr="001200DB" w:rsidRDefault="00C602C5" w:rsidP="008670F3">
            <w:pPr>
              <w:rPr>
                <w:sz w:val="20"/>
                <w:szCs w:val="20"/>
              </w:rPr>
            </w:pPr>
          </w:p>
        </w:tc>
        <w:tc>
          <w:tcPr>
            <w:tcW w:w="1610" w:type="pct"/>
            <w:tcBorders>
              <w:top w:val="single" w:sz="4" w:space="0" w:color="auto"/>
              <w:left w:val="single" w:sz="4" w:space="0" w:color="auto"/>
            </w:tcBorders>
            <w:shd w:val="clear" w:color="auto" w:fill="FFFFFF"/>
            <w:vAlign w:val="center"/>
          </w:tcPr>
          <w:p w14:paraId="4A9332D6" w14:textId="77777777" w:rsidR="00C602C5" w:rsidRPr="001200DB" w:rsidRDefault="00C602C5" w:rsidP="008670F3">
            <w:pPr>
              <w:rPr>
                <w:sz w:val="20"/>
                <w:szCs w:val="20"/>
              </w:rPr>
            </w:pPr>
            <w:r w:rsidRPr="001200DB">
              <w:rPr>
                <w:sz w:val="20"/>
                <w:szCs w:val="20"/>
                <w:lang w:val="ru"/>
              </w:rPr>
              <w:t>Герпесвирусные инфекции</w:t>
            </w:r>
            <w:r w:rsidRPr="001200DB">
              <w:rPr>
                <w:b/>
                <w:bCs/>
                <w:sz w:val="20"/>
                <w:szCs w:val="20"/>
                <w:vertAlign w:val="superscript"/>
                <w:lang w:val="ru"/>
              </w:rPr>
              <w:t>†</w:t>
            </w:r>
          </w:p>
        </w:tc>
        <w:tc>
          <w:tcPr>
            <w:tcW w:w="1335" w:type="pct"/>
            <w:tcBorders>
              <w:top w:val="single" w:sz="4" w:space="0" w:color="auto"/>
              <w:left w:val="single" w:sz="4" w:space="0" w:color="auto"/>
            </w:tcBorders>
            <w:shd w:val="clear" w:color="auto" w:fill="FFFFFF"/>
            <w:vAlign w:val="center"/>
          </w:tcPr>
          <w:p w14:paraId="0C120A6C" w14:textId="77777777" w:rsidR="00C602C5" w:rsidRPr="001200DB" w:rsidRDefault="00C602C5" w:rsidP="008670F3">
            <w:pPr>
              <w:rPr>
                <w:sz w:val="20"/>
                <w:szCs w:val="20"/>
              </w:rPr>
            </w:pPr>
            <w:r w:rsidRPr="001200DB">
              <w:rPr>
                <w:sz w:val="20"/>
                <w:szCs w:val="20"/>
                <w:lang w:val="ru"/>
              </w:rPr>
              <w:t>Часто (5,9%)</w:t>
            </w:r>
          </w:p>
        </w:tc>
        <w:tc>
          <w:tcPr>
            <w:tcW w:w="990" w:type="pct"/>
            <w:tcBorders>
              <w:top w:val="single" w:sz="4" w:space="0" w:color="auto"/>
              <w:left w:val="single" w:sz="4" w:space="0" w:color="auto"/>
              <w:right w:val="single" w:sz="4" w:space="0" w:color="auto"/>
            </w:tcBorders>
            <w:shd w:val="clear" w:color="auto" w:fill="FFFFFF"/>
            <w:vAlign w:val="center"/>
          </w:tcPr>
          <w:p w14:paraId="2B267A12" w14:textId="77777777" w:rsidR="00C602C5" w:rsidRPr="001200DB" w:rsidRDefault="00C602C5" w:rsidP="008670F3">
            <w:pPr>
              <w:jc w:val="center"/>
              <w:rPr>
                <w:sz w:val="20"/>
                <w:szCs w:val="20"/>
              </w:rPr>
            </w:pPr>
            <w:r w:rsidRPr="001200DB">
              <w:rPr>
                <w:sz w:val="20"/>
                <w:szCs w:val="20"/>
                <w:lang w:val="ru"/>
              </w:rPr>
              <w:t>0,7%</w:t>
            </w:r>
          </w:p>
        </w:tc>
      </w:tr>
      <w:tr w:rsidR="00C602C5" w:rsidRPr="001200DB" w14:paraId="66C19849" w14:textId="77777777" w:rsidTr="008670F3">
        <w:trPr>
          <w:trHeight w:val="20"/>
        </w:trPr>
        <w:tc>
          <w:tcPr>
            <w:tcW w:w="1065" w:type="pct"/>
            <w:vMerge/>
            <w:tcBorders>
              <w:left w:val="single" w:sz="4" w:space="0" w:color="auto"/>
            </w:tcBorders>
            <w:shd w:val="clear" w:color="auto" w:fill="FFFFFF"/>
            <w:vAlign w:val="center"/>
          </w:tcPr>
          <w:p w14:paraId="0DC8614D" w14:textId="77777777" w:rsidR="00C602C5" w:rsidRPr="001200DB" w:rsidRDefault="00C602C5" w:rsidP="008670F3">
            <w:pPr>
              <w:rPr>
                <w:sz w:val="20"/>
                <w:szCs w:val="20"/>
              </w:rPr>
            </w:pPr>
          </w:p>
        </w:tc>
        <w:tc>
          <w:tcPr>
            <w:tcW w:w="1610" w:type="pct"/>
            <w:tcBorders>
              <w:top w:val="single" w:sz="4" w:space="0" w:color="auto"/>
              <w:left w:val="single" w:sz="4" w:space="0" w:color="auto"/>
            </w:tcBorders>
            <w:shd w:val="clear" w:color="auto" w:fill="FFFFFF"/>
            <w:vAlign w:val="center"/>
          </w:tcPr>
          <w:p w14:paraId="5B498670" w14:textId="77777777" w:rsidR="00C602C5" w:rsidRPr="001200DB" w:rsidRDefault="00C602C5" w:rsidP="008670F3">
            <w:pPr>
              <w:rPr>
                <w:sz w:val="20"/>
                <w:szCs w:val="20"/>
              </w:rPr>
            </w:pPr>
            <w:r w:rsidRPr="001200DB">
              <w:rPr>
                <w:sz w:val="20"/>
                <w:szCs w:val="20"/>
                <w:lang w:val="ru"/>
              </w:rPr>
              <w:t>Инфекции, вызываемые аспергиллами</w:t>
            </w:r>
            <w:r w:rsidRPr="001200DB">
              <w:rPr>
                <w:b/>
                <w:bCs/>
                <w:sz w:val="20"/>
                <w:szCs w:val="20"/>
                <w:vertAlign w:val="superscript"/>
                <w:lang w:val="ru"/>
              </w:rPr>
              <w:t>†</w:t>
            </w:r>
          </w:p>
        </w:tc>
        <w:tc>
          <w:tcPr>
            <w:tcW w:w="1335" w:type="pct"/>
            <w:tcBorders>
              <w:top w:val="single" w:sz="4" w:space="0" w:color="auto"/>
              <w:left w:val="single" w:sz="4" w:space="0" w:color="auto"/>
            </w:tcBorders>
            <w:shd w:val="clear" w:color="auto" w:fill="FFFFFF"/>
            <w:vAlign w:val="center"/>
          </w:tcPr>
          <w:p w14:paraId="2EB74AC2" w14:textId="77777777" w:rsidR="00C602C5" w:rsidRPr="001200DB" w:rsidRDefault="00C602C5" w:rsidP="008670F3">
            <w:pPr>
              <w:rPr>
                <w:sz w:val="20"/>
                <w:szCs w:val="20"/>
              </w:rPr>
            </w:pPr>
            <w:r w:rsidRPr="001200DB">
              <w:rPr>
                <w:sz w:val="20"/>
                <w:szCs w:val="20"/>
                <w:lang w:val="ru"/>
              </w:rPr>
              <w:t>Нечасто (0,5%)</w:t>
            </w:r>
          </w:p>
        </w:tc>
        <w:tc>
          <w:tcPr>
            <w:tcW w:w="990" w:type="pct"/>
            <w:tcBorders>
              <w:top w:val="single" w:sz="4" w:space="0" w:color="auto"/>
              <w:left w:val="single" w:sz="4" w:space="0" w:color="auto"/>
              <w:right w:val="single" w:sz="4" w:space="0" w:color="auto"/>
            </w:tcBorders>
            <w:shd w:val="clear" w:color="auto" w:fill="FFFFFF"/>
            <w:vAlign w:val="center"/>
          </w:tcPr>
          <w:p w14:paraId="48BBC6AC" w14:textId="77777777" w:rsidR="00C602C5" w:rsidRPr="001200DB" w:rsidRDefault="00C602C5" w:rsidP="008670F3">
            <w:pPr>
              <w:jc w:val="center"/>
              <w:rPr>
                <w:sz w:val="20"/>
                <w:szCs w:val="20"/>
              </w:rPr>
            </w:pPr>
            <w:r w:rsidRPr="001200DB">
              <w:rPr>
                <w:sz w:val="20"/>
                <w:szCs w:val="20"/>
                <w:lang w:val="ru"/>
              </w:rPr>
              <w:t>0,4%</w:t>
            </w:r>
          </w:p>
        </w:tc>
      </w:tr>
      <w:tr w:rsidR="00C602C5" w:rsidRPr="001200DB" w14:paraId="0F9C6E68" w14:textId="77777777" w:rsidTr="008670F3">
        <w:trPr>
          <w:trHeight w:val="20"/>
        </w:trPr>
        <w:tc>
          <w:tcPr>
            <w:tcW w:w="1065" w:type="pct"/>
            <w:vMerge/>
            <w:tcBorders>
              <w:left w:val="single" w:sz="4" w:space="0" w:color="auto"/>
            </w:tcBorders>
            <w:shd w:val="clear" w:color="auto" w:fill="FFFFFF"/>
            <w:vAlign w:val="center"/>
          </w:tcPr>
          <w:p w14:paraId="2BFC26A0" w14:textId="77777777" w:rsidR="00C602C5" w:rsidRPr="001200DB" w:rsidRDefault="00C602C5" w:rsidP="008670F3">
            <w:pPr>
              <w:rPr>
                <w:sz w:val="20"/>
                <w:szCs w:val="20"/>
              </w:rPr>
            </w:pPr>
          </w:p>
        </w:tc>
        <w:tc>
          <w:tcPr>
            <w:tcW w:w="1610" w:type="pct"/>
            <w:tcBorders>
              <w:top w:val="single" w:sz="4" w:space="0" w:color="auto"/>
              <w:left w:val="single" w:sz="4" w:space="0" w:color="auto"/>
            </w:tcBorders>
            <w:shd w:val="clear" w:color="auto" w:fill="FFFFFF"/>
            <w:vAlign w:val="center"/>
          </w:tcPr>
          <w:p w14:paraId="03629681" w14:textId="77777777" w:rsidR="00C602C5" w:rsidRPr="001200DB" w:rsidRDefault="00C602C5" w:rsidP="008670F3">
            <w:pPr>
              <w:rPr>
                <w:sz w:val="20"/>
                <w:szCs w:val="20"/>
              </w:rPr>
            </w:pPr>
            <w:r w:rsidRPr="001200DB">
              <w:rPr>
                <w:sz w:val="20"/>
                <w:szCs w:val="20"/>
                <w:lang w:val="ru"/>
              </w:rPr>
              <w:t>Реактивация вируса гепатита В</w:t>
            </w:r>
          </w:p>
        </w:tc>
        <w:tc>
          <w:tcPr>
            <w:tcW w:w="1335" w:type="pct"/>
            <w:tcBorders>
              <w:top w:val="single" w:sz="4" w:space="0" w:color="auto"/>
              <w:left w:val="single" w:sz="4" w:space="0" w:color="auto"/>
            </w:tcBorders>
            <w:shd w:val="clear" w:color="auto" w:fill="FFFFFF"/>
            <w:vAlign w:val="center"/>
          </w:tcPr>
          <w:p w14:paraId="78348630" w14:textId="77777777" w:rsidR="00C602C5" w:rsidRPr="001200DB" w:rsidRDefault="00C602C5" w:rsidP="008670F3">
            <w:pPr>
              <w:rPr>
                <w:sz w:val="20"/>
                <w:szCs w:val="20"/>
              </w:rPr>
            </w:pPr>
            <w:r w:rsidRPr="001200DB">
              <w:rPr>
                <w:sz w:val="20"/>
                <w:szCs w:val="20"/>
                <w:lang w:val="ru"/>
              </w:rPr>
              <w:t>Нечасто (0,1%)</w:t>
            </w:r>
          </w:p>
        </w:tc>
        <w:tc>
          <w:tcPr>
            <w:tcW w:w="990" w:type="pct"/>
            <w:tcBorders>
              <w:top w:val="single" w:sz="4" w:space="0" w:color="auto"/>
              <w:left w:val="single" w:sz="4" w:space="0" w:color="auto"/>
              <w:right w:val="single" w:sz="4" w:space="0" w:color="auto"/>
            </w:tcBorders>
            <w:shd w:val="clear" w:color="auto" w:fill="FFFFFF"/>
            <w:vAlign w:val="center"/>
          </w:tcPr>
          <w:p w14:paraId="120CC98A" w14:textId="77777777" w:rsidR="00C602C5" w:rsidRPr="001200DB" w:rsidRDefault="00C602C5" w:rsidP="008670F3">
            <w:pPr>
              <w:jc w:val="center"/>
              <w:rPr>
                <w:sz w:val="20"/>
                <w:szCs w:val="20"/>
              </w:rPr>
            </w:pPr>
            <w:r w:rsidRPr="001200DB">
              <w:rPr>
                <w:sz w:val="20"/>
                <w:szCs w:val="20"/>
                <w:lang w:val="ru"/>
              </w:rPr>
              <w:t>0,1%</w:t>
            </w:r>
          </w:p>
        </w:tc>
      </w:tr>
      <w:tr w:rsidR="00C602C5" w:rsidRPr="001200DB" w14:paraId="37BA23C7" w14:textId="77777777" w:rsidTr="008670F3">
        <w:trPr>
          <w:trHeight w:val="20"/>
        </w:trPr>
        <w:tc>
          <w:tcPr>
            <w:tcW w:w="1065" w:type="pct"/>
            <w:vMerge w:val="restart"/>
            <w:tcBorders>
              <w:top w:val="single" w:sz="4" w:space="0" w:color="auto"/>
              <w:left w:val="single" w:sz="4" w:space="0" w:color="auto"/>
            </w:tcBorders>
            <w:shd w:val="clear" w:color="auto" w:fill="FFFFFF"/>
            <w:vAlign w:val="center"/>
          </w:tcPr>
          <w:p w14:paraId="7F4432E4" w14:textId="77777777" w:rsidR="00C602C5" w:rsidRPr="008B7AE2" w:rsidRDefault="00C602C5" w:rsidP="008670F3">
            <w:pPr>
              <w:rPr>
                <w:sz w:val="20"/>
                <w:szCs w:val="20"/>
              </w:rPr>
            </w:pPr>
            <w:r w:rsidRPr="001200DB">
              <w:rPr>
                <w:b/>
                <w:bCs/>
                <w:sz w:val="20"/>
                <w:szCs w:val="20"/>
                <w:lang w:val="ru"/>
              </w:rPr>
              <w:t>Доброкачественные, злокачественные и неуточненные новообразования</w:t>
            </w:r>
          </w:p>
        </w:tc>
        <w:tc>
          <w:tcPr>
            <w:tcW w:w="1610" w:type="pct"/>
            <w:vMerge w:val="restart"/>
            <w:tcBorders>
              <w:top w:val="single" w:sz="4" w:space="0" w:color="auto"/>
              <w:left w:val="single" w:sz="4" w:space="0" w:color="auto"/>
            </w:tcBorders>
            <w:shd w:val="clear" w:color="auto" w:fill="FFFFFF"/>
            <w:vAlign w:val="center"/>
          </w:tcPr>
          <w:p w14:paraId="76614DFC" w14:textId="77777777" w:rsidR="00C602C5" w:rsidRPr="008B7AE2" w:rsidRDefault="00C602C5" w:rsidP="008670F3">
            <w:pPr>
              <w:rPr>
                <w:sz w:val="20"/>
                <w:szCs w:val="20"/>
              </w:rPr>
            </w:pPr>
            <w:r w:rsidRPr="001200DB">
              <w:rPr>
                <w:sz w:val="20"/>
                <w:szCs w:val="20"/>
                <w:lang w:val="ru"/>
              </w:rPr>
              <w:t>Второе первичное злокачественное новообразование</w:t>
            </w:r>
            <w:r w:rsidRPr="001200DB">
              <w:rPr>
                <w:b/>
                <w:bCs/>
                <w:sz w:val="20"/>
                <w:szCs w:val="20"/>
                <w:vertAlign w:val="superscript"/>
                <w:lang w:val="ru"/>
              </w:rPr>
              <w:t>†</w:t>
            </w:r>
          </w:p>
          <w:p w14:paraId="0DF9B1D0" w14:textId="77777777" w:rsidR="00C602C5" w:rsidRPr="008B7AE2" w:rsidRDefault="00C602C5" w:rsidP="008670F3">
            <w:pPr>
              <w:rPr>
                <w:sz w:val="20"/>
                <w:szCs w:val="20"/>
              </w:rPr>
            </w:pPr>
            <w:r w:rsidRPr="001200DB">
              <w:rPr>
                <w:sz w:val="20"/>
                <w:szCs w:val="20"/>
                <w:lang w:val="ru"/>
              </w:rPr>
              <w:t>Немеланомное злокачественное новообразование кожи†</w:t>
            </w:r>
          </w:p>
          <w:p w14:paraId="3F273661" w14:textId="77777777" w:rsidR="00C602C5" w:rsidRPr="008B7AE2" w:rsidRDefault="00C602C5" w:rsidP="008670F3">
            <w:pPr>
              <w:rPr>
                <w:sz w:val="20"/>
                <w:szCs w:val="20"/>
              </w:rPr>
            </w:pPr>
            <w:r w:rsidRPr="001200DB">
              <w:rPr>
                <w:sz w:val="20"/>
                <w:szCs w:val="20"/>
                <w:lang w:val="ru"/>
              </w:rPr>
              <w:t>ВПН, исключая немеланомный рак кожи</w:t>
            </w:r>
            <w:r w:rsidRPr="001200DB">
              <w:rPr>
                <w:b/>
                <w:bCs/>
                <w:sz w:val="20"/>
                <w:szCs w:val="20"/>
                <w:vertAlign w:val="superscript"/>
                <w:lang w:val="ru"/>
              </w:rPr>
              <w:t>†</w:t>
            </w:r>
          </w:p>
        </w:tc>
        <w:tc>
          <w:tcPr>
            <w:tcW w:w="1335" w:type="pct"/>
            <w:tcBorders>
              <w:top w:val="single" w:sz="4" w:space="0" w:color="auto"/>
              <w:left w:val="single" w:sz="4" w:space="0" w:color="auto"/>
            </w:tcBorders>
            <w:shd w:val="clear" w:color="auto" w:fill="FFFFFF"/>
            <w:vAlign w:val="center"/>
          </w:tcPr>
          <w:p w14:paraId="5E5DFB75" w14:textId="77777777" w:rsidR="00C602C5" w:rsidRPr="001200DB" w:rsidRDefault="00C602C5" w:rsidP="008670F3">
            <w:pPr>
              <w:rPr>
                <w:sz w:val="20"/>
                <w:szCs w:val="20"/>
              </w:rPr>
            </w:pPr>
            <w:r w:rsidRPr="001200DB">
              <w:rPr>
                <w:sz w:val="20"/>
                <w:szCs w:val="20"/>
                <w:lang w:val="ru"/>
              </w:rPr>
              <w:t>Очень часто (12,2%)</w:t>
            </w:r>
          </w:p>
        </w:tc>
        <w:tc>
          <w:tcPr>
            <w:tcW w:w="990" w:type="pct"/>
            <w:tcBorders>
              <w:top w:val="single" w:sz="4" w:space="0" w:color="auto"/>
              <w:left w:val="single" w:sz="4" w:space="0" w:color="auto"/>
              <w:right w:val="single" w:sz="4" w:space="0" w:color="auto"/>
            </w:tcBorders>
            <w:shd w:val="clear" w:color="auto" w:fill="FFFFFF"/>
            <w:vAlign w:val="center"/>
          </w:tcPr>
          <w:p w14:paraId="568497A3" w14:textId="77777777" w:rsidR="00C602C5" w:rsidRPr="001200DB" w:rsidRDefault="00C602C5" w:rsidP="008670F3">
            <w:pPr>
              <w:jc w:val="center"/>
              <w:rPr>
                <w:sz w:val="20"/>
                <w:szCs w:val="20"/>
              </w:rPr>
            </w:pPr>
            <w:r w:rsidRPr="001200DB">
              <w:rPr>
                <w:sz w:val="20"/>
                <w:szCs w:val="20"/>
                <w:lang w:val="ru"/>
              </w:rPr>
              <w:t>4,1%</w:t>
            </w:r>
          </w:p>
        </w:tc>
      </w:tr>
      <w:tr w:rsidR="00C602C5" w:rsidRPr="001200DB" w14:paraId="5A63C6D0" w14:textId="77777777" w:rsidTr="008670F3">
        <w:trPr>
          <w:trHeight w:val="20"/>
        </w:trPr>
        <w:tc>
          <w:tcPr>
            <w:tcW w:w="1065" w:type="pct"/>
            <w:vMerge/>
            <w:tcBorders>
              <w:left w:val="single" w:sz="4" w:space="0" w:color="auto"/>
            </w:tcBorders>
            <w:shd w:val="clear" w:color="auto" w:fill="FFFFFF"/>
            <w:vAlign w:val="center"/>
          </w:tcPr>
          <w:p w14:paraId="7AFB61C8" w14:textId="77777777" w:rsidR="00C602C5" w:rsidRPr="001200DB" w:rsidRDefault="00C602C5" w:rsidP="008670F3">
            <w:pPr>
              <w:rPr>
                <w:sz w:val="20"/>
                <w:szCs w:val="20"/>
              </w:rPr>
            </w:pPr>
          </w:p>
        </w:tc>
        <w:tc>
          <w:tcPr>
            <w:tcW w:w="1610" w:type="pct"/>
            <w:vMerge/>
            <w:tcBorders>
              <w:left w:val="single" w:sz="4" w:space="0" w:color="auto"/>
            </w:tcBorders>
            <w:shd w:val="clear" w:color="auto" w:fill="FFFFFF"/>
            <w:vAlign w:val="center"/>
          </w:tcPr>
          <w:p w14:paraId="18E3235B" w14:textId="77777777" w:rsidR="00C602C5" w:rsidRPr="001200DB" w:rsidRDefault="00C602C5" w:rsidP="008670F3">
            <w:pPr>
              <w:rPr>
                <w:sz w:val="20"/>
                <w:szCs w:val="20"/>
              </w:rPr>
            </w:pPr>
          </w:p>
        </w:tc>
        <w:tc>
          <w:tcPr>
            <w:tcW w:w="1335" w:type="pct"/>
            <w:tcBorders>
              <w:left w:val="single" w:sz="4" w:space="0" w:color="auto"/>
            </w:tcBorders>
            <w:shd w:val="clear" w:color="auto" w:fill="FFFFFF"/>
            <w:vAlign w:val="center"/>
          </w:tcPr>
          <w:p w14:paraId="5CD00A89" w14:textId="77777777" w:rsidR="00C602C5" w:rsidRPr="001200DB" w:rsidRDefault="00C602C5" w:rsidP="008670F3">
            <w:pPr>
              <w:rPr>
                <w:sz w:val="20"/>
                <w:szCs w:val="20"/>
              </w:rPr>
            </w:pPr>
            <w:r w:rsidRPr="001200DB">
              <w:rPr>
                <w:sz w:val="20"/>
                <w:szCs w:val="20"/>
                <w:lang w:val="ru"/>
              </w:rPr>
              <w:t>Часто (6,6%)</w:t>
            </w:r>
          </w:p>
        </w:tc>
        <w:tc>
          <w:tcPr>
            <w:tcW w:w="990" w:type="pct"/>
            <w:tcBorders>
              <w:left w:val="single" w:sz="4" w:space="0" w:color="auto"/>
              <w:right w:val="single" w:sz="4" w:space="0" w:color="auto"/>
            </w:tcBorders>
            <w:shd w:val="clear" w:color="auto" w:fill="FFFFFF"/>
            <w:vAlign w:val="center"/>
          </w:tcPr>
          <w:p w14:paraId="3431179E" w14:textId="77777777" w:rsidR="00C602C5" w:rsidRPr="001200DB" w:rsidRDefault="00C602C5" w:rsidP="008670F3">
            <w:pPr>
              <w:jc w:val="center"/>
              <w:rPr>
                <w:sz w:val="20"/>
                <w:szCs w:val="20"/>
              </w:rPr>
            </w:pPr>
            <w:r w:rsidRPr="001200DB">
              <w:rPr>
                <w:sz w:val="20"/>
                <w:szCs w:val="20"/>
                <w:lang w:val="ru"/>
              </w:rPr>
              <w:t>0,5%</w:t>
            </w:r>
          </w:p>
        </w:tc>
      </w:tr>
      <w:tr w:rsidR="00C602C5" w:rsidRPr="001200DB" w14:paraId="263B8BB9" w14:textId="77777777" w:rsidTr="008670F3">
        <w:trPr>
          <w:trHeight w:val="20"/>
        </w:trPr>
        <w:tc>
          <w:tcPr>
            <w:tcW w:w="1065" w:type="pct"/>
            <w:vMerge/>
            <w:tcBorders>
              <w:left w:val="single" w:sz="4" w:space="0" w:color="auto"/>
            </w:tcBorders>
            <w:shd w:val="clear" w:color="auto" w:fill="FFFFFF"/>
            <w:vAlign w:val="center"/>
          </w:tcPr>
          <w:p w14:paraId="40CEFF2A" w14:textId="77777777" w:rsidR="00C602C5" w:rsidRPr="001200DB" w:rsidRDefault="00C602C5" w:rsidP="008670F3">
            <w:pPr>
              <w:rPr>
                <w:sz w:val="20"/>
                <w:szCs w:val="20"/>
              </w:rPr>
            </w:pPr>
          </w:p>
        </w:tc>
        <w:tc>
          <w:tcPr>
            <w:tcW w:w="1610" w:type="pct"/>
            <w:vMerge/>
            <w:tcBorders>
              <w:left w:val="single" w:sz="4" w:space="0" w:color="auto"/>
            </w:tcBorders>
            <w:shd w:val="clear" w:color="auto" w:fill="FFFFFF"/>
            <w:vAlign w:val="center"/>
          </w:tcPr>
          <w:p w14:paraId="601FD3C9" w14:textId="77777777" w:rsidR="00C602C5" w:rsidRPr="001200DB" w:rsidRDefault="00C602C5" w:rsidP="008670F3">
            <w:pPr>
              <w:rPr>
                <w:sz w:val="20"/>
                <w:szCs w:val="20"/>
              </w:rPr>
            </w:pPr>
          </w:p>
        </w:tc>
        <w:tc>
          <w:tcPr>
            <w:tcW w:w="1335" w:type="pct"/>
            <w:tcBorders>
              <w:left w:val="single" w:sz="4" w:space="0" w:color="auto"/>
            </w:tcBorders>
            <w:shd w:val="clear" w:color="auto" w:fill="FFFFFF"/>
            <w:vAlign w:val="center"/>
          </w:tcPr>
          <w:p w14:paraId="400CA494" w14:textId="77777777" w:rsidR="00C602C5" w:rsidRPr="001200DB" w:rsidRDefault="00C602C5" w:rsidP="008670F3">
            <w:pPr>
              <w:rPr>
                <w:sz w:val="20"/>
                <w:szCs w:val="20"/>
              </w:rPr>
            </w:pPr>
            <w:r w:rsidRPr="001200DB">
              <w:rPr>
                <w:sz w:val="20"/>
                <w:szCs w:val="20"/>
                <w:lang w:val="ru"/>
              </w:rPr>
              <w:t>Часто (6,5%)</w:t>
            </w:r>
          </w:p>
        </w:tc>
        <w:tc>
          <w:tcPr>
            <w:tcW w:w="990" w:type="pct"/>
            <w:tcBorders>
              <w:left w:val="single" w:sz="4" w:space="0" w:color="auto"/>
              <w:right w:val="single" w:sz="4" w:space="0" w:color="auto"/>
            </w:tcBorders>
            <w:shd w:val="clear" w:color="auto" w:fill="FFFFFF"/>
            <w:vAlign w:val="center"/>
          </w:tcPr>
          <w:p w14:paraId="4012A472" w14:textId="77777777" w:rsidR="00C602C5" w:rsidRPr="001200DB" w:rsidRDefault="00C602C5" w:rsidP="008670F3">
            <w:pPr>
              <w:jc w:val="center"/>
              <w:rPr>
                <w:sz w:val="20"/>
                <w:szCs w:val="20"/>
              </w:rPr>
            </w:pPr>
            <w:r w:rsidRPr="001200DB">
              <w:rPr>
                <w:sz w:val="20"/>
                <w:szCs w:val="20"/>
                <w:lang w:val="ru"/>
              </w:rPr>
              <w:t>3,8%</w:t>
            </w:r>
          </w:p>
        </w:tc>
      </w:tr>
      <w:tr w:rsidR="00C602C5" w:rsidRPr="001200DB" w14:paraId="2329BC9C" w14:textId="77777777" w:rsidTr="008670F3">
        <w:trPr>
          <w:trHeight w:val="20"/>
        </w:trPr>
        <w:tc>
          <w:tcPr>
            <w:tcW w:w="1065" w:type="pct"/>
            <w:vMerge w:val="restart"/>
            <w:tcBorders>
              <w:top w:val="single" w:sz="4" w:space="0" w:color="auto"/>
              <w:left w:val="single" w:sz="4" w:space="0" w:color="auto"/>
            </w:tcBorders>
            <w:shd w:val="clear" w:color="auto" w:fill="FFFFFF"/>
            <w:vAlign w:val="center"/>
          </w:tcPr>
          <w:p w14:paraId="556BF7AC" w14:textId="77777777" w:rsidR="00C602C5" w:rsidRPr="008B7AE2" w:rsidRDefault="00C602C5" w:rsidP="008670F3">
            <w:pPr>
              <w:rPr>
                <w:sz w:val="20"/>
                <w:szCs w:val="20"/>
              </w:rPr>
            </w:pPr>
            <w:r w:rsidRPr="001200DB">
              <w:rPr>
                <w:b/>
                <w:bCs/>
                <w:sz w:val="20"/>
                <w:szCs w:val="20"/>
                <w:lang w:val="ru"/>
              </w:rPr>
              <w:t>Нарушения со стороны крови и лимфатической системы</w:t>
            </w:r>
          </w:p>
        </w:tc>
        <w:tc>
          <w:tcPr>
            <w:tcW w:w="1610" w:type="pct"/>
            <w:tcBorders>
              <w:top w:val="single" w:sz="4" w:space="0" w:color="auto"/>
              <w:left w:val="single" w:sz="4" w:space="0" w:color="auto"/>
            </w:tcBorders>
            <w:shd w:val="clear" w:color="auto" w:fill="FFFFFF"/>
            <w:vAlign w:val="center"/>
          </w:tcPr>
          <w:p w14:paraId="2A09558E" w14:textId="77777777" w:rsidR="00C602C5" w:rsidRPr="001200DB" w:rsidRDefault="00C602C5" w:rsidP="008670F3">
            <w:pPr>
              <w:rPr>
                <w:sz w:val="20"/>
                <w:szCs w:val="20"/>
              </w:rPr>
            </w:pPr>
            <w:r w:rsidRPr="001200DB">
              <w:rPr>
                <w:sz w:val="20"/>
                <w:szCs w:val="20"/>
                <w:lang w:val="ru"/>
              </w:rPr>
              <w:t>Нейтропения</w:t>
            </w:r>
            <w:r w:rsidRPr="001200DB">
              <w:rPr>
                <w:b/>
                <w:bCs/>
                <w:sz w:val="20"/>
                <w:szCs w:val="20"/>
                <w:vertAlign w:val="superscript"/>
                <w:lang w:val="ru"/>
              </w:rPr>
              <w:t>†</w:t>
            </w:r>
          </w:p>
        </w:tc>
        <w:tc>
          <w:tcPr>
            <w:tcW w:w="1335" w:type="pct"/>
            <w:tcBorders>
              <w:top w:val="single" w:sz="4" w:space="0" w:color="auto"/>
              <w:left w:val="single" w:sz="4" w:space="0" w:color="auto"/>
            </w:tcBorders>
            <w:shd w:val="clear" w:color="auto" w:fill="FFFFFF"/>
            <w:vAlign w:val="center"/>
          </w:tcPr>
          <w:p w14:paraId="4323FAC8" w14:textId="77777777" w:rsidR="00C602C5" w:rsidRPr="001200DB" w:rsidRDefault="00C602C5" w:rsidP="008670F3">
            <w:pPr>
              <w:rPr>
                <w:sz w:val="20"/>
                <w:szCs w:val="20"/>
              </w:rPr>
            </w:pPr>
            <w:r w:rsidRPr="001200DB">
              <w:rPr>
                <w:sz w:val="20"/>
                <w:szCs w:val="20"/>
                <w:lang w:val="ru"/>
              </w:rPr>
              <w:t>Очень часто (15,7%)</w:t>
            </w:r>
          </w:p>
        </w:tc>
        <w:tc>
          <w:tcPr>
            <w:tcW w:w="990" w:type="pct"/>
            <w:tcBorders>
              <w:top w:val="single" w:sz="4" w:space="0" w:color="auto"/>
              <w:left w:val="single" w:sz="4" w:space="0" w:color="auto"/>
              <w:right w:val="single" w:sz="4" w:space="0" w:color="auto"/>
            </w:tcBorders>
            <w:shd w:val="clear" w:color="auto" w:fill="FFFFFF"/>
            <w:vAlign w:val="center"/>
          </w:tcPr>
          <w:p w14:paraId="5658AE76" w14:textId="77777777" w:rsidR="00C602C5" w:rsidRPr="001200DB" w:rsidRDefault="00C602C5" w:rsidP="008670F3">
            <w:pPr>
              <w:jc w:val="center"/>
              <w:rPr>
                <w:sz w:val="20"/>
                <w:szCs w:val="20"/>
              </w:rPr>
            </w:pPr>
            <w:r w:rsidRPr="001200DB">
              <w:rPr>
                <w:sz w:val="20"/>
                <w:szCs w:val="20"/>
                <w:lang w:val="ru"/>
              </w:rPr>
              <w:t>14,2%</w:t>
            </w:r>
          </w:p>
        </w:tc>
      </w:tr>
      <w:tr w:rsidR="00C602C5" w:rsidRPr="001200DB" w14:paraId="3BE51D44" w14:textId="77777777" w:rsidTr="008670F3">
        <w:trPr>
          <w:trHeight w:val="20"/>
        </w:trPr>
        <w:tc>
          <w:tcPr>
            <w:tcW w:w="1065" w:type="pct"/>
            <w:vMerge/>
            <w:tcBorders>
              <w:left w:val="single" w:sz="4" w:space="0" w:color="auto"/>
            </w:tcBorders>
            <w:shd w:val="clear" w:color="auto" w:fill="FFFFFF"/>
            <w:vAlign w:val="center"/>
          </w:tcPr>
          <w:p w14:paraId="13357B0D" w14:textId="77777777" w:rsidR="00C602C5" w:rsidRPr="001200DB" w:rsidRDefault="00C602C5" w:rsidP="008670F3">
            <w:pPr>
              <w:rPr>
                <w:sz w:val="20"/>
                <w:szCs w:val="20"/>
              </w:rPr>
            </w:pPr>
          </w:p>
        </w:tc>
        <w:tc>
          <w:tcPr>
            <w:tcW w:w="1610" w:type="pct"/>
            <w:tcBorders>
              <w:top w:val="single" w:sz="4" w:space="0" w:color="auto"/>
              <w:left w:val="single" w:sz="4" w:space="0" w:color="auto"/>
            </w:tcBorders>
            <w:shd w:val="clear" w:color="auto" w:fill="FFFFFF"/>
            <w:vAlign w:val="center"/>
          </w:tcPr>
          <w:p w14:paraId="05BE550D" w14:textId="77777777" w:rsidR="00C602C5" w:rsidRPr="001200DB" w:rsidRDefault="00C602C5" w:rsidP="008670F3">
            <w:pPr>
              <w:rPr>
                <w:sz w:val="20"/>
                <w:szCs w:val="20"/>
              </w:rPr>
            </w:pPr>
            <w:r w:rsidRPr="001200DB">
              <w:rPr>
                <w:sz w:val="20"/>
                <w:szCs w:val="20"/>
                <w:lang w:val="ru"/>
              </w:rPr>
              <w:t>Анемия</w:t>
            </w:r>
            <w:r w:rsidRPr="001200DB">
              <w:rPr>
                <w:b/>
                <w:bCs/>
                <w:sz w:val="20"/>
                <w:szCs w:val="20"/>
                <w:vertAlign w:val="superscript"/>
                <w:lang w:val="ru"/>
              </w:rPr>
              <w:t>†</w:t>
            </w:r>
          </w:p>
        </w:tc>
        <w:tc>
          <w:tcPr>
            <w:tcW w:w="1335" w:type="pct"/>
            <w:tcBorders>
              <w:top w:val="single" w:sz="4" w:space="0" w:color="auto"/>
              <w:left w:val="single" w:sz="4" w:space="0" w:color="auto"/>
            </w:tcBorders>
            <w:shd w:val="clear" w:color="auto" w:fill="FFFFFF"/>
            <w:vAlign w:val="center"/>
          </w:tcPr>
          <w:p w14:paraId="71D19775" w14:textId="77777777" w:rsidR="00C602C5" w:rsidRPr="001200DB" w:rsidRDefault="00C602C5" w:rsidP="008670F3">
            <w:pPr>
              <w:rPr>
                <w:sz w:val="20"/>
                <w:szCs w:val="20"/>
              </w:rPr>
            </w:pPr>
            <w:r w:rsidRPr="001200DB">
              <w:rPr>
                <w:sz w:val="20"/>
                <w:szCs w:val="20"/>
                <w:lang w:val="ru"/>
              </w:rPr>
              <w:t>Очень часто (13,8%)</w:t>
            </w:r>
          </w:p>
        </w:tc>
        <w:tc>
          <w:tcPr>
            <w:tcW w:w="990" w:type="pct"/>
            <w:tcBorders>
              <w:top w:val="single" w:sz="4" w:space="0" w:color="auto"/>
              <w:left w:val="single" w:sz="4" w:space="0" w:color="auto"/>
              <w:right w:val="single" w:sz="4" w:space="0" w:color="auto"/>
            </w:tcBorders>
            <w:shd w:val="clear" w:color="auto" w:fill="FFFFFF"/>
            <w:vAlign w:val="center"/>
          </w:tcPr>
          <w:p w14:paraId="10AC4524" w14:textId="77777777" w:rsidR="00C602C5" w:rsidRPr="001200DB" w:rsidRDefault="00C602C5" w:rsidP="008670F3">
            <w:pPr>
              <w:jc w:val="center"/>
              <w:rPr>
                <w:sz w:val="20"/>
                <w:szCs w:val="20"/>
              </w:rPr>
            </w:pPr>
            <w:r w:rsidRPr="001200DB">
              <w:rPr>
                <w:sz w:val="20"/>
                <w:szCs w:val="20"/>
                <w:lang w:val="ru"/>
              </w:rPr>
              <w:t>7,8%</w:t>
            </w:r>
          </w:p>
        </w:tc>
      </w:tr>
      <w:tr w:rsidR="00C602C5" w:rsidRPr="001200DB" w14:paraId="0608D8D0" w14:textId="77777777" w:rsidTr="008670F3">
        <w:trPr>
          <w:trHeight w:val="20"/>
        </w:trPr>
        <w:tc>
          <w:tcPr>
            <w:tcW w:w="1065" w:type="pct"/>
            <w:vMerge/>
            <w:tcBorders>
              <w:left w:val="single" w:sz="4" w:space="0" w:color="auto"/>
            </w:tcBorders>
            <w:shd w:val="clear" w:color="auto" w:fill="FFFFFF"/>
            <w:vAlign w:val="center"/>
          </w:tcPr>
          <w:p w14:paraId="5FA09377" w14:textId="77777777" w:rsidR="00C602C5" w:rsidRPr="001200DB" w:rsidRDefault="00C602C5" w:rsidP="008670F3">
            <w:pPr>
              <w:rPr>
                <w:sz w:val="20"/>
                <w:szCs w:val="20"/>
              </w:rPr>
            </w:pPr>
          </w:p>
        </w:tc>
        <w:tc>
          <w:tcPr>
            <w:tcW w:w="1610" w:type="pct"/>
            <w:tcBorders>
              <w:top w:val="single" w:sz="4" w:space="0" w:color="auto"/>
              <w:left w:val="single" w:sz="4" w:space="0" w:color="auto"/>
            </w:tcBorders>
            <w:shd w:val="clear" w:color="auto" w:fill="FFFFFF"/>
            <w:vAlign w:val="center"/>
          </w:tcPr>
          <w:p w14:paraId="2E462D4C" w14:textId="77777777" w:rsidR="00C602C5" w:rsidRPr="001200DB" w:rsidRDefault="00C602C5" w:rsidP="008670F3">
            <w:pPr>
              <w:rPr>
                <w:sz w:val="20"/>
                <w:szCs w:val="20"/>
              </w:rPr>
            </w:pPr>
            <w:r w:rsidRPr="001200DB">
              <w:rPr>
                <w:sz w:val="20"/>
                <w:szCs w:val="20"/>
                <w:lang w:val="ru"/>
              </w:rPr>
              <w:t>Тромбоцитопения</w:t>
            </w:r>
            <w:r w:rsidRPr="001200DB">
              <w:rPr>
                <w:b/>
                <w:bCs/>
                <w:sz w:val="20"/>
                <w:szCs w:val="20"/>
                <w:vertAlign w:val="superscript"/>
                <w:lang w:val="ru"/>
              </w:rPr>
              <w:t>†</w:t>
            </w:r>
          </w:p>
        </w:tc>
        <w:tc>
          <w:tcPr>
            <w:tcW w:w="1335" w:type="pct"/>
            <w:tcBorders>
              <w:top w:val="single" w:sz="4" w:space="0" w:color="auto"/>
              <w:left w:val="single" w:sz="4" w:space="0" w:color="auto"/>
            </w:tcBorders>
            <w:shd w:val="clear" w:color="auto" w:fill="FFFFFF"/>
            <w:vAlign w:val="center"/>
          </w:tcPr>
          <w:p w14:paraId="55449A1E" w14:textId="77777777" w:rsidR="00C602C5" w:rsidRPr="001200DB" w:rsidRDefault="00C602C5" w:rsidP="008670F3">
            <w:pPr>
              <w:rPr>
                <w:sz w:val="20"/>
                <w:szCs w:val="20"/>
              </w:rPr>
            </w:pPr>
            <w:r w:rsidRPr="001200DB">
              <w:rPr>
                <w:sz w:val="20"/>
                <w:szCs w:val="20"/>
                <w:lang w:val="ru"/>
              </w:rPr>
              <w:t>Часто (8,9%)</w:t>
            </w:r>
          </w:p>
        </w:tc>
        <w:tc>
          <w:tcPr>
            <w:tcW w:w="990" w:type="pct"/>
            <w:tcBorders>
              <w:top w:val="single" w:sz="4" w:space="0" w:color="auto"/>
              <w:left w:val="single" w:sz="4" w:space="0" w:color="auto"/>
              <w:right w:val="single" w:sz="4" w:space="0" w:color="auto"/>
            </w:tcBorders>
            <w:shd w:val="clear" w:color="auto" w:fill="FFFFFF"/>
            <w:vAlign w:val="center"/>
          </w:tcPr>
          <w:p w14:paraId="43D9651D" w14:textId="77777777" w:rsidR="00C602C5" w:rsidRPr="001200DB" w:rsidRDefault="00C602C5" w:rsidP="008670F3">
            <w:pPr>
              <w:jc w:val="center"/>
              <w:rPr>
                <w:sz w:val="20"/>
                <w:szCs w:val="20"/>
              </w:rPr>
            </w:pPr>
            <w:r w:rsidRPr="001200DB">
              <w:rPr>
                <w:sz w:val="20"/>
                <w:szCs w:val="20"/>
                <w:lang w:val="ru"/>
              </w:rPr>
              <w:t>4,8%</w:t>
            </w:r>
          </w:p>
        </w:tc>
      </w:tr>
      <w:tr w:rsidR="00C602C5" w:rsidRPr="001200DB" w14:paraId="057E1B3A" w14:textId="77777777" w:rsidTr="008670F3">
        <w:trPr>
          <w:trHeight w:val="20"/>
        </w:trPr>
        <w:tc>
          <w:tcPr>
            <w:tcW w:w="1065" w:type="pct"/>
            <w:vMerge/>
            <w:tcBorders>
              <w:left w:val="single" w:sz="4" w:space="0" w:color="auto"/>
            </w:tcBorders>
            <w:shd w:val="clear" w:color="auto" w:fill="FFFFFF"/>
            <w:vAlign w:val="center"/>
          </w:tcPr>
          <w:p w14:paraId="1C725DC9" w14:textId="77777777" w:rsidR="00C602C5" w:rsidRPr="001200DB" w:rsidRDefault="00C602C5" w:rsidP="008670F3">
            <w:pPr>
              <w:rPr>
                <w:sz w:val="20"/>
                <w:szCs w:val="20"/>
              </w:rPr>
            </w:pPr>
          </w:p>
        </w:tc>
        <w:tc>
          <w:tcPr>
            <w:tcW w:w="1610" w:type="pct"/>
            <w:tcBorders>
              <w:top w:val="single" w:sz="4" w:space="0" w:color="auto"/>
              <w:left w:val="single" w:sz="4" w:space="0" w:color="auto"/>
            </w:tcBorders>
            <w:shd w:val="clear" w:color="auto" w:fill="FFFFFF"/>
            <w:vAlign w:val="center"/>
          </w:tcPr>
          <w:p w14:paraId="6A84A0AA" w14:textId="77777777" w:rsidR="00C602C5" w:rsidRPr="001200DB" w:rsidRDefault="00C602C5" w:rsidP="008670F3">
            <w:pPr>
              <w:rPr>
                <w:sz w:val="20"/>
                <w:szCs w:val="20"/>
              </w:rPr>
            </w:pPr>
            <w:r w:rsidRPr="001200DB">
              <w:rPr>
                <w:sz w:val="20"/>
                <w:szCs w:val="20"/>
                <w:lang w:val="ru"/>
              </w:rPr>
              <w:t>Лимфоцитоз</w:t>
            </w:r>
          </w:p>
        </w:tc>
        <w:tc>
          <w:tcPr>
            <w:tcW w:w="1335" w:type="pct"/>
            <w:tcBorders>
              <w:top w:val="single" w:sz="4" w:space="0" w:color="auto"/>
              <w:left w:val="single" w:sz="4" w:space="0" w:color="auto"/>
            </w:tcBorders>
            <w:shd w:val="clear" w:color="auto" w:fill="FFFFFF"/>
            <w:vAlign w:val="center"/>
          </w:tcPr>
          <w:p w14:paraId="7D147FE2" w14:textId="77777777" w:rsidR="00C602C5" w:rsidRPr="001200DB" w:rsidRDefault="00C602C5" w:rsidP="008670F3">
            <w:pPr>
              <w:rPr>
                <w:sz w:val="20"/>
                <w:szCs w:val="20"/>
              </w:rPr>
            </w:pPr>
            <w:r w:rsidRPr="001200DB">
              <w:rPr>
                <w:sz w:val="20"/>
                <w:szCs w:val="20"/>
                <w:lang w:val="ru"/>
              </w:rPr>
              <w:t>Нечасто (0,3%)</w:t>
            </w:r>
          </w:p>
        </w:tc>
        <w:tc>
          <w:tcPr>
            <w:tcW w:w="990" w:type="pct"/>
            <w:tcBorders>
              <w:top w:val="single" w:sz="4" w:space="0" w:color="auto"/>
              <w:left w:val="single" w:sz="4" w:space="0" w:color="auto"/>
              <w:right w:val="single" w:sz="4" w:space="0" w:color="auto"/>
            </w:tcBorders>
            <w:shd w:val="clear" w:color="auto" w:fill="FFFFFF"/>
            <w:vAlign w:val="center"/>
          </w:tcPr>
          <w:p w14:paraId="167AF10C" w14:textId="77777777" w:rsidR="00C602C5" w:rsidRPr="001200DB" w:rsidRDefault="00C602C5" w:rsidP="008670F3">
            <w:pPr>
              <w:jc w:val="center"/>
              <w:rPr>
                <w:sz w:val="20"/>
                <w:szCs w:val="20"/>
              </w:rPr>
            </w:pPr>
            <w:r w:rsidRPr="001200DB">
              <w:rPr>
                <w:sz w:val="20"/>
                <w:szCs w:val="20"/>
                <w:lang w:val="ru"/>
              </w:rPr>
              <w:t>0,2%</w:t>
            </w:r>
          </w:p>
        </w:tc>
      </w:tr>
      <w:tr w:rsidR="00C602C5" w:rsidRPr="001200DB" w14:paraId="60A12D28" w14:textId="77777777" w:rsidTr="008670F3">
        <w:trPr>
          <w:trHeight w:val="20"/>
        </w:trPr>
        <w:tc>
          <w:tcPr>
            <w:tcW w:w="1065" w:type="pct"/>
            <w:tcBorders>
              <w:top w:val="single" w:sz="4" w:space="0" w:color="auto"/>
              <w:left w:val="single" w:sz="4" w:space="0" w:color="auto"/>
            </w:tcBorders>
            <w:shd w:val="clear" w:color="auto" w:fill="FFFFFF"/>
            <w:vAlign w:val="center"/>
          </w:tcPr>
          <w:p w14:paraId="51E72695" w14:textId="77777777" w:rsidR="00C602C5" w:rsidRPr="008B7AE2" w:rsidRDefault="00C602C5" w:rsidP="008670F3">
            <w:pPr>
              <w:rPr>
                <w:sz w:val="20"/>
                <w:szCs w:val="20"/>
              </w:rPr>
            </w:pPr>
            <w:r w:rsidRPr="001200DB">
              <w:rPr>
                <w:b/>
                <w:bCs/>
                <w:sz w:val="20"/>
                <w:szCs w:val="20"/>
                <w:lang w:val="ru"/>
              </w:rPr>
              <w:t>Нарушения со стороны обмена веществ и питания</w:t>
            </w:r>
          </w:p>
        </w:tc>
        <w:tc>
          <w:tcPr>
            <w:tcW w:w="1610" w:type="pct"/>
            <w:tcBorders>
              <w:top w:val="single" w:sz="4" w:space="0" w:color="auto"/>
              <w:left w:val="single" w:sz="4" w:space="0" w:color="auto"/>
            </w:tcBorders>
            <w:shd w:val="clear" w:color="auto" w:fill="FFFFFF"/>
            <w:vAlign w:val="center"/>
          </w:tcPr>
          <w:p w14:paraId="2BC009E8" w14:textId="77777777" w:rsidR="00C602C5" w:rsidRPr="001200DB" w:rsidRDefault="00C602C5" w:rsidP="008670F3">
            <w:pPr>
              <w:rPr>
                <w:sz w:val="20"/>
                <w:szCs w:val="20"/>
              </w:rPr>
            </w:pPr>
            <w:r w:rsidRPr="001200DB">
              <w:rPr>
                <w:sz w:val="20"/>
                <w:szCs w:val="20"/>
                <w:lang w:val="ru"/>
              </w:rPr>
              <w:t>Синдром лизиса опухоли</w:t>
            </w:r>
            <w:r w:rsidRPr="001200DB">
              <w:rPr>
                <w:sz w:val="20"/>
                <w:szCs w:val="20"/>
                <w:vertAlign w:val="superscript"/>
                <w:lang w:val="ru"/>
              </w:rPr>
              <w:t>±</w:t>
            </w:r>
          </w:p>
        </w:tc>
        <w:tc>
          <w:tcPr>
            <w:tcW w:w="1335" w:type="pct"/>
            <w:tcBorders>
              <w:top w:val="single" w:sz="4" w:space="0" w:color="auto"/>
              <w:left w:val="single" w:sz="4" w:space="0" w:color="auto"/>
            </w:tcBorders>
            <w:shd w:val="clear" w:color="auto" w:fill="FFFFFF"/>
            <w:vAlign w:val="center"/>
          </w:tcPr>
          <w:p w14:paraId="0148D2B7" w14:textId="77777777" w:rsidR="00C602C5" w:rsidRPr="001200DB" w:rsidRDefault="00C602C5" w:rsidP="008670F3">
            <w:pPr>
              <w:rPr>
                <w:sz w:val="20"/>
                <w:szCs w:val="20"/>
              </w:rPr>
            </w:pPr>
            <w:r w:rsidRPr="001200DB">
              <w:rPr>
                <w:sz w:val="20"/>
                <w:szCs w:val="20"/>
                <w:lang w:val="ru"/>
              </w:rPr>
              <w:t>Нечасто (0,5%)</w:t>
            </w:r>
          </w:p>
        </w:tc>
        <w:tc>
          <w:tcPr>
            <w:tcW w:w="990" w:type="pct"/>
            <w:tcBorders>
              <w:top w:val="single" w:sz="4" w:space="0" w:color="auto"/>
              <w:left w:val="single" w:sz="4" w:space="0" w:color="auto"/>
              <w:right w:val="single" w:sz="4" w:space="0" w:color="auto"/>
            </w:tcBorders>
            <w:shd w:val="clear" w:color="auto" w:fill="FFFFFF"/>
            <w:vAlign w:val="center"/>
          </w:tcPr>
          <w:p w14:paraId="61C86A41" w14:textId="77777777" w:rsidR="00C602C5" w:rsidRPr="001200DB" w:rsidRDefault="00C602C5" w:rsidP="008670F3">
            <w:pPr>
              <w:jc w:val="center"/>
              <w:rPr>
                <w:sz w:val="20"/>
                <w:szCs w:val="20"/>
              </w:rPr>
            </w:pPr>
            <w:r w:rsidRPr="001200DB">
              <w:rPr>
                <w:sz w:val="20"/>
                <w:szCs w:val="20"/>
                <w:lang w:val="ru"/>
              </w:rPr>
              <w:t>0,4%</w:t>
            </w:r>
          </w:p>
        </w:tc>
      </w:tr>
      <w:tr w:rsidR="00C602C5" w:rsidRPr="001200DB" w14:paraId="3939293F" w14:textId="77777777" w:rsidTr="008670F3">
        <w:trPr>
          <w:trHeight w:val="20"/>
        </w:trPr>
        <w:tc>
          <w:tcPr>
            <w:tcW w:w="1065" w:type="pct"/>
            <w:vMerge w:val="restart"/>
            <w:tcBorders>
              <w:top w:val="single" w:sz="4" w:space="0" w:color="auto"/>
              <w:left w:val="single" w:sz="4" w:space="0" w:color="auto"/>
            </w:tcBorders>
            <w:shd w:val="clear" w:color="auto" w:fill="FFFFFF"/>
            <w:vAlign w:val="center"/>
          </w:tcPr>
          <w:p w14:paraId="224E5244" w14:textId="77777777" w:rsidR="00C602C5" w:rsidRPr="008B7AE2" w:rsidRDefault="00C602C5" w:rsidP="008670F3">
            <w:pPr>
              <w:rPr>
                <w:sz w:val="20"/>
                <w:szCs w:val="20"/>
              </w:rPr>
            </w:pPr>
            <w:r w:rsidRPr="001200DB">
              <w:rPr>
                <w:b/>
                <w:bCs/>
                <w:sz w:val="20"/>
                <w:szCs w:val="20"/>
                <w:lang w:val="ru"/>
              </w:rPr>
              <w:t>Нарушения со стороны нервной системы</w:t>
            </w:r>
          </w:p>
        </w:tc>
        <w:tc>
          <w:tcPr>
            <w:tcW w:w="1610" w:type="pct"/>
            <w:tcBorders>
              <w:top w:val="single" w:sz="4" w:space="0" w:color="auto"/>
              <w:left w:val="single" w:sz="4" w:space="0" w:color="auto"/>
            </w:tcBorders>
            <w:shd w:val="clear" w:color="auto" w:fill="FFFFFF"/>
            <w:vAlign w:val="center"/>
          </w:tcPr>
          <w:p w14:paraId="31B6C269" w14:textId="77777777" w:rsidR="00C602C5" w:rsidRPr="001200DB" w:rsidRDefault="00C602C5" w:rsidP="008670F3">
            <w:pPr>
              <w:rPr>
                <w:sz w:val="20"/>
                <w:szCs w:val="20"/>
              </w:rPr>
            </w:pPr>
            <w:r w:rsidRPr="001200DB">
              <w:rPr>
                <w:sz w:val="20"/>
                <w:szCs w:val="20"/>
                <w:lang w:val="ru"/>
              </w:rPr>
              <w:t>Головная боль</w:t>
            </w:r>
          </w:p>
        </w:tc>
        <w:tc>
          <w:tcPr>
            <w:tcW w:w="1335" w:type="pct"/>
            <w:tcBorders>
              <w:top w:val="single" w:sz="4" w:space="0" w:color="auto"/>
              <w:left w:val="single" w:sz="4" w:space="0" w:color="auto"/>
            </w:tcBorders>
            <w:shd w:val="clear" w:color="auto" w:fill="FFFFFF"/>
            <w:vAlign w:val="center"/>
          </w:tcPr>
          <w:p w14:paraId="4B4D0977" w14:textId="77777777" w:rsidR="00C602C5" w:rsidRPr="001200DB" w:rsidRDefault="00C602C5" w:rsidP="008670F3">
            <w:pPr>
              <w:rPr>
                <w:sz w:val="20"/>
                <w:szCs w:val="20"/>
              </w:rPr>
            </w:pPr>
            <w:r w:rsidRPr="001200DB">
              <w:rPr>
                <w:sz w:val="20"/>
                <w:szCs w:val="20"/>
                <w:lang w:val="ru"/>
              </w:rPr>
              <w:t>Очень часто (37,8%)</w:t>
            </w:r>
          </w:p>
        </w:tc>
        <w:tc>
          <w:tcPr>
            <w:tcW w:w="990" w:type="pct"/>
            <w:tcBorders>
              <w:top w:val="single" w:sz="4" w:space="0" w:color="auto"/>
              <w:left w:val="single" w:sz="4" w:space="0" w:color="auto"/>
              <w:right w:val="single" w:sz="4" w:space="0" w:color="auto"/>
            </w:tcBorders>
            <w:shd w:val="clear" w:color="auto" w:fill="FFFFFF"/>
            <w:vAlign w:val="center"/>
          </w:tcPr>
          <w:p w14:paraId="6570F378" w14:textId="77777777" w:rsidR="00C602C5" w:rsidRPr="001200DB" w:rsidRDefault="00C602C5" w:rsidP="008670F3">
            <w:pPr>
              <w:jc w:val="center"/>
              <w:rPr>
                <w:sz w:val="20"/>
                <w:szCs w:val="20"/>
              </w:rPr>
            </w:pPr>
            <w:r w:rsidRPr="001200DB">
              <w:rPr>
                <w:sz w:val="20"/>
                <w:szCs w:val="20"/>
                <w:lang w:val="ru"/>
              </w:rPr>
              <w:t>1,1%</w:t>
            </w:r>
          </w:p>
        </w:tc>
      </w:tr>
      <w:tr w:rsidR="00C602C5" w:rsidRPr="001200DB" w14:paraId="26E05CA4" w14:textId="77777777" w:rsidTr="008670F3">
        <w:trPr>
          <w:trHeight w:val="20"/>
        </w:trPr>
        <w:tc>
          <w:tcPr>
            <w:tcW w:w="1065" w:type="pct"/>
            <w:vMerge/>
            <w:tcBorders>
              <w:left w:val="single" w:sz="4" w:space="0" w:color="auto"/>
            </w:tcBorders>
            <w:shd w:val="clear" w:color="auto" w:fill="FFFFFF"/>
            <w:vAlign w:val="center"/>
          </w:tcPr>
          <w:p w14:paraId="60F029E1" w14:textId="77777777" w:rsidR="00C602C5" w:rsidRPr="001200DB" w:rsidRDefault="00C602C5" w:rsidP="008670F3">
            <w:pPr>
              <w:rPr>
                <w:sz w:val="20"/>
                <w:szCs w:val="20"/>
              </w:rPr>
            </w:pPr>
          </w:p>
        </w:tc>
        <w:tc>
          <w:tcPr>
            <w:tcW w:w="1610" w:type="pct"/>
            <w:tcBorders>
              <w:top w:val="single" w:sz="4" w:space="0" w:color="auto"/>
              <w:left w:val="single" w:sz="4" w:space="0" w:color="auto"/>
            </w:tcBorders>
            <w:shd w:val="clear" w:color="auto" w:fill="FFFFFF"/>
            <w:vAlign w:val="center"/>
          </w:tcPr>
          <w:p w14:paraId="78838E54" w14:textId="77777777" w:rsidR="00C602C5" w:rsidRPr="001200DB" w:rsidRDefault="00C602C5" w:rsidP="008670F3">
            <w:pPr>
              <w:rPr>
                <w:sz w:val="20"/>
                <w:szCs w:val="20"/>
              </w:rPr>
            </w:pPr>
            <w:r w:rsidRPr="001200DB">
              <w:rPr>
                <w:sz w:val="20"/>
                <w:szCs w:val="20"/>
                <w:lang w:val="ru"/>
              </w:rPr>
              <w:t>Головокружение</w:t>
            </w:r>
          </w:p>
        </w:tc>
        <w:tc>
          <w:tcPr>
            <w:tcW w:w="1335" w:type="pct"/>
            <w:tcBorders>
              <w:top w:val="single" w:sz="4" w:space="0" w:color="auto"/>
              <w:left w:val="single" w:sz="4" w:space="0" w:color="auto"/>
            </w:tcBorders>
            <w:shd w:val="clear" w:color="auto" w:fill="FFFFFF"/>
            <w:vAlign w:val="center"/>
          </w:tcPr>
          <w:p w14:paraId="69F81470" w14:textId="77777777" w:rsidR="00C602C5" w:rsidRPr="001200DB" w:rsidRDefault="00C602C5" w:rsidP="008670F3">
            <w:pPr>
              <w:rPr>
                <w:sz w:val="20"/>
                <w:szCs w:val="20"/>
              </w:rPr>
            </w:pPr>
            <w:r w:rsidRPr="001200DB">
              <w:rPr>
                <w:sz w:val="20"/>
                <w:szCs w:val="20"/>
                <w:lang w:val="ru"/>
              </w:rPr>
              <w:t>Очень часто (13,4%)</w:t>
            </w:r>
          </w:p>
        </w:tc>
        <w:tc>
          <w:tcPr>
            <w:tcW w:w="990" w:type="pct"/>
            <w:tcBorders>
              <w:top w:val="single" w:sz="4" w:space="0" w:color="auto"/>
              <w:left w:val="single" w:sz="4" w:space="0" w:color="auto"/>
              <w:right w:val="single" w:sz="4" w:space="0" w:color="auto"/>
            </w:tcBorders>
            <w:shd w:val="clear" w:color="auto" w:fill="FFFFFF"/>
            <w:vAlign w:val="center"/>
          </w:tcPr>
          <w:p w14:paraId="6D350A7D" w14:textId="77777777" w:rsidR="00C602C5" w:rsidRPr="001200DB" w:rsidRDefault="00C602C5" w:rsidP="008670F3">
            <w:pPr>
              <w:jc w:val="center"/>
              <w:rPr>
                <w:sz w:val="20"/>
                <w:szCs w:val="20"/>
              </w:rPr>
            </w:pPr>
            <w:r w:rsidRPr="001200DB">
              <w:rPr>
                <w:sz w:val="20"/>
                <w:szCs w:val="20"/>
                <w:lang w:val="ru"/>
              </w:rPr>
              <w:t>0,2%</w:t>
            </w:r>
          </w:p>
        </w:tc>
      </w:tr>
      <w:tr w:rsidR="00C602C5" w:rsidRPr="001200DB" w14:paraId="7D98344E" w14:textId="77777777" w:rsidTr="008670F3">
        <w:trPr>
          <w:trHeight w:val="20"/>
        </w:trPr>
        <w:tc>
          <w:tcPr>
            <w:tcW w:w="1065" w:type="pct"/>
            <w:tcBorders>
              <w:top w:val="single" w:sz="4" w:space="0" w:color="auto"/>
              <w:left w:val="single" w:sz="4" w:space="0" w:color="auto"/>
            </w:tcBorders>
            <w:shd w:val="clear" w:color="auto" w:fill="FFFFFF"/>
            <w:vAlign w:val="center"/>
          </w:tcPr>
          <w:p w14:paraId="084EC38B" w14:textId="77777777" w:rsidR="00C602C5" w:rsidRPr="001200DB" w:rsidRDefault="00C602C5" w:rsidP="008670F3">
            <w:pPr>
              <w:rPr>
                <w:sz w:val="20"/>
                <w:szCs w:val="20"/>
              </w:rPr>
            </w:pPr>
            <w:r w:rsidRPr="001200DB">
              <w:rPr>
                <w:b/>
                <w:bCs/>
                <w:sz w:val="20"/>
                <w:szCs w:val="20"/>
                <w:lang w:val="ru"/>
              </w:rPr>
              <w:t>Нарушения со стороны сердца</w:t>
            </w:r>
          </w:p>
        </w:tc>
        <w:tc>
          <w:tcPr>
            <w:tcW w:w="1610" w:type="pct"/>
            <w:tcBorders>
              <w:top w:val="single" w:sz="4" w:space="0" w:color="auto"/>
              <w:left w:val="single" w:sz="4" w:space="0" w:color="auto"/>
            </w:tcBorders>
            <w:shd w:val="clear" w:color="auto" w:fill="FFFFFF"/>
            <w:vAlign w:val="center"/>
          </w:tcPr>
          <w:p w14:paraId="50B0554E" w14:textId="77777777" w:rsidR="00C602C5" w:rsidRPr="001200DB" w:rsidRDefault="00C602C5" w:rsidP="008670F3">
            <w:pPr>
              <w:rPr>
                <w:sz w:val="20"/>
                <w:szCs w:val="20"/>
              </w:rPr>
            </w:pPr>
            <w:r w:rsidRPr="001200DB">
              <w:rPr>
                <w:sz w:val="20"/>
                <w:szCs w:val="20"/>
                <w:lang w:val="ru"/>
              </w:rPr>
              <w:t>Фибрилляция/трепетание предсердий</w:t>
            </w:r>
            <w:r w:rsidRPr="001200DB">
              <w:rPr>
                <w:b/>
                <w:bCs/>
                <w:sz w:val="20"/>
                <w:szCs w:val="20"/>
                <w:vertAlign w:val="superscript"/>
                <w:lang w:val="ru"/>
              </w:rPr>
              <w:t>†</w:t>
            </w:r>
          </w:p>
        </w:tc>
        <w:tc>
          <w:tcPr>
            <w:tcW w:w="1335" w:type="pct"/>
            <w:tcBorders>
              <w:top w:val="single" w:sz="4" w:space="0" w:color="auto"/>
              <w:left w:val="single" w:sz="4" w:space="0" w:color="auto"/>
            </w:tcBorders>
            <w:shd w:val="clear" w:color="auto" w:fill="FFFFFF"/>
            <w:vAlign w:val="center"/>
          </w:tcPr>
          <w:p w14:paraId="17C578D1" w14:textId="77777777" w:rsidR="00C602C5" w:rsidRPr="001200DB" w:rsidRDefault="00C602C5" w:rsidP="008670F3">
            <w:pPr>
              <w:rPr>
                <w:sz w:val="20"/>
                <w:szCs w:val="20"/>
              </w:rPr>
            </w:pPr>
            <w:r w:rsidRPr="001200DB">
              <w:rPr>
                <w:sz w:val="20"/>
                <w:szCs w:val="20"/>
                <w:lang w:val="ru"/>
              </w:rPr>
              <w:t>Часто (4,4%)</w:t>
            </w:r>
          </w:p>
        </w:tc>
        <w:tc>
          <w:tcPr>
            <w:tcW w:w="990" w:type="pct"/>
            <w:tcBorders>
              <w:top w:val="single" w:sz="4" w:space="0" w:color="auto"/>
              <w:left w:val="single" w:sz="4" w:space="0" w:color="auto"/>
              <w:right w:val="single" w:sz="4" w:space="0" w:color="auto"/>
            </w:tcBorders>
            <w:shd w:val="clear" w:color="auto" w:fill="FFFFFF"/>
            <w:vAlign w:val="center"/>
          </w:tcPr>
          <w:p w14:paraId="0DB8977C" w14:textId="77777777" w:rsidR="00C602C5" w:rsidRPr="001200DB" w:rsidRDefault="00C602C5" w:rsidP="008670F3">
            <w:pPr>
              <w:jc w:val="center"/>
              <w:rPr>
                <w:sz w:val="20"/>
                <w:szCs w:val="20"/>
              </w:rPr>
            </w:pPr>
            <w:r w:rsidRPr="001200DB">
              <w:rPr>
                <w:sz w:val="20"/>
                <w:szCs w:val="20"/>
                <w:lang w:val="ru"/>
              </w:rPr>
              <w:t>1,3%</w:t>
            </w:r>
          </w:p>
        </w:tc>
      </w:tr>
      <w:tr w:rsidR="00C602C5" w:rsidRPr="001200DB" w14:paraId="68726B81" w14:textId="77777777" w:rsidTr="008670F3">
        <w:trPr>
          <w:trHeight w:val="20"/>
        </w:trPr>
        <w:tc>
          <w:tcPr>
            <w:tcW w:w="1065" w:type="pct"/>
            <w:tcBorders>
              <w:top w:val="single" w:sz="4" w:space="0" w:color="auto"/>
              <w:left w:val="single" w:sz="4" w:space="0" w:color="auto"/>
            </w:tcBorders>
            <w:shd w:val="clear" w:color="auto" w:fill="FFFFFF"/>
            <w:vAlign w:val="center"/>
          </w:tcPr>
          <w:p w14:paraId="531B8062" w14:textId="77777777" w:rsidR="00C602C5" w:rsidRPr="001200DB" w:rsidRDefault="00C602C5" w:rsidP="008670F3">
            <w:pPr>
              <w:rPr>
                <w:sz w:val="20"/>
                <w:szCs w:val="20"/>
              </w:rPr>
            </w:pPr>
          </w:p>
        </w:tc>
        <w:tc>
          <w:tcPr>
            <w:tcW w:w="1610" w:type="pct"/>
            <w:tcBorders>
              <w:top w:val="single" w:sz="4" w:space="0" w:color="auto"/>
              <w:left w:val="single" w:sz="4" w:space="0" w:color="auto"/>
            </w:tcBorders>
            <w:shd w:val="clear" w:color="auto" w:fill="FFFFFF"/>
            <w:vAlign w:val="center"/>
          </w:tcPr>
          <w:p w14:paraId="611906BE" w14:textId="77777777" w:rsidR="00C602C5" w:rsidRPr="001200DB" w:rsidRDefault="00C602C5" w:rsidP="008670F3">
            <w:pPr>
              <w:rPr>
                <w:sz w:val="20"/>
                <w:szCs w:val="20"/>
              </w:rPr>
            </w:pPr>
            <w:r w:rsidRPr="001200DB">
              <w:rPr>
                <w:sz w:val="20"/>
                <w:szCs w:val="20"/>
                <w:lang w:val="ru"/>
              </w:rPr>
              <w:t>Синяки</w:t>
            </w:r>
            <w:r w:rsidRPr="001200DB">
              <w:rPr>
                <w:b/>
                <w:bCs/>
                <w:sz w:val="20"/>
                <w:szCs w:val="20"/>
                <w:vertAlign w:val="superscript"/>
                <w:lang w:val="ru"/>
              </w:rPr>
              <w:t>†</w:t>
            </w:r>
          </w:p>
        </w:tc>
        <w:tc>
          <w:tcPr>
            <w:tcW w:w="1335" w:type="pct"/>
            <w:tcBorders>
              <w:top w:val="single" w:sz="4" w:space="0" w:color="auto"/>
              <w:left w:val="single" w:sz="4" w:space="0" w:color="auto"/>
            </w:tcBorders>
            <w:shd w:val="clear" w:color="auto" w:fill="FFFFFF"/>
            <w:vAlign w:val="center"/>
          </w:tcPr>
          <w:p w14:paraId="18248A62" w14:textId="77777777" w:rsidR="00C602C5" w:rsidRPr="001200DB" w:rsidRDefault="00C602C5" w:rsidP="008670F3">
            <w:pPr>
              <w:rPr>
                <w:sz w:val="20"/>
                <w:szCs w:val="20"/>
              </w:rPr>
            </w:pPr>
            <w:r w:rsidRPr="001200DB">
              <w:rPr>
                <w:sz w:val="20"/>
                <w:szCs w:val="20"/>
                <w:lang w:val="ru"/>
              </w:rPr>
              <w:t>Очень часто (34,1%)</w:t>
            </w:r>
          </w:p>
        </w:tc>
        <w:tc>
          <w:tcPr>
            <w:tcW w:w="990" w:type="pct"/>
            <w:tcBorders>
              <w:top w:val="single" w:sz="4" w:space="0" w:color="auto"/>
              <w:left w:val="single" w:sz="4" w:space="0" w:color="auto"/>
              <w:right w:val="single" w:sz="4" w:space="0" w:color="auto"/>
            </w:tcBorders>
            <w:shd w:val="clear" w:color="auto" w:fill="FFFFFF"/>
            <w:vAlign w:val="center"/>
          </w:tcPr>
          <w:p w14:paraId="4CDD7F88" w14:textId="77777777" w:rsidR="00C602C5" w:rsidRPr="001200DB" w:rsidRDefault="00C602C5" w:rsidP="008670F3">
            <w:pPr>
              <w:jc w:val="center"/>
              <w:rPr>
                <w:sz w:val="20"/>
                <w:szCs w:val="20"/>
              </w:rPr>
            </w:pPr>
            <w:r w:rsidRPr="001200DB">
              <w:rPr>
                <w:sz w:val="20"/>
                <w:szCs w:val="20"/>
                <w:lang w:val="ru"/>
              </w:rPr>
              <w:t>0%</w:t>
            </w:r>
          </w:p>
        </w:tc>
      </w:tr>
      <w:tr w:rsidR="00C602C5" w:rsidRPr="001200DB" w14:paraId="28F9BBC5" w14:textId="77777777" w:rsidTr="008670F3">
        <w:trPr>
          <w:trHeight w:val="20"/>
        </w:trPr>
        <w:tc>
          <w:tcPr>
            <w:tcW w:w="1065" w:type="pct"/>
            <w:tcBorders>
              <w:left w:val="single" w:sz="4" w:space="0" w:color="auto"/>
            </w:tcBorders>
            <w:shd w:val="clear" w:color="auto" w:fill="FFFFFF"/>
            <w:vAlign w:val="center"/>
          </w:tcPr>
          <w:p w14:paraId="089331AC" w14:textId="77777777" w:rsidR="00C602C5" w:rsidRPr="001200DB" w:rsidRDefault="00C602C5" w:rsidP="008670F3">
            <w:pPr>
              <w:rPr>
                <w:sz w:val="20"/>
                <w:szCs w:val="20"/>
              </w:rPr>
            </w:pPr>
          </w:p>
        </w:tc>
        <w:tc>
          <w:tcPr>
            <w:tcW w:w="1610" w:type="pct"/>
            <w:tcBorders>
              <w:left w:val="single" w:sz="4" w:space="0" w:color="auto"/>
            </w:tcBorders>
            <w:shd w:val="clear" w:color="auto" w:fill="FFFFFF"/>
            <w:vAlign w:val="center"/>
          </w:tcPr>
          <w:p w14:paraId="11E545FD" w14:textId="77777777" w:rsidR="00C602C5" w:rsidRPr="001200DB" w:rsidRDefault="00C602C5" w:rsidP="008670F3">
            <w:pPr>
              <w:rPr>
                <w:sz w:val="20"/>
                <w:szCs w:val="20"/>
              </w:rPr>
            </w:pPr>
            <w:r w:rsidRPr="001200DB">
              <w:rPr>
                <w:sz w:val="20"/>
                <w:szCs w:val="20"/>
                <w:lang w:val="ru"/>
              </w:rPr>
              <w:t>Ушиб</w:t>
            </w:r>
          </w:p>
        </w:tc>
        <w:tc>
          <w:tcPr>
            <w:tcW w:w="1335" w:type="pct"/>
            <w:tcBorders>
              <w:left w:val="single" w:sz="4" w:space="0" w:color="auto"/>
            </w:tcBorders>
            <w:shd w:val="clear" w:color="auto" w:fill="FFFFFF"/>
            <w:vAlign w:val="center"/>
          </w:tcPr>
          <w:p w14:paraId="23BABEB9" w14:textId="77777777" w:rsidR="00C602C5" w:rsidRPr="001200DB" w:rsidRDefault="00C602C5" w:rsidP="008670F3">
            <w:pPr>
              <w:rPr>
                <w:sz w:val="20"/>
                <w:szCs w:val="20"/>
              </w:rPr>
            </w:pPr>
            <w:r w:rsidRPr="001200DB">
              <w:rPr>
                <w:sz w:val="20"/>
                <w:szCs w:val="20"/>
                <w:lang w:val="ru"/>
              </w:rPr>
              <w:t>Очень часто (21,7%)</w:t>
            </w:r>
          </w:p>
        </w:tc>
        <w:tc>
          <w:tcPr>
            <w:tcW w:w="990" w:type="pct"/>
            <w:tcBorders>
              <w:left w:val="single" w:sz="4" w:space="0" w:color="auto"/>
              <w:right w:val="single" w:sz="4" w:space="0" w:color="auto"/>
            </w:tcBorders>
            <w:shd w:val="clear" w:color="auto" w:fill="FFFFFF"/>
            <w:vAlign w:val="center"/>
          </w:tcPr>
          <w:p w14:paraId="4E338171" w14:textId="77777777" w:rsidR="00C602C5" w:rsidRPr="001200DB" w:rsidRDefault="00C602C5" w:rsidP="008670F3">
            <w:pPr>
              <w:jc w:val="center"/>
              <w:rPr>
                <w:sz w:val="20"/>
                <w:szCs w:val="20"/>
              </w:rPr>
            </w:pPr>
            <w:r w:rsidRPr="001200DB">
              <w:rPr>
                <w:sz w:val="20"/>
                <w:szCs w:val="20"/>
                <w:lang w:val="ru"/>
              </w:rPr>
              <w:t>0%</w:t>
            </w:r>
          </w:p>
        </w:tc>
      </w:tr>
      <w:tr w:rsidR="00C602C5" w:rsidRPr="001200DB" w14:paraId="5BEA49C3" w14:textId="77777777" w:rsidTr="008670F3">
        <w:trPr>
          <w:trHeight w:val="20"/>
        </w:trPr>
        <w:tc>
          <w:tcPr>
            <w:tcW w:w="1065" w:type="pct"/>
            <w:tcBorders>
              <w:left w:val="single" w:sz="4" w:space="0" w:color="auto"/>
            </w:tcBorders>
            <w:shd w:val="clear" w:color="auto" w:fill="FFFFFF"/>
            <w:vAlign w:val="center"/>
          </w:tcPr>
          <w:p w14:paraId="0FA547BD" w14:textId="77777777" w:rsidR="00C602C5" w:rsidRPr="001200DB" w:rsidRDefault="00C602C5" w:rsidP="008670F3">
            <w:pPr>
              <w:rPr>
                <w:sz w:val="20"/>
                <w:szCs w:val="20"/>
              </w:rPr>
            </w:pPr>
          </w:p>
        </w:tc>
        <w:tc>
          <w:tcPr>
            <w:tcW w:w="1610" w:type="pct"/>
            <w:tcBorders>
              <w:left w:val="single" w:sz="4" w:space="0" w:color="auto"/>
            </w:tcBorders>
            <w:shd w:val="clear" w:color="auto" w:fill="FFFFFF"/>
            <w:vAlign w:val="center"/>
          </w:tcPr>
          <w:p w14:paraId="52BDE8F6" w14:textId="77777777" w:rsidR="00C602C5" w:rsidRPr="001200DB" w:rsidRDefault="00C602C5" w:rsidP="008670F3">
            <w:pPr>
              <w:rPr>
                <w:sz w:val="20"/>
                <w:szCs w:val="20"/>
              </w:rPr>
            </w:pPr>
            <w:r w:rsidRPr="001200DB">
              <w:rPr>
                <w:sz w:val="20"/>
                <w:szCs w:val="20"/>
                <w:lang w:val="ru"/>
              </w:rPr>
              <w:t>Петехии</w:t>
            </w:r>
          </w:p>
        </w:tc>
        <w:tc>
          <w:tcPr>
            <w:tcW w:w="1335" w:type="pct"/>
            <w:tcBorders>
              <w:left w:val="single" w:sz="4" w:space="0" w:color="auto"/>
            </w:tcBorders>
            <w:shd w:val="clear" w:color="auto" w:fill="FFFFFF"/>
            <w:vAlign w:val="center"/>
          </w:tcPr>
          <w:p w14:paraId="5A9F1442" w14:textId="77777777" w:rsidR="00C602C5" w:rsidRPr="001200DB" w:rsidRDefault="00C602C5" w:rsidP="008670F3">
            <w:pPr>
              <w:rPr>
                <w:sz w:val="20"/>
                <w:szCs w:val="20"/>
              </w:rPr>
            </w:pPr>
            <w:r w:rsidRPr="001200DB">
              <w:rPr>
                <w:sz w:val="20"/>
                <w:szCs w:val="20"/>
                <w:lang w:val="ru"/>
              </w:rPr>
              <w:t>Очень часто (10,7%)</w:t>
            </w:r>
          </w:p>
        </w:tc>
        <w:tc>
          <w:tcPr>
            <w:tcW w:w="990" w:type="pct"/>
            <w:tcBorders>
              <w:left w:val="single" w:sz="4" w:space="0" w:color="auto"/>
              <w:right w:val="single" w:sz="4" w:space="0" w:color="auto"/>
            </w:tcBorders>
            <w:shd w:val="clear" w:color="auto" w:fill="FFFFFF"/>
            <w:vAlign w:val="center"/>
          </w:tcPr>
          <w:p w14:paraId="23D92196" w14:textId="77777777" w:rsidR="00C602C5" w:rsidRPr="001200DB" w:rsidRDefault="00C602C5" w:rsidP="008670F3">
            <w:pPr>
              <w:jc w:val="center"/>
              <w:rPr>
                <w:sz w:val="20"/>
                <w:szCs w:val="20"/>
              </w:rPr>
            </w:pPr>
            <w:r w:rsidRPr="001200DB">
              <w:rPr>
                <w:sz w:val="20"/>
                <w:szCs w:val="20"/>
                <w:lang w:val="ru"/>
              </w:rPr>
              <w:t>0%</w:t>
            </w:r>
          </w:p>
        </w:tc>
      </w:tr>
      <w:tr w:rsidR="00C602C5" w:rsidRPr="001200DB" w14:paraId="55714725" w14:textId="77777777" w:rsidTr="008670F3">
        <w:trPr>
          <w:trHeight w:val="20"/>
        </w:trPr>
        <w:tc>
          <w:tcPr>
            <w:tcW w:w="1065" w:type="pct"/>
            <w:vMerge w:val="restart"/>
            <w:tcBorders>
              <w:left w:val="single" w:sz="4" w:space="0" w:color="auto"/>
            </w:tcBorders>
            <w:shd w:val="clear" w:color="auto" w:fill="FFFFFF"/>
            <w:vAlign w:val="center"/>
          </w:tcPr>
          <w:p w14:paraId="461CA89D" w14:textId="77777777" w:rsidR="00C602C5" w:rsidRPr="001200DB" w:rsidRDefault="00C602C5" w:rsidP="008670F3">
            <w:pPr>
              <w:rPr>
                <w:sz w:val="20"/>
                <w:szCs w:val="20"/>
              </w:rPr>
            </w:pPr>
            <w:r w:rsidRPr="001200DB">
              <w:rPr>
                <w:b/>
                <w:bCs/>
                <w:sz w:val="20"/>
                <w:szCs w:val="20"/>
                <w:lang w:val="ru"/>
              </w:rPr>
              <w:t>Нарушения со стороны сосудов</w:t>
            </w:r>
          </w:p>
        </w:tc>
        <w:tc>
          <w:tcPr>
            <w:tcW w:w="1610" w:type="pct"/>
            <w:tcBorders>
              <w:left w:val="single" w:sz="4" w:space="0" w:color="auto"/>
            </w:tcBorders>
            <w:shd w:val="clear" w:color="auto" w:fill="FFFFFF"/>
            <w:vAlign w:val="center"/>
          </w:tcPr>
          <w:p w14:paraId="547D62A7" w14:textId="77777777" w:rsidR="00C602C5" w:rsidRPr="001200DB" w:rsidRDefault="00C602C5" w:rsidP="008670F3">
            <w:pPr>
              <w:rPr>
                <w:sz w:val="20"/>
                <w:szCs w:val="20"/>
              </w:rPr>
            </w:pPr>
            <w:r w:rsidRPr="001200DB">
              <w:rPr>
                <w:sz w:val="20"/>
                <w:szCs w:val="20"/>
                <w:lang w:val="ru"/>
              </w:rPr>
              <w:t>Экхимозы</w:t>
            </w:r>
          </w:p>
        </w:tc>
        <w:tc>
          <w:tcPr>
            <w:tcW w:w="1335" w:type="pct"/>
            <w:tcBorders>
              <w:left w:val="single" w:sz="4" w:space="0" w:color="auto"/>
            </w:tcBorders>
            <w:shd w:val="clear" w:color="auto" w:fill="FFFFFF"/>
            <w:vAlign w:val="center"/>
          </w:tcPr>
          <w:p w14:paraId="693E95C7" w14:textId="77777777" w:rsidR="00C602C5" w:rsidRPr="001200DB" w:rsidRDefault="00C602C5" w:rsidP="008670F3">
            <w:pPr>
              <w:rPr>
                <w:sz w:val="20"/>
                <w:szCs w:val="20"/>
              </w:rPr>
            </w:pPr>
            <w:r w:rsidRPr="001200DB">
              <w:rPr>
                <w:sz w:val="20"/>
                <w:szCs w:val="20"/>
                <w:lang w:val="ru"/>
              </w:rPr>
              <w:t>Часто (6,3%)</w:t>
            </w:r>
          </w:p>
        </w:tc>
        <w:tc>
          <w:tcPr>
            <w:tcW w:w="990" w:type="pct"/>
            <w:tcBorders>
              <w:left w:val="single" w:sz="4" w:space="0" w:color="auto"/>
              <w:right w:val="single" w:sz="4" w:space="0" w:color="auto"/>
            </w:tcBorders>
            <w:shd w:val="clear" w:color="auto" w:fill="FFFFFF"/>
            <w:vAlign w:val="center"/>
          </w:tcPr>
          <w:p w14:paraId="2104EFD3" w14:textId="77777777" w:rsidR="00C602C5" w:rsidRPr="001200DB" w:rsidRDefault="00C602C5" w:rsidP="008670F3">
            <w:pPr>
              <w:jc w:val="center"/>
              <w:rPr>
                <w:sz w:val="20"/>
                <w:szCs w:val="20"/>
              </w:rPr>
            </w:pPr>
            <w:r w:rsidRPr="001200DB">
              <w:rPr>
                <w:sz w:val="20"/>
                <w:szCs w:val="20"/>
                <w:lang w:val="ru"/>
              </w:rPr>
              <w:t>0%</w:t>
            </w:r>
          </w:p>
        </w:tc>
      </w:tr>
      <w:tr w:rsidR="00C602C5" w:rsidRPr="001200DB" w14:paraId="7F6EA1F7" w14:textId="77777777" w:rsidTr="008670F3">
        <w:trPr>
          <w:trHeight w:val="20"/>
        </w:trPr>
        <w:tc>
          <w:tcPr>
            <w:tcW w:w="1065" w:type="pct"/>
            <w:vMerge/>
            <w:tcBorders>
              <w:left w:val="single" w:sz="4" w:space="0" w:color="auto"/>
            </w:tcBorders>
            <w:shd w:val="clear" w:color="auto" w:fill="FFFFFF"/>
            <w:vAlign w:val="center"/>
          </w:tcPr>
          <w:p w14:paraId="75C339F1" w14:textId="77777777" w:rsidR="00C602C5" w:rsidRPr="001200DB" w:rsidRDefault="00C602C5" w:rsidP="008670F3">
            <w:pPr>
              <w:rPr>
                <w:sz w:val="20"/>
                <w:szCs w:val="20"/>
              </w:rPr>
            </w:pPr>
          </w:p>
        </w:tc>
        <w:tc>
          <w:tcPr>
            <w:tcW w:w="1610" w:type="pct"/>
            <w:tcBorders>
              <w:top w:val="single" w:sz="4" w:space="0" w:color="auto"/>
              <w:left w:val="single" w:sz="4" w:space="0" w:color="auto"/>
            </w:tcBorders>
            <w:shd w:val="clear" w:color="auto" w:fill="FFFFFF"/>
            <w:vAlign w:val="center"/>
          </w:tcPr>
          <w:p w14:paraId="5D92DB25" w14:textId="77777777" w:rsidR="00C602C5" w:rsidRPr="001200DB" w:rsidRDefault="00C602C5" w:rsidP="008670F3">
            <w:pPr>
              <w:rPr>
                <w:sz w:val="20"/>
                <w:szCs w:val="20"/>
              </w:rPr>
            </w:pPr>
            <w:r w:rsidRPr="001200DB">
              <w:rPr>
                <w:sz w:val="20"/>
                <w:szCs w:val="20"/>
                <w:lang w:val="ru"/>
              </w:rPr>
              <w:t>Кровоизлияние/гематома</w:t>
            </w:r>
            <w:r w:rsidRPr="001200DB">
              <w:rPr>
                <w:b/>
                <w:bCs/>
                <w:sz w:val="20"/>
                <w:szCs w:val="20"/>
                <w:vertAlign w:val="superscript"/>
                <w:lang w:val="ru"/>
              </w:rPr>
              <w:t>†</w:t>
            </w:r>
          </w:p>
        </w:tc>
        <w:tc>
          <w:tcPr>
            <w:tcW w:w="1335" w:type="pct"/>
            <w:tcBorders>
              <w:top w:val="single" w:sz="4" w:space="0" w:color="auto"/>
              <w:left w:val="single" w:sz="4" w:space="0" w:color="auto"/>
            </w:tcBorders>
            <w:shd w:val="clear" w:color="auto" w:fill="FFFFFF"/>
            <w:vAlign w:val="center"/>
          </w:tcPr>
          <w:p w14:paraId="65EDF960" w14:textId="77777777" w:rsidR="00C602C5" w:rsidRPr="001200DB" w:rsidRDefault="00C602C5" w:rsidP="008670F3">
            <w:pPr>
              <w:rPr>
                <w:sz w:val="20"/>
                <w:szCs w:val="20"/>
              </w:rPr>
            </w:pPr>
            <w:r w:rsidRPr="001200DB">
              <w:rPr>
                <w:sz w:val="20"/>
                <w:szCs w:val="20"/>
                <w:lang w:val="ru"/>
              </w:rPr>
              <w:t>Очень часто (12,6%)</w:t>
            </w:r>
          </w:p>
        </w:tc>
        <w:tc>
          <w:tcPr>
            <w:tcW w:w="990" w:type="pct"/>
            <w:tcBorders>
              <w:top w:val="single" w:sz="4" w:space="0" w:color="auto"/>
              <w:left w:val="single" w:sz="4" w:space="0" w:color="auto"/>
              <w:right w:val="single" w:sz="4" w:space="0" w:color="auto"/>
            </w:tcBorders>
            <w:shd w:val="clear" w:color="auto" w:fill="FFFFFF"/>
            <w:vAlign w:val="center"/>
          </w:tcPr>
          <w:p w14:paraId="7584B708" w14:textId="77777777" w:rsidR="00C602C5" w:rsidRPr="001200DB" w:rsidRDefault="00C602C5" w:rsidP="008670F3">
            <w:pPr>
              <w:jc w:val="center"/>
              <w:rPr>
                <w:sz w:val="20"/>
                <w:szCs w:val="20"/>
              </w:rPr>
            </w:pPr>
            <w:r w:rsidRPr="001200DB">
              <w:rPr>
                <w:sz w:val="20"/>
                <w:szCs w:val="20"/>
                <w:lang w:val="ru"/>
              </w:rPr>
              <w:t>1,8%</w:t>
            </w:r>
          </w:p>
        </w:tc>
      </w:tr>
      <w:tr w:rsidR="00C602C5" w:rsidRPr="001200DB" w14:paraId="4AEE85BB" w14:textId="77777777" w:rsidTr="008670F3">
        <w:trPr>
          <w:trHeight w:val="20"/>
        </w:trPr>
        <w:tc>
          <w:tcPr>
            <w:tcW w:w="1065" w:type="pct"/>
            <w:tcBorders>
              <w:left w:val="single" w:sz="4" w:space="0" w:color="auto"/>
            </w:tcBorders>
            <w:shd w:val="clear" w:color="auto" w:fill="FFFFFF"/>
            <w:vAlign w:val="center"/>
          </w:tcPr>
          <w:p w14:paraId="52488EDE" w14:textId="77777777" w:rsidR="00C602C5" w:rsidRPr="001200DB" w:rsidRDefault="00C602C5" w:rsidP="008670F3">
            <w:pPr>
              <w:rPr>
                <w:sz w:val="20"/>
                <w:szCs w:val="20"/>
              </w:rPr>
            </w:pPr>
          </w:p>
        </w:tc>
        <w:tc>
          <w:tcPr>
            <w:tcW w:w="1610" w:type="pct"/>
            <w:tcBorders>
              <w:left w:val="single" w:sz="4" w:space="0" w:color="auto"/>
            </w:tcBorders>
            <w:shd w:val="clear" w:color="auto" w:fill="FFFFFF"/>
            <w:vAlign w:val="center"/>
          </w:tcPr>
          <w:p w14:paraId="449DCA84" w14:textId="77777777" w:rsidR="00C602C5" w:rsidRPr="001200DB" w:rsidRDefault="00C602C5" w:rsidP="008670F3">
            <w:pPr>
              <w:rPr>
                <w:sz w:val="20"/>
                <w:szCs w:val="20"/>
              </w:rPr>
            </w:pPr>
            <w:r w:rsidRPr="001200DB">
              <w:rPr>
                <w:sz w:val="20"/>
                <w:szCs w:val="20"/>
                <w:lang w:val="ru"/>
              </w:rPr>
              <w:t>Желудочно-кишечное кровотечение</w:t>
            </w:r>
          </w:p>
        </w:tc>
        <w:tc>
          <w:tcPr>
            <w:tcW w:w="1335" w:type="pct"/>
            <w:tcBorders>
              <w:left w:val="single" w:sz="4" w:space="0" w:color="auto"/>
            </w:tcBorders>
            <w:shd w:val="clear" w:color="auto" w:fill="FFFFFF"/>
            <w:vAlign w:val="center"/>
          </w:tcPr>
          <w:p w14:paraId="746F0B0F" w14:textId="77777777" w:rsidR="00C602C5" w:rsidRPr="001200DB" w:rsidRDefault="00C602C5" w:rsidP="008670F3">
            <w:pPr>
              <w:rPr>
                <w:sz w:val="20"/>
                <w:szCs w:val="20"/>
              </w:rPr>
            </w:pPr>
            <w:r w:rsidRPr="001200DB">
              <w:rPr>
                <w:sz w:val="20"/>
                <w:szCs w:val="20"/>
                <w:lang w:val="ru"/>
              </w:rPr>
              <w:t>Часто (2,3%)</w:t>
            </w:r>
          </w:p>
        </w:tc>
        <w:tc>
          <w:tcPr>
            <w:tcW w:w="990" w:type="pct"/>
            <w:tcBorders>
              <w:left w:val="single" w:sz="4" w:space="0" w:color="auto"/>
              <w:right w:val="single" w:sz="4" w:space="0" w:color="auto"/>
            </w:tcBorders>
            <w:shd w:val="clear" w:color="auto" w:fill="FFFFFF"/>
            <w:vAlign w:val="center"/>
          </w:tcPr>
          <w:p w14:paraId="630827DF" w14:textId="77777777" w:rsidR="00C602C5" w:rsidRPr="001200DB" w:rsidRDefault="00C602C5" w:rsidP="008670F3">
            <w:pPr>
              <w:jc w:val="center"/>
              <w:rPr>
                <w:sz w:val="20"/>
                <w:szCs w:val="20"/>
              </w:rPr>
            </w:pPr>
            <w:r w:rsidRPr="001200DB">
              <w:rPr>
                <w:sz w:val="20"/>
                <w:szCs w:val="20"/>
                <w:lang w:val="ru"/>
              </w:rPr>
              <w:t>0,6%</w:t>
            </w:r>
          </w:p>
        </w:tc>
      </w:tr>
      <w:tr w:rsidR="00C602C5" w:rsidRPr="001200DB" w14:paraId="4B0DEA81" w14:textId="77777777" w:rsidTr="008670F3">
        <w:trPr>
          <w:trHeight w:val="20"/>
        </w:trPr>
        <w:tc>
          <w:tcPr>
            <w:tcW w:w="1065" w:type="pct"/>
            <w:vMerge w:val="restart"/>
            <w:tcBorders>
              <w:left w:val="single" w:sz="4" w:space="0" w:color="auto"/>
            </w:tcBorders>
            <w:shd w:val="clear" w:color="auto" w:fill="FFFFFF"/>
            <w:vAlign w:val="center"/>
          </w:tcPr>
          <w:p w14:paraId="3B8D2A1B" w14:textId="77777777" w:rsidR="00C602C5" w:rsidRPr="001200DB" w:rsidRDefault="00C602C5" w:rsidP="008670F3">
            <w:pPr>
              <w:rPr>
                <w:sz w:val="20"/>
                <w:szCs w:val="20"/>
              </w:rPr>
            </w:pPr>
          </w:p>
        </w:tc>
        <w:tc>
          <w:tcPr>
            <w:tcW w:w="1610" w:type="pct"/>
            <w:tcBorders>
              <w:left w:val="single" w:sz="4" w:space="0" w:color="auto"/>
            </w:tcBorders>
            <w:shd w:val="clear" w:color="auto" w:fill="FFFFFF"/>
            <w:vAlign w:val="center"/>
          </w:tcPr>
          <w:p w14:paraId="3195191D" w14:textId="77777777" w:rsidR="00C602C5" w:rsidRPr="001200DB" w:rsidRDefault="00C602C5" w:rsidP="008670F3">
            <w:pPr>
              <w:rPr>
                <w:sz w:val="20"/>
                <w:szCs w:val="20"/>
              </w:rPr>
            </w:pPr>
            <w:r w:rsidRPr="001200DB">
              <w:rPr>
                <w:sz w:val="20"/>
                <w:szCs w:val="20"/>
                <w:lang w:val="ru"/>
              </w:rPr>
              <w:t>Внутричерепное кровоизлияние</w:t>
            </w:r>
          </w:p>
        </w:tc>
        <w:tc>
          <w:tcPr>
            <w:tcW w:w="1335" w:type="pct"/>
            <w:tcBorders>
              <w:left w:val="single" w:sz="4" w:space="0" w:color="auto"/>
            </w:tcBorders>
            <w:shd w:val="clear" w:color="auto" w:fill="FFFFFF"/>
            <w:vAlign w:val="center"/>
          </w:tcPr>
          <w:p w14:paraId="3FF13611" w14:textId="77777777" w:rsidR="00C602C5" w:rsidRPr="001200DB" w:rsidRDefault="00C602C5" w:rsidP="008670F3">
            <w:pPr>
              <w:rPr>
                <w:sz w:val="20"/>
                <w:szCs w:val="20"/>
              </w:rPr>
            </w:pPr>
            <w:r w:rsidRPr="001200DB">
              <w:rPr>
                <w:sz w:val="20"/>
                <w:szCs w:val="20"/>
                <w:lang w:val="ru"/>
              </w:rPr>
              <w:t>Часто (1%)</w:t>
            </w:r>
          </w:p>
        </w:tc>
        <w:tc>
          <w:tcPr>
            <w:tcW w:w="990" w:type="pct"/>
            <w:tcBorders>
              <w:left w:val="single" w:sz="4" w:space="0" w:color="auto"/>
              <w:right w:val="single" w:sz="4" w:space="0" w:color="auto"/>
            </w:tcBorders>
            <w:shd w:val="clear" w:color="auto" w:fill="FFFFFF"/>
            <w:vAlign w:val="center"/>
          </w:tcPr>
          <w:p w14:paraId="23B3FD6C" w14:textId="77777777" w:rsidR="00C602C5" w:rsidRPr="001200DB" w:rsidRDefault="00C602C5" w:rsidP="008670F3">
            <w:pPr>
              <w:jc w:val="center"/>
              <w:rPr>
                <w:sz w:val="20"/>
                <w:szCs w:val="20"/>
              </w:rPr>
            </w:pPr>
            <w:r w:rsidRPr="001200DB">
              <w:rPr>
                <w:sz w:val="20"/>
                <w:szCs w:val="20"/>
                <w:lang w:val="ru"/>
              </w:rPr>
              <w:t>0,5%</w:t>
            </w:r>
          </w:p>
        </w:tc>
      </w:tr>
      <w:tr w:rsidR="00C602C5" w:rsidRPr="001200DB" w14:paraId="629C9F0B" w14:textId="77777777" w:rsidTr="008670F3">
        <w:trPr>
          <w:trHeight w:val="20"/>
        </w:trPr>
        <w:tc>
          <w:tcPr>
            <w:tcW w:w="1065" w:type="pct"/>
            <w:vMerge/>
            <w:tcBorders>
              <w:left w:val="single" w:sz="4" w:space="0" w:color="auto"/>
            </w:tcBorders>
            <w:shd w:val="clear" w:color="auto" w:fill="FFFFFF"/>
            <w:vAlign w:val="center"/>
          </w:tcPr>
          <w:p w14:paraId="6FEA41A2" w14:textId="77777777" w:rsidR="00C602C5" w:rsidRPr="001200DB" w:rsidRDefault="00C602C5" w:rsidP="008670F3">
            <w:pPr>
              <w:rPr>
                <w:sz w:val="20"/>
                <w:szCs w:val="20"/>
              </w:rPr>
            </w:pPr>
          </w:p>
        </w:tc>
        <w:tc>
          <w:tcPr>
            <w:tcW w:w="1610" w:type="pct"/>
            <w:tcBorders>
              <w:top w:val="single" w:sz="4" w:space="0" w:color="auto"/>
              <w:left w:val="single" w:sz="4" w:space="0" w:color="auto"/>
            </w:tcBorders>
            <w:shd w:val="clear" w:color="auto" w:fill="FFFFFF"/>
            <w:vAlign w:val="center"/>
          </w:tcPr>
          <w:p w14:paraId="08E4DDD7" w14:textId="77777777" w:rsidR="00C602C5" w:rsidRPr="001200DB" w:rsidRDefault="00C602C5" w:rsidP="008670F3">
            <w:pPr>
              <w:rPr>
                <w:sz w:val="20"/>
                <w:szCs w:val="20"/>
              </w:rPr>
            </w:pPr>
            <w:r w:rsidRPr="001200DB">
              <w:rPr>
                <w:sz w:val="20"/>
                <w:szCs w:val="20"/>
                <w:lang w:val="ru"/>
              </w:rPr>
              <w:t>Носовое кровотечение</w:t>
            </w:r>
          </w:p>
        </w:tc>
        <w:tc>
          <w:tcPr>
            <w:tcW w:w="1335" w:type="pct"/>
            <w:tcBorders>
              <w:top w:val="single" w:sz="4" w:space="0" w:color="auto"/>
              <w:left w:val="single" w:sz="4" w:space="0" w:color="auto"/>
            </w:tcBorders>
            <w:shd w:val="clear" w:color="auto" w:fill="FFFFFF"/>
            <w:vAlign w:val="center"/>
          </w:tcPr>
          <w:p w14:paraId="4F1F297E" w14:textId="77777777" w:rsidR="00C602C5" w:rsidRPr="001200DB" w:rsidRDefault="00C602C5" w:rsidP="008670F3">
            <w:pPr>
              <w:rPr>
                <w:sz w:val="20"/>
                <w:szCs w:val="20"/>
              </w:rPr>
            </w:pPr>
            <w:r w:rsidRPr="001200DB">
              <w:rPr>
                <w:sz w:val="20"/>
                <w:szCs w:val="20"/>
                <w:lang w:val="ru"/>
              </w:rPr>
              <w:t>Часто (7%)</w:t>
            </w:r>
          </w:p>
        </w:tc>
        <w:tc>
          <w:tcPr>
            <w:tcW w:w="990" w:type="pct"/>
            <w:tcBorders>
              <w:top w:val="single" w:sz="4" w:space="0" w:color="auto"/>
              <w:left w:val="single" w:sz="4" w:space="0" w:color="auto"/>
              <w:right w:val="single" w:sz="4" w:space="0" w:color="auto"/>
            </w:tcBorders>
            <w:shd w:val="clear" w:color="auto" w:fill="FFFFFF"/>
            <w:vAlign w:val="center"/>
          </w:tcPr>
          <w:p w14:paraId="79879CF0" w14:textId="77777777" w:rsidR="00C602C5" w:rsidRPr="001200DB" w:rsidRDefault="00C602C5" w:rsidP="008670F3">
            <w:pPr>
              <w:jc w:val="center"/>
              <w:rPr>
                <w:sz w:val="20"/>
                <w:szCs w:val="20"/>
              </w:rPr>
            </w:pPr>
            <w:r w:rsidRPr="001200DB">
              <w:rPr>
                <w:sz w:val="20"/>
                <w:szCs w:val="20"/>
                <w:lang w:val="ru"/>
              </w:rPr>
              <w:t>0,3%</w:t>
            </w:r>
          </w:p>
        </w:tc>
      </w:tr>
      <w:tr w:rsidR="00C602C5" w:rsidRPr="001200DB" w14:paraId="41CA5761" w14:textId="77777777" w:rsidTr="008670F3">
        <w:trPr>
          <w:trHeight w:val="20"/>
        </w:trPr>
        <w:tc>
          <w:tcPr>
            <w:tcW w:w="1065" w:type="pct"/>
            <w:vMerge w:val="restart"/>
            <w:tcBorders>
              <w:top w:val="single" w:sz="4" w:space="0" w:color="auto"/>
              <w:left w:val="single" w:sz="4" w:space="0" w:color="auto"/>
            </w:tcBorders>
            <w:shd w:val="clear" w:color="auto" w:fill="FFFFFF"/>
            <w:vAlign w:val="center"/>
          </w:tcPr>
          <w:p w14:paraId="2D8E4C94" w14:textId="77777777" w:rsidR="00C602C5" w:rsidRPr="008B7AE2" w:rsidRDefault="00C602C5" w:rsidP="008670F3">
            <w:pPr>
              <w:rPr>
                <w:sz w:val="20"/>
                <w:szCs w:val="20"/>
              </w:rPr>
            </w:pPr>
            <w:r w:rsidRPr="001200DB">
              <w:rPr>
                <w:b/>
                <w:bCs/>
                <w:sz w:val="20"/>
                <w:szCs w:val="20"/>
                <w:lang w:val="ru"/>
              </w:rPr>
              <w:t>Нарушения со стороны желудочно-кишечного тракта</w:t>
            </w:r>
          </w:p>
        </w:tc>
        <w:tc>
          <w:tcPr>
            <w:tcW w:w="1610" w:type="pct"/>
            <w:tcBorders>
              <w:top w:val="single" w:sz="4" w:space="0" w:color="auto"/>
              <w:left w:val="single" w:sz="4" w:space="0" w:color="auto"/>
            </w:tcBorders>
            <w:shd w:val="clear" w:color="auto" w:fill="FFFFFF"/>
            <w:vAlign w:val="center"/>
          </w:tcPr>
          <w:p w14:paraId="471C8C9A" w14:textId="77777777" w:rsidR="00C602C5" w:rsidRPr="001200DB" w:rsidRDefault="00C602C5" w:rsidP="008670F3">
            <w:pPr>
              <w:rPr>
                <w:sz w:val="20"/>
                <w:szCs w:val="20"/>
              </w:rPr>
            </w:pPr>
            <w:r w:rsidRPr="001200DB">
              <w:rPr>
                <w:sz w:val="20"/>
                <w:szCs w:val="20"/>
                <w:lang w:val="ru"/>
              </w:rPr>
              <w:t>Диарея</w:t>
            </w:r>
          </w:p>
        </w:tc>
        <w:tc>
          <w:tcPr>
            <w:tcW w:w="1335" w:type="pct"/>
            <w:tcBorders>
              <w:top w:val="single" w:sz="4" w:space="0" w:color="auto"/>
              <w:left w:val="single" w:sz="4" w:space="0" w:color="auto"/>
            </w:tcBorders>
            <w:shd w:val="clear" w:color="auto" w:fill="FFFFFF"/>
            <w:vAlign w:val="center"/>
          </w:tcPr>
          <w:p w14:paraId="2D4ACAAF" w14:textId="77777777" w:rsidR="00C602C5" w:rsidRPr="001200DB" w:rsidRDefault="00C602C5" w:rsidP="008670F3">
            <w:pPr>
              <w:rPr>
                <w:sz w:val="20"/>
                <w:szCs w:val="20"/>
              </w:rPr>
            </w:pPr>
            <w:r w:rsidRPr="001200DB">
              <w:rPr>
                <w:sz w:val="20"/>
                <w:szCs w:val="20"/>
                <w:lang w:val="ru"/>
              </w:rPr>
              <w:t>Очень часто (36,7%)</w:t>
            </w:r>
          </w:p>
        </w:tc>
        <w:tc>
          <w:tcPr>
            <w:tcW w:w="990" w:type="pct"/>
            <w:tcBorders>
              <w:top w:val="single" w:sz="4" w:space="0" w:color="auto"/>
              <w:left w:val="single" w:sz="4" w:space="0" w:color="auto"/>
              <w:right w:val="single" w:sz="4" w:space="0" w:color="auto"/>
            </w:tcBorders>
            <w:shd w:val="clear" w:color="auto" w:fill="FFFFFF"/>
            <w:vAlign w:val="center"/>
          </w:tcPr>
          <w:p w14:paraId="294E7424" w14:textId="77777777" w:rsidR="00C602C5" w:rsidRPr="001200DB" w:rsidRDefault="00C602C5" w:rsidP="008670F3">
            <w:pPr>
              <w:jc w:val="center"/>
              <w:rPr>
                <w:sz w:val="20"/>
                <w:szCs w:val="20"/>
              </w:rPr>
            </w:pPr>
            <w:r w:rsidRPr="001200DB">
              <w:rPr>
                <w:sz w:val="20"/>
                <w:szCs w:val="20"/>
                <w:lang w:val="ru"/>
              </w:rPr>
              <w:t>2,6%</w:t>
            </w:r>
          </w:p>
        </w:tc>
      </w:tr>
      <w:tr w:rsidR="00C602C5" w:rsidRPr="001200DB" w14:paraId="3F999CB7" w14:textId="77777777" w:rsidTr="008670F3">
        <w:trPr>
          <w:trHeight w:val="20"/>
        </w:trPr>
        <w:tc>
          <w:tcPr>
            <w:tcW w:w="1065" w:type="pct"/>
            <w:vMerge/>
            <w:tcBorders>
              <w:left w:val="single" w:sz="4" w:space="0" w:color="auto"/>
            </w:tcBorders>
            <w:shd w:val="clear" w:color="auto" w:fill="FFFFFF"/>
            <w:vAlign w:val="center"/>
          </w:tcPr>
          <w:p w14:paraId="0A86F6F6" w14:textId="77777777" w:rsidR="00C602C5" w:rsidRPr="001200DB" w:rsidRDefault="00C602C5" w:rsidP="008670F3">
            <w:pPr>
              <w:rPr>
                <w:sz w:val="20"/>
                <w:szCs w:val="20"/>
              </w:rPr>
            </w:pPr>
          </w:p>
        </w:tc>
        <w:tc>
          <w:tcPr>
            <w:tcW w:w="1610" w:type="pct"/>
            <w:tcBorders>
              <w:top w:val="single" w:sz="4" w:space="0" w:color="auto"/>
              <w:left w:val="single" w:sz="4" w:space="0" w:color="auto"/>
            </w:tcBorders>
            <w:shd w:val="clear" w:color="auto" w:fill="FFFFFF"/>
            <w:vAlign w:val="center"/>
          </w:tcPr>
          <w:p w14:paraId="76BD0338" w14:textId="77777777" w:rsidR="00C602C5" w:rsidRPr="001200DB" w:rsidRDefault="00C602C5" w:rsidP="008670F3">
            <w:pPr>
              <w:rPr>
                <w:sz w:val="20"/>
                <w:szCs w:val="20"/>
              </w:rPr>
            </w:pPr>
            <w:r w:rsidRPr="001200DB">
              <w:rPr>
                <w:sz w:val="20"/>
                <w:szCs w:val="20"/>
                <w:lang w:val="ru"/>
              </w:rPr>
              <w:t>Тошнота</w:t>
            </w:r>
          </w:p>
        </w:tc>
        <w:tc>
          <w:tcPr>
            <w:tcW w:w="1335" w:type="pct"/>
            <w:tcBorders>
              <w:top w:val="single" w:sz="4" w:space="0" w:color="auto"/>
              <w:left w:val="single" w:sz="4" w:space="0" w:color="auto"/>
            </w:tcBorders>
            <w:shd w:val="clear" w:color="auto" w:fill="FFFFFF"/>
            <w:vAlign w:val="center"/>
          </w:tcPr>
          <w:p w14:paraId="4C3182F7" w14:textId="77777777" w:rsidR="00C602C5" w:rsidRPr="001200DB" w:rsidRDefault="00C602C5" w:rsidP="008670F3">
            <w:pPr>
              <w:rPr>
                <w:sz w:val="20"/>
                <w:szCs w:val="20"/>
              </w:rPr>
            </w:pPr>
            <w:r w:rsidRPr="001200DB">
              <w:rPr>
                <w:sz w:val="20"/>
                <w:szCs w:val="20"/>
                <w:lang w:val="ru"/>
              </w:rPr>
              <w:t>Очень часто (21,7%)</w:t>
            </w:r>
          </w:p>
        </w:tc>
        <w:tc>
          <w:tcPr>
            <w:tcW w:w="990" w:type="pct"/>
            <w:tcBorders>
              <w:top w:val="single" w:sz="4" w:space="0" w:color="auto"/>
              <w:left w:val="single" w:sz="4" w:space="0" w:color="auto"/>
              <w:right w:val="single" w:sz="4" w:space="0" w:color="auto"/>
            </w:tcBorders>
            <w:shd w:val="clear" w:color="auto" w:fill="FFFFFF"/>
            <w:vAlign w:val="center"/>
          </w:tcPr>
          <w:p w14:paraId="227A0EE1" w14:textId="77777777" w:rsidR="00C602C5" w:rsidRPr="001200DB" w:rsidRDefault="00C602C5" w:rsidP="008670F3">
            <w:pPr>
              <w:jc w:val="center"/>
              <w:rPr>
                <w:sz w:val="20"/>
                <w:szCs w:val="20"/>
              </w:rPr>
            </w:pPr>
            <w:r w:rsidRPr="001200DB">
              <w:rPr>
                <w:sz w:val="20"/>
                <w:szCs w:val="20"/>
                <w:lang w:val="ru"/>
              </w:rPr>
              <w:t>1,2%</w:t>
            </w:r>
          </w:p>
        </w:tc>
      </w:tr>
      <w:tr w:rsidR="00C602C5" w:rsidRPr="001200DB" w14:paraId="11CB5BE3" w14:textId="77777777" w:rsidTr="008670F3">
        <w:trPr>
          <w:trHeight w:val="20"/>
        </w:trPr>
        <w:tc>
          <w:tcPr>
            <w:tcW w:w="1065" w:type="pct"/>
            <w:vMerge/>
            <w:tcBorders>
              <w:left w:val="single" w:sz="4" w:space="0" w:color="auto"/>
            </w:tcBorders>
            <w:shd w:val="clear" w:color="auto" w:fill="FFFFFF"/>
            <w:vAlign w:val="center"/>
          </w:tcPr>
          <w:p w14:paraId="031DDD32" w14:textId="77777777" w:rsidR="00C602C5" w:rsidRPr="001200DB" w:rsidRDefault="00C602C5" w:rsidP="008670F3">
            <w:pPr>
              <w:rPr>
                <w:sz w:val="20"/>
                <w:szCs w:val="20"/>
              </w:rPr>
            </w:pPr>
          </w:p>
        </w:tc>
        <w:tc>
          <w:tcPr>
            <w:tcW w:w="1610" w:type="pct"/>
            <w:tcBorders>
              <w:top w:val="single" w:sz="4" w:space="0" w:color="auto"/>
              <w:left w:val="single" w:sz="4" w:space="0" w:color="auto"/>
            </w:tcBorders>
            <w:shd w:val="clear" w:color="auto" w:fill="FFFFFF"/>
            <w:vAlign w:val="center"/>
          </w:tcPr>
          <w:p w14:paraId="2BBB69EF" w14:textId="77777777" w:rsidR="00C602C5" w:rsidRPr="001200DB" w:rsidRDefault="00C602C5" w:rsidP="008670F3">
            <w:pPr>
              <w:rPr>
                <w:sz w:val="20"/>
                <w:szCs w:val="20"/>
              </w:rPr>
            </w:pPr>
            <w:r w:rsidRPr="001200DB">
              <w:rPr>
                <w:sz w:val="20"/>
                <w:szCs w:val="20"/>
                <w:lang w:val="ru"/>
              </w:rPr>
              <w:t>Запор</w:t>
            </w:r>
          </w:p>
        </w:tc>
        <w:tc>
          <w:tcPr>
            <w:tcW w:w="1335" w:type="pct"/>
            <w:tcBorders>
              <w:top w:val="single" w:sz="4" w:space="0" w:color="auto"/>
              <w:left w:val="single" w:sz="4" w:space="0" w:color="auto"/>
            </w:tcBorders>
            <w:shd w:val="clear" w:color="auto" w:fill="FFFFFF"/>
            <w:vAlign w:val="center"/>
          </w:tcPr>
          <w:p w14:paraId="4FDBB417" w14:textId="77777777" w:rsidR="00C602C5" w:rsidRPr="001200DB" w:rsidRDefault="00C602C5" w:rsidP="008670F3">
            <w:pPr>
              <w:rPr>
                <w:sz w:val="20"/>
                <w:szCs w:val="20"/>
              </w:rPr>
            </w:pPr>
            <w:r w:rsidRPr="001200DB">
              <w:rPr>
                <w:sz w:val="20"/>
                <w:szCs w:val="20"/>
                <w:lang w:val="ru"/>
              </w:rPr>
              <w:t>Очень часто (14,5%)</w:t>
            </w:r>
          </w:p>
        </w:tc>
        <w:tc>
          <w:tcPr>
            <w:tcW w:w="990" w:type="pct"/>
            <w:tcBorders>
              <w:top w:val="single" w:sz="4" w:space="0" w:color="auto"/>
              <w:left w:val="single" w:sz="4" w:space="0" w:color="auto"/>
              <w:right w:val="single" w:sz="4" w:space="0" w:color="auto"/>
            </w:tcBorders>
            <w:shd w:val="clear" w:color="auto" w:fill="FFFFFF"/>
            <w:vAlign w:val="center"/>
          </w:tcPr>
          <w:p w14:paraId="3A98C506" w14:textId="77777777" w:rsidR="00C602C5" w:rsidRPr="001200DB" w:rsidRDefault="00C602C5" w:rsidP="008670F3">
            <w:pPr>
              <w:jc w:val="center"/>
              <w:rPr>
                <w:sz w:val="20"/>
                <w:szCs w:val="20"/>
              </w:rPr>
            </w:pPr>
            <w:r w:rsidRPr="001200DB">
              <w:rPr>
                <w:sz w:val="20"/>
                <w:szCs w:val="20"/>
                <w:lang w:val="ru"/>
              </w:rPr>
              <w:t>0,1%</w:t>
            </w:r>
          </w:p>
        </w:tc>
      </w:tr>
      <w:tr w:rsidR="00C602C5" w:rsidRPr="001200DB" w14:paraId="7E6A67EF" w14:textId="77777777" w:rsidTr="008670F3">
        <w:trPr>
          <w:trHeight w:val="20"/>
        </w:trPr>
        <w:tc>
          <w:tcPr>
            <w:tcW w:w="1065" w:type="pct"/>
            <w:vMerge/>
            <w:tcBorders>
              <w:left w:val="single" w:sz="4" w:space="0" w:color="auto"/>
            </w:tcBorders>
            <w:shd w:val="clear" w:color="auto" w:fill="FFFFFF"/>
            <w:vAlign w:val="center"/>
          </w:tcPr>
          <w:p w14:paraId="4190CBBC" w14:textId="77777777" w:rsidR="00C602C5" w:rsidRPr="001200DB" w:rsidRDefault="00C602C5" w:rsidP="008670F3">
            <w:pPr>
              <w:rPr>
                <w:sz w:val="20"/>
                <w:szCs w:val="20"/>
              </w:rPr>
            </w:pPr>
          </w:p>
        </w:tc>
        <w:tc>
          <w:tcPr>
            <w:tcW w:w="1610" w:type="pct"/>
            <w:tcBorders>
              <w:top w:val="single" w:sz="4" w:space="0" w:color="auto"/>
              <w:left w:val="single" w:sz="4" w:space="0" w:color="auto"/>
            </w:tcBorders>
            <w:shd w:val="clear" w:color="auto" w:fill="FFFFFF"/>
            <w:vAlign w:val="center"/>
          </w:tcPr>
          <w:p w14:paraId="6AE4D4F2" w14:textId="77777777" w:rsidR="00C602C5" w:rsidRPr="001200DB" w:rsidRDefault="00C602C5" w:rsidP="008670F3">
            <w:pPr>
              <w:rPr>
                <w:sz w:val="20"/>
                <w:szCs w:val="20"/>
              </w:rPr>
            </w:pPr>
            <w:r w:rsidRPr="001200DB">
              <w:rPr>
                <w:sz w:val="20"/>
                <w:szCs w:val="20"/>
                <w:lang w:val="ru"/>
              </w:rPr>
              <w:t>Рвота</w:t>
            </w:r>
          </w:p>
        </w:tc>
        <w:tc>
          <w:tcPr>
            <w:tcW w:w="1335" w:type="pct"/>
            <w:tcBorders>
              <w:top w:val="single" w:sz="4" w:space="0" w:color="auto"/>
              <w:left w:val="single" w:sz="4" w:space="0" w:color="auto"/>
            </w:tcBorders>
            <w:shd w:val="clear" w:color="auto" w:fill="FFFFFF"/>
            <w:vAlign w:val="center"/>
          </w:tcPr>
          <w:p w14:paraId="67CA2619" w14:textId="77777777" w:rsidR="00C602C5" w:rsidRPr="001200DB" w:rsidRDefault="00C602C5" w:rsidP="008670F3">
            <w:pPr>
              <w:rPr>
                <w:sz w:val="20"/>
                <w:szCs w:val="20"/>
              </w:rPr>
            </w:pPr>
            <w:r w:rsidRPr="001200DB">
              <w:rPr>
                <w:sz w:val="20"/>
                <w:szCs w:val="20"/>
                <w:lang w:val="ru"/>
              </w:rPr>
              <w:t>Очень часто (13,3%)</w:t>
            </w:r>
          </w:p>
        </w:tc>
        <w:tc>
          <w:tcPr>
            <w:tcW w:w="990" w:type="pct"/>
            <w:tcBorders>
              <w:top w:val="single" w:sz="4" w:space="0" w:color="auto"/>
              <w:left w:val="single" w:sz="4" w:space="0" w:color="auto"/>
              <w:right w:val="single" w:sz="4" w:space="0" w:color="auto"/>
            </w:tcBorders>
            <w:shd w:val="clear" w:color="auto" w:fill="FFFFFF"/>
            <w:vAlign w:val="center"/>
          </w:tcPr>
          <w:p w14:paraId="5124735C" w14:textId="77777777" w:rsidR="00C602C5" w:rsidRPr="001200DB" w:rsidRDefault="00C602C5" w:rsidP="008670F3">
            <w:pPr>
              <w:jc w:val="center"/>
              <w:rPr>
                <w:sz w:val="20"/>
                <w:szCs w:val="20"/>
              </w:rPr>
            </w:pPr>
            <w:r w:rsidRPr="001200DB">
              <w:rPr>
                <w:sz w:val="20"/>
                <w:szCs w:val="20"/>
                <w:lang w:val="ru"/>
              </w:rPr>
              <w:t>0,9%</w:t>
            </w:r>
          </w:p>
        </w:tc>
      </w:tr>
      <w:tr w:rsidR="00C602C5" w:rsidRPr="001200DB" w14:paraId="075DBF24" w14:textId="77777777" w:rsidTr="008670F3">
        <w:trPr>
          <w:trHeight w:val="20"/>
        </w:trPr>
        <w:tc>
          <w:tcPr>
            <w:tcW w:w="1065" w:type="pct"/>
            <w:vMerge/>
            <w:tcBorders>
              <w:left w:val="single" w:sz="4" w:space="0" w:color="auto"/>
            </w:tcBorders>
            <w:shd w:val="clear" w:color="auto" w:fill="FFFFFF"/>
            <w:vAlign w:val="center"/>
          </w:tcPr>
          <w:p w14:paraId="53224205" w14:textId="77777777" w:rsidR="00C602C5" w:rsidRPr="001200DB" w:rsidRDefault="00C602C5" w:rsidP="008670F3">
            <w:pPr>
              <w:rPr>
                <w:sz w:val="20"/>
                <w:szCs w:val="20"/>
              </w:rPr>
            </w:pPr>
          </w:p>
        </w:tc>
        <w:tc>
          <w:tcPr>
            <w:tcW w:w="1610" w:type="pct"/>
            <w:tcBorders>
              <w:top w:val="single" w:sz="4" w:space="0" w:color="auto"/>
              <w:left w:val="single" w:sz="4" w:space="0" w:color="auto"/>
            </w:tcBorders>
            <w:shd w:val="clear" w:color="auto" w:fill="FFFFFF"/>
            <w:vAlign w:val="center"/>
          </w:tcPr>
          <w:p w14:paraId="644B9FF1" w14:textId="77777777" w:rsidR="00C602C5" w:rsidRPr="001200DB" w:rsidRDefault="00C602C5" w:rsidP="008670F3">
            <w:pPr>
              <w:rPr>
                <w:sz w:val="20"/>
                <w:szCs w:val="20"/>
              </w:rPr>
            </w:pPr>
            <w:r w:rsidRPr="001200DB">
              <w:rPr>
                <w:sz w:val="20"/>
                <w:szCs w:val="20"/>
                <w:lang w:val="ru"/>
              </w:rPr>
              <w:t>Боль в животе</w:t>
            </w:r>
            <w:r w:rsidRPr="001200DB">
              <w:rPr>
                <w:b/>
                <w:bCs/>
                <w:sz w:val="20"/>
                <w:szCs w:val="20"/>
                <w:vertAlign w:val="superscript"/>
                <w:lang w:val="ru"/>
              </w:rPr>
              <w:t>†</w:t>
            </w:r>
          </w:p>
        </w:tc>
        <w:tc>
          <w:tcPr>
            <w:tcW w:w="1335" w:type="pct"/>
            <w:tcBorders>
              <w:top w:val="single" w:sz="4" w:space="0" w:color="auto"/>
              <w:left w:val="single" w:sz="4" w:space="0" w:color="auto"/>
            </w:tcBorders>
            <w:shd w:val="clear" w:color="auto" w:fill="FFFFFF"/>
            <w:vAlign w:val="center"/>
          </w:tcPr>
          <w:p w14:paraId="4443D07E" w14:textId="77777777" w:rsidR="00C602C5" w:rsidRPr="001200DB" w:rsidRDefault="00C602C5" w:rsidP="008670F3">
            <w:pPr>
              <w:rPr>
                <w:sz w:val="20"/>
                <w:szCs w:val="20"/>
              </w:rPr>
            </w:pPr>
            <w:r w:rsidRPr="001200DB">
              <w:rPr>
                <w:sz w:val="20"/>
                <w:szCs w:val="20"/>
                <w:lang w:val="ru"/>
              </w:rPr>
              <w:t>Очень часто (12,5%)</w:t>
            </w:r>
          </w:p>
        </w:tc>
        <w:tc>
          <w:tcPr>
            <w:tcW w:w="990" w:type="pct"/>
            <w:tcBorders>
              <w:top w:val="single" w:sz="4" w:space="0" w:color="auto"/>
              <w:left w:val="single" w:sz="4" w:space="0" w:color="auto"/>
              <w:right w:val="single" w:sz="4" w:space="0" w:color="auto"/>
            </w:tcBorders>
            <w:shd w:val="clear" w:color="auto" w:fill="FFFFFF"/>
            <w:vAlign w:val="center"/>
          </w:tcPr>
          <w:p w14:paraId="78A259D8" w14:textId="77777777" w:rsidR="00C602C5" w:rsidRPr="001200DB" w:rsidRDefault="00C602C5" w:rsidP="008670F3">
            <w:pPr>
              <w:jc w:val="center"/>
              <w:rPr>
                <w:sz w:val="20"/>
                <w:szCs w:val="20"/>
              </w:rPr>
            </w:pPr>
            <w:r w:rsidRPr="001200DB">
              <w:rPr>
                <w:sz w:val="20"/>
                <w:szCs w:val="20"/>
                <w:lang w:val="ru"/>
              </w:rPr>
              <w:t>1%</w:t>
            </w:r>
          </w:p>
        </w:tc>
      </w:tr>
      <w:tr w:rsidR="00C602C5" w:rsidRPr="001200DB" w14:paraId="0F1397EE" w14:textId="77777777" w:rsidTr="008670F3">
        <w:trPr>
          <w:trHeight w:val="20"/>
        </w:trPr>
        <w:tc>
          <w:tcPr>
            <w:tcW w:w="1065" w:type="pct"/>
            <w:tcBorders>
              <w:top w:val="single" w:sz="4" w:space="0" w:color="auto"/>
              <w:left w:val="single" w:sz="4" w:space="0" w:color="auto"/>
              <w:bottom w:val="single" w:sz="4" w:space="0" w:color="auto"/>
            </w:tcBorders>
            <w:shd w:val="clear" w:color="auto" w:fill="FFFFFF"/>
            <w:vAlign w:val="center"/>
          </w:tcPr>
          <w:p w14:paraId="327A6B5F" w14:textId="77777777" w:rsidR="00C602C5" w:rsidRPr="008B7AE2" w:rsidRDefault="00C602C5" w:rsidP="008670F3">
            <w:pPr>
              <w:rPr>
                <w:sz w:val="20"/>
                <w:szCs w:val="20"/>
              </w:rPr>
            </w:pPr>
            <w:r w:rsidRPr="001200DB">
              <w:rPr>
                <w:b/>
                <w:bCs/>
                <w:sz w:val="20"/>
                <w:szCs w:val="20"/>
                <w:lang w:val="ru"/>
              </w:rPr>
              <w:t>Нарушения со стороны кожи и подкожной клетчатки</w:t>
            </w:r>
          </w:p>
        </w:tc>
        <w:tc>
          <w:tcPr>
            <w:tcW w:w="1610" w:type="pct"/>
            <w:tcBorders>
              <w:top w:val="single" w:sz="4" w:space="0" w:color="auto"/>
              <w:left w:val="single" w:sz="4" w:space="0" w:color="auto"/>
              <w:bottom w:val="single" w:sz="4" w:space="0" w:color="auto"/>
            </w:tcBorders>
            <w:shd w:val="clear" w:color="auto" w:fill="FFFFFF"/>
            <w:vAlign w:val="center"/>
          </w:tcPr>
          <w:p w14:paraId="1D75E432" w14:textId="77777777" w:rsidR="00C602C5" w:rsidRPr="001200DB" w:rsidRDefault="00C602C5" w:rsidP="008670F3">
            <w:pPr>
              <w:rPr>
                <w:sz w:val="20"/>
                <w:szCs w:val="20"/>
              </w:rPr>
            </w:pPr>
            <w:r w:rsidRPr="001200DB">
              <w:rPr>
                <w:sz w:val="20"/>
                <w:szCs w:val="20"/>
                <w:lang w:val="ru"/>
              </w:rPr>
              <w:t>Сыпь</w:t>
            </w:r>
            <w:r w:rsidRPr="001200DB">
              <w:rPr>
                <w:b/>
                <w:bCs/>
                <w:sz w:val="20"/>
                <w:szCs w:val="20"/>
                <w:vertAlign w:val="superscript"/>
                <w:lang w:val="ru"/>
              </w:rPr>
              <w:t>†</w:t>
            </w:r>
          </w:p>
        </w:tc>
        <w:tc>
          <w:tcPr>
            <w:tcW w:w="1335" w:type="pct"/>
            <w:tcBorders>
              <w:top w:val="single" w:sz="4" w:space="0" w:color="auto"/>
              <w:left w:val="single" w:sz="4" w:space="0" w:color="auto"/>
              <w:bottom w:val="single" w:sz="4" w:space="0" w:color="auto"/>
            </w:tcBorders>
            <w:shd w:val="clear" w:color="auto" w:fill="FFFFFF"/>
            <w:vAlign w:val="center"/>
          </w:tcPr>
          <w:p w14:paraId="4EC00CFB" w14:textId="77777777" w:rsidR="00C602C5" w:rsidRPr="001200DB" w:rsidRDefault="00C602C5" w:rsidP="008670F3">
            <w:pPr>
              <w:rPr>
                <w:sz w:val="20"/>
                <w:szCs w:val="20"/>
              </w:rPr>
            </w:pPr>
            <w:r w:rsidRPr="001200DB">
              <w:rPr>
                <w:sz w:val="20"/>
                <w:szCs w:val="20"/>
                <w:lang w:val="ru"/>
              </w:rPr>
              <w:t>Очень часто (20,3%)</w:t>
            </w:r>
          </w:p>
        </w:tc>
        <w:tc>
          <w:tcPr>
            <w:tcW w:w="990" w:type="pct"/>
            <w:tcBorders>
              <w:top w:val="single" w:sz="4" w:space="0" w:color="auto"/>
              <w:left w:val="single" w:sz="4" w:space="0" w:color="auto"/>
              <w:bottom w:val="single" w:sz="4" w:space="0" w:color="auto"/>
              <w:right w:val="single" w:sz="4" w:space="0" w:color="auto"/>
            </w:tcBorders>
            <w:shd w:val="clear" w:color="auto" w:fill="FFFFFF"/>
            <w:vAlign w:val="center"/>
          </w:tcPr>
          <w:p w14:paraId="38BEE994" w14:textId="77777777" w:rsidR="00C602C5" w:rsidRPr="001200DB" w:rsidRDefault="00C602C5" w:rsidP="008670F3">
            <w:pPr>
              <w:jc w:val="center"/>
              <w:rPr>
                <w:sz w:val="20"/>
                <w:szCs w:val="20"/>
              </w:rPr>
            </w:pPr>
            <w:r w:rsidRPr="001200DB">
              <w:rPr>
                <w:sz w:val="20"/>
                <w:szCs w:val="20"/>
                <w:lang w:val="ru"/>
              </w:rPr>
              <w:t>0,6%</w:t>
            </w:r>
          </w:p>
        </w:tc>
      </w:tr>
      <w:tr w:rsidR="00C602C5" w:rsidRPr="001200DB" w14:paraId="51B4DC37" w14:textId="77777777" w:rsidTr="008670F3">
        <w:trPr>
          <w:trHeight w:val="20"/>
        </w:trPr>
        <w:tc>
          <w:tcPr>
            <w:tcW w:w="1065" w:type="pct"/>
            <w:vMerge w:val="restart"/>
            <w:tcBorders>
              <w:top w:val="single" w:sz="4" w:space="0" w:color="auto"/>
              <w:left w:val="single" w:sz="4" w:space="0" w:color="auto"/>
              <w:bottom w:val="single" w:sz="4" w:space="0" w:color="auto"/>
            </w:tcBorders>
            <w:shd w:val="clear" w:color="auto" w:fill="FFFFFF"/>
            <w:vAlign w:val="center"/>
          </w:tcPr>
          <w:p w14:paraId="7DB82BAC" w14:textId="77777777" w:rsidR="00C602C5" w:rsidRPr="001200DB" w:rsidRDefault="00C602C5" w:rsidP="008670F3">
            <w:pPr>
              <w:rPr>
                <w:b/>
                <w:bCs/>
                <w:sz w:val="20"/>
                <w:szCs w:val="20"/>
                <w:lang w:val="ru"/>
              </w:rPr>
            </w:pPr>
            <w:r w:rsidRPr="001200DB">
              <w:rPr>
                <w:b/>
                <w:bCs/>
                <w:sz w:val="20"/>
                <w:szCs w:val="20"/>
                <w:lang w:val="ru"/>
              </w:rPr>
              <w:lastRenderedPageBreak/>
              <w:t>Нарушения со стороны скелетно-мышечной и соединительной ткани</w:t>
            </w:r>
          </w:p>
        </w:tc>
        <w:tc>
          <w:tcPr>
            <w:tcW w:w="1610" w:type="pct"/>
            <w:tcBorders>
              <w:top w:val="single" w:sz="4" w:space="0" w:color="auto"/>
              <w:left w:val="single" w:sz="4" w:space="0" w:color="auto"/>
              <w:bottom w:val="single" w:sz="4" w:space="0" w:color="auto"/>
            </w:tcBorders>
            <w:shd w:val="clear" w:color="auto" w:fill="FFFFFF"/>
            <w:vAlign w:val="center"/>
          </w:tcPr>
          <w:p w14:paraId="1D7057C1" w14:textId="77777777" w:rsidR="00C602C5" w:rsidRPr="001200DB" w:rsidRDefault="00C602C5" w:rsidP="008670F3">
            <w:pPr>
              <w:rPr>
                <w:sz w:val="20"/>
                <w:szCs w:val="20"/>
                <w:lang w:val="ru"/>
              </w:rPr>
            </w:pPr>
            <w:r w:rsidRPr="001200DB">
              <w:rPr>
                <w:sz w:val="20"/>
                <w:szCs w:val="20"/>
                <w:lang w:val="ru"/>
              </w:rPr>
              <w:t>Скелетно-мышечные боли</w:t>
            </w:r>
            <w:r w:rsidRPr="001200DB">
              <w:rPr>
                <w:b/>
                <w:bCs/>
                <w:sz w:val="20"/>
                <w:szCs w:val="20"/>
                <w:lang w:val="ru"/>
              </w:rPr>
              <w:t>†</w:t>
            </w:r>
          </w:p>
        </w:tc>
        <w:tc>
          <w:tcPr>
            <w:tcW w:w="1335" w:type="pct"/>
            <w:tcBorders>
              <w:top w:val="single" w:sz="4" w:space="0" w:color="auto"/>
              <w:left w:val="single" w:sz="4" w:space="0" w:color="auto"/>
              <w:bottom w:val="single" w:sz="4" w:space="0" w:color="auto"/>
            </w:tcBorders>
            <w:shd w:val="clear" w:color="auto" w:fill="FFFFFF"/>
            <w:vAlign w:val="center"/>
          </w:tcPr>
          <w:p w14:paraId="79E33ABC" w14:textId="77777777" w:rsidR="00C602C5" w:rsidRPr="001200DB" w:rsidRDefault="00C602C5" w:rsidP="008670F3">
            <w:pPr>
              <w:rPr>
                <w:sz w:val="20"/>
                <w:szCs w:val="20"/>
                <w:lang w:val="ru"/>
              </w:rPr>
            </w:pPr>
            <w:r w:rsidRPr="001200DB">
              <w:rPr>
                <w:sz w:val="20"/>
                <w:szCs w:val="20"/>
                <w:lang w:val="ru"/>
              </w:rPr>
              <w:t>Очень часто (33,1%)</w:t>
            </w:r>
          </w:p>
        </w:tc>
        <w:tc>
          <w:tcPr>
            <w:tcW w:w="990" w:type="pct"/>
            <w:tcBorders>
              <w:top w:val="single" w:sz="4" w:space="0" w:color="auto"/>
              <w:left w:val="single" w:sz="4" w:space="0" w:color="auto"/>
              <w:bottom w:val="single" w:sz="4" w:space="0" w:color="auto"/>
              <w:right w:val="single" w:sz="4" w:space="0" w:color="auto"/>
            </w:tcBorders>
            <w:shd w:val="clear" w:color="auto" w:fill="FFFFFF"/>
            <w:vAlign w:val="center"/>
          </w:tcPr>
          <w:p w14:paraId="1D514445" w14:textId="77777777" w:rsidR="00C602C5" w:rsidRPr="001200DB" w:rsidRDefault="00C602C5" w:rsidP="008670F3">
            <w:pPr>
              <w:jc w:val="center"/>
              <w:rPr>
                <w:sz w:val="20"/>
                <w:szCs w:val="20"/>
                <w:lang w:val="ru"/>
              </w:rPr>
            </w:pPr>
            <w:r w:rsidRPr="001200DB">
              <w:rPr>
                <w:sz w:val="20"/>
                <w:szCs w:val="20"/>
                <w:lang w:val="ru"/>
              </w:rPr>
              <w:t>1,5%</w:t>
            </w:r>
          </w:p>
        </w:tc>
      </w:tr>
      <w:tr w:rsidR="00C602C5" w:rsidRPr="001200DB" w14:paraId="0947EEA4" w14:textId="77777777" w:rsidTr="008670F3">
        <w:trPr>
          <w:trHeight w:val="20"/>
        </w:trPr>
        <w:tc>
          <w:tcPr>
            <w:tcW w:w="1065" w:type="pct"/>
            <w:vMerge/>
            <w:tcBorders>
              <w:top w:val="single" w:sz="4" w:space="0" w:color="auto"/>
              <w:left w:val="single" w:sz="4" w:space="0" w:color="auto"/>
              <w:bottom w:val="single" w:sz="4" w:space="0" w:color="auto"/>
            </w:tcBorders>
            <w:shd w:val="clear" w:color="auto" w:fill="FFFFFF"/>
            <w:vAlign w:val="center"/>
          </w:tcPr>
          <w:p w14:paraId="2270F8F5" w14:textId="77777777" w:rsidR="00C602C5" w:rsidRPr="001200DB" w:rsidRDefault="00C602C5" w:rsidP="008670F3">
            <w:pPr>
              <w:rPr>
                <w:b/>
                <w:bCs/>
                <w:sz w:val="20"/>
                <w:szCs w:val="20"/>
                <w:lang w:val="ru"/>
              </w:rPr>
            </w:pPr>
          </w:p>
        </w:tc>
        <w:tc>
          <w:tcPr>
            <w:tcW w:w="1610" w:type="pct"/>
            <w:tcBorders>
              <w:top w:val="single" w:sz="4" w:space="0" w:color="auto"/>
              <w:left w:val="single" w:sz="4" w:space="0" w:color="auto"/>
              <w:bottom w:val="single" w:sz="4" w:space="0" w:color="auto"/>
            </w:tcBorders>
            <w:shd w:val="clear" w:color="auto" w:fill="FFFFFF"/>
            <w:vAlign w:val="center"/>
          </w:tcPr>
          <w:p w14:paraId="630B93B6" w14:textId="77777777" w:rsidR="00C602C5" w:rsidRPr="001200DB" w:rsidRDefault="00C602C5" w:rsidP="008670F3">
            <w:pPr>
              <w:rPr>
                <w:sz w:val="20"/>
                <w:szCs w:val="20"/>
                <w:lang w:val="ru"/>
              </w:rPr>
            </w:pPr>
            <w:r w:rsidRPr="001200DB">
              <w:rPr>
                <w:sz w:val="20"/>
                <w:szCs w:val="20"/>
                <w:lang w:val="ru"/>
              </w:rPr>
              <w:t>Артралгия</w:t>
            </w:r>
          </w:p>
        </w:tc>
        <w:tc>
          <w:tcPr>
            <w:tcW w:w="1335" w:type="pct"/>
            <w:tcBorders>
              <w:top w:val="single" w:sz="4" w:space="0" w:color="auto"/>
              <w:left w:val="single" w:sz="4" w:space="0" w:color="auto"/>
              <w:bottom w:val="single" w:sz="4" w:space="0" w:color="auto"/>
            </w:tcBorders>
            <w:shd w:val="clear" w:color="auto" w:fill="FFFFFF"/>
            <w:vAlign w:val="center"/>
          </w:tcPr>
          <w:p w14:paraId="4E2E9C9C" w14:textId="77777777" w:rsidR="00C602C5" w:rsidRPr="001200DB" w:rsidRDefault="00C602C5" w:rsidP="008670F3">
            <w:pPr>
              <w:rPr>
                <w:sz w:val="20"/>
                <w:szCs w:val="20"/>
                <w:lang w:val="ru"/>
              </w:rPr>
            </w:pPr>
            <w:r w:rsidRPr="001200DB">
              <w:rPr>
                <w:sz w:val="20"/>
                <w:szCs w:val="20"/>
                <w:lang w:val="ru"/>
              </w:rPr>
              <w:t>Очень часто (19,1%)</w:t>
            </w:r>
          </w:p>
        </w:tc>
        <w:tc>
          <w:tcPr>
            <w:tcW w:w="990" w:type="pct"/>
            <w:tcBorders>
              <w:top w:val="single" w:sz="4" w:space="0" w:color="auto"/>
              <w:left w:val="single" w:sz="4" w:space="0" w:color="auto"/>
              <w:bottom w:val="single" w:sz="4" w:space="0" w:color="auto"/>
              <w:right w:val="single" w:sz="4" w:space="0" w:color="auto"/>
            </w:tcBorders>
            <w:shd w:val="clear" w:color="auto" w:fill="FFFFFF"/>
            <w:vAlign w:val="center"/>
          </w:tcPr>
          <w:p w14:paraId="6D3AF14C" w14:textId="77777777" w:rsidR="00C602C5" w:rsidRPr="001200DB" w:rsidRDefault="00C602C5" w:rsidP="008670F3">
            <w:pPr>
              <w:jc w:val="center"/>
              <w:rPr>
                <w:sz w:val="20"/>
                <w:szCs w:val="20"/>
                <w:lang w:val="ru"/>
              </w:rPr>
            </w:pPr>
            <w:r w:rsidRPr="001200DB">
              <w:rPr>
                <w:sz w:val="20"/>
                <w:szCs w:val="20"/>
                <w:lang w:val="ru"/>
              </w:rPr>
              <w:t>0,7%</w:t>
            </w:r>
          </w:p>
        </w:tc>
      </w:tr>
      <w:tr w:rsidR="00C602C5" w:rsidRPr="001200DB" w14:paraId="20DD9FF7" w14:textId="77777777" w:rsidTr="008670F3">
        <w:trPr>
          <w:trHeight w:val="20"/>
        </w:trPr>
        <w:tc>
          <w:tcPr>
            <w:tcW w:w="1065" w:type="pct"/>
            <w:vMerge w:val="restart"/>
            <w:tcBorders>
              <w:top w:val="single" w:sz="4" w:space="0" w:color="auto"/>
              <w:left w:val="single" w:sz="4" w:space="0" w:color="auto"/>
              <w:bottom w:val="single" w:sz="4" w:space="0" w:color="auto"/>
            </w:tcBorders>
            <w:shd w:val="clear" w:color="auto" w:fill="FFFFFF"/>
            <w:vAlign w:val="center"/>
          </w:tcPr>
          <w:p w14:paraId="279AD123" w14:textId="77777777" w:rsidR="00C602C5" w:rsidRPr="001200DB" w:rsidRDefault="00C602C5" w:rsidP="008670F3">
            <w:pPr>
              <w:rPr>
                <w:b/>
                <w:bCs/>
                <w:sz w:val="20"/>
                <w:szCs w:val="20"/>
                <w:lang w:val="ru"/>
              </w:rPr>
            </w:pPr>
            <w:r w:rsidRPr="001200DB">
              <w:rPr>
                <w:b/>
                <w:bCs/>
                <w:sz w:val="20"/>
                <w:szCs w:val="20"/>
                <w:lang w:val="ru"/>
              </w:rPr>
              <w:t>Общие расстройства и нарушения в месте введения</w:t>
            </w:r>
          </w:p>
        </w:tc>
        <w:tc>
          <w:tcPr>
            <w:tcW w:w="1610" w:type="pct"/>
            <w:tcBorders>
              <w:top w:val="single" w:sz="4" w:space="0" w:color="auto"/>
              <w:left w:val="single" w:sz="4" w:space="0" w:color="auto"/>
              <w:bottom w:val="single" w:sz="4" w:space="0" w:color="auto"/>
            </w:tcBorders>
            <w:shd w:val="clear" w:color="auto" w:fill="FFFFFF"/>
            <w:vAlign w:val="center"/>
          </w:tcPr>
          <w:p w14:paraId="7955F118" w14:textId="77777777" w:rsidR="00C602C5" w:rsidRPr="001200DB" w:rsidRDefault="00C602C5" w:rsidP="008670F3">
            <w:pPr>
              <w:rPr>
                <w:sz w:val="20"/>
                <w:szCs w:val="20"/>
                <w:lang w:val="ru"/>
              </w:rPr>
            </w:pPr>
            <w:r w:rsidRPr="001200DB">
              <w:rPr>
                <w:sz w:val="20"/>
                <w:szCs w:val="20"/>
                <w:lang w:val="ru"/>
              </w:rPr>
              <w:t>Усталость</w:t>
            </w:r>
          </w:p>
        </w:tc>
        <w:tc>
          <w:tcPr>
            <w:tcW w:w="1335" w:type="pct"/>
            <w:tcBorders>
              <w:top w:val="single" w:sz="4" w:space="0" w:color="auto"/>
              <w:left w:val="single" w:sz="4" w:space="0" w:color="auto"/>
              <w:bottom w:val="single" w:sz="4" w:space="0" w:color="auto"/>
            </w:tcBorders>
            <w:shd w:val="clear" w:color="auto" w:fill="FFFFFF"/>
            <w:vAlign w:val="center"/>
          </w:tcPr>
          <w:p w14:paraId="710F2D90" w14:textId="77777777" w:rsidR="00C602C5" w:rsidRPr="001200DB" w:rsidRDefault="00C602C5" w:rsidP="008670F3">
            <w:pPr>
              <w:rPr>
                <w:sz w:val="20"/>
                <w:szCs w:val="20"/>
                <w:lang w:val="ru"/>
              </w:rPr>
            </w:pPr>
            <w:r w:rsidRPr="001200DB">
              <w:rPr>
                <w:sz w:val="20"/>
                <w:szCs w:val="20"/>
                <w:lang w:val="ru"/>
              </w:rPr>
              <w:t>Очень часто (21,3%)</w:t>
            </w:r>
          </w:p>
        </w:tc>
        <w:tc>
          <w:tcPr>
            <w:tcW w:w="990" w:type="pct"/>
            <w:tcBorders>
              <w:top w:val="single" w:sz="4" w:space="0" w:color="auto"/>
              <w:left w:val="single" w:sz="4" w:space="0" w:color="auto"/>
              <w:bottom w:val="single" w:sz="4" w:space="0" w:color="auto"/>
              <w:right w:val="single" w:sz="4" w:space="0" w:color="auto"/>
            </w:tcBorders>
            <w:shd w:val="clear" w:color="auto" w:fill="FFFFFF"/>
            <w:vAlign w:val="center"/>
          </w:tcPr>
          <w:p w14:paraId="6E53D34A" w14:textId="77777777" w:rsidR="00C602C5" w:rsidRPr="001200DB" w:rsidRDefault="00C602C5" w:rsidP="008670F3">
            <w:pPr>
              <w:jc w:val="center"/>
              <w:rPr>
                <w:sz w:val="20"/>
                <w:szCs w:val="20"/>
                <w:lang w:val="ru"/>
              </w:rPr>
            </w:pPr>
            <w:r w:rsidRPr="001200DB">
              <w:rPr>
                <w:sz w:val="20"/>
                <w:szCs w:val="20"/>
                <w:lang w:val="ru"/>
              </w:rPr>
              <w:t>1,7%</w:t>
            </w:r>
          </w:p>
        </w:tc>
      </w:tr>
      <w:tr w:rsidR="00C602C5" w:rsidRPr="001200DB" w14:paraId="413FBE39" w14:textId="77777777" w:rsidTr="008670F3">
        <w:trPr>
          <w:trHeight w:val="20"/>
        </w:trPr>
        <w:tc>
          <w:tcPr>
            <w:tcW w:w="1065" w:type="pct"/>
            <w:vMerge/>
            <w:tcBorders>
              <w:top w:val="single" w:sz="4" w:space="0" w:color="auto"/>
              <w:left w:val="single" w:sz="4" w:space="0" w:color="auto"/>
              <w:bottom w:val="single" w:sz="4" w:space="0" w:color="auto"/>
            </w:tcBorders>
            <w:shd w:val="clear" w:color="auto" w:fill="FFFFFF"/>
            <w:vAlign w:val="center"/>
          </w:tcPr>
          <w:p w14:paraId="714E97BA" w14:textId="77777777" w:rsidR="00C602C5" w:rsidRPr="001200DB" w:rsidRDefault="00C602C5" w:rsidP="008670F3">
            <w:pPr>
              <w:rPr>
                <w:b/>
                <w:bCs/>
                <w:sz w:val="20"/>
                <w:szCs w:val="20"/>
                <w:lang w:val="ru"/>
              </w:rPr>
            </w:pPr>
          </w:p>
        </w:tc>
        <w:tc>
          <w:tcPr>
            <w:tcW w:w="1610" w:type="pct"/>
            <w:tcBorders>
              <w:top w:val="single" w:sz="4" w:space="0" w:color="auto"/>
              <w:left w:val="single" w:sz="4" w:space="0" w:color="auto"/>
              <w:bottom w:val="single" w:sz="4" w:space="0" w:color="auto"/>
            </w:tcBorders>
            <w:shd w:val="clear" w:color="auto" w:fill="FFFFFF"/>
            <w:vAlign w:val="center"/>
          </w:tcPr>
          <w:p w14:paraId="6F1FA1F8" w14:textId="77777777" w:rsidR="00C602C5" w:rsidRPr="001200DB" w:rsidRDefault="00C602C5" w:rsidP="008670F3">
            <w:pPr>
              <w:rPr>
                <w:sz w:val="20"/>
                <w:szCs w:val="20"/>
                <w:lang w:val="ru"/>
              </w:rPr>
            </w:pPr>
            <w:r w:rsidRPr="001200DB">
              <w:rPr>
                <w:sz w:val="20"/>
                <w:szCs w:val="20"/>
                <w:lang w:val="ru"/>
              </w:rPr>
              <w:t>Астения</w:t>
            </w:r>
          </w:p>
        </w:tc>
        <w:tc>
          <w:tcPr>
            <w:tcW w:w="1335" w:type="pct"/>
            <w:tcBorders>
              <w:top w:val="single" w:sz="4" w:space="0" w:color="auto"/>
              <w:left w:val="single" w:sz="4" w:space="0" w:color="auto"/>
              <w:bottom w:val="single" w:sz="4" w:space="0" w:color="auto"/>
            </w:tcBorders>
            <w:shd w:val="clear" w:color="auto" w:fill="FFFFFF"/>
            <w:vAlign w:val="center"/>
          </w:tcPr>
          <w:p w14:paraId="2B959A69" w14:textId="77777777" w:rsidR="00C602C5" w:rsidRPr="001200DB" w:rsidRDefault="00C602C5" w:rsidP="008670F3">
            <w:pPr>
              <w:rPr>
                <w:sz w:val="20"/>
                <w:szCs w:val="20"/>
                <w:lang w:val="ru"/>
              </w:rPr>
            </w:pPr>
            <w:r w:rsidRPr="001200DB">
              <w:rPr>
                <w:sz w:val="20"/>
                <w:szCs w:val="20"/>
                <w:lang w:val="ru"/>
              </w:rPr>
              <w:t>Часто (5,3%)</w:t>
            </w:r>
          </w:p>
        </w:tc>
        <w:tc>
          <w:tcPr>
            <w:tcW w:w="990" w:type="pct"/>
            <w:tcBorders>
              <w:top w:val="single" w:sz="4" w:space="0" w:color="auto"/>
              <w:left w:val="single" w:sz="4" w:space="0" w:color="auto"/>
              <w:bottom w:val="single" w:sz="4" w:space="0" w:color="auto"/>
              <w:right w:val="single" w:sz="4" w:space="0" w:color="auto"/>
            </w:tcBorders>
            <w:shd w:val="clear" w:color="auto" w:fill="FFFFFF"/>
            <w:vAlign w:val="center"/>
          </w:tcPr>
          <w:p w14:paraId="2551769A" w14:textId="77777777" w:rsidR="00C602C5" w:rsidRPr="001200DB" w:rsidRDefault="00C602C5" w:rsidP="008670F3">
            <w:pPr>
              <w:jc w:val="center"/>
              <w:rPr>
                <w:sz w:val="20"/>
                <w:szCs w:val="20"/>
                <w:lang w:val="ru"/>
              </w:rPr>
            </w:pPr>
            <w:r w:rsidRPr="001200DB">
              <w:rPr>
                <w:sz w:val="20"/>
                <w:szCs w:val="20"/>
                <w:lang w:val="ru"/>
              </w:rPr>
              <w:t>0,8%</w:t>
            </w:r>
          </w:p>
        </w:tc>
      </w:tr>
      <w:tr w:rsidR="00C602C5" w:rsidRPr="001200DB" w14:paraId="66626E6B" w14:textId="77777777" w:rsidTr="008670F3">
        <w:trPr>
          <w:trHeight w:val="20"/>
        </w:trPr>
        <w:tc>
          <w:tcPr>
            <w:tcW w:w="1065" w:type="pct"/>
            <w:vMerge w:val="restart"/>
            <w:tcBorders>
              <w:top w:val="single" w:sz="4" w:space="0" w:color="auto"/>
              <w:left w:val="single" w:sz="4" w:space="0" w:color="auto"/>
            </w:tcBorders>
            <w:shd w:val="clear" w:color="auto" w:fill="FFFFFF"/>
            <w:vAlign w:val="center"/>
          </w:tcPr>
          <w:p w14:paraId="45716719" w14:textId="77777777" w:rsidR="00C602C5" w:rsidRPr="001200DB" w:rsidRDefault="00C602C5" w:rsidP="008670F3">
            <w:pPr>
              <w:rPr>
                <w:sz w:val="20"/>
                <w:szCs w:val="20"/>
              </w:rPr>
            </w:pPr>
            <w:r w:rsidRPr="001200DB">
              <w:rPr>
                <w:b/>
                <w:bCs/>
                <w:sz w:val="20"/>
                <w:szCs w:val="20"/>
                <w:lang w:val="ru"/>
              </w:rPr>
              <w:t>Лабораторные и инструментальные данные</w:t>
            </w:r>
            <w:r w:rsidRPr="001200DB">
              <w:rPr>
                <w:b/>
                <w:bCs/>
                <w:sz w:val="20"/>
                <w:szCs w:val="20"/>
                <w:vertAlign w:val="superscript"/>
                <w:lang w:val="ru"/>
              </w:rPr>
              <w:t>⁋</w:t>
            </w:r>
          </w:p>
          <w:p w14:paraId="2A8D147B" w14:textId="77777777" w:rsidR="00C602C5" w:rsidRPr="001200DB" w:rsidRDefault="00C602C5" w:rsidP="008670F3">
            <w:pPr>
              <w:rPr>
                <w:b/>
                <w:bCs/>
                <w:sz w:val="20"/>
                <w:szCs w:val="20"/>
                <w:lang w:val="ru"/>
              </w:rPr>
            </w:pPr>
            <w:r w:rsidRPr="001200DB">
              <w:rPr>
                <w:b/>
                <w:bCs/>
                <w:sz w:val="20"/>
                <w:szCs w:val="20"/>
                <w:lang w:val="ru"/>
              </w:rPr>
              <w:t>(выводы по результатам анализов)</w:t>
            </w:r>
          </w:p>
        </w:tc>
        <w:tc>
          <w:tcPr>
            <w:tcW w:w="1610" w:type="pct"/>
            <w:tcBorders>
              <w:top w:val="single" w:sz="4" w:space="0" w:color="auto"/>
              <w:left w:val="single" w:sz="4" w:space="0" w:color="auto"/>
              <w:bottom w:val="single" w:sz="4" w:space="0" w:color="auto"/>
            </w:tcBorders>
            <w:shd w:val="clear" w:color="auto" w:fill="FFFFFF"/>
            <w:vAlign w:val="center"/>
          </w:tcPr>
          <w:p w14:paraId="015789D4" w14:textId="77777777" w:rsidR="00C602C5" w:rsidRPr="001200DB" w:rsidRDefault="00C602C5" w:rsidP="008670F3">
            <w:pPr>
              <w:rPr>
                <w:sz w:val="20"/>
                <w:szCs w:val="20"/>
                <w:lang w:val="ru"/>
              </w:rPr>
            </w:pPr>
            <w:r w:rsidRPr="001200DB">
              <w:rPr>
                <w:sz w:val="20"/>
                <w:szCs w:val="20"/>
                <w:lang w:val="ru"/>
              </w:rPr>
              <w:t>Пониженный гемоглобин</w:t>
            </w:r>
            <w:r w:rsidRPr="001200DB">
              <w:rPr>
                <w:sz w:val="20"/>
                <w:szCs w:val="20"/>
                <w:vertAlign w:val="superscript"/>
                <w:lang w:val="ru"/>
              </w:rPr>
              <w:t>§</w:t>
            </w:r>
          </w:p>
        </w:tc>
        <w:tc>
          <w:tcPr>
            <w:tcW w:w="1335" w:type="pct"/>
            <w:tcBorders>
              <w:top w:val="single" w:sz="4" w:space="0" w:color="auto"/>
              <w:left w:val="single" w:sz="4" w:space="0" w:color="auto"/>
              <w:bottom w:val="single" w:sz="4" w:space="0" w:color="auto"/>
            </w:tcBorders>
            <w:shd w:val="clear" w:color="auto" w:fill="FFFFFF"/>
            <w:vAlign w:val="center"/>
          </w:tcPr>
          <w:p w14:paraId="164F4703" w14:textId="77777777" w:rsidR="00C602C5" w:rsidRPr="001200DB" w:rsidRDefault="00C602C5" w:rsidP="008670F3">
            <w:pPr>
              <w:rPr>
                <w:sz w:val="20"/>
                <w:szCs w:val="20"/>
                <w:lang w:val="ru"/>
              </w:rPr>
            </w:pPr>
            <w:r w:rsidRPr="001200DB">
              <w:rPr>
                <w:sz w:val="20"/>
                <w:szCs w:val="20"/>
                <w:lang w:val="ru"/>
              </w:rPr>
              <w:t>Очень часто (42,6%)</w:t>
            </w:r>
          </w:p>
        </w:tc>
        <w:tc>
          <w:tcPr>
            <w:tcW w:w="990" w:type="pct"/>
            <w:tcBorders>
              <w:top w:val="single" w:sz="4" w:space="0" w:color="auto"/>
              <w:left w:val="single" w:sz="4" w:space="0" w:color="auto"/>
              <w:bottom w:val="single" w:sz="4" w:space="0" w:color="auto"/>
              <w:right w:val="single" w:sz="4" w:space="0" w:color="auto"/>
            </w:tcBorders>
            <w:shd w:val="clear" w:color="auto" w:fill="FFFFFF"/>
            <w:vAlign w:val="center"/>
          </w:tcPr>
          <w:p w14:paraId="7A63EC05" w14:textId="77777777" w:rsidR="00C602C5" w:rsidRPr="001200DB" w:rsidRDefault="00C602C5" w:rsidP="008670F3">
            <w:pPr>
              <w:jc w:val="center"/>
              <w:rPr>
                <w:sz w:val="20"/>
                <w:szCs w:val="20"/>
                <w:lang w:val="ru"/>
              </w:rPr>
            </w:pPr>
            <w:r w:rsidRPr="001200DB">
              <w:rPr>
                <w:sz w:val="20"/>
                <w:szCs w:val="20"/>
                <w:lang w:val="ru"/>
              </w:rPr>
              <w:t>10,1%</w:t>
            </w:r>
          </w:p>
        </w:tc>
      </w:tr>
      <w:tr w:rsidR="00C602C5" w:rsidRPr="001200DB" w14:paraId="38D26DCD" w14:textId="77777777" w:rsidTr="008670F3">
        <w:trPr>
          <w:trHeight w:val="20"/>
        </w:trPr>
        <w:tc>
          <w:tcPr>
            <w:tcW w:w="1065" w:type="pct"/>
            <w:vMerge/>
            <w:tcBorders>
              <w:left w:val="single" w:sz="4" w:space="0" w:color="auto"/>
            </w:tcBorders>
            <w:shd w:val="clear" w:color="auto" w:fill="FFFFFF"/>
            <w:vAlign w:val="center"/>
          </w:tcPr>
          <w:p w14:paraId="6932E4FF" w14:textId="77777777" w:rsidR="00C602C5" w:rsidRPr="001200DB" w:rsidRDefault="00C602C5" w:rsidP="008670F3">
            <w:pPr>
              <w:rPr>
                <w:b/>
                <w:bCs/>
                <w:sz w:val="20"/>
                <w:szCs w:val="20"/>
                <w:lang w:val="ru"/>
              </w:rPr>
            </w:pPr>
          </w:p>
        </w:tc>
        <w:tc>
          <w:tcPr>
            <w:tcW w:w="1610" w:type="pct"/>
            <w:tcBorders>
              <w:top w:val="single" w:sz="4" w:space="0" w:color="auto"/>
              <w:left w:val="single" w:sz="4" w:space="0" w:color="auto"/>
              <w:bottom w:val="single" w:sz="4" w:space="0" w:color="auto"/>
            </w:tcBorders>
            <w:shd w:val="clear" w:color="auto" w:fill="FFFFFF"/>
            <w:vAlign w:val="center"/>
          </w:tcPr>
          <w:p w14:paraId="6087FA94" w14:textId="77777777" w:rsidR="00C602C5" w:rsidRPr="001200DB" w:rsidRDefault="00C602C5" w:rsidP="008670F3">
            <w:pPr>
              <w:rPr>
                <w:sz w:val="20"/>
                <w:szCs w:val="20"/>
                <w:lang w:val="ru"/>
              </w:rPr>
            </w:pPr>
            <w:r w:rsidRPr="001200DB">
              <w:rPr>
                <w:sz w:val="20"/>
                <w:szCs w:val="20"/>
                <w:lang w:val="ru"/>
              </w:rPr>
              <w:t>Снижение абсолютного числа нейтрофилов</w:t>
            </w:r>
            <w:r w:rsidRPr="001200DB">
              <w:rPr>
                <w:sz w:val="20"/>
                <w:szCs w:val="20"/>
                <w:vertAlign w:val="superscript"/>
                <w:lang w:val="ru"/>
              </w:rPr>
              <w:t>§</w:t>
            </w:r>
          </w:p>
        </w:tc>
        <w:tc>
          <w:tcPr>
            <w:tcW w:w="1335" w:type="pct"/>
            <w:tcBorders>
              <w:top w:val="single" w:sz="4" w:space="0" w:color="auto"/>
              <w:left w:val="single" w:sz="4" w:space="0" w:color="auto"/>
              <w:bottom w:val="single" w:sz="4" w:space="0" w:color="auto"/>
            </w:tcBorders>
            <w:shd w:val="clear" w:color="auto" w:fill="FFFFFF"/>
            <w:vAlign w:val="center"/>
          </w:tcPr>
          <w:p w14:paraId="5BA4E7D7" w14:textId="77777777" w:rsidR="00C602C5" w:rsidRPr="001200DB" w:rsidRDefault="00C602C5" w:rsidP="008670F3">
            <w:pPr>
              <w:rPr>
                <w:sz w:val="20"/>
                <w:szCs w:val="20"/>
                <w:lang w:val="ru"/>
              </w:rPr>
            </w:pPr>
            <w:r w:rsidRPr="001200DB">
              <w:rPr>
                <w:sz w:val="20"/>
                <w:szCs w:val="20"/>
                <w:lang w:val="ru"/>
              </w:rPr>
              <w:t>Очень часто (41,8%)</w:t>
            </w:r>
          </w:p>
        </w:tc>
        <w:tc>
          <w:tcPr>
            <w:tcW w:w="990" w:type="pct"/>
            <w:tcBorders>
              <w:top w:val="single" w:sz="4" w:space="0" w:color="auto"/>
              <w:left w:val="single" w:sz="4" w:space="0" w:color="auto"/>
              <w:bottom w:val="single" w:sz="4" w:space="0" w:color="auto"/>
              <w:right w:val="single" w:sz="4" w:space="0" w:color="auto"/>
            </w:tcBorders>
            <w:shd w:val="clear" w:color="auto" w:fill="FFFFFF"/>
            <w:vAlign w:val="center"/>
          </w:tcPr>
          <w:p w14:paraId="605F0868" w14:textId="77777777" w:rsidR="00C602C5" w:rsidRPr="001200DB" w:rsidRDefault="00C602C5" w:rsidP="008670F3">
            <w:pPr>
              <w:jc w:val="center"/>
              <w:rPr>
                <w:sz w:val="20"/>
                <w:szCs w:val="20"/>
                <w:lang w:val="ru"/>
              </w:rPr>
            </w:pPr>
            <w:r w:rsidRPr="001200DB">
              <w:rPr>
                <w:sz w:val="20"/>
                <w:szCs w:val="20"/>
                <w:lang w:val="ru"/>
              </w:rPr>
              <w:t>20,7%</w:t>
            </w:r>
          </w:p>
        </w:tc>
      </w:tr>
      <w:tr w:rsidR="00C602C5" w:rsidRPr="001200DB" w14:paraId="02059D68" w14:textId="77777777" w:rsidTr="008670F3">
        <w:trPr>
          <w:trHeight w:val="20"/>
        </w:trPr>
        <w:tc>
          <w:tcPr>
            <w:tcW w:w="1065" w:type="pct"/>
            <w:vMerge/>
            <w:tcBorders>
              <w:left w:val="single" w:sz="4" w:space="0" w:color="auto"/>
              <w:bottom w:val="single" w:sz="4" w:space="0" w:color="auto"/>
            </w:tcBorders>
            <w:shd w:val="clear" w:color="auto" w:fill="FFFFFF"/>
            <w:vAlign w:val="center"/>
          </w:tcPr>
          <w:p w14:paraId="7BCB1A26" w14:textId="77777777" w:rsidR="00C602C5" w:rsidRPr="001200DB" w:rsidRDefault="00C602C5" w:rsidP="008670F3">
            <w:pPr>
              <w:rPr>
                <w:b/>
                <w:bCs/>
                <w:sz w:val="20"/>
                <w:szCs w:val="20"/>
                <w:lang w:val="ru"/>
              </w:rPr>
            </w:pPr>
          </w:p>
        </w:tc>
        <w:tc>
          <w:tcPr>
            <w:tcW w:w="1610" w:type="pct"/>
            <w:tcBorders>
              <w:top w:val="single" w:sz="4" w:space="0" w:color="auto"/>
              <w:left w:val="single" w:sz="4" w:space="0" w:color="auto"/>
              <w:bottom w:val="single" w:sz="4" w:space="0" w:color="auto"/>
            </w:tcBorders>
            <w:shd w:val="clear" w:color="auto" w:fill="FFFFFF"/>
            <w:vAlign w:val="center"/>
          </w:tcPr>
          <w:p w14:paraId="39B72B5A" w14:textId="77777777" w:rsidR="00C602C5" w:rsidRPr="001200DB" w:rsidRDefault="00C602C5" w:rsidP="008670F3">
            <w:pPr>
              <w:rPr>
                <w:sz w:val="20"/>
                <w:szCs w:val="20"/>
                <w:lang w:val="ru"/>
              </w:rPr>
            </w:pPr>
            <w:r w:rsidRPr="001200DB">
              <w:rPr>
                <w:sz w:val="20"/>
                <w:szCs w:val="20"/>
                <w:lang w:val="ru"/>
              </w:rPr>
              <w:t>Пониженный уровень тромбоцитов</w:t>
            </w:r>
            <w:r w:rsidRPr="001200DB">
              <w:rPr>
                <w:sz w:val="20"/>
                <w:szCs w:val="20"/>
                <w:vertAlign w:val="superscript"/>
                <w:lang w:val="ru"/>
              </w:rPr>
              <w:t>§</w:t>
            </w:r>
          </w:p>
        </w:tc>
        <w:tc>
          <w:tcPr>
            <w:tcW w:w="1335" w:type="pct"/>
            <w:tcBorders>
              <w:top w:val="single" w:sz="4" w:space="0" w:color="auto"/>
              <w:left w:val="single" w:sz="4" w:space="0" w:color="auto"/>
              <w:bottom w:val="single" w:sz="4" w:space="0" w:color="auto"/>
            </w:tcBorders>
            <w:shd w:val="clear" w:color="auto" w:fill="FFFFFF"/>
            <w:vAlign w:val="center"/>
          </w:tcPr>
          <w:p w14:paraId="4306E5CD" w14:textId="77777777" w:rsidR="00C602C5" w:rsidRPr="001200DB" w:rsidRDefault="00C602C5" w:rsidP="008670F3">
            <w:pPr>
              <w:rPr>
                <w:sz w:val="20"/>
                <w:szCs w:val="20"/>
                <w:lang w:val="ru"/>
              </w:rPr>
            </w:pPr>
            <w:r w:rsidRPr="001200DB">
              <w:rPr>
                <w:sz w:val="20"/>
                <w:szCs w:val="20"/>
                <w:lang w:val="ru"/>
              </w:rPr>
              <w:t>Очень часто (31,1%)</w:t>
            </w:r>
          </w:p>
        </w:tc>
        <w:tc>
          <w:tcPr>
            <w:tcW w:w="990" w:type="pct"/>
            <w:tcBorders>
              <w:top w:val="single" w:sz="4" w:space="0" w:color="auto"/>
              <w:left w:val="single" w:sz="4" w:space="0" w:color="auto"/>
              <w:bottom w:val="single" w:sz="4" w:space="0" w:color="auto"/>
              <w:right w:val="single" w:sz="4" w:space="0" w:color="auto"/>
            </w:tcBorders>
            <w:shd w:val="clear" w:color="auto" w:fill="FFFFFF"/>
            <w:vAlign w:val="center"/>
          </w:tcPr>
          <w:p w14:paraId="7AAAB599" w14:textId="77777777" w:rsidR="00C602C5" w:rsidRPr="001200DB" w:rsidRDefault="00C602C5" w:rsidP="008670F3">
            <w:pPr>
              <w:jc w:val="center"/>
              <w:rPr>
                <w:sz w:val="20"/>
                <w:szCs w:val="20"/>
                <w:lang w:val="ru"/>
              </w:rPr>
            </w:pPr>
            <w:r w:rsidRPr="001200DB">
              <w:rPr>
                <w:sz w:val="20"/>
                <w:szCs w:val="20"/>
                <w:lang w:val="ru"/>
              </w:rPr>
              <w:t>6,9%</w:t>
            </w:r>
          </w:p>
        </w:tc>
      </w:tr>
      <w:tr w:rsidR="00C602C5" w:rsidRPr="001200DB" w14:paraId="4299DB2C" w14:textId="77777777" w:rsidTr="008670F3">
        <w:trPr>
          <w:trHeight w:val="20"/>
        </w:trPr>
        <w:tc>
          <w:tcPr>
            <w:tcW w:w="5000" w:type="pct"/>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2C7444C5" w14:textId="77777777" w:rsidR="00C602C5" w:rsidRPr="00004771" w:rsidRDefault="00C602C5" w:rsidP="008670F3">
            <w:pPr>
              <w:rPr>
                <w:b/>
                <w:bCs/>
                <w:sz w:val="20"/>
                <w:szCs w:val="20"/>
                <w:vertAlign w:val="superscript"/>
                <w:lang w:val="ru"/>
              </w:rPr>
            </w:pPr>
            <w:r w:rsidRPr="00004771">
              <w:rPr>
                <w:b/>
                <w:sz w:val="20"/>
                <w:szCs w:val="20"/>
                <w:lang w:val="ru"/>
              </w:rPr>
              <w:t>Примечание:</w:t>
            </w:r>
            <w:r w:rsidRPr="00004771">
              <w:rPr>
                <w:b/>
                <w:bCs/>
                <w:sz w:val="20"/>
                <w:szCs w:val="20"/>
                <w:vertAlign w:val="superscript"/>
                <w:lang w:val="ru"/>
              </w:rPr>
              <w:t xml:space="preserve"> </w:t>
            </w:r>
          </w:p>
          <w:p w14:paraId="037F16EF" w14:textId="77777777" w:rsidR="00C602C5" w:rsidRPr="00004771" w:rsidRDefault="00C602C5" w:rsidP="008670F3">
            <w:pPr>
              <w:rPr>
                <w:sz w:val="20"/>
                <w:szCs w:val="20"/>
              </w:rPr>
            </w:pPr>
            <w:r w:rsidRPr="00004771">
              <w:rPr>
                <w:b/>
                <w:bCs/>
                <w:sz w:val="20"/>
                <w:szCs w:val="20"/>
                <w:vertAlign w:val="superscript"/>
                <w:lang w:val="ru"/>
              </w:rPr>
              <w:t>*</w:t>
            </w:r>
            <w:r w:rsidRPr="00004771">
              <w:rPr>
                <w:sz w:val="20"/>
                <w:szCs w:val="20"/>
                <w:lang w:val="ru"/>
              </w:rPr>
              <w:t xml:space="preserve"> В соответствии с Общими терминологическими критериями для нежелательных явлений, разработанными Национальным институтом рака (NCI-CTCAE), версия 4.03.</w:t>
            </w:r>
          </w:p>
          <w:p w14:paraId="3D9F7F61" w14:textId="77777777" w:rsidR="00C602C5" w:rsidRPr="00004771" w:rsidRDefault="00C602C5" w:rsidP="008670F3">
            <w:pPr>
              <w:rPr>
                <w:sz w:val="20"/>
                <w:szCs w:val="20"/>
              </w:rPr>
            </w:pPr>
            <w:r w:rsidRPr="00004771">
              <w:rPr>
                <w:sz w:val="20"/>
                <w:szCs w:val="20"/>
                <w:lang w:val="ru"/>
              </w:rPr>
              <w:t>† Включает в себя несколько терминов НЛР.</w:t>
            </w:r>
          </w:p>
          <w:p w14:paraId="2AE67AB1" w14:textId="77777777" w:rsidR="00C602C5" w:rsidRPr="00004771" w:rsidRDefault="00C602C5" w:rsidP="008670F3">
            <w:pPr>
              <w:rPr>
                <w:sz w:val="20"/>
                <w:szCs w:val="20"/>
              </w:rPr>
            </w:pPr>
            <w:r w:rsidRPr="00004771">
              <w:rPr>
                <w:b/>
                <w:bCs/>
                <w:sz w:val="20"/>
                <w:szCs w:val="20"/>
                <w:vertAlign w:val="superscript"/>
                <w:lang w:val="ru"/>
              </w:rPr>
              <w:t>±</w:t>
            </w:r>
            <w:r w:rsidRPr="00004771">
              <w:rPr>
                <w:sz w:val="20"/>
                <w:szCs w:val="20"/>
                <w:lang w:val="ru"/>
              </w:rPr>
              <w:t xml:space="preserve"> В исследовании ASCEND в группе акалабрутиниба зарегистрирован один случай синдрома лизиса опухоли, обусловленный введением препарата.</w:t>
            </w:r>
          </w:p>
          <w:p w14:paraId="66FD9298" w14:textId="77777777" w:rsidR="00C602C5" w:rsidRPr="00004771" w:rsidRDefault="00C602C5" w:rsidP="008670F3">
            <w:pPr>
              <w:rPr>
                <w:sz w:val="20"/>
                <w:szCs w:val="20"/>
              </w:rPr>
            </w:pPr>
            <w:r w:rsidRPr="00004771">
              <w:rPr>
                <w:sz w:val="20"/>
                <w:szCs w:val="20"/>
                <w:lang w:val="ru"/>
              </w:rPr>
              <w:t>§ Отражает частоту нежелательных явлений, выявленных по результатам лабораторных анализов, а не зарегистрированных нежелательных явлений.</w:t>
            </w:r>
          </w:p>
          <w:p w14:paraId="28EDB733" w14:textId="77777777" w:rsidR="00C602C5" w:rsidRPr="00004771" w:rsidRDefault="00C602C5" w:rsidP="008670F3">
            <w:pPr>
              <w:rPr>
                <w:sz w:val="20"/>
                <w:szCs w:val="20"/>
                <w:lang w:val="ru"/>
              </w:rPr>
            </w:pPr>
            <w:r w:rsidRPr="00004771">
              <w:rPr>
                <w:sz w:val="20"/>
                <w:szCs w:val="20"/>
                <w:lang w:val="ru"/>
              </w:rPr>
              <w:t>⁋ Представлены в виде оценки степени тяжести по критериям CTCAE.</w:t>
            </w:r>
          </w:p>
        </w:tc>
      </w:tr>
    </w:tbl>
    <w:p w14:paraId="2379F0F1" w14:textId="77777777" w:rsidR="00C602C5" w:rsidRPr="00004771" w:rsidRDefault="00C602C5" w:rsidP="00C602C5">
      <w:pPr>
        <w:spacing w:line="1" w:lineRule="exact"/>
        <w:rPr>
          <w:sz w:val="20"/>
          <w:szCs w:val="20"/>
        </w:rPr>
      </w:pPr>
    </w:p>
    <w:p w14:paraId="12EFEB01" w14:textId="5B7E2399" w:rsidR="002256A9" w:rsidRDefault="002256A9" w:rsidP="002256A9">
      <w:pPr>
        <w:pStyle w:val="af5"/>
        <w:keepNext/>
        <w:spacing w:before="240"/>
        <w:jc w:val="both"/>
      </w:pPr>
      <w:bookmarkStart w:id="406" w:name="_Toc159973381"/>
      <w:r>
        <w:t xml:space="preserve">Таблица </w:t>
      </w:r>
      <w:fldSimple w:instr=" STYLEREF 1 \s ">
        <w:r w:rsidR="008260B3">
          <w:rPr>
            <w:noProof/>
          </w:rPr>
          <w:t>4</w:t>
        </w:r>
      </w:fldSimple>
      <w:r w:rsidR="008260B3">
        <w:noBreakHyphen/>
      </w:r>
      <w:fldSimple w:instr=" SEQ Таблица \* ARABIC \s 1 ">
        <w:r w:rsidR="008260B3">
          <w:rPr>
            <w:noProof/>
          </w:rPr>
          <w:t>9</w:t>
        </w:r>
      </w:fldSimple>
      <w:r>
        <w:t>.</w:t>
      </w:r>
      <w:r w:rsidRPr="002256A9">
        <w:rPr>
          <w:bCs w:val="0"/>
          <w:lang w:val="ru"/>
        </w:rPr>
        <w:t xml:space="preserve"> </w:t>
      </w:r>
      <w:r w:rsidRPr="002256A9">
        <w:rPr>
          <w:b w:val="0"/>
          <w:bCs w:val="0"/>
          <w:lang w:val="ru"/>
        </w:rPr>
        <w:t>Нежелательные лекарственные реакции* у пациентов с онкогематологическими заболеваниями, получавших комбинированную терапию с акалабрутинибом (n = 223)</w:t>
      </w:r>
      <w:r w:rsidRPr="002256A9">
        <w:rPr>
          <w:b w:val="0"/>
          <w:bCs w:val="0"/>
        </w:rPr>
        <w:t>.</w:t>
      </w:r>
      <w:bookmarkEnd w:id="406"/>
    </w:p>
    <w:tbl>
      <w:tblPr>
        <w:tblOverlap w:val="never"/>
        <w:tblW w:w="5000" w:type="pct"/>
        <w:tblCellMar>
          <w:top w:w="28" w:type="dxa"/>
          <w:left w:w="57" w:type="dxa"/>
          <w:bottom w:w="28" w:type="dxa"/>
          <w:right w:w="57" w:type="dxa"/>
        </w:tblCellMar>
        <w:tblLook w:val="0000" w:firstRow="0" w:lastRow="0" w:firstColumn="0" w:lastColumn="0" w:noHBand="0" w:noVBand="0"/>
      </w:tblPr>
      <w:tblGrid>
        <w:gridCol w:w="1989"/>
        <w:gridCol w:w="3106"/>
        <w:gridCol w:w="2733"/>
        <w:gridCol w:w="1518"/>
      </w:tblGrid>
      <w:tr w:rsidR="00C602C5" w:rsidRPr="008B7AE2" w14:paraId="67D86C41" w14:textId="77777777" w:rsidTr="008670F3">
        <w:trPr>
          <w:trHeight w:val="20"/>
          <w:tblHeader/>
        </w:trPr>
        <w:tc>
          <w:tcPr>
            <w:tcW w:w="1064" w:type="pct"/>
            <w:tcBorders>
              <w:top w:val="single" w:sz="4" w:space="0" w:color="auto"/>
              <w:left w:val="single" w:sz="4" w:space="0" w:color="auto"/>
            </w:tcBorders>
            <w:shd w:val="clear" w:color="auto" w:fill="D9D9D9" w:themeFill="background1" w:themeFillShade="D9"/>
            <w:vAlign w:val="center"/>
          </w:tcPr>
          <w:p w14:paraId="2D5848B9" w14:textId="77777777" w:rsidR="00C602C5" w:rsidRPr="001200DB" w:rsidRDefault="00C602C5" w:rsidP="008670F3">
            <w:pPr>
              <w:jc w:val="center"/>
              <w:rPr>
                <w:sz w:val="20"/>
                <w:szCs w:val="20"/>
              </w:rPr>
            </w:pPr>
            <w:r w:rsidRPr="001200DB">
              <w:rPr>
                <w:b/>
                <w:bCs/>
                <w:sz w:val="20"/>
                <w:szCs w:val="20"/>
                <w:lang w:val="ru"/>
              </w:rPr>
              <w:t>Системно-органный класс (СОК) по словарю MedDRA</w:t>
            </w:r>
          </w:p>
        </w:tc>
        <w:tc>
          <w:tcPr>
            <w:tcW w:w="1662" w:type="pct"/>
            <w:tcBorders>
              <w:top w:val="single" w:sz="4" w:space="0" w:color="auto"/>
              <w:left w:val="single" w:sz="4" w:space="0" w:color="auto"/>
            </w:tcBorders>
            <w:shd w:val="clear" w:color="auto" w:fill="D9D9D9" w:themeFill="background1" w:themeFillShade="D9"/>
            <w:vAlign w:val="center"/>
          </w:tcPr>
          <w:p w14:paraId="2EEAACBC" w14:textId="77777777" w:rsidR="00C602C5" w:rsidRPr="001200DB" w:rsidRDefault="00C602C5" w:rsidP="008670F3">
            <w:pPr>
              <w:jc w:val="center"/>
              <w:rPr>
                <w:sz w:val="20"/>
                <w:szCs w:val="20"/>
              </w:rPr>
            </w:pPr>
            <w:r w:rsidRPr="001200DB">
              <w:rPr>
                <w:b/>
                <w:bCs/>
                <w:sz w:val="20"/>
                <w:szCs w:val="20"/>
                <w:lang w:val="ru"/>
              </w:rPr>
              <w:t>Термин по словарю MedDRA</w:t>
            </w:r>
          </w:p>
        </w:tc>
        <w:tc>
          <w:tcPr>
            <w:tcW w:w="1462" w:type="pct"/>
            <w:tcBorders>
              <w:top w:val="single" w:sz="4" w:space="0" w:color="auto"/>
              <w:left w:val="single" w:sz="4" w:space="0" w:color="auto"/>
            </w:tcBorders>
            <w:shd w:val="clear" w:color="auto" w:fill="D9D9D9" w:themeFill="background1" w:themeFillShade="D9"/>
            <w:vAlign w:val="center"/>
          </w:tcPr>
          <w:p w14:paraId="7BF185BB" w14:textId="77777777" w:rsidR="00C602C5" w:rsidRPr="008B7AE2" w:rsidRDefault="00C602C5" w:rsidP="008670F3">
            <w:pPr>
              <w:jc w:val="center"/>
              <w:rPr>
                <w:sz w:val="20"/>
                <w:szCs w:val="20"/>
              </w:rPr>
            </w:pPr>
            <w:r w:rsidRPr="001200DB">
              <w:rPr>
                <w:b/>
                <w:bCs/>
                <w:sz w:val="20"/>
                <w:szCs w:val="20"/>
                <w:lang w:val="ru"/>
              </w:rPr>
              <w:t>Общая частота (все степени тяжести по критериям CTCAE)</w:t>
            </w:r>
          </w:p>
        </w:tc>
        <w:tc>
          <w:tcPr>
            <w:tcW w:w="812" w:type="pct"/>
            <w:tcBorders>
              <w:top w:val="single" w:sz="4" w:space="0" w:color="auto"/>
              <w:left w:val="single" w:sz="4" w:space="0" w:color="auto"/>
              <w:right w:val="single" w:sz="4" w:space="0" w:color="auto"/>
            </w:tcBorders>
            <w:shd w:val="clear" w:color="auto" w:fill="D9D9D9" w:themeFill="background1" w:themeFillShade="D9"/>
            <w:vAlign w:val="center"/>
          </w:tcPr>
          <w:p w14:paraId="7BA4442D" w14:textId="77777777" w:rsidR="00C602C5" w:rsidRPr="008B7AE2" w:rsidRDefault="00C602C5" w:rsidP="008670F3">
            <w:pPr>
              <w:jc w:val="center"/>
              <w:rPr>
                <w:sz w:val="20"/>
                <w:szCs w:val="20"/>
              </w:rPr>
            </w:pPr>
            <w:r w:rsidRPr="001200DB">
              <w:rPr>
                <w:b/>
                <w:bCs/>
                <w:sz w:val="20"/>
                <w:szCs w:val="20"/>
                <w:lang w:val="ru"/>
              </w:rPr>
              <w:t>Частота реакций ≥ 3 степени тяжести по критериям CTCAE†</w:t>
            </w:r>
          </w:p>
        </w:tc>
      </w:tr>
      <w:tr w:rsidR="00C602C5" w:rsidRPr="001200DB" w14:paraId="3F53448D" w14:textId="77777777" w:rsidTr="008670F3">
        <w:trPr>
          <w:trHeight w:val="20"/>
        </w:trPr>
        <w:tc>
          <w:tcPr>
            <w:tcW w:w="1064" w:type="pct"/>
            <w:vMerge w:val="restart"/>
            <w:tcBorders>
              <w:top w:val="single" w:sz="4" w:space="0" w:color="auto"/>
              <w:left w:val="single" w:sz="4" w:space="0" w:color="auto"/>
            </w:tcBorders>
            <w:shd w:val="clear" w:color="auto" w:fill="FFFFFF"/>
            <w:vAlign w:val="center"/>
          </w:tcPr>
          <w:p w14:paraId="74BDE7D4" w14:textId="77777777" w:rsidR="00C602C5" w:rsidRPr="001200DB" w:rsidRDefault="00C602C5" w:rsidP="008670F3">
            <w:pPr>
              <w:jc w:val="center"/>
              <w:rPr>
                <w:sz w:val="20"/>
                <w:szCs w:val="20"/>
              </w:rPr>
            </w:pPr>
            <w:r w:rsidRPr="001200DB">
              <w:rPr>
                <w:b/>
                <w:bCs/>
                <w:sz w:val="20"/>
                <w:szCs w:val="20"/>
                <w:lang w:val="ru"/>
              </w:rPr>
              <w:t>Инфекции и инвазии</w:t>
            </w:r>
          </w:p>
        </w:tc>
        <w:tc>
          <w:tcPr>
            <w:tcW w:w="1662" w:type="pct"/>
            <w:tcBorders>
              <w:top w:val="single" w:sz="4" w:space="0" w:color="auto"/>
              <w:left w:val="single" w:sz="4" w:space="0" w:color="auto"/>
            </w:tcBorders>
            <w:shd w:val="clear" w:color="auto" w:fill="FFFFFF"/>
            <w:vAlign w:val="center"/>
          </w:tcPr>
          <w:p w14:paraId="3473B7A3" w14:textId="77777777" w:rsidR="00C602C5" w:rsidRPr="001200DB" w:rsidRDefault="00C602C5" w:rsidP="008670F3">
            <w:pPr>
              <w:rPr>
                <w:sz w:val="20"/>
                <w:szCs w:val="20"/>
              </w:rPr>
            </w:pPr>
            <w:r w:rsidRPr="001200DB">
              <w:rPr>
                <w:sz w:val="20"/>
                <w:szCs w:val="20"/>
                <w:lang w:val="ru"/>
              </w:rPr>
              <w:t>Инфекции верхних дыхательных путей</w:t>
            </w:r>
          </w:p>
        </w:tc>
        <w:tc>
          <w:tcPr>
            <w:tcW w:w="1462" w:type="pct"/>
            <w:tcBorders>
              <w:top w:val="single" w:sz="4" w:space="0" w:color="auto"/>
              <w:left w:val="single" w:sz="4" w:space="0" w:color="auto"/>
            </w:tcBorders>
            <w:shd w:val="clear" w:color="auto" w:fill="FFFFFF"/>
            <w:vAlign w:val="center"/>
          </w:tcPr>
          <w:p w14:paraId="5658B95C" w14:textId="77777777" w:rsidR="00C602C5" w:rsidRPr="001200DB" w:rsidRDefault="00C602C5" w:rsidP="008670F3">
            <w:pPr>
              <w:rPr>
                <w:sz w:val="20"/>
                <w:szCs w:val="20"/>
              </w:rPr>
            </w:pPr>
            <w:r w:rsidRPr="001200DB">
              <w:rPr>
                <w:sz w:val="20"/>
                <w:szCs w:val="20"/>
                <w:lang w:val="ru"/>
              </w:rPr>
              <w:t>Очень часто (31,4%)</w:t>
            </w:r>
          </w:p>
        </w:tc>
        <w:tc>
          <w:tcPr>
            <w:tcW w:w="812" w:type="pct"/>
            <w:tcBorders>
              <w:top w:val="single" w:sz="4" w:space="0" w:color="auto"/>
              <w:left w:val="single" w:sz="4" w:space="0" w:color="auto"/>
              <w:right w:val="single" w:sz="4" w:space="0" w:color="auto"/>
            </w:tcBorders>
            <w:shd w:val="clear" w:color="auto" w:fill="FFFFFF"/>
            <w:vAlign w:val="center"/>
          </w:tcPr>
          <w:p w14:paraId="24CBF3C3" w14:textId="77777777" w:rsidR="00C602C5" w:rsidRPr="001200DB" w:rsidRDefault="00C602C5" w:rsidP="008670F3">
            <w:pPr>
              <w:jc w:val="center"/>
              <w:rPr>
                <w:sz w:val="20"/>
                <w:szCs w:val="20"/>
              </w:rPr>
            </w:pPr>
            <w:r w:rsidRPr="001200DB">
              <w:rPr>
                <w:sz w:val="20"/>
                <w:szCs w:val="20"/>
                <w:lang w:val="ru"/>
              </w:rPr>
              <w:t>1,8%</w:t>
            </w:r>
          </w:p>
        </w:tc>
      </w:tr>
      <w:tr w:rsidR="00C602C5" w:rsidRPr="001200DB" w14:paraId="0349593D" w14:textId="77777777" w:rsidTr="008670F3">
        <w:trPr>
          <w:trHeight w:val="20"/>
        </w:trPr>
        <w:tc>
          <w:tcPr>
            <w:tcW w:w="1064" w:type="pct"/>
            <w:vMerge/>
            <w:tcBorders>
              <w:left w:val="single" w:sz="4" w:space="0" w:color="auto"/>
            </w:tcBorders>
            <w:shd w:val="clear" w:color="auto" w:fill="FFFFFF"/>
            <w:vAlign w:val="center"/>
          </w:tcPr>
          <w:p w14:paraId="78799E59" w14:textId="77777777" w:rsidR="00C602C5" w:rsidRPr="001200DB" w:rsidRDefault="00C602C5" w:rsidP="008670F3">
            <w:pPr>
              <w:rPr>
                <w:sz w:val="20"/>
                <w:szCs w:val="20"/>
              </w:rPr>
            </w:pPr>
          </w:p>
        </w:tc>
        <w:tc>
          <w:tcPr>
            <w:tcW w:w="1662" w:type="pct"/>
            <w:tcBorders>
              <w:top w:val="single" w:sz="4" w:space="0" w:color="auto"/>
              <w:left w:val="single" w:sz="4" w:space="0" w:color="auto"/>
            </w:tcBorders>
            <w:shd w:val="clear" w:color="auto" w:fill="FFFFFF"/>
            <w:vAlign w:val="center"/>
          </w:tcPr>
          <w:p w14:paraId="6CBCC752" w14:textId="77777777" w:rsidR="00C602C5" w:rsidRPr="001200DB" w:rsidRDefault="00C602C5" w:rsidP="008670F3">
            <w:pPr>
              <w:rPr>
                <w:sz w:val="20"/>
                <w:szCs w:val="20"/>
              </w:rPr>
            </w:pPr>
            <w:r w:rsidRPr="001200DB">
              <w:rPr>
                <w:sz w:val="20"/>
                <w:szCs w:val="20"/>
                <w:lang w:val="ru"/>
              </w:rPr>
              <w:t>Синусит</w:t>
            </w:r>
          </w:p>
        </w:tc>
        <w:tc>
          <w:tcPr>
            <w:tcW w:w="1462" w:type="pct"/>
            <w:tcBorders>
              <w:top w:val="single" w:sz="4" w:space="0" w:color="auto"/>
              <w:left w:val="single" w:sz="4" w:space="0" w:color="auto"/>
            </w:tcBorders>
            <w:shd w:val="clear" w:color="auto" w:fill="FFFFFF"/>
            <w:vAlign w:val="center"/>
          </w:tcPr>
          <w:p w14:paraId="213792E5" w14:textId="77777777" w:rsidR="00C602C5" w:rsidRPr="001200DB" w:rsidRDefault="00C602C5" w:rsidP="008670F3">
            <w:pPr>
              <w:rPr>
                <w:sz w:val="20"/>
                <w:szCs w:val="20"/>
              </w:rPr>
            </w:pPr>
            <w:r w:rsidRPr="001200DB">
              <w:rPr>
                <w:sz w:val="20"/>
                <w:szCs w:val="20"/>
                <w:lang w:val="ru"/>
              </w:rPr>
              <w:t>Очень часто (15,2%)</w:t>
            </w:r>
          </w:p>
        </w:tc>
        <w:tc>
          <w:tcPr>
            <w:tcW w:w="812" w:type="pct"/>
            <w:tcBorders>
              <w:top w:val="single" w:sz="4" w:space="0" w:color="auto"/>
              <w:left w:val="single" w:sz="4" w:space="0" w:color="auto"/>
              <w:right w:val="single" w:sz="4" w:space="0" w:color="auto"/>
            </w:tcBorders>
            <w:shd w:val="clear" w:color="auto" w:fill="FFFFFF"/>
            <w:vAlign w:val="center"/>
          </w:tcPr>
          <w:p w14:paraId="6C0B29A4" w14:textId="77777777" w:rsidR="00C602C5" w:rsidRPr="001200DB" w:rsidRDefault="00C602C5" w:rsidP="008670F3">
            <w:pPr>
              <w:jc w:val="center"/>
              <w:rPr>
                <w:sz w:val="20"/>
                <w:szCs w:val="20"/>
              </w:rPr>
            </w:pPr>
            <w:r w:rsidRPr="001200DB">
              <w:rPr>
                <w:sz w:val="20"/>
                <w:szCs w:val="20"/>
                <w:lang w:val="ru"/>
              </w:rPr>
              <w:t>0,4%</w:t>
            </w:r>
          </w:p>
        </w:tc>
      </w:tr>
      <w:tr w:rsidR="00C602C5" w:rsidRPr="001200DB" w14:paraId="788A49B8" w14:textId="77777777" w:rsidTr="008670F3">
        <w:trPr>
          <w:trHeight w:val="20"/>
        </w:trPr>
        <w:tc>
          <w:tcPr>
            <w:tcW w:w="1064" w:type="pct"/>
            <w:vMerge/>
            <w:tcBorders>
              <w:left w:val="single" w:sz="4" w:space="0" w:color="auto"/>
            </w:tcBorders>
            <w:shd w:val="clear" w:color="auto" w:fill="FFFFFF"/>
            <w:vAlign w:val="center"/>
          </w:tcPr>
          <w:p w14:paraId="2FF138ED" w14:textId="77777777" w:rsidR="00C602C5" w:rsidRPr="001200DB" w:rsidRDefault="00C602C5" w:rsidP="008670F3">
            <w:pPr>
              <w:rPr>
                <w:sz w:val="20"/>
                <w:szCs w:val="20"/>
              </w:rPr>
            </w:pPr>
          </w:p>
        </w:tc>
        <w:tc>
          <w:tcPr>
            <w:tcW w:w="1662" w:type="pct"/>
            <w:tcBorders>
              <w:top w:val="single" w:sz="4" w:space="0" w:color="auto"/>
              <w:left w:val="single" w:sz="4" w:space="0" w:color="auto"/>
            </w:tcBorders>
            <w:shd w:val="clear" w:color="auto" w:fill="FFFFFF"/>
            <w:vAlign w:val="center"/>
          </w:tcPr>
          <w:p w14:paraId="5421A5AE" w14:textId="77777777" w:rsidR="00C602C5" w:rsidRPr="001200DB" w:rsidRDefault="00C602C5" w:rsidP="008670F3">
            <w:pPr>
              <w:rPr>
                <w:sz w:val="20"/>
                <w:szCs w:val="20"/>
              </w:rPr>
            </w:pPr>
            <w:r w:rsidRPr="001200DB">
              <w:rPr>
                <w:sz w:val="20"/>
                <w:szCs w:val="20"/>
                <w:lang w:val="ru"/>
              </w:rPr>
              <w:t>Назофарингит</w:t>
            </w:r>
          </w:p>
        </w:tc>
        <w:tc>
          <w:tcPr>
            <w:tcW w:w="1462" w:type="pct"/>
            <w:tcBorders>
              <w:top w:val="single" w:sz="4" w:space="0" w:color="auto"/>
              <w:left w:val="single" w:sz="4" w:space="0" w:color="auto"/>
            </w:tcBorders>
            <w:shd w:val="clear" w:color="auto" w:fill="FFFFFF"/>
            <w:vAlign w:val="center"/>
          </w:tcPr>
          <w:p w14:paraId="29DDDCED" w14:textId="77777777" w:rsidR="00C602C5" w:rsidRPr="001200DB" w:rsidRDefault="00C602C5" w:rsidP="008670F3">
            <w:pPr>
              <w:rPr>
                <w:sz w:val="20"/>
                <w:szCs w:val="20"/>
              </w:rPr>
            </w:pPr>
            <w:r w:rsidRPr="001200DB">
              <w:rPr>
                <w:sz w:val="20"/>
                <w:szCs w:val="20"/>
                <w:lang w:val="ru"/>
              </w:rPr>
              <w:t>Очень часто (13,5%)</w:t>
            </w:r>
          </w:p>
        </w:tc>
        <w:tc>
          <w:tcPr>
            <w:tcW w:w="812" w:type="pct"/>
            <w:tcBorders>
              <w:top w:val="single" w:sz="4" w:space="0" w:color="auto"/>
              <w:left w:val="single" w:sz="4" w:space="0" w:color="auto"/>
              <w:right w:val="single" w:sz="4" w:space="0" w:color="auto"/>
            </w:tcBorders>
            <w:shd w:val="clear" w:color="auto" w:fill="FFFFFF"/>
            <w:vAlign w:val="center"/>
          </w:tcPr>
          <w:p w14:paraId="3F714C56" w14:textId="77777777" w:rsidR="00C602C5" w:rsidRPr="001200DB" w:rsidRDefault="00C602C5" w:rsidP="008670F3">
            <w:pPr>
              <w:jc w:val="center"/>
              <w:rPr>
                <w:sz w:val="20"/>
                <w:szCs w:val="20"/>
              </w:rPr>
            </w:pPr>
            <w:r w:rsidRPr="001200DB">
              <w:rPr>
                <w:sz w:val="20"/>
                <w:szCs w:val="20"/>
                <w:lang w:val="ru"/>
              </w:rPr>
              <w:t>0,4%</w:t>
            </w:r>
          </w:p>
        </w:tc>
      </w:tr>
      <w:tr w:rsidR="00C602C5" w:rsidRPr="001200DB" w14:paraId="67D0FFB8" w14:textId="77777777" w:rsidTr="008670F3">
        <w:trPr>
          <w:trHeight w:val="20"/>
        </w:trPr>
        <w:tc>
          <w:tcPr>
            <w:tcW w:w="1064" w:type="pct"/>
            <w:vMerge/>
            <w:tcBorders>
              <w:left w:val="single" w:sz="4" w:space="0" w:color="auto"/>
            </w:tcBorders>
            <w:shd w:val="clear" w:color="auto" w:fill="FFFFFF"/>
            <w:vAlign w:val="center"/>
          </w:tcPr>
          <w:p w14:paraId="6C3B06CF" w14:textId="77777777" w:rsidR="00C602C5" w:rsidRPr="001200DB" w:rsidRDefault="00C602C5" w:rsidP="008670F3">
            <w:pPr>
              <w:rPr>
                <w:sz w:val="20"/>
                <w:szCs w:val="20"/>
              </w:rPr>
            </w:pPr>
          </w:p>
        </w:tc>
        <w:tc>
          <w:tcPr>
            <w:tcW w:w="1662" w:type="pct"/>
            <w:tcBorders>
              <w:top w:val="single" w:sz="4" w:space="0" w:color="auto"/>
              <w:left w:val="single" w:sz="4" w:space="0" w:color="auto"/>
            </w:tcBorders>
            <w:shd w:val="clear" w:color="auto" w:fill="FFFFFF"/>
            <w:vAlign w:val="center"/>
          </w:tcPr>
          <w:p w14:paraId="2F8133DA" w14:textId="77777777" w:rsidR="00C602C5" w:rsidRPr="001200DB" w:rsidRDefault="00C602C5" w:rsidP="008670F3">
            <w:pPr>
              <w:rPr>
                <w:sz w:val="20"/>
                <w:szCs w:val="20"/>
              </w:rPr>
            </w:pPr>
            <w:r w:rsidRPr="001200DB">
              <w:rPr>
                <w:sz w:val="20"/>
                <w:szCs w:val="20"/>
                <w:lang w:val="ru"/>
              </w:rPr>
              <w:t>Инфекция мочевыводящих путей</w:t>
            </w:r>
          </w:p>
        </w:tc>
        <w:tc>
          <w:tcPr>
            <w:tcW w:w="1462" w:type="pct"/>
            <w:tcBorders>
              <w:top w:val="single" w:sz="4" w:space="0" w:color="auto"/>
              <w:left w:val="single" w:sz="4" w:space="0" w:color="auto"/>
            </w:tcBorders>
            <w:shd w:val="clear" w:color="auto" w:fill="FFFFFF"/>
            <w:vAlign w:val="center"/>
          </w:tcPr>
          <w:p w14:paraId="0AAF0764" w14:textId="77777777" w:rsidR="00C602C5" w:rsidRPr="001200DB" w:rsidRDefault="00C602C5" w:rsidP="008670F3">
            <w:pPr>
              <w:rPr>
                <w:sz w:val="20"/>
                <w:szCs w:val="20"/>
              </w:rPr>
            </w:pPr>
            <w:r w:rsidRPr="001200DB">
              <w:rPr>
                <w:sz w:val="20"/>
                <w:szCs w:val="20"/>
                <w:lang w:val="ru"/>
              </w:rPr>
              <w:t>Очень часто (13%)</w:t>
            </w:r>
          </w:p>
        </w:tc>
        <w:tc>
          <w:tcPr>
            <w:tcW w:w="812" w:type="pct"/>
            <w:tcBorders>
              <w:top w:val="single" w:sz="4" w:space="0" w:color="auto"/>
              <w:left w:val="single" w:sz="4" w:space="0" w:color="auto"/>
              <w:right w:val="single" w:sz="4" w:space="0" w:color="auto"/>
            </w:tcBorders>
            <w:shd w:val="clear" w:color="auto" w:fill="FFFFFF"/>
            <w:vAlign w:val="center"/>
          </w:tcPr>
          <w:p w14:paraId="77BB4EF5" w14:textId="77777777" w:rsidR="00C602C5" w:rsidRPr="001200DB" w:rsidRDefault="00C602C5" w:rsidP="008670F3">
            <w:pPr>
              <w:jc w:val="center"/>
              <w:rPr>
                <w:sz w:val="20"/>
                <w:szCs w:val="20"/>
              </w:rPr>
            </w:pPr>
            <w:r w:rsidRPr="001200DB">
              <w:rPr>
                <w:sz w:val="20"/>
                <w:szCs w:val="20"/>
                <w:lang w:val="ru"/>
              </w:rPr>
              <w:t>0,9%</w:t>
            </w:r>
          </w:p>
        </w:tc>
      </w:tr>
      <w:tr w:rsidR="00C602C5" w:rsidRPr="001200DB" w14:paraId="0D57E749" w14:textId="77777777" w:rsidTr="008670F3">
        <w:trPr>
          <w:trHeight w:val="20"/>
        </w:trPr>
        <w:tc>
          <w:tcPr>
            <w:tcW w:w="1064" w:type="pct"/>
            <w:vMerge/>
            <w:tcBorders>
              <w:left w:val="single" w:sz="4" w:space="0" w:color="auto"/>
            </w:tcBorders>
            <w:shd w:val="clear" w:color="auto" w:fill="FFFFFF"/>
            <w:vAlign w:val="center"/>
          </w:tcPr>
          <w:p w14:paraId="57EF1347" w14:textId="77777777" w:rsidR="00C602C5" w:rsidRPr="001200DB" w:rsidRDefault="00C602C5" w:rsidP="008670F3">
            <w:pPr>
              <w:rPr>
                <w:sz w:val="20"/>
                <w:szCs w:val="20"/>
              </w:rPr>
            </w:pPr>
          </w:p>
        </w:tc>
        <w:tc>
          <w:tcPr>
            <w:tcW w:w="1662" w:type="pct"/>
            <w:tcBorders>
              <w:top w:val="single" w:sz="4" w:space="0" w:color="auto"/>
              <w:left w:val="single" w:sz="4" w:space="0" w:color="auto"/>
            </w:tcBorders>
            <w:shd w:val="clear" w:color="auto" w:fill="FFFFFF"/>
            <w:vAlign w:val="center"/>
          </w:tcPr>
          <w:p w14:paraId="09C3780B" w14:textId="77777777" w:rsidR="00C602C5" w:rsidRPr="001200DB" w:rsidRDefault="00C602C5" w:rsidP="008670F3">
            <w:pPr>
              <w:rPr>
                <w:sz w:val="20"/>
                <w:szCs w:val="20"/>
              </w:rPr>
            </w:pPr>
            <w:r w:rsidRPr="001200DB">
              <w:rPr>
                <w:sz w:val="20"/>
                <w:szCs w:val="20"/>
                <w:lang w:val="ru"/>
              </w:rPr>
              <w:t>Пневмония</w:t>
            </w:r>
          </w:p>
        </w:tc>
        <w:tc>
          <w:tcPr>
            <w:tcW w:w="1462" w:type="pct"/>
            <w:tcBorders>
              <w:top w:val="single" w:sz="4" w:space="0" w:color="auto"/>
              <w:left w:val="single" w:sz="4" w:space="0" w:color="auto"/>
            </w:tcBorders>
            <w:shd w:val="clear" w:color="auto" w:fill="FFFFFF"/>
            <w:vAlign w:val="center"/>
          </w:tcPr>
          <w:p w14:paraId="2AE0EB08" w14:textId="77777777" w:rsidR="00C602C5" w:rsidRPr="001200DB" w:rsidRDefault="00C602C5" w:rsidP="008670F3">
            <w:pPr>
              <w:rPr>
                <w:sz w:val="20"/>
                <w:szCs w:val="20"/>
              </w:rPr>
            </w:pPr>
            <w:r w:rsidRPr="001200DB">
              <w:rPr>
                <w:sz w:val="20"/>
                <w:szCs w:val="20"/>
                <w:lang w:val="ru"/>
              </w:rPr>
              <w:t>Очень часто (10,8%)</w:t>
            </w:r>
          </w:p>
        </w:tc>
        <w:tc>
          <w:tcPr>
            <w:tcW w:w="812" w:type="pct"/>
            <w:tcBorders>
              <w:top w:val="single" w:sz="4" w:space="0" w:color="auto"/>
              <w:left w:val="single" w:sz="4" w:space="0" w:color="auto"/>
              <w:right w:val="single" w:sz="4" w:space="0" w:color="auto"/>
            </w:tcBorders>
            <w:shd w:val="clear" w:color="auto" w:fill="FFFFFF"/>
            <w:vAlign w:val="center"/>
          </w:tcPr>
          <w:p w14:paraId="11A54BC1" w14:textId="77777777" w:rsidR="00C602C5" w:rsidRPr="001200DB" w:rsidRDefault="00C602C5" w:rsidP="008670F3">
            <w:pPr>
              <w:jc w:val="center"/>
              <w:rPr>
                <w:sz w:val="20"/>
                <w:szCs w:val="20"/>
              </w:rPr>
            </w:pPr>
            <w:r w:rsidRPr="001200DB">
              <w:rPr>
                <w:sz w:val="20"/>
                <w:szCs w:val="20"/>
                <w:lang w:val="ru"/>
              </w:rPr>
              <w:t>5,4%</w:t>
            </w:r>
          </w:p>
        </w:tc>
      </w:tr>
      <w:tr w:rsidR="00C602C5" w:rsidRPr="001200DB" w14:paraId="314C231E" w14:textId="77777777" w:rsidTr="008670F3">
        <w:trPr>
          <w:trHeight w:val="20"/>
        </w:trPr>
        <w:tc>
          <w:tcPr>
            <w:tcW w:w="1064" w:type="pct"/>
            <w:vMerge/>
            <w:tcBorders>
              <w:left w:val="single" w:sz="4" w:space="0" w:color="auto"/>
            </w:tcBorders>
            <w:shd w:val="clear" w:color="auto" w:fill="FFFFFF"/>
            <w:vAlign w:val="center"/>
          </w:tcPr>
          <w:p w14:paraId="00508988" w14:textId="77777777" w:rsidR="00C602C5" w:rsidRPr="001200DB" w:rsidRDefault="00C602C5" w:rsidP="008670F3">
            <w:pPr>
              <w:rPr>
                <w:sz w:val="20"/>
                <w:szCs w:val="20"/>
              </w:rPr>
            </w:pPr>
          </w:p>
        </w:tc>
        <w:tc>
          <w:tcPr>
            <w:tcW w:w="1662" w:type="pct"/>
            <w:tcBorders>
              <w:top w:val="single" w:sz="4" w:space="0" w:color="auto"/>
              <w:left w:val="single" w:sz="4" w:space="0" w:color="auto"/>
            </w:tcBorders>
            <w:shd w:val="clear" w:color="auto" w:fill="FFFFFF"/>
            <w:vAlign w:val="center"/>
          </w:tcPr>
          <w:p w14:paraId="2CB8C7C0" w14:textId="77777777" w:rsidR="00C602C5" w:rsidRPr="001200DB" w:rsidRDefault="00C602C5" w:rsidP="008670F3">
            <w:pPr>
              <w:rPr>
                <w:sz w:val="20"/>
                <w:szCs w:val="20"/>
              </w:rPr>
            </w:pPr>
            <w:r w:rsidRPr="001200DB">
              <w:rPr>
                <w:sz w:val="20"/>
                <w:szCs w:val="20"/>
                <w:lang w:val="ru"/>
              </w:rPr>
              <w:t>Бронхит</w:t>
            </w:r>
          </w:p>
        </w:tc>
        <w:tc>
          <w:tcPr>
            <w:tcW w:w="1462" w:type="pct"/>
            <w:tcBorders>
              <w:top w:val="single" w:sz="4" w:space="0" w:color="auto"/>
              <w:left w:val="single" w:sz="4" w:space="0" w:color="auto"/>
            </w:tcBorders>
            <w:shd w:val="clear" w:color="auto" w:fill="FFFFFF"/>
            <w:vAlign w:val="center"/>
          </w:tcPr>
          <w:p w14:paraId="47D3E412" w14:textId="77777777" w:rsidR="00C602C5" w:rsidRPr="001200DB" w:rsidRDefault="00C602C5" w:rsidP="008670F3">
            <w:pPr>
              <w:rPr>
                <w:sz w:val="20"/>
                <w:szCs w:val="20"/>
              </w:rPr>
            </w:pPr>
            <w:r w:rsidRPr="001200DB">
              <w:rPr>
                <w:sz w:val="20"/>
                <w:szCs w:val="20"/>
                <w:lang w:val="ru"/>
              </w:rPr>
              <w:t>Часто (9,9%)</w:t>
            </w:r>
          </w:p>
        </w:tc>
        <w:tc>
          <w:tcPr>
            <w:tcW w:w="812" w:type="pct"/>
            <w:tcBorders>
              <w:top w:val="single" w:sz="4" w:space="0" w:color="auto"/>
              <w:left w:val="single" w:sz="4" w:space="0" w:color="auto"/>
              <w:right w:val="single" w:sz="4" w:space="0" w:color="auto"/>
            </w:tcBorders>
            <w:shd w:val="clear" w:color="auto" w:fill="FFFFFF"/>
            <w:vAlign w:val="center"/>
          </w:tcPr>
          <w:p w14:paraId="26E16E2B" w14:textId="77777777" w:rsidR="00C602C5" w:rsidRPr="001200DB" w:rsidRDefault="00C602C5" w:rsidP="008670F3">
            <w:pPr>
              <w:jc w:val="center"/>
              <w:rPr>
                <w:sz w:val="20"/>
                <w:szCs w:val="20"/>
              </w:rPr>
            </w:pPr>
            <w:r w:rsidRPr="001200DB">
              <w:rPr>
                <w:sz w:val="20"/>
                <w:szCs w:val="20"/>
                <w:lang w:val="ru"/>
              </w:rPr>
              <w:t>0%</w:t>
            </w:r>
          </w:p>
        </w:tc>
      </w:tr>
      <w:tr w:rsidR="00C602C5" w:rsidRPr="001200DB" w14:paraId="6B735E23" w14:textId="77777777" w:rsidTr="008670F3">
        <w:trPr>
          <w:trHeight w:val="20"/>
        </w:trPr>
        <w:tc>
          <w:tcPr>
            <w:tcW w:w="1064" w:type="pct"/>
            <w:vMerge/>
            <w:tcBorders>
              <w:left w:val="single" w:sz="4" w:space="0" w:color="auto"/>
            </w:tcBorders>
            <w:shd w:val="clear" w:color="auto" w:fill="FFFFFF"/>
            <w:vAlign w:val="center"/>
          </w:tcPr>
          <w:p w14:paraId="50EBF1EA" w14:textId="77777777" w:rsidR="00C602C5" w:rsidRPr="001200DB" w:rsidRDefault="00C602C5" w:rsidP="008670F3">
            <w:pPr>
              <w:rPr>
                <w:sz w:val="20"/>
                <w:szCs w:val="20"/>
              </w:rPr>
            </w:pPr>
          </w:p>
        </w:tc>
        <w:tc>
          <w:tcPr>
            <w:tcW w:w="1662" w:type="pct"/>
            <w:tcBorders>
              <w:top w:val="single" w:sz="4" w:space="0" w:color="auto"/>
              <w:left w:val="single" w:sz="4" w:space="0" w:color="auto"/>
            </w:tcBorders>
            <w:shd w:val="clear" w:color="auto" w:fill="FFFFFF"/>
            <w:vAlign w:val="center"/>
          </w:tcPr>
          <w:p w14:paraId="06AC8ACF" w14:textId="77777777" w:rsidR="00C602C5" w:rsidRPr="001200DB" w:rsidRDefault="00C602C5" w:rsidP="008670F3">
            <w:pPr>
              <w:rPr>
                <w:sz w:val="20"/>
                <w:szCs w:val="20"/>
              </w:rPr>
            </w:pPr>
            <w:r w:rsidRPr="001200DB">
              <w:rPr>
                <w:sz w:val="20"/>
                <w:szCs w:val="20"/>
                <w:lang w:val="ru"/>
              </w:rPr>
              <w:t>Герпесвирусные инфекции†</w:t>
            </w:r>
          </w:p>
        </w:tc>
        <w:tc>
          <w:tcPr>
            <w:tcW w:w="1462" w:type="pct"/>
            <w:tcBorders>
              <w:top w:val="single" w:sz="4" w:space="0" w:color="auto"/>
              <w:left w:val="single" w:sz="4" w:space="0" w:color="auto"/>
            </w:tcBorders>
            <w:shd w:val="clear" w:color="auto" w:fill="FFFFFF"/>
            <w:vAlign w:val="center"/>
          </w:tcPr>
          <w:p w14:paraId="2455D0C9" w14:textId="77777777" w:rsidR="00C602C5" w:rsidRPr="001200DB" w:rsidRDefault="00C602C5" w:rsidP="008670F3">
            <w:pPr>
              <w:rPr>
                <w:sz w:val="20"/>
                <w:szCs w:val="20"/>
              </w:rPr>
            </w:pPr>
            <w:r w:rsidRPr="001200DB">
              <w:rPr>
                <w:sz w:val="20"/>
                <w:szCs w:val="20"/>
                <w:lang w:val="ru"/>
              </w:rPr>
              <w:t>Часто (6,7%)</w:t>
            </w:r>
          </w:p>
        </w:tc>
        <w:tc>
          <w:tcPr>
            <w:tcW w:w="812" w:type="pct"/>
            <w:tcBorders>
              <w:top w:val="single" w:sz="4" w:space="0" w:color="auto"/>
              <w:left w:val="single" w:sz="4" w:space="0" w:color="auto"/>
              <w:right w:val="single" w:sz="4" w:space="0" w:color="auto"/>
            </w:tcBorders>
            <w:shd w:val="clear" w:color="auto" w:fill="FFFFFF"/>
            <w:vAlign w:val="center"/>
          </w:tcPr>
          <w:p w14:paraId="0B378198" w14:textId="77777777" w:rsidR="00C602C5" w:rsidRPr="001200DB" w:rsidRDefault="00C602C5" w:rsidP="008670F3">
            <w:pPr>
              <w:jc w:val="center"/>
              <w:rPr>
                <w:sz w:val="20"/>
                <w:szCs w:val="20"/>
              </w:rPr>
            </w:pPr>
            <w:r w:rsidRPr="001200DB">
              <w:rPr>
                <w:sz w:val="20"/>
                <w:szCs w:val="20"/>
                <w:lang w:val="ru"/>
              </w:rPr>
              <w:t>1,3%</w:t>
            </w:r>
          </w:p>
        </w:tc>
      </w:tr>
      <w:tr w:rsidR="00C602C5" w:rsidRPr="001200DB" w14:paraId="2AE156C0" w14:textId="77777777" w:rsidTr="008670F3">
        <w:trPr>
          <w:trHeight w:val="20"/>
        </w:trPr>
        <w:tc>
          <w:tcPr>
            <w:tcW w:w="1064" w:type="pct"/>
            <w:vMerge/>
            <w:tcBorders>
              <w:left w:val="single" w:sz="4" w:space="0" w:color="auto"/>
            </w:tcBorders>
            <w:shd w:val="clear" w:color="auto" w:fill="FFFFFF"/>
            <w:vAlign w:val="center"/>
          </w:tcPr>
          <w:p w14:paraId="43EF4E37" w14:textId="77777777" w:rsidR="00C602C5" w:rsidRPr="001200DB" w:rsidRDefault="00C602C5" w:rsidP="008670F3">
            <w:pPr>
              <w:rPr>
                <w:sz w:val="20"/>
                <w:szCs w:val="20"/>
              </w:rPr>
            </w:pPr>
          </w:p>
        </w:tc>
        <w:tc>
          <w:tcPr>
            <w:tcW w:w="1662" w:type="pct"/>
            <w:tcBorders>
              <w:top w:val="single" w:sz="4" w:space="0" w:color="auto"/>
              <w:left w:val="single" w:sz="4" w:space="0" w:color="auto"/>
            </w:tcBorders>
            <w:shd w:val="clear" w:color="auto" w:fill="FFFFFF"/>
            <w:vAlign w:val="center"/>
          </w:tcPr>
          <w:p w14:paraId="4E98643A" w14:textId="77777777" w:rsidR="00C602C5" w:rsidRPr="001200DB" w:rsidRDefault="00C602C5" w:rsidP="008670F3">
            <w:pPr>
              <w:rPr>
                <w:sz w:val="20"/>
                <w:szCs w:val="20"/>
              </w:rPr>
            </w:pPr>
            <w:r w:rsidRPr="001200DB">
              <w:rPr>
                <w:sz w:val="20"/>
                <w:szCs w:val="20"/>
                <w:lang w:val="ru"/>
              </w:rPr>
              <w:t>Прогрессирующая мультифокальная лейкоэнцефалопатия</w:t>
            </w:r>
          </w:p>
        </w:tc>
        <w:tc>
          <w:tcPr>
            <w:tcW w:w="1462" w:type="pct"/>
            <w:tcBorders>
              <w:top w:val="single" w:sz="4" w:space="0" w:color="auto"/>
              <w:left w:val="single" w:sz="4" w:space="0" w:color="auto"/>
            </w:tcBorders>
            <w:shd w:val="clear" w:color="auto" w:fill="FFFFFF"/>
            <w:vAlign w:val="center"/>
          </w:tcPr>
          <w:p w14:paraId="4749F384" w14:textId="77777777" w:rsidR="00C602C5" w:rsidRPr="001200DB" w:rsidRDefault="00C602C5" w:rsidP="008670F3">
            <w:pPr>
              <w:rPr>
                <w:sz w:val="20"/>
                <w:szCs w:val="20"/>
              </w:rPr>
            </w:pPr>
            <w:r w:rsidRPr="001200DB">
              <w:rPr>
                <w:sz w:val="20"/>
                <w:szCs w:val="20"/>
                <w:lang w:val="ru"/>
              </w:rPr>
              <w:t>Нечасто (0,4%)</w:t>
            </w:r>
          </w:p>
        </w:tc>
        <w:tc>
          <w:tcPr>
            <w:tcW w:w="812" w:type="pct"/>
            <w:tcBorders>
              <w:top w:val="single" w:sz="4" w:space="0" w:color="auto"/>
              <w:left w:val="single" w:sz="4" w:space="0" w:color="auto"/>
              <w:right w:val="single" w:sz="4" w:space="0" w:color="auto"/>
            </w:tcBorders>
            <w:shd w:val="clear" w:color="auto" w:fill="FFFFFF"/>
            <w:vAlign w:val="center"/>
          </w:tcPr>
          <w:p w14:paraId="7B0FDEC0" w14:textId="77777777" w:rsidR="00C602C5" w:rsidRPr="001200DB" w:rsidRDefault="00C602C5" w:rsidP="008670F3">
            <w:pPr>
              <w:jc w:val="center"/>
              <w:rPr>
                <w:sz w:val="20"/>
                <w:szCs w:val="20"/>
              </w:rPr>
            </w:pPr>
            <w:r w:rsidRPr="001200DB">
              <w:rPr>
                <w:sz w:val="20"/>
                <w:szCs w:val="20"/>
                <w:lang w:val="ru"/>
              </w:rPr>
              <w:t>0,4%</w:t>
            </w:r>
          </w:p>
        </w:tc>
      </w:tr>
      <w:tr w:rsidR="00C602C5" w:rsidRPr="001200DB" w14:paraId="66201F5F" w14:textId="77777777" w:rsidTr="008670F3">
        <w:trPr>
          <w:trHeight w:val="20"/>
        </w:trPr>
        <w:tc>
          <w:tcPr>
            <w:tcW w:w="1064" w:type="pct"/>
            <w:vMerge/>
            <w:tcBorders>
              <w:left w:val="single" w:sz="4" w:space="0" w:color="auto"/>
            </w:tcBorders>
            <w:shd w:val="clear" w:color="auto" w:fill="FFFFFF"/>
            <w:vAlign w:val="center"/>
          </w:tcPr>
          <w:p w14:paraId="21C9C5EA" w14:textId="77777777" w:rsidR="00C602C5" w:rsidRPr="001200DB" w:rsidRDefault="00C602C5" w:rsidP="008670F3">
            <w:pPr>
              <w:rPr>
                <w:sz w:val="20"/>
                <w:szCs w:val="20"/>
              </w:rPr>
            </w:pPr>
          </w:p>
        </w:tc>
        <w:tc>
          <w:tcPr>
            <w:tcW w:w="1662" w:type="pct"/>
            <w:tcBorders>
              <w:top w:val="single" w:sz="4" w:space="0" w:color="auto"/>
              <w:left w:val="single" w:sz="4" w:space="0" w:color="auto"/>
            </w:tcBorders>
            <w:shd w:val="clear" w:color="auto" w:fill="FFFFFF"/>
            <w:vAlign w:val="center"/>
          </w:tcPr>
          <w:p w14:paraId="54BA6465" w14:textId="77777777" w:rsidR="00C602C5" w:rsidRPr="001200DB" w:rsidRDefault="00C602C5" w:rsidP="008670F3">
            <w:pPr>
              <w:rPr>
                <w:sz w:val="20"/>
                <w:szCs w:val="20"/>
              </w:rPr>
            </w:pPr>
            <w:r w:rsidRPr="001200DB">
              <w:rPr>
                <w:sz w:val="20"/>
                <w:szCs w:val="20"/>
                <w:lang w:val="ru"/>
              </w:rPr>
              <w:t>Реактивация вируса гепатита В</w:t>
            </w:r>
          </w:p>
        </w:tc>
        <w:tc>
          <w:tcPr>
            <w:tcW w:w="1462" w:type="pct"/>
            <w:tcBorders>
              <w:top w:val="single" w:sz="4" w:space="0" w:color="auto"/>
              <w:left w:val="single" w:sz="4" w:space="0" w:color="auto"/>
            </w:tcBorders>
            <w:shd w:val="clear" w:color="auto" w:fill="FFFFFF"/>
            <w:vAlign w:val="center"/>
          </w:tcPr>
          <w:p w14:paraId="0DAA4DFC" w14:textId="77777777" w:rsidR="00C602C5" w:rsidRPr="001200DB" w:rsidRDefault="00C602C5" w:rsidP="008670F3">
            <w:pPr>
              <w:rPr>
                <w:sz w:val="20"/>
                <w:szCs w:val="20"/>
              </w:rPr>
            </w:pPr>
            <w:r w:rsidRPr="001200DB">
              <w:rPr>
                <w:sz w:val="20"/>
                <w:szCs w:val="20"/>
                <w:lang w:val="ru"/>
              </w:rPr>
              <w:t>Нечасто (0,9%)</w:t>
            </w:r>
          </w:p>
        </w:tc>
        <w:tc>
          <w:tcPr>
            <w:tcW w:w="812" w:type="pct"/>
            <w:tcBorders>
              <w:top w:val="single" w:sz="4" w:space="0" w:color="auto"/>
              <w:left w:val="single" w:sz="4" w:space="0" w:color="auto"/>
              <w:right w:val="single" w:sz="4" w:space="0" w:color="auto"/>
            </w:tcBorders>
            <w:shd w:val="clear" w:color="auto" w:fill="FFFFFF"/>
            <w:vAlign w:val="center"/>
          </w:tcPr>
          <w:p w14:paraId="597E8779" w14:textId="77777777" w:rsidR="00C602C5" w:rsidRPr="001200DB" w:rsidRDefault="00C602C5" w:rsidP="008670F3">
            <w:pPr>
              <w:jc w:val="center"/>
              <w:rPr>
                <w:sz w:val="20"/>
                <w:szCs w:val="20"/>
              </w:rPr>
            </w:pPr>
            <w:r w:rsidRPr="001200DB">
              <w:rPr>
                <w:sz w:val="20"/>
                <w:szCs w:val="20"/>
                <w:lang w:val="ru"/>
              </w:rPr>
              <w:t>0,1%</w:t>
            </w:r>
          </w:p>
        </w:tc>
      </w:tr>
      <w:tr w:rsidR="00C602C5" w:rsidRPr="001200DB" w14:paraId="09F44A13" w14:textId="77777777" w:rsidTr="008670F3">
        <w:trPr>
          <w:trHeight w:val="20"/>
        </w:trPr>
        <w:tc>
          <w:tcPr>
            <w:tcW w:w="1064" w:type="pct"/>
            <w:vMerge/>
            <w:tcBorders>
              <w:left w:val="single" w:sz="4" w:space="0" w:color="auto"/>
            </w:tcBorders>
            <w:shd w:val="clear" w:color="auto" w:fill="FFFFFF"/>
            <w:vAlign w:val="center"/>
          </w:tcPr>
          <w:p w14:paraId="7960675C" w14:textId="77777777" w:rsidR="00C602C5" w:rsidRPr="001200DB" w:rsidRDefault="00C602C5" w:rsidP="008670F3">
            <w:pPr>
              <w:rPr>
                <w:sz w:val="20"/>
                <w:szCs w:val="20"/>
              </w:rPr>
            </w:pPr>
          </w:p>
        </w:tc>
        <w:tc>
          <w:tcPr>
            <w:tcW w:w="1662" w:type="pct"/>
            <w:tcBorders>
              <w:top w:val="single" w:sz="4" w:space="0" w:color="auto"/>
              <w:left w:val="single" w:sz="4" w:space="0" w:color="auto"/>
            </w:tcBorders>
            <w:shd w:val="clear" w:color="auto" w:fill="FFFFFF"/>
            <w:vAlign w:val="center"/>
          </w:tcPr>
          <w:p w14:paraId="026A2B30" w14:textId="77777777" w:rsidR="00C602C5" w:rsidRPr="001200DB" w:rsidRDefault="00C602C5" w:rsidP="008670F3">
            <w:pPr>
              <w:rPr>
                <w:sz w:val="20"/>
                <w:szCs w:val="20"/>
              </w:rPr>
            </w:pPr>
            <w:r w:rsidRPr="001200DB">
              <w:rPr>
                <w:sz w:val="20"/>
                <w:szCs w:val="20"/>
                <w:lang w:val="ru"/>
              </w:rPr>
              <w:t>Инфекции, вызываемые аспергиллами</w:t>
            </w:r>
            <w:r w:rsidRPr="001200DB">
              <w:rPr>
                <w:b/>
                <w:bCs/>
                <w:sz w:val="20"/>
                <w:szCs w:val="20"/>
                <w:lang w:val="ru"/>
              </w:rPr>
              <w:t>†</w:t>
            </w:r>
          </w:p>
        </w:tc>
        <w:tc>
          <w:tcPr>
            <w:tcW w:w="1462" w:type="pct"/>
            <w:tcBorders>
              <w:top w:val="single" w:sz="4" w:space="0" w:color="auto"/>
              <w:left w:val="single" w:sz="4" w:space="0" w:color="auto"/>
            </w:tcBorders>
            <w:shd w:val="clear" w:color="auto" w:fill="FFFFFF"/>
            <w:vAlign w:val="center"/>
          </w:tcPr>
          <w:p w14:paraId="3E07802B" w14:textId="77777777" w:rsidR="00C602C5" w:rsidRPr="001200DB" w:rsidRDefault="00C602C5" w:rsidP="008670F3">
            <w:pPr>
              <w:rPr>
                <w:sz w:val="20"/>
                <w:szCs w:val="20"/>
              </w:rPr>
            </w:pPr>
            <w:r w:rsidRPr="001200DB">
              <w:rPr>
                <w:sz w:val="20"/>
                <w:szCs w:val="20"/>
                <w:lang w:val="ru"/>
              </w:rPr>
              <w:t>Очень редко (0%)</w:t>
            </w:r>
          </w:p>
        </w:tc>
        <w:tc>
          <w:tcPr>
            <w:tcW w:w="812" w:type="pct"/>
            <w:tcBorders>
              <w:top w:val="single" w:sz="4" w:space="0" w:color="auto"/>
              <w:left w:val="single" w:sz="4" w:space="0" w:color="auto"/>
              <w:right w:val="single" w:sz="4" w:space="0" w:color="auto"/>
            </w:tcBorders>
            <w:shd w:val="clear" w:color="auto" w:fill="FFFFFF"/>
            <w:vAlign w:val="center"/>
          </w:tcPr>
          <w:p w14:paraId="40CCC026" w14:textId="77777777" w:rsidR="00C602C5" w:rsidRPr="001200DB" w:rsidRDefault="00C602C5" w:rsidP="008670F3">
            <w:pPr>
              <w:jc w:val="center"/>
              <w:rPr>
                <w:sz w:val="20"/>
                <w:szCs w:val="20"/>
              </w:rPr>
            </w:pPr>
            <w:r w:rsidRPr="001200DB">
              <w:rPr>
                <w:sz w:val="20"/>
                <w:szCs w:val="20"/>
                <w:lang w:val="ru"/>
              </w:rPr>
              <w:t>0%</w:t>
            </w:r>
          </w:p>
        </w:tc>
      </w:tr>
      <w:tr w:rsidR="00C602C5" w:rsidRPr="001200DB" w14:paraId="5AD5ABB9" w14:textId="77777777" w:rsidTr="008670F3">
        <w:trPr>
          <w:trHeight w:val="20"/>
        </w:trPr>
        <w:tc>
          <w:tcPr>
            <w:tcW w:w="1064" w:type="pct"/>
            <w:vMerge w:val="restart"/>
            <w:tcBorders>
              <w:top w:val="single" w:sz="4" w:space="0" w:color="auto"/>
              <w:left w:val="single" w:sz="4" w:space="0" w:color="auto"/>
            </w:tcBorders>
            <w:shd w:val="clear" w:color="auto" w:fill="FFFFFF"/>
            <w:vAlign w:val="center"/>
          </w:tcPr>
          <w:p w14:paraId="7BCA6D53" w14:textId="77777777" w:rsidR="00C602C5" w:rsidRPr="008B7AE2" w:rsidRDefault="00C602C5" w:rsidP="008670F3">
            <w:pPr>
              <w:rPr>
                <w:sz w:val="20"/>
                <w:szCs w:val="20"/>
              </w:rPr>
            </w:pPr>
            <w:r w:rsidRPr="001200DB">
              <w:rPr>
                <w:b/>
                <w:bCs/>
                <w:sz w:val="20"/>
                <w:szCs w:val="20"/>
                <w:lang w:val="ru"/>
              </w:rPr>
              <w:t>Доброкачественные, злокачественные и неуточненные новообразования</w:t>
            </w:r>
          </w:p>
        </w:tc>
        <w:tc>
          <w:tcPr>
            <w:tcW w:w="1662" w:type="pct"/>
            <w:tcBorders>
              <w:top w:val="single" w:sz="4" w:space="0" w:color="auto"/>
              <w:left w:val="single" w:sz="4" w:space="0" w:color="auto"/>
            </w:tcBorders>
            <w:shd w:val="clear" w:color="auto" w:fill="FFFFFF"/>
            <w:vAlign w:val="center"/>
          </w:tcPr>
          <w:p w14:paraId="1FD112B9" w14:textId="77777777" w:rsidR="00C602C5" w:rsidRPr="001200DB" w:rsidRDefault="00C602C5" w:rsidP="008670F3">
            <w:pPr>
              <w:rPr>
                <w:sz w:val="20"/>
                <w:szCs w:val="20"/>
              </w:rPr>
            </w:pPr>
            <w:r w:rsidRPr="001200DB">
              <w:rPr>
                <w:sz w:val="20"/>
                <w:szCs w:val="20"/>
                <w:lang w:val="ru"/>
              </w:rPr>
              <w:t>Второе первичное злокачественное новообразование</w:t>
            </w:r>
            <w:r w:rsidRPr="001200DB">
              <w:rPr>
                <w:b/>
                <w:bCs/>
                <w:sz w:val="20"/>
                <w:szCs w:val="20"/>
                <w:vertAlign w:val="superscript"/>
                <w:lang w:val="ru"/>
              </w:rPr>
              <w:t>†</w:t>
            </w:r>
          </w:p>
        </w:tc>
        <w:tc>
          <w:tcPr>
            <w:tcW w:w="1462" w:type="pct"/>
            <w:tcBorders>
              <w:top w:val="single" w:sz="4" w:space="0" w:color="auto"/>
              <w:left w:val="single" w:sz="4" w:space="0" w:color="auto"/>
            </w:tcBorders>
            <w:shd w:val="clear" w:color="auto" w:fill="FFFFFF"/>
            <w:vAlign w:val="center"/>
          </w:tcPr>
          <w:p w14:paraId="32C80991" w14:textId="77777777" w:rsidR="00C602C5" w:rsidRPr="001200DB" w:rsidRDefault="00C602C5" w:rsidP="008670F3">
            <w:pPr>
              <w:rPr>
                <w:sz w:val="20"/>
                <w:szCs w:val="20"/>
              </w:rPr>
            </w:pPr>
            <w:r w:rsidRPr="001200DB">
              <w:rPr>
                <w:sz w:val="20"/>
                <w:szCs w:val="20"/>
                <w:lang w:val="ru"/>
              </w:rPr>
              <w:t>Очень часто (13%)</w:t>
            </w:r>
          </w:p>
        </w:tc>
        <w:tc>
          <w:tcPr>
            <w:tcW w:w="812" w:type="pct"/>
            <w:tcBorders>
              <w:top w:val="single" w:sz="4" w:space="0" w:color="auto"/>
              <w:left w:val="single" w:sz="4" w:space="0" w:color="auto"/>
              <w:right w:val="single" w:sz="4" w:space="0" w:color="auto"/>
            </w:tcBorders>
            <w:shd w:val="clear" w:color="auto" w:fill="FFFFFF"/>
            <w:vAlign w:val="center"/>
          </w:tcPr>
          <w:p w14:paraId="3F23C8A8" w14:textId="77777777" w:rsidR="00C602C5" w:rsidRPr="001200DB" w:rsidRDefault="00C602C5" w:rsidP="008670F3">
            <w:pPr>
              <w:jc w:val="center"/>
              <w:rPr>
                <w:sz w:val="20"/>
                <w:szCs w:val="20"/>
              </w:rPr>
            </w:pPr>
            <w:r w:rsidRPr="001200DB">
              <w:rPr>
                <w:sz w:val="20"/>
                <w:szCs w:val="20"/>
                <w:lang w:val="ru"/>
              </w:rPr>
              <w:t>4,0%</w:t>
            </w:r>
          </w:p>
        </w:tc>
      </w:tr>
      <w:tr w:rsidR="00C602C5" w:rsidRPr="001200DB" w14:paraId="7B65A361" w14:textId="77777777" w:rsidTr="008670F3">
        <w:trPr>
          <w:trHeight w:val="20"/>
        </w:trPr>
        <w:tc>
          <w:tcPr>
            <w:tcW w:w="1064" w:type="pct"/>
            <w:vMerge/>
            <w:tcBorders>
              <w:left w:val="single" w:sz="4" w:space="0" w:color="auto"/>
            </w:tcBorders>
            <w:shd w:val="clear" w:color="auto" w:fill="FFFFFF"/>
            <w:vAlign w:val="center"/>
          </w:tcPr>
          <w:p w14:paraId="5229B81D" w14:textId="77777777" w:rsidR="00C602C5" w:rsidRPr="001200DB" w:rsidRDefault="00C602C5" w:rsidP="008670F3">
            <w:pPr>
              <w:rPr>
                <w:sz w:val="20"/>
                <w:szCs w:val="20"/>
              </w:rPr>
            </w:pPr>
          </w:p>
        </w:tc>
        <w:tc>
          <w:tcPr>
            <w:tcW w:w="1662" w:type="pct"/>
            <w:tcBorders>
              <w:left w:val="single" w:sz="4" w:space="0" w:color="auto"/>
            </w:tcBorders>
            <w:shd w:val="clear" w:color="auto" w:fill="FFFFFF"/>
            <w:vAlign w:val="center"/>
          </w:tcPr>
          <w:p w14:paraId="25891D8F" w14:textId="77777777" w:rsidR="00C602C5" w:rsidRPr="001200DB" w:rsidRDefault="00C602C5" w:rsidP="008670F3">
            <w:pPr>
              <w:rPr>
                <w:sz w:val="20"/>
                <w:szCs w:val="20"/>
              </w:rPr>
            </w:pPr>
            <w:r w:rsidRPr="001200DB">
              <w:rPr>
                <w:sz w:val="20"/>
                <w:szCs w:val="20"/>
                <w:lang w:val="ru"/>
              </w:rPr>
              <w:t>Немеланомное злокачественное новообразование кожи</w:t>
            </w:r>
            <w:r w:rsidRPr="001200DB">
              <w:rPr>
                <w:b/>
                <w:bCs/>
                <w:sz w:val="20"/>
                <w:szCs w:val="20"/>
                <w:vertAlign w:val="superscript"/>
                <w:lang w:val="ru"/>
              </w:rPr>
              <w:t>†</w:t>
            </w:r>
          </w:p>
        </w:tc>
        <w:tc>
          <w:tcPr>
            <w:tcW w:w="1462" w:type="pct"/>
            <w:tcBorders>
              <w:left w:val="single" w:sz="4" w:space="0" w:color="auto"/>
            </w:tcBorders>
            <w:shd w:val="clear" w:color="auto" w:fill="FFFFFF"/>
            <w:vAlign w:val="center"/>
          </w:tcPr>
          <w:p w14:paraId="183FB571" w14:textId="77777777" w:rsidR="00C602C5" w:rsidRPr="001200DB" w:rsidRDefault="00C602C5" w:rsidP="008670F3">
            <w:pPr>
              <w:rPr>
                <w:sz w:val="20"/>
                <w:szCs w:val="20"/>
              </w:rPr>
            </w:pPr>
            <w:r w:rsidRPr="001200DB">
              <w:rPr>
                <w:sz w:val="20"/>
                <w:szCs w:val="20"/>
                <w:lang w:val="ru"/>
              </w:rPr>
              <w:t>Часто (7,6%)</w:t>
            </w:r>
          </w:p>
        </w:tc>
        <w:tc>
          <w:tcPr>
            <w:tcW w:w="812" w:type="pct"/>
            <w:tcBorders>
              <w:left w:val="single" w:sz="4" w:space="0" w:color="auto"/>
              <w:right w:val="single" w:sz="4" w:space="0" w:color="auto"/>
            </w:tcBorders>
            <w:shd w:val="clear" w:color="auto" w:fill="FFFFFF"/>
            <w:vAlign w:val="center"/>
          </w:tcPr>
          <w:p w14:paraId="5F207642" w14:textId="77777777" w:rsidR="00C602C5" w:rsidRPr="001200DB" w:rsidRDefault="00C602C5" w:rsidP="008670F3">
            <w:pPr>
              <w:jc w:val="center"/>
              <w:rPr>
                <w:sz w:val="20"/>
                <w:szCs w:val="20"/>
              </w:rPr>
            </w:pPr>
            <w:r w:rsidRPr="001200DB">
              <w:rPr>
                <w:sz w:val="20"/>
                <w:szCs w:val="20"/>
                <w:lang w:val="ru"/>
              </w:rPr>
              <w:t>0,4%</w:t>
            </w:r>
          </w:p>
        </w:tc>
      </w:tr>
      <w:tr w:rsidR="00C602C5" w:rsidRPr="001200DB" w14:paraId="458D673F" w14:textId="77777777" w:rsidTr="008670F3">
        <w:trPr>
          <w:trHeight w:val="20"/>
        </w:trPr>
        <w:tc>
          <w:tcPr>
            <w:tcW w:w="1064" w:type="pct"/>
            <w:vMerge/>
            <w:tcBorders>
              <w:left w:val="single" w:sz="4" w:space="0" w:color="auto"/>
            </w:tcBorders>
            <w:shd w:val="clear" w:color="auto" w:fill="FFFFFF"/>
            <w:vAlign w:val="center"/>
          </w:tcPr>
          <w:p w14:paraId="0539C58A" w14:textId="77777777" w:rsidR="00C602C5" w:rsidRPr="001200DB" w:rsidRDefault="00C602C5" w:rsidP="008670F3">
            <w:pPr>
              <w:rPr>
                <w:sz w:val="20"/>
                <w:szCs w:val="20"/>
              </w:rPr>
            </w:pPr>
          </w:p>
        </w:tc>
        <w:tc>
          <w:tcPr>
            <w:tcW w:w="1662" w:type="pct"/>
            <w:tcBorders>
              <w:left w:val="single" w:sz="4" w:space="0" w:color="auto"/>
            </w:tcBorders>
            <w:shd w:val="clear" w:color="auto" w:fill="FFFFFF"/>
            <w:vAlign w:val="center"/>
          </w:tcPr>
          <w:p w14:paraId="145BF802" w14:textId="77777777" w:rsidR="00C602C5" w:rsidRPr="008B7AE2" w:rsidRDefault="00C602C5" w:rsidP="008670F3">
            <w:pPr>
              <w:rPr>
                <w:sz w:val="20"/>
                <w:szCs w:val="20"/>
              </w:rPr>
            </w:pPr>
            <w:r w:rsidRPr="001200DB">
              <w:rPr>
                <w:sz w:val="20"/>
                <w:szCs w:val="20"/>
                <w:lang w:val="ru"/>
              </w:rPr>
              <w:t>ВПН, исключая немеланомный рак кожи</w:t>
            </w:r>
            <w:r w:rsidRPr="001200DB">
              <w:rPr>
                <w:b/>
                <w:bCs/>
                <w:sz w:val="20"/>
                <w:szCs w:val="20"/>
                <w:vertAlign w:val="superscript"/>
                <w:lang w:val="ru"/>
              </w:rPr>
              <w:t>†</w:t>
            </w:r>
          </w:p>
        </w:tc>
        <w:tc>
          <w:tcPr>
            <w:tcW w:w="1462" w:type="pct"/>
            <w:tcBorders>
              <w:left w:val="single" w:sz="4" w:space="0" w:color="auto"/>
            </w:tcBorders>
            <w:shd w:val="clear" w:color="auto" w:fill="FFFFFF"/>
            <w:vAlign w:val="center"/>
          </w:tcPr>
          <w:p w14:paraId="27461309" w14:textId="77777777" w:rsidR="00C602C5" w:rsidRPr="001200DB" w:rsidRDefault="00C602C5" w:rsidP="008670F3">
            <w:pPr>
              <w:rPr>
                <w:sz w:val="20"/>
                <w:szCs w:val="20"/>
              </w:rPr>
            </w:pPr>
            <w:r w:rsidRPr="001200DB">
              <w:rPr>
                <w:sz w:val="20"/>
                <w:szCs w:val="20"/>
                <w:lang w:val="ru"/>
              </w:rPr>
              <w:t>Часто (6,3%)</w:t>
            </w:r>
          </w:p>
        </w:tc>
        <w:tc>
          <w:tcPr>
            <w:tcW w:w="812" w:type="pct"/>
            <w:tcBorders>
              <w:left w:val="single" w:sz="4" w:space="0" w:color="auto"/>
              <w:right w:val="single" w:sz="4" w:space="0" w:color="auto"/>
            </w:tcBorders>
            <w:shd w:val="clear" w:color="auto" w:fill="FFFFFF"/>
            <w:vAlign w:val="center"/>
          </w:tcPr>
          <w:p w14:paraId="4654FD7C" w14:textId="77777777" w:rsidR="00C602C5" w:rsidRPr="001200DB" w:rsidRDefault="00C602C5" w:rsidP="008670F3">
            <w:pPr>
              <w:jc w:val="center"/>
              <w:rPr>
                <w:sz w:val="20"/>
                <w:szCs w:val="20"/>
              </w:rPr>
            </w:pPr>
            <w:r w:rsidRPr="001200DB">
              <w:rPr>
                <w:sz w:val="20"/>
                <w:szCs w:val="20"/>
                <w:lang w:val="ru"/>
              </w:rPr>
              <w:t>3,6%</w:t>
            </w:r>
          </w:p>
        </w:tc>
      </w:tr>
      <w:tr w:rsidR="00C602C5" w:rsidRPr="001200DB" w14:paraId="66EE99FA" w14:textId="77777777" w:rsidTr="008670F3">
        <w:trPr>
          <w:trHeight w:val="20"/>
        </w:trPr>
        <w:tc>
          <w:tcPr>
            <w:tcW w:w="1064" w:type="pct"/>
            <w:tcBorders>
              <w:top w:val="single" w:sz="4" w:space="0" w:color="auto"/>
              <w:left w:val="single" w:sz="4" w:space="0" w:color="auto"/>
              <w:bottom w:val="single" w:sz="4" w:space="0" w:color="auto"/>
            </w:tcBorders>
            <w:shd w:val="clear" w:color="auto" w:fill="FFFFFF"/>
            <w:vAlign w:val="center"/>
          </w:tcPr>
          <w:p w14:paraId="5CBEB6A0" w14:textId="77777777" w:rsidR="00C602C5" w:rsidRPr="001200DB" w:rsidRDefault="00C602C5" w:rsidP="008670F3">
            <w:pPr>
              <w:rPr>
                <w:sz w:val="20"/>
                <w:szCs w:val="20"/>
              </w:rPr>
            </w:pPr>
          </w:p>
        </w:tc>
        <w:tc>
          <w:tcPr>
            <w:tcW w:w="1662" w:type="pct"/>
            <w:tcBorders>
              <w:top w:val="single" w:sz="4" w:space="0" w:color="auto"/>
              <w:left w:val="single" w:sz="4" w:space="0" w:color="auto"/>
              <w:bottom w:val="single" w:sz="4" w:space="0" w:color="auto"/>
            </w:tcBorders>
            <w:shd w:val="clear" w:color="auto" w:fill="FFFFFF"/>
            <w:vAlign w:val="center"/>
          </w:tcPr>
          <w:p w14:paraId="1B70F0B1" w14:textId="77777777" w:rsidR="00C602C5" w:rsidRPr="001200DB" w:rsidRDefault="00C602C5" w:rsidP="008670F3">
            <w:pPr>
              <w:rPr>
                <w:sz w:val="20"/>
                <w:szCs w:val="20"/>
              </w:rPr>
            </w:pPr>
            <w:r w:rsidRPr="001200DB">
              <w:rPr>
                <w:sz w:val="20"/>
                <w:szCs w:val="20"/>
                <w:lang w:val="ru"/>
              </w:rPr>
              <w:t>Нейтропения</w:t>
            </w:r>
            <w:r w:rsidRPr="001200DB">
              <w:rPr>
                <w:b/>
                <w:bCs/>
                <w:sz w:val="20"/>
                <w:szCs w:val="20"/>
                <w:lang w:val="ru"/>
              </w:rPr>
              <w:t>†</w:t>
            </w:r>
          </w:p>
        </w:tc>
        <w:tc>
          <w:tcPr>
            <w:tcW w:w="1462" w:type="pct"/>
            <w:tcBorders>
              <w:top w:val="single" w:sz="4" w:space="0" w:color="auto"/>
              <w:left w:val="single" w:sz="4" w:space="0" w:color="auto"/>
              <w:bottom w:val="single" w:sz="4" w:space="0" w:color="auto"/>
            </w:tcBorders>
            <w:shd w:val="clear" w:color="auto" w:fill="FFFFFF"/>
            <w:vAlign w:val="center"/>
          </w:tcPr>
          <w:p w14:paraId="56CE849A" w14:textId="77777777" w:rsidR="00C602C5" w:rsidRPr="001200DB" w:rsidRDefault="00C602C5" w:rsidP="008670F3">
            <w:pPr>
              <w:rPr>
                <w:sz w:val="20"/>
                <w:szCs w:val="20"/>
              </w:rPr>
            </w:pPr>
            <w:r w:rsidRPr="001200DB">
              <w:rPr>
                <w:sz w:val="20"/>
                <w:szCs w:val="20"/>
                <w:lang w:val="ru"/>
              </w:rPr>
              <w:t>Очень часто (31,8%)</w:t>
            </w:r>
          </w:p>
        </w:tc>
        <w:tc>
          <w:tcPr>
            <w:tcW w:w="812" w:type="pct"/>
            <w:tcBorders>
              <w:top w:val="single" w:sz="4" w:space="0" w:color="auto"/>
              <w:left w:val="single" w:sz="4" w:space="0" w:color="auto"/>
              <w:bottom w:val="single" w:sz="4" w:space="0" w:color="auto"/>
              <w:right w:val="single" w:sz="4" w:space="0" w:color="auto"/>
            </w:tcBorders>
            <w:shd w:val="clear" w:color="auto" w:fill="FFFFFF"/>
            <w:vAlign w:val="center"/>
          </w:tcPr>
          <w:p w14:paraId="4BC1DAAA" w14:textId="77777777" w:rsidR="00C602C5" w:rsidRPr="001200DB" w:rsidRDefault="00C602C5" w:rsidP="008670F3">
            <w:pPr>
              <w:jc w:val="center"/>
              <w:rPr>
                <w:sz w:val="20"/>
                <w:szCs w:val="20"/>
              </w:rPr>
            </w:pPr>
            <w:r w:rsidRPr="001200DB">
              <w:rPr>
                <w:sz w:val="20"/>
                <w:szCs w:val="20"/>
                <w:lang w:val="ru"/>
              </w:rPr>
              <w:t>30%</w:t>
            </w:r>
          </w:p>
        </w:tc>
      </w:tr>
      <w:tr w:rsidR="00C602C5" w:rsidRPr="001200DB" w14:paraId="65EF1646" w14:textId="77777777" w:rsidTr="008670F3">
        <w:trPr>
          <w:trHeight w:val="20"/>
        </w:trPr>
        <w:tc>
          <w:tcPr>
            <w:tcW w:w="1064" w:type="pct"/>
            <w:tcBorders>
              <w:top w:val="single" w:sz="4" w:space="0" w:color="auto"/>
              <w:left w:val="single" w:sz="4" w:space="0" w:color="auto"/>
              <w:bottom w:val="single" w:sz="4" w:space="0" w:color="auto"/>
            </w:tcBorders>
            <w:shd w:val="clear" w:color="auto" w:fill="FFFFFF"/>
            <w:vAlign w:val="center"/>
          </w:tcPr>
          <w:p w14:paraId="6A95ED13" w14:textId="77777777" w:rsidR="00C602C5" w:rsidRPr="008B7AE2" w:rsidRDefault="00C602C5" w:rsidP="008670F3">
            <w:pPr>
              <w:rPr>
                <w:sz w:val="20"/>
                <w:szCs w:val="20"/>
              </w:rPr>
            </w:pPr>
            <w:r w:rsidRPr="00482782">
              <w:rPr>
                <w:sz w:val="20"/>
                <w:szCs w:val="20"/>
              </w:rPr>
              <w:t>Нарушения со стороны крови и лимфатической системы</w:t>
            </w:r>
          </w:p>
        </w:tc>
        <w:tc>
          <w:tcPr>
            <w:tcW w:w="1662" w:type="pct"/>
            <w:tcBorders>
              <w:top w:val="single" w:sz="4" w:space="0" w:color="auto"/>
              <w:left w:val="single" w:sz="4" w:space="0" w:color="auto"/>
              <w:bottom w:val="single" w:sz="4" w:space="0" w:color="auto"/>
            </w:tcBorders>
            <w:shd w:val="clear" w:color="auto" w:fill="FFFFFF"/>
            <w:vAlign w:val="center"/>
          </w:tcPr>
          <w:p w14:paraId="14B4E944" w14:textId="77777777" w:rsidR="00C602C5" w:rsidRPr="00482782" w:rsidRDefault="00C602C5" w:rsidP="008670F3">
            <w:pPr>
              <w:rPr>
                <w:sz w:val="20"/>
                <w:szCs w:val="20"/>
                <w:lang w:val="ru"/>
              </w:rPr>
            </w:pPr>
            <w:r w:rsidRPr="001200DB">
              <w:rPr>
                <w:sz w:val="20"/>
                <w:szCs w:val="20"/>
                <w:lang w:val="ru"/>
              </w:rPr>
              <w:t>Тромбоцитопения</w:t>
            </w:r>
          </w:p>
        </w:tc>
        <w:tc>
          <w:tcPr>
            <w:tcW w:w="1462" w:type="pct"/>
            <w:tcBorders>
              <w:top w:val="single" w:sz="4" w:space="0" w:color="auto"/>
              <w:left w:val="single" w:sz="4" w:space="0" w:color="auto"/>
              <w:bottom w:val="single" w:sz="4" w:space="0" w:color="auto"/>
            </w:tcBorders>
            <w:shd w:val="clear" w:color="auto" w:fill="FFFFFF"/>
            <w:vAlign w:val="center"/>
          </w:tcPr>
          <w:p w14:paraId="7B6596BD" w14:textId="77777777" w:rsidR="00C602C5" w:rsidRPr="00482782" w:rsidRDefault="00C602C5" w:rsidP="008670F3">
            <w:pPr>
              <w:rPr>
                <w:sz w:val="20"/>
                <w:szCs w:val="20"/>
                <w:lang w:val="ru"/>
              </w:rPr>
            </w:pPr>
            <w:r w:rsidRPr="001200DB">
              <w:rPr>
                <w:sz w:val="20"/>
                <w:szCs w:val="20"/>
                <w:lang w:val="ru"/>
              </w:rPr>
              <w:t>Очень часто (13,9%)</w:t>
            </w:r>
          </w:p>
        </w:tc>
        <w:tc>
          <w:tcPr>
            <w:tcW w:w="812" w:type="pct"/>
            <w:tcBorders>
              <w:top w:val="single" w:sz="4" w:space="0" w:color="auto"/>
              <w:left w:val="single" w:sz="4" w:space="0" w:color="auto"/>
              <w:bottom w:val="single" w:sz="4" w:space="0" w:color="auto"/>
              <w:right w:val="single" w:sz="4" w:space="0" w:color="auto"/>
            </w:tcBorders>
            <w:shd w:val="clear" w:color="auto" w:fill="FFFFFF"/>
            <w:vAlign w:val="center"/>
          </w:tcPr>
          <w:p w14:paraId="0354C3FB" w14:textId="77777777" w:rsidR="00C602C5" w:rsidRPr="00482782" w:rsidRDefault="00C602C5" w:rsidP="008670F3">
            <w:pPr>
              <w:jc w:val="center"/>
              <w:rPr>
                <w:sz w:val="20"/>
                <w:szCs w:val="20"/>
                <w:lang w:val="ru"/>
              </w:rPr>
            </w:pPr>
            <w:r w:rsidRPr="001200DB">
              <w:rPr>
                <w:sz w:val="20"/>
                <w:szCs w:val="20"/>
                <w:lang w:val="ru"/>
              </w:rPr>
              <w:t>9%</w:t>
            </w:r>
          </w:p>
        </w:tc>
      </w:tr>
      <w:tr w:rsidR="00C602C5" w:rsidRPr="001200DB" w14:paraId="1299546B" w14:textId="77777777" w:rsidTr="008670F3">
        <w:trPr>
          <w:trHeight w:val="20"/>
        </w:trPr>
        <w:tc>
          <w:tcPr>
            <w:tcW w:w="1064" w:type="pct"/>
            <w:tcBorders>
              <w:top w:val="single" w:sz="4" w:space="0" w:color="auto"/>
              <w:left w:val="single" w:sz="4" w:space="0" w:color="auto"/>
              <w:bottom w:val="single" w:sz="4" w:space="0" w:color="auto"/>
            </w:tcBorders>
            <w:shd w:val="clear" w:color="auto" w:fill="FFFFFF"/>
            <w:vAlign w:val="center"/>
          </w:tcPr>
          <w:p w14:paraId="20366E13" w14:textId="77777777" w:rsidR="00C602C5" w:rsidRPr="001200DB" w:rsidRDefault="00C602C5" w:rsidP="008670F3">
            <w:pPr>
              <w:rPr>
                <w:sz w:val="20"/>
                <w:szCs w:val="20"/>
              </w:rPr>
            </w:pPr>
          </w:p>
        </w:tc>
        <w:tc>
          <w:tcPr>
            <w:tcW w:w="1662" w:type="pct"/>
            <w:tcBorders>
              <w:top w:val="single" w:sz="4" w:space="0" w:color="auto"/>
              <w:left w:val="single" w:sz="4" w:space="0" w:color="auto"/>
              <w:bottom w:val="single" w:sz="4" w:space="0" w:color="auto"/>
            </w:tcBorders>
            <w:shd w:val="clear" w:color="auto" w:fill="FFFFFF"/>
            <w:vAlign w:val="center"/>
          </w:tcPr>
          <w:p w14:paraId="632995EF" w14:textId="77777777" w:rsidR="00C602C5" w:rsidRPr="00482782" w:rsidRDefault="00C602C5" w:rsidP="008670F3">
            <w:pPr>
              <w:rPr>
                <w:sz w:val="20"/>
                <w:szCs w:val="20"/>
                <w:lang w:val="ru"/>
              </w:rPr>
            </w:pPr>
            <w:r w:rsidRPr="001200DB">
              <w:rPr>
                <w:sz w:val="20"/>
                <w:szCs w:val="20"/>
                <w:lang w:val="ru"/>
              </w:rPr>
              <w:t>Анемия</w:t>
            </w:r>
            <w:r w:rsidRPr="00482782">
              <w:rPr>
                <w:sz w:val="20"/>
                <w:szCs w:val="20"/>
                <w:lang w:val="ru"/>
              </w:rPr>
              <w:t>†</w:t>
            </w:r>
          </w:p>
        </w:tc>
        <w:tc>
          <w:tcPr>
            <w:tcW w:w="1462" w:type="pct"/>
            <w:tcBorders>
              <w:top w:val="single" w:sz="4" w:space="0" w:color="auto"/>
              <w:left w:val="single" w:sz="4" w:space="0" w:color="auto"/>
              <w:bottom w:val="single" w:sz="4" w:space="0" w:color="auto"/>
            </w:tcBorders>
            <w:shd w:val="clear" w:color="auto" w:fill="FFFFFF"/>
            <w:vAlign w:val="center"/>
          </w:tcPr>
          <w:p w14:paraId="4D69D328" w14:textId="77777777" w:rsidR="00C602C5" w:rsidRPr="00482782" w:rsidRDefault="00C602C5" w:rsidP="008670F3">
            <w:pPr>
              <w:rPr>
                <w:sz w:val="20"/>
                <w:szCs w:val="20"/>
                <w:lang w:val="ru"/>
              </w:rPr>
            </w:pPr>
            <w:r w:rsidRPr="001200DB">
              <w:rPr>
                <w:sz w:val="20"/>
                <w:szCs w:val="20"/>
                <w:lang w:val="ru"/>
              </w:rPr>
              <w:t>Очень часто (11,7%)</w:t>
            </w:r>
          </w:p>
        </w:tc>
        <w:tc>
          <w:tcPr>
            <w:tcW w:w="812" w:type="pct"/>
            <w:tcBorders>
              <w:top w:val="single" w:sz="4" w:space="0" w:color="auto"/>
              <w:left w:val="single" w:sz="4" w:space="0" w:color="auto"/>
              <w:bottom w:val="single" w:sz="4" w:space="0" w:color="auto"/>
              <w:right w:val="single" w:sz="4" w:space="0" w:color="auto"/>
            </w:tcBorders>
            <w:shd w:val="clear" w:color="auto" w:fill="FFFFFF"/>
            <w:vAlign w:val="center"/>
          </w:tcPr>
          <w:p w14:paraId="6FD67D7F" w14:textId="77777777" w:rsidR="00C602C5" w:rsidRPr="00482782" w:rsidRDefault="00C602C5" w:rsidP="008670F3">
            <w:pPr>
              <w:jc w:val="center"/>
              <w:rPr>
                <w:sz w:val="20"/>
                <w:szCs w:val="20"/>
                <w:lang w:val="ru"/>
              </w:rPr>
            </w:pPr>
            <w:r w:rsidRPr="001200DB">
              <w:rPr>
                <w:sz w:val="20"/>
                <w:szCs w:val="20"/>
                <w:lang w:val="ru"/>
              </w:rPr>
              <w:t>5,8%</w:t>
            </w:r>
          </w:p>
        </w:tc>
      </w:tr>
      <w:tr w:rsidR="00C602C5" w:rsidRPr="001200DB" w14:paraId="4137BC08" w14:textId="77777777" w:rsidTr="008670F3">
        <w:trPr>
          <w:trHeight w:val="20"/>
        </w:trPr>
        <w:tc>
          <w:tcPr>
            <w:tcW w:w="1064" w:type="pct"/>
            <w:tcBorders>
              <w:top w:val="single" w:sz="4" w:space="0" w:color="auto"/>
              <w:left w:val="single" w:sz="4" w:space="0" w:color="auto"/>
              <w:bottom w:val="single" w:sz="4" w:space="0" w:color="auto"/>
            </w:tcBorders>
            <w:shd w:val="clear" w:color="auto" w:fill="FFFFFF"/>
            <w:vAlign w:val="center"/>
          </w:tcPr>
          <w:p w14:paraId="1F485A46" w14:textId="77777777" w:rsidR="00C602C5" w:rsidRPr="001200DB" w:rsidRDefault="00C602C5" w:rsidP="008670F3">
            <w:pPr>
              <w:rPr>
                <w:sz w:val="20"/>
                <w:szCs w:val="20"/>
              </w:rPr>
            </w:pPr>
          </w:p>
        </w:tc>
        <w:tc>
          <w:tcPr>
            <w:tcW w:w="1662" w:type="pct"/>
            <w:tcBorders>
              <w:top w:val="single" w:sz="4" w:space="0" w:color="auto"/>
              <w:left w:val="single" w:sz="4" w:space="0" w:color="auto"/>
              <w:bottom w:val="single" w:sz="4" w:space="0" w:color="auto"/>
            </w:tcBorders>
            <w:shd w:val="clear" w:color="auto" w:fill="FFFFFF"/>
            <w:vAlign w:val="center"/>
          </w:tcPr>
          <w:p w14:paraId="35BBFB42" w14:textId="77777777" w:rsidR="00C602C5" w:rsidRPr="00482782" w:rsidRDefault="00C602C5" w:rsidP="008670F3">
            <w:pPr>
              <w:rPr>
                <w:sz w:val="20"/>
                <w:szCs w:val="20"/>
                <w:lang w:val="ru"/>
              </w:rPr>
            </w:pPr>
            <w:r w:rsidRPr="001200DB">
              <w:rPr>
                <w:sz w:val="20"/>
                <w:szCs w:val="20"/>
                <w:lang w:val="ru"/>
              </w:rPr>
              <w:t>Лимфоцитоз</w:t>
            </w:r>
          </w:p>
        </w:tc>
        <w:tc>
          <w:tcPr>
            <w:tcW w:w="1462" w:type="pct"/>
            <w:tcBorders>
              <w:top w:val="single" w:sz="4" w:space="0" w:color="auto"/>
              <w:left w:val="single" w:sz="4" w:space="0" w:color="auto"/>
              <w:bottom w:val="single" w:sz="4" w:space="0" w:color="auto"/>
            </w:tcBorders>
            <w:shd w:val="clear" w:color="auto" w:fill="FFFFFF"/>
            <w:vAlign w:val="center"/>
          </w:tcPr>
          <w:p w14:paraId="07A2E5ED" w14:textId="77777777" w:rsidR="00C602C5" w:rsidRPr="00482782" w:rsidRDefault="00C602C5" w:rsidP="008670F3">
            <w:pPr>
              <w:rPr>
                <w:sz w:val="20"/>
                <w:szCs w:val="20"/>
                <w:lang w:val="ru"/>
              </w:rPr>
            </w:pPr>
            <w:r w:rsidRPr="001200DB">
              <w:rPr>
                <w:sz w:val="20"/>
                <w:szCs w:val="20"/>
                <w:lang w:val="ru"/>
              </w:rPr>
              <w:t>Нечасто (0,4%)</w:t>
            </w:r>
          </w:p>
        </w:tc>
        <w:tc>
          <w:tcPr>
            <w:tcW w:w="812" w:type="pct"/>
            <w:tcBorders>
              <w:top w:val="single" w:sz="4" w:space="0" w:color="auto"/>
              <w:left w:val="single" w:sz="4" w:space="0" w:color="auto"/>
              <w:bottom w:val="single" w:sz="4" w:space="0" w:color="auto"/>
              <w:right w:val="single" w:sz="4" w:space="0" w:color="auto"/>
            </w:tcBorders>
            <w:shd w:val="clear" w:color="auto" w:fill="FFFFFF"/>
            <w:vAlign w:val="center"/>
          </w:tcPr>
          <w:p w14:paraId="0F5B6B80" w14:textId="77777777" w:rsidR="00C602C5" w:rsidRPr="00482782" w:rsidRDefault="00C602C5" w:rsidP="008670F3">
            <w:pPr>
              <w:jc w:val="center"/>
              <w:rPr>
                <w:sz w:val="20"/>
                <w:szCs w:val="20"/>
                <w:lang w:val="ru"/>
              </w:rPr>
            </w:pPr>
            <w:r w:rsidRPr="001200DB">
              <w:rPr>
                <w:sz w:val="20"/>
                <w:szCs w:val="20"/>
                <w:lang w:val="ru"/>
              </w:rPr>
              <w:t>0,4%</w:t>
            </w:r>
          </w:p>
        </w:tc>
      </w:tr>
      <w:tr w:rsidR="00C602C5" w:rsidRPr="001200DB" w14:paraId="293FF4A0" w14:textId="77777777" w:rsidTr="008670F3">
        <w:trPr>
          <w:trHeight w:val="20"/>
        </w:trPr>
        <w:tc>
          <w:tcPr>
            <w:tcW w:w="1064" w:type="pct"/>
            <w:tcBorders>
              <w:top w:val="single" w:sz="4" w:space="0" w:color="auto"/>
              <w:left w:val="single" w:sz="4" w:space="0" w:color="auto"/>
              <w:bottom w:val="single" w:sz="4" w:space="0" w:color="auto"/>
            </w:tcBorders>
            <w:shd w:val="clear" w:color="auto" w:fill="FFFFFF"/>
            <w:vAlign w:val="center"/>
          </w:tcPr>
          <w:p w14:paraId="12355108" w14:textId="77777777" w:rsidR="00C602C5" w:rsidRPr="008B7AE2" w:rsidRDefault="00C602C5" w:rsidP="008670F3">
            <w:pPr>
              <w:rPr>
                <w:sz w:val="20"/>
                <w:szCs w:val="20"/>
              </w:rPr>
            </w:pPr>
            <w:r w:rsidRPr="00482782">
              <w:rPr>
                <w:sz w:val="20"/>
                <w:szCs w:val="20"/>
              </w:rPr>
              <w:t>Нарушения со стороны обмена веществ и питания</w:t>
            </w:r>
          </w:p>
        </w:tc>
        <w:tc>
          <w:tcPr>
            <w:tcW w:w="1662" w:type="pct"/>
            <w:tcBorders>
              <w:top w:val="single" w:sz="4" w:space="0" w:color="auto"/>
              <w:left w:val="single" w:sz="4" w:space="0" w:color="auto"/>
              <w:bottom w:val="single" w:sz="4" w:space="0" w:color="auto"/>
            </w:tcBorders>
            <w:shd w:val="clear" w:color="auto" w:fill="FFFFFF"/>
            <w:vAlign w:val="center"/>
          </w:tcPr>
          <w:p w14:paraId="22725662" w14:textId="77777777" w:rsidR="00C602C5" w:rsidRPr="00482782" w:rsidRDefault="00C602C5" w:rsidP="008670F3">
            <w:pPr>
              <w:rPr>
                <w:sz w:val="20"/>
                <w:szCs w:val="20"/>
                <w:lang w:val="ru"/>
              </w:rPr>
            </w:pPr>
            <w:r w:rsidRPr="001200DB">
              <w:rPr>
                <w:sz w:val="20"/>
                <w:szCs w:val="20"/>
                <w:lang w:val="ru"/>
              </w:rPr>
              <w:t>Синдром лизиса опухоли</w:t>
            </w:r>
            <w:r w:rsidRPr="00482782">
              <w:rPr>
                <w:sz w:val="20"/>
                <w:szCs w:val="20"/>
                <w:lang w:val="ru"/>
              </w:rPr>
              <w:t>±</w:t>
            </w:r>
          </w:p>
        </w:tc>
        <w:tc>
          <w:tcPr>
            <w:tcW w:w="1462" w:type="pct"/>
            <w:tcBorders>
              <w:top w:val="single" w:sz="4" w:space="0" w:color="auto"/>
              <w:left w:val="single" w:sz="4" w:space="0" w:color="auto"/>
              <w:bottom w:val="single" w:sz="4" w:space="0" w:color="auto"/>
            </w:tcBorders>
            <w:shd w:val="clear" w:color="auto" w:fill="FFFFFF"/>
            <w:vAlign w:val="center"/>
          </w:tcPr>
          <w:p w14:paraId="1768A31A" w14:textId="77777777" w:rsidR="00C602C5" w:rsidRPr="00482782" w:rsidRDefault="00C602C5" w:rsidP="008670F3">
            <w:pPr>
              <w:rPr>
                <w:sz w:val="20"/>
                <w:szCs w:val="20"/>
                <w:lang w:val="ru"/>
              </w:rPr>
            </w:pPr>
            <w:r w:rsidRPr="001200DB">
              <w:rPr>
                <w:sz w:val="20"/>
                <w:szCs w:val="20"/>
                <w:lang w:val="ru"/>
              </w:rPr>
              <w:t>Нечасто (1,8%)</w:t>
            </w:r>
          </w:p>
        </w:tc>
        <w:tc>
          <w:tcPr>
            <w:tcW w:w="812" w:type="pct"/>
            <w:tcBorders>
              <w:top w:val="single" w:sz="4" w:space="0" w:color="auto"/>
              <w:left w:val="single" w:sz="4" w:space="0" w:color="auto"/>
              <w:bottom w:val="single" w:sz="4" w:space="0" w:color="auto"/>
              <w:right w:val="single" w:sz="4" w:space="0" w:color="auto"/>
            </w:tcBorders>
            <w:shd w:val="clear" w:color="auto" w:fill="FFFFFF"/>
            <w:vAlign w:val="center"/>
          </w:tcPr>
          <w:p w14:paraId="2445EA73" w14:textId="77777777" w:rsidR="00C602C5" w:rsidRPr="00482782" w:rsidRDefault="00C602C5" w:rsidP="008670F3">
            <w:pPr>
              <w:jc w:val="center"/>
              <w:rPr>
                <w:sz w:val="20"/>
                <w:szCs w:val="20"/>
                <w:lang w:val="ru"/>
              </w:rPr>
            </w:pPr>
            <w:r w:rsidRPr="001200DB">
              <w:rPr>
                <w:sz w:val="20"/>
                <w:szCs w:val="20"/>
                <w:lang w:val="ru"/>
              </w:rPr>
              <w:t>1,3%</w:t>
            </w:r>
          </w:p>
        </w:tc>
      </w:tr>
      <w:tr w:rsidR="00C602C5" w:rsidRPr="001200DB" w14:paraId="37E1CCF9" w14:textId="77777777" w:rsidTr="008670F3">
        <w:trPr>
          <w:trHeight w:val="20"/>
        </w:trPr>
        <w:tc>
          <w:tcPr>
            <w:tcW w:w="1064" w:type="pct"/>
            <w:tcBorders>
              <w:top w:val="single" w:sz="4" w:space="0" w:color="auto"/>
              <w:left w:val="single" w:sz="4" w:space="0" w:color="auto"/>
              <w:bottom w:val="single" w:sz="4" w:space="0" w:color="auto"/>
            </w:tcBorders>
            <w:shd w:val="clear" w:color="auto" w:fill="FFFFFF"/>
            <w:vAlign w:val="center"/>
          </w:tcPr>
          <w:p w14:paraId="15987678" w14:textId="77777777" w:rsidR="00C602C5" w:rsidRPr="008B7AE2" w:rsidRDefault="00C602C5" w:rsidP="008670F3">
            <w:pPr>
              <w:rPr>
                <w:sz w:val="20"/>
                <w:szCs w:val="20"/>
              </w:rPr>
            </w:pPr>
            <w:r w:rsidRPr="00482782">
              <w:rPr>
                <w:sz w:val="20"/>
                <w:szCs w:val="20"/>
              </w:rPr>
              <w:t>Нарушения со стороны нервной системы</w:t>
            </w:r>
          </w:p>
        </w:tc>
        <w:tc>
          <w:tcPr>
            <w:tcW w:w="1662" w:type="pct"/>
            <w:tcBorders>
              <w:top w:val="single" w:sz="4" w:space="0" w:color="auto"/>
              <w:left w:val="single" w:sz="4" w:space="0" w:color="auto"/>
              <w:bottom w:val="single" w:sz="4" w:space="0" w:color="auto"/>
            </w:tcBorders>
            <w:shd w:val="clear" w:color="auto" w:fill="FFFFFF"/>
            <w:vAlign w:val="center"/>
          </w:tcPr>
          <w:p w14:paraId="150592FE" w14:textId="77777777" w:rsidR="00C602C5" w:rsidRPr="00482782" w:rsidRDefault="00C602C5" w:rsidP="008670F3">
            <w:pPr>
              <w:rPr>
                <w:sz w:val="20"/>
                <w:szCs w:val="20"/>
                <w:lang w:val="ru"/>
              </w:rPr>
            </w:pPr>
            <w:r w:rsidRPr="001200DB">
              <w:rPr>
                <w:sz w:val="20"/>
                <w:szCs w:val="20"/>
                <w:lang w:val="ru"/>
              </w:rPr>
              <w:t>Головная боль</w:t>
            </w:r>
          </w:p>
        </w:tc>
        <w:tc>
          <w:tcPr>
            <w:tcW w:w="1462" w:type="pct"/>
            <w:tcBorders>
              <w:top w:val="single" w:sz="4" w:space="0" w:color="auto"/>
              <w:left w:val="single" w:sz="4" w:space="0" w:color="auto"/>
              <w:bottom w:val="single" w:sz="4" w:space="0" w:color="auto"/>
            </w:tcBorders>
            <w:shd w:val="clear" w:color="auto" w:fill="FFFFFF"/>
            <w:vAlign w:val="center"/>
          </w:tcPr>
          <w:p w14:paraId="11E4D2FF" w14:textId="77777777" w:rsidR="00C602C5" w:rsidRPr="00482782" w:rsidRDefault="00C602C5" w:rsidP="008670F3">
            <w:pPr>
              <w:rPr>
                <w:sz w:val="20"/>
                <w:szCs w:val="20"/>
                <w:lang w:val="ru"/>
              </w:rPr>
            </w:pPr>
            <w:r w:rsidRPr="001200DB">
              <w:rPr>
                <w:sz w:val="20"/>
                <w:szCs w:val="20"/>
                <w:lang w:val="ru"/>
              </w:rPr>
              <w:t>Очень часто (43%)</w:t>
            </w:r>
          </w:p>
        </w:tc>
        <w:tc>
          <w:tcPr>
            <w:tcW w:w="812" w:type="pct"/>
            <w:tcBorders>
              <w:top w:val="single" w:sz="4" w:space="0" w:color="auto"/>
              <w:left w:val="single" w:sz="4" w:space="0" w:color="auto"/>
              <w:bottom w:val="single" w:sz="4" w:space="0" w:color="auto"/>
              <w:right w:val="single" w:sz="4" w:space="0" w:color="auto"/>
            </w:tcBorders>
            <w:shd w:val="clear" w:color="auto" w:fill="FFFFFF"/>
            <w:vAlign w:val="center"/>
          </w:tcPr>
          <w:p w14:paraId="127F475F" w14:textId="77777777" w:rsidR="00C602C5" w:rsidRPr="00482782" w:rsidRDefault="00C602C5" w:rsidP="008670F3">
            <w:pPr>
              <w:jc w:val="center"/>
              <w:rPr>
                <w:sz w:val="20"/>
                <w:szCs w:val="20"/>
                <w:lang w:val="ru"/>
              </w:rPr>
            </w:pPr>
            <w:r w:rsidRPr="001200DB">
              <w:rPr>
                <w:sz w:val="20"/>
                <w:szCs w:val="20"/>
                <w:lang w:val="ru"/>
              </w:rPr>
              <w:t>0,9%</w:t>
            </w:r>
          </w:p>
        </w:tc>
      </w:tr>
      <w:tr w:rsidR="00C602C5" w:rsidRPr="001200DB" w14:paraId="01C300AB" w14:textId="77777777" w:rsidTr="008670F3">
        <w:trPr>
          <w:trHeight w:val="20"/>
        </w:trPr>
        <w:tc>
          <w:tcPr>
            <w:tcW w:w="1064" w:type="pct"/>
            <w:tcBorders>
              <w:top w:val="single" w:sz="4" w:space="0" w:color="auto"/>
              <w:left w:val="single" w:sz="4" w:space="0" w:color="auto"/>
              <w:bottom w:val="single" w:sz="4" w:space="0" w:color="auto"/>
            </w:tcBorders>
            <w:shd w:val="clear" w:color="auto" w:fill="FFFFFF"/>
            <w:vAlign w:val="center"/>
          </w:tcPr>
          <w:p w14:paraId="6C812E8B" w14:textId="77777777" w:rsidR="00C602C5" w:rsidRPr="001200DB" w:rsidRDefault="00C602C5" w:rsidP="008670F3">
            <w:pPr>
              <w:rPr>
                <w:sz w:val="20"/>
                <w:szCs w:val="20"/>
              </w:rPr>
            </w:pPr>
          </w:p>
        </w:tc>
        <w:tc>
          <w:tcPr>
            <w:tcW w:w="1662" w:type="pct"/>
            <w:tcBorders>
              <w:top w:val="single" w:sz="4" w:space="0" w:color="auto"/>
              <w:left w:val="single" w:sz="4" w:space="0" w:color="auto"/>
              <w:bottom w:val="single" w:sz="4" w:space="0" w:color="auto"/>
            </w:tcBorders>
            <w:shd w:val="clear" w:color="auto" w:fill="FFFFFF"/>
            <w:vAlign w:val="center"/>
          </w:tcPr>
          <w:p w14:paraId="32E36C47" w14:textId="77777777" w:rsidR="00C602C5" w:rsidRPr="00482782" w:rsidRDefault="00C602C5" w:rsidP="008670F3">
            <w:pPr>
              <w:rPr>
                <w:sz w:val="20"/>
                <w:szCs w:val="20"/>
                <w:lang w:val="ru"/>
              </w:rPr>
            </w:pPr>
            <w:r w:rsidRPr="001200DB">
              <w:rPr>
                <w:sz w:val="20"/>
                <w:szCs w:val="20"/>
                <w:lang w:val="ru"/>
              </w:rPr>
              <w:t>Головокружение</w:t>
            </w:r>
          </w:p>
        </w:tc>
        <w:tc>
          <w:tcPr>
            <w:tcW w:w="1462" w:type="pct"/>
            <w:tcBorders>
              <w:top w:val="single" w:sz="4" w:space="0" w:color="auto"/>
              <w:left w:val="single" w:sz="4" w:space="0" w:color="auto"/>
              <w:bottom w:val="single" w:sz="4" w:space="0" w:color="auto"/>
            </w:tcBorders>
            <w:shd w:val="clear" w:color="auto" w:fill="FFFFFF"/>
            <w:vAlign w:val="center"/>
          </w:tcPr>
          <w:p w14:paraId="59BDBB47" w14:textId="77777777" w:rsidR="00C602C5" w:rsidRPr="00482782" w:rsidRDefault="00C602C5" w:rsidP="008670F3">
            <w:pPr>
              <w:rPr>
                <w:sz w:val="20"/>
                <w:szCs w:val="20"/>
                <w:lang w:val="ru"/>
              </w:rPr>
            </w:pPr>
            <w:r w:rsidRPr="001200DB">
              <w:rPr>
                <w:sz w:val="20"/>
                <w:szCs w:val="20"/>
                <w:lang w:val="ru"/>
              </w:rPr>
              <w:t>Очень часто (23,8%)</w:t>
            </w:r>
          </w:p>
        </w:tc>
        <w:tc>
          <w:tcPr>
            <w:tcW w:w="812" w:type="pct"/>
            <w:tcBorders>
              <w:top w:val="single" w:sz="4" w:space="0" w:color="auto"/>
              <w:left w:val="single" w:sz="4" w:space="0" w:color="auto"/>
              <w:bottom w:val="single" w:sz="4" w:space="0" w:color="auto"/>
              <w:right w:val="single" w:sz="4" w:space="0" w:color="auto"/>
            </w:tcBorders>
            <w:shd w:val="clear" w:color="auto" w:fill="FFFFFF"/>
            <w:vAlign w:val="center"/>
          </w:tcPr>
          <w:p w14:paraId="5EC68AAD" w14:textId="77777777" w:rsidR="00C602C5" w:rsidRPr="00482782" w:rsidRDefault="00C602C5" w:rsidP="008670F3">
            <w:pPr>
              <w:jc w:val="center"/>
              <w:rPr>
                <w:sz w:val="20"/>
                <w:szCs w:val="20"/>
                <w:lang w:val="ru"/>
              </w:rPr>
            </w:pPr>
            <w:r w:rsidRPr="001200DB">
              <w:rPr>
                <w:sz w:val="20"/>
                <w:szCs w:val="20"/>
                <w:lang w:val="ru"/>
              </w:rPr>
              <w:t>0%</w:t>
            </w:r>
          </w:p>
        </w:tc>
      </w:tr>
      <w:tr w:rsidR="00C602C5" w:rsidRPr="001200DB" w14:paraId="379349E7" w14:textId="77777777" w:rsidTr="008670F3">
        <w:trPr>
          <w:trHeight w:val="20"/>
        </w:trPr>
        <w:tc>
          <w:tcPr>
            <w:tcW w:w="1064" w:type="pct"/>
            <w:tcBorders>
              <w:top w:val="single" w:sz="4" w:space="0" w:color="auto"/>
              <w:left w:val="single" w:sz="4" w:space="0" w:color="auto"/>
              <w:bottom w:val="single" w:sz="4" w:space="0" w:color="auto"/>
            </w:tcBorders>
            <w:shd w:val="clear" w:color="auto" w:fill="FFFFFF"/>
            <w:vAlign w:val="center"/>
          </w:tcPr>
          <w:p w14:paraId="30FD503A" w14:textId="77777777" w:rsidR="00C602C5" w:rsidRPr="001200DB" w:rsidRDefault="00C602C5" w:rsidP="008670F3">
            <w:pPr>
              <w:rPr>
                <w:sz w:val="20"/>
                <w:szCs w:val="20"/>
              </w:rPr>
            </w:pPr>
            <w:r w:rsidRPr="00482782">
              <w:rPr>
                <w:sz w:val="20"/>
                <w:szCs w:val="20"/>
              </w:rPr>
              <w:t>Нарушения со стороны сердца</w:t>
            </w:r>
          </w:p>
        </w:tc>
        <w:tc>
          <w:tcPr>
            <w:tcW w:w="1662" w:type="pct"/>
            <w:tcBorders>
              <w:top w:val="single" w:sz="4" w:space="0" w:color="auto"/>
              <w:left w:val="single" w:sz="4" w:space="0" w:color="auto"/>
              <w:bottom w:val="single" w:sz="4" w:space="0" w:color="auto"/>
            </w:tcBorders>
            <w:shd w:val="clear" w:color="auto" w:fill="FFFFFF"/>
            <w:vAlign w:val="center"/>
          </w:tcPr>
          <w:p w14:paraId="00FB8C14" w14:textId="77777777" w:rsidR="00C602C5" w:rsidRPr="00482782" w:rsidRDefault="00C602C5" w:rsidP="008670F3">
            <w:pPr>
              <w:rPr>
                <w:sz w:val="20"/>
                <w:szCs w:val="20"/>
                <w:lang w:val="ru"/>
              </w:rPr>
            </w:pPr>
            <w:r w:rsidRPr="001200DB">
              <w:rPr>
                <w:sz w:val="20"/>
                <w:szCs w:val="20"/>
                <w:lang w:val="ru"/>
              </w:rPr>
              <w:t>Фибрилляция/трепетание предсердий</w:t>
            </w:r>
            <w:r w:rsidRPr="00482782">
              <w:rPr>
                <w:sz w:val="20"/>
                <w:szCs w:val="20"/>
                <w:lang w:val="ru"/>
              </w:rPr>
              <w:t>†</w:t>
            </w:r>
          </w:p>
        </w:tc>
        <w:tc>
          <w:tcPr>
            <w:tcW w:w="1462" w:type="pct"/>
            <w:tcBorders>
              <w:top w:val="single" w:sz="4" w:space="0" w:color="auto"/>
              <w:left w:val="single" w:sz="4" w:space="0" w:color="auto"/>
              <w:bottom w:val="single" w:sz="4" w:space="0" w:color="auto"/>
            </w:tcBorders>
            <w:shd w:val="clear" w:color="auto" w:fill="FFFFFF"/>
            <w:vAlign w:val="center"/>
          </w:tcPr>
          <w:p w14:paraId="4D399EED" w14:textId="77777777" w:rsidR="00C602C5" w:rsidRPr="00482782" w:rsidRDefault="00C602C5" w:rsidP="008670F3">
            <w:pPr>
              <w:rPr>
                <w:sz w:val="20"/>
                <w:szCs w:val="20"/>
                <w:lang w:val="ru"/>
              </w:rPr>
            </w:pPr>
            <w:r w:rsidRPr="001200DB">
              <w:rPr>
                <w:sz w:val="20"/>
                <w:szCs w:val="20"/>
                <w:lang w:val="ru"/>
              </w:rPr>
              <w:t>Часто (3,1%)</w:t>
            </w:r>
          </w:p>
        </w:tc>
        <w:tc>
          <w:tcPr>
            <w:tcW w:w="812" w:type="pct"/>
            <w:tcBorders>
              <w:top w:val="single" w:sz="4" w:space="0" w:color="auto"/>
              <w:left w:val="single" w:sz="4" w:space="0" w:color="auto"/>
              <w:bottom w:val="single" w:sz="4" w:space="0" w:color="auto"/>
              <w:right w:val="single" w:sz="4" w:space="0" w:color="auto"/>
            </w:tcBorders>
            <w:shd w:val="clear" w:color="auto" w:fill="FFFFFF"/>
            <w:vAlign w:val="center"/>
          </w:tcPr>
          <w:p w14:paraId="3692C4C3" w14:textId="77777777" w:rsidR="00C602C5" w:rsidRPr="00482782" w:rsidRDefault="00C602C5" w:rsidP="008670F3">
            <w:pPr>
              <w:jc w:val="center"/>
              <w:rPr>
                <w:sz w:val="20"/>
                <w:szCs w:val="20"/>
                <w:lang w:val="ru"/>
              </w:rPr>
            </w:pPr>
            <w:r w:rsidRPr="001200DB">
              <w:rPr>
                <w:sz w:val="20"/>
                <w:szCs w:val="20"/>
                <w:lang w:val="ru"/>
              </w:rPr>
              <w:t>0,9%</w:t>
            </w:r>
          </w:p>
        </w:tc>
      </w:tr>
      <w:tr w:rsidR="00C602C5" w:rsidRPr="001200DB" w14:paraId="5A0D6937" w14:textId="77777777" w:rsidTr="008670F3">
        <w:trPr>
          <w:trHeight w:val="20"/>
        </w:trPr>
        <w:tc>
          <w:tcPr>
            <w:tcW w:w="1064" w:type="pct"/>
            <w:tcBorders>
              <w:top w:val="single" w:sz="4" w:space="0" w:color="auto"/>
              <w:left w:val="single" w:sz="4" w:space="0" w:color="auto"/>
              <w:bottom w:val="single" w:sz="4" w:space="0" w:color="auto"/>
            </w:tcBorders>
            <w:shd w:val="clear" w:color="auto" w:fill="FFFFFF"/>
            <w:vAlign w:val="center"/>
          </w:tcPr>
          <w:p w14:paraId="2886ED53" w14:textId="77777777" w:rsidR="00C602C5" w:rsidRPr="001200DB" w:rsidRDefault="00C602C5" w:rsidP="008670F3">
            <w:pPr>
              <w:rPr>
                <w:sz w:val="20"/>
                <w:szCs w:val="20"/>
              </w:rPr>
            </w:pPr>
          </w:p>
        </w:tc>
        <w:tc>
          <w:tcPr>
            <w:tcW w:w="1662" w:type="pct"/>
            <w:tcBorders>
              <w:top w:val="single" w:sz="4" w:space="0" w:color="auto"/>
              <w:left w:val="single" w:sz="4" w:space="0" w:color="auto"/>
              <w:bottom w:val="single" w:sz="4" w:space="0" w:color="auto"/>
            </w:tcBorders>
            <w:shd w:val="clear" w:color="auto" w:fill="FFFFFF"/>
            <w:vAlign w:val="center"/>
          </w:tcPr>
          <w:p w14:paraId="5B4B4ACA" w14:textId="77777777" w:rsidR="00C602C5" w:rsidRPr="00482782" w:rsidRDefault="00C602C5" w:rsidP="008670F3">
            <w:pPr>
              <w:rPr>
                <w:sz w:val="20"/>
                <w:szCs w:val="20"/>
                <w:lang w:val="ru"/>
              </w:rPr>
            </w:pPr>
            <w:r w:rsidRPr="001200DB">
              <w:rPr>
                <w:sz w:val="20"/>
                <w:szCs w:val="20"/>
                <w:lang w:val="ru"/>
              </w:rPr>
              <w:t>Синяки</w:t>
            </w:r>
            <w:r w:rsidRPr="00482782">
              <w:rPr>
                <w:sz w:val="20"/>
                <w:szCs w:val="20"/>
                <w:lang w:val="ru"/>
              </w:rPr>
              <w:t>†</w:t>
            </w:r>
          </w:p>
        </w:tc>
        <w:tc>
          <w:tcPr>
            <w:tcW w:w="1462" w:type="pct"/>
            <w:tcBorders>
              <w:top w:val="single" w:sz="4" w:space="0" w:color="auto"/>
              <w:left w:val="single" w:sz="4" w:space="0" w:color="auto"/>
              <w:bottom w:val="single" w:sz="4" w:space="0" w:color="auto"/>
            </w:tcBorders>
            <w:shd w:val="clear" w:color="auto" w:fill="FFFFFF"/>
            <w:vAlign w:val="center"/>
          </w:tcPr>
          <w:p w14:paraId="728105B7" w14:textId="77777777" w:rsidR="00C602C5" w:rsidRPr="00482782" w:rsidRDefault="00C602C5" w:rsidP="008670F3">
            <w:pPr>
              <w:rPr>
                <w:sz w:val="20"/>
                <w:szCs w:val="20"/>
                <w:lang w:val="ru"/>
              </w:rPr>
            </w:pPr>
            <w:r w:rsidRPr="001200DB">
              <w:rPr>
                <w:sz w:val="20"/>
                <w:szCs w:val="20"/>
                <w:lang w:val="ru"/>
              </w:rPr>
              <w:t>Очень часто (38,6%)</w:t>
            </w:r>
          </w:p>
        </w:tc>
        <w:tc>
          <w:tcPr>
            <w:tcW w:w="812" w:type="pct"/>
            <w:tcBorders>
              <w:top w:val="single" w:sz="4" w:space="0" w:color="auto"/>
              <w:left w:val="single" w:sz="4" w:space="0" w:color="auto"/>
              <w:bottom w:val="single" w:sz="4" w:space="0" w:color="auto"/>
              <w:right w:val="single" w:sz="4" w:space="0" w:color="auto"/>
            </w:tcBorders>
            <w:shd w:val="clear" w:color="auto" w:fill="FFFFFF"/>
            <w:vAlign w:val="center"/>
          </w:tcPr>
          <w:p w14:paraId="5AC5319E" w14:textId="77777777" w:rsidR="00C602C5" w:rsidRPr="00482782" w:rsidRDefault="00C602C5" w:rsidP="008670F3">
            <w:pPr>
              <w:jc w:val="center"/>
              <w:rPr>
                <w:sz w:val="20"/>
                <w:szCs w:val="20"/>
                <w:lang w:val="ru"/>
              </w:rPr>
            </w:pPr>
            <w:r w:rsidRPr="001200DB">
              <w:rPr>
                <w:sz w:val="20"/>
                <w:szCs w:val="20"/>
                <w:lang w:val="ru"/>
              </w:rPr>
              <w:t>0%</w:t>
            </w:r>
          </w:p>
        </w:tc>
      </w:tr>
      <w:tr w:rsidR="00C602C5" w:rsidRPr="001200DB" w14:paraId="73DEEB47" w14:textId="77777777" w:rsidTr="008670F3">
        <w:trPr>
          <w:trHeight w:val="20"/>
        </w:trPr>
        <w:tc>
          <w:tcPr>
            <w:tcW w:w="1064" w:type="pct"/>
            <w:tcBorders>
              <w:top w:val="single" w:sz="4" w:space="0" w:color="auto"/>
              <w:left w:val="single" w:sz="4" w:space="0" w:color="auto"/>
              <w:bottom w:val="single" w:sz="4" w:space="0" w:color="auto"/>
            </w:tcBorders>
            <w:shd w:val="clear" w:color="auto" w:fill="FFFFFF"/>
            <w:vAlign w:val="center"/>
          </w:tcPr>
          <w:p w14:paraId="4F8A559F" w14:textId="77777777" w:rsidR="00C602C5" w:rsidRPr="001200DB" w:rsidRDefault="00C602C5" w:rsidP="008670F3">
            <w:pPr>
              <w:rPr>
                <w:sz w:val="20"/>
                <w:szCs w:val="20"/>
              </w:rPr>
            </w:pPr>
          </w:p>
        </w:tc>
        <w:tc>
          <w:tcPr>
            <w:tcW w:w="1662" w:type="pct"/>
            <w:tcBorders>
              <w:top w:val="single" w:sz="4" w:space="0" w:color="auto"/>
              <w:left w:val="single" w:sz="4" w:space="0" w:color="auto"/>
              <w:bottom w:val="single" w:sz="4" w:space="0" w:color="auto"/>
            </w:tcBorders>
            <w:shd w:val="clear" w:color="auto" w:fill="FFFFFF"/>
            <w:vAlign w:val="center"/>
          </w:tcPr>
          <w:p w14:paraId="09038B28" w14:textId="77777777" w:rsidR="00C602C5" w:rsidRPr="00482782" w:rsidRDefault="00C602C5" w:rsidP="008670F3">
            <w:pPr>
              <w:rPr>
                <w:sz w:val="20"/>
                <w:szCs w:val="20"/>
                <w:lang w:val="ru"/>
              </w:rPr>
            </w:pPr>
            <w:r w:rsidRPr="001200DB">
              <w:rPr>
                <w:sz w:val="20"/>
                <w:szCs w:val="20"/>
                <w:lang w:val="ru"/>
              </w:rPr>
              <w:t>Ушиб</w:t>
            </w:r>
          </w:p>
        </w:tc>
        <w:tc>
          <w:tcPr>
            <w:tcW w:w="1462" w:type="pct"/>
            <w:tcBorders>
              <w:top w:val="single" w:sz="4" w:space="0" w:color="auto"/>
              <w:left w:val="single" w:sz="4" w:space="0" w:color="auto"/>
              <w:bottom w:val="single" w:sz="4" w:space="0" w:color="auto"/>
            </w:tcBorders>
            <w:shd w:val="clear" w:color="auto" w:fill="FFFFFF"/>
            <w:vAlign w:val="center"/>
          </w:tcPr>
          <w:p w14:paraId="67FE4190" w14:textId="77777777" w:rsidR="00C602C5" w:rsidRPr="00482782" w:rsidRDefault="00C602C5" w:rsidP="008670F3">
            <w:pPr>
              <w:rPr>
                <w:sz w:val="20"/>
                <w:szCs w:val="20"/>
                <w:lang w:val="ru"/>
              </w:rPr>
            </w:pPr>
            <w:r w:rsidRPr="001200DB">
              <w:rPr>
                <w:sz w:val="20"/>
                <w:szCs w:val="20"/>
                <w:lang w:val="ru"/>
              </w:rPr>
              <w:t>Очень часто (27,4%)</w:t>
            </w:r>
          </w:p>
        </w:tc>
        <w:tc>
          <w:tcPr>
            <w:tcW w:w="812" w:type="pct"/>
            <w:tcBorders>
              <w:top w:val="single" w:sz="4" w:space="0" w:color="auto"/>
              <w:left w:val="single" w:sz="4" w:space="0" w:color="auto"/>
              <w:bottom w:val="single" w:sz="4" w:space="0" w:color="auto"/>
              <w:right w:val="single" w:sz="4" w:space="0" w:color="auto"/>
            </w:tcBorders>
            <w:shd w:val="clear" w:color="auto" w:fill="FFFFFF"/>
            <w:vAlign w:val="center"/>
          </w:tcPr>
          <w:p w14:paraId="20262ED2" w14:textId="77777777" w:rsidR="00C602C5" w:rsidRPr="00482782" w:rsidRDefault="00C602C5" w:rsidP="008670F3">
            <w:pPr>
              <w:jc w:val="center"/>
              <w:rPr>
                <w:sz w:val="20"/>
                <w:szCs w:val="20"/>
                <w:lang w:val="ru"/>
              </w:rPr>
            </w:pPr>
            <w:r w:rsidRPr="001200DB">
              <w:rPr>
                <w:sz w:val="20"/>
                <w:szCs w:val="20"/>
                <w:lang w:val="ru"/>
              </w:rPr>
              <w:t>0%</w:t>
            </w:r>
          </w:p>
        </w:tc>
      </w:tr>
      <w:tr w:rsidR="00C602C5" w:rsidRPr="001200DB" w14:paraId="75BE68C7" w14:textId="77777777" w:rsidTr="008670F3">
        <w:trPr>
          <w:trHeight w:val="20"/>
        </w:trPr>
        <w:tc>
          <w:tcPr>
            <w:tcW w:w="1064" w:type="pct"/>
            <w:tcBorders>
              <w:top w:val="single" w:sz="4" w:space="0" w:color="auto"/>
              <w:left w:val="single" w:sz="4" w:space="0" w:color="auto"/>
              <w:bottom w:val="single" w:sz="4" w:space="0" w:color="auto"/>
            </w:tcBorders>
            <w:shd w:val="clear" w:color="auto" w:fill="FFFFFF"/>
            <w:vAlign w:val="center"/>
          </w:tcPr>
          <w:p w14:paraId="49F4FD73" w14:textId="77777777" w:rsidR="00C602C5" w:rsidRPr="001200DB" w:rsidRDefault="00C602C5" w:rsidP="008670F3">
            <w:pPr>
              <w:rPr>
                <w:sz w:val="20"/>
                <w:szCs w:val="20"/>
              </w:rPr>
            </w:pPr>
          </w:p>
        </w:tc>
        <w:tc>
          <w:tcPr>
            <w:tcW w:w="1662" w:type="pct"/>
            <w:tcBorders>
              <w:top w:val="single" w:sz="4" w:space="0" w:color="auto"/>
              <w:left w:val="single" w:sz="4" w:space="0" w:color="auto"/>
              <w:bottom w:val="single" w:sz="4" w:space="0" w:color="auto"/>
            </w:tcBorders>
            <w:shd w:val="clear" w:color="auto" w:fill="FFFFFF"/>
            <w:vAlign w:val="center"/>
          </w:tcPr>
          <w:p w14:paraId="56AC0BF4" w14:textId="77777777" w:rsidR="00C602C5" w:rsidRPr="00482782" w:rsidRDefault="00C602C5" w:rsidP="008670F3">
            <w:pPr>
              <w:rPr>
                <w:sz w:val="20"/>
                <w:szCs w:val="20"/>
                <w:lang w:val="ru"/>
              </w:rPr>
            </w:pPr>
            <w:r w:rsidRPr="001200DB">
              <w:rPr>
                <w:sz w:val="20"/>
                <w:szCs w:val="20"/>
                <w:lang w:val="ru"/>
              </w:rPr>
              <w:t>Петехии</w:t>
            </w:r>
          </w:p>
        </w:tc>
        <w:tc>
          <w:tcPr>
            <w:tcW w:w="1462" w:type="pct"/>
            <w:tcBorders>
              <w:top w:val="single" w:sz="4" w:space="0" w:color="auto"/>
              <w:left w:val="single" w:sz="4" w:space="0" w:color="auto"/>
              <w:bottom w:val="single" w:sz="4" w:space="0" w:color="auto"/>
            </w:tcBorders>
            <w:shd w:val="clear" w:color="auto" w:fill="FFFFFF"/>
            <w:vAlign w:val="center"/>
          </w:tcPr>
          <w:p w14:paraId="21536E0D" w14:textId="77777777" w:rsidR="00C602C5" w:rsidRPr="00482782" w:rsidRDefault="00C602C5" w:rsidP="008670F3">
            <w:pPr>
              <w:rPr>
                <w:sz w:val="20"/>
                <w:szCs w:val="20"/>
                <w:lang w:val="ru"/>
              </w:rPr>
            </w:pPr>
            <w:r w:rsidRPr="001200DB">
              <w:rPr>
                <w:sz w:val="20"/>
                <w:szCs w:val="20"/>
                <w:lang w:val="ru"/>
              </w:rPr>
              <w:t>Очень часто (11,2%)</w:t>
            </w:r>
          </w:p>
        </w:tc>
        <w:tc>
          <w:tcPr>
            <w:tcW w:w="812" w:type="pct"/>
            <w:tcBorders>
              <w:top w:val="single" w:sz="4" w:space="0" w:color="auto"/>
              <w:left w:val="single" w:sz="4" w:space="0" w:color="auto"/>
              <w:bottom w:val="single" w:sz="4" w:space="0" w:color="auto"/>
              <w:right w:val="single" w:sz="4" w:space="0" w:color="auto"/>
            </w:tcBorders>
            <w:shd w:val="clear" w:color="auto" w:fill="FFFFFF"/>
            <w:vAlign w:val="center"/>
          </w:tcPr>
          <w:p w14:paraId="18B1BD78" w14:textId="77777777" w:rsidR="00C602C5" w:rsidRPr="00482782" w:rsidRDefault="00C602C5" w:rsidP="008670F3">
            <w:pPr>
              <w:jc w:val="center"/>
              <w:rPr>
                <w:sz w:val="20"/>
                <w:szCs w:val="20"/>
                <w:lang w:val="ru"/>
              </w:rPr>
            </w:pPr>
            <w:r w:rsidRPr="001200DB">
              <w:rPr>
                <w:sz w:val="20"/>
                <w:szCs w:val="20"/>
                <w:lang w:val="ru"/>
              </w:rPr>
              <w:t>0%</w:t>
            </w:r>
          </w:p>
        </w:tc>
      </w:tr>
      <w:tr w:rsidR="00C602C5" w:rsidRPr="001200DB" w14:paraId="29DD4E02" w14:textId="77777777" w:rsidTr="008670F3">
        <w:trPr>
          <w:trHeight w:val="20"/>
        </w:trPr>
        <w:tc>
          <w:tcPr>
            <w:tcW w:w="1064" w:type="pct"/>
            <w:tcBorders>
              <w:top w:val="single" w:sz="4" w:space="0" w:color="auto"/>
              <w:left w:val="single" w:sz="4" w:space="0" w:color="auto"/>
              <w:bottom w:val="single" w:sz="4" w:space="0" w:color="auto"/>
            </w:tcBorders>
            <w:shd w:val="clear" w:color="auto" w:fill="FFFFFF"/>
            <w:vAlign w:val="center"/>
          </w:tcPr>
          <w:p w14:paraId="24C67F60" w14:textId="77777777" w:rsidR="00C602C5" w:rsidRPr="001200DB" w:rsidRDefault="00C602C5" w:rsidP="008670F3">
            <w:pPr>
              <w:rPr>
                <w:sz w:val="20"/>
                <w:szCs w:val="20"/>
              </w:rPr>
            </w:pPr>
            <w:r w:rsidRPr="00482782">
              <w:rPr>
                <w:sz w:val="20"/>
                <w:szCs w:val="20"/>
              </w:rPr>
              <w:t>Нарушения со стороны сосудов</w:t>
            </w:r>
          </w:p>
        </w:tc>
        <w:tc>
          <w:tcPr>
            <w:tcW w:w="1662" w:type="pct"/>
            <w:tcBorders>
              <w:top w:val="single" w:sz="4" w:space="0" w:color="auto"/>
              <w:left w:val="single" w:sz="4" w:space="0" w:color="auto"/>
              <w:bottom w:val="single" w:sz="4" w:space="0" w:color="auto"/>
            </w:tcBorders>
            <w:shd w:val="clear" w:color="auto" w:fill="FFFFFF"/>
            <w:vAlign w:val="center"/>
          </w:tcPr>
          <w:p w14:paraId="6E113AB2" w14:textId="77777777" w:rsidR="00C602C5" w:rsidRPr="00482782" w:rsidRDefault="00C602C5" w:rsidP="008670F3">
            <w:pPr>
              <w:rPr>
                <w:sz w:val="20"/>
                <w:szCs w:val="20"/>
                <w:lang w:val="ru"/>
              </w:rPr>
            </w:pPr>
            <w:r w:rsidRPr="001200DB">
              <w:rPr>
                <w:sz w:val="20"/>
                <w:szCs w:val="20"/>
                <w:lang w:val="ru"/>
              </w:rPr>
              <w:t>Экхимозы</w:t>
            </w:r>
          </w:p>
        </w:tc>
        <w:tc>
          <w:tcPr>
            <w:tcW w:w="1462" w:type="pct"/>
            <w:tcBorders>
              <w:top w:val="single" w:sz="4" w:space="0" w:color="auto"/>
              <w:left w:val="single" w:sz="4" w:space="0" w:color="auto"/>
              <w:bottom w:val="single" w:sz="4" w:space="0" w:color="auto"/>
            </w:tcBorders>
            <w:shd w:val="clear" w:color="auto" w:fill="FFFFFF"/>
            <w:vAlign w:val="center"/>
          </w:tcPr>
          <w:p w14:paraId="2605C10B" w14:textId="77777777" w:rsidR="00C602C5" w:rsidRPr="00482782" w:rsidRDefault="00C602C5" w:rsidP="008670F3">
            <w:pPr>
              <w:rPr>
                <w:sz w:val="20"/>
                <w:szCs w:val="20"/>
                <w:lang w:val="ru"/>
              </w:rPr>
            </w:pPr>
            <w:r w:rsidRPr="001200DB">
              <w:rPr>
                <w:sz w:val="20"/>
                <w:szCs w:val="20"/>
                <w:lang w:val="ru"/>
              </w:rPr>
              <w:t>Часто (3,1%)</w:t>
            </w:r>
          </w:p>
        </w:tc>
        <w:tc>
          <w:tcPr>
            <w:tcW w:w="812" w:type="pct"/>
            <w:tcBorders>
              <w:top w:val="single" w:sz="4" w:space="0" w:color="auto"/>
              <w:left w:val="single" w:sz="4" w:space="0" w:color="auto"/>
              <w:bottom w:val="single" w:sz="4" w:space="0" w:color="auto"/>
              <w:right w:val="single" w:sz="4" w:space="0" w:color="auto"/>
            </w:tcBorders>
            <w:shd w:val="clear" w:color="auto" w:fill="FFFFFF"/>
            <w:vAlign w:val="center"/>
          </w:tcPr>
          <w:p w14:paraId="45CB7892" w14:textId="77777777" w:rsidR="00C602C5" w:rsidRPr="00482782" w:rsidRDefault="00C602C5" w:rsidP="008670F3">
            <w:pPr>
              <w:jc w:val="center"/>
              <w:rPr>
                <w:sz w:val="20"/>
                <w:szCs w:val="20"/>
                <w:lang w:val="ru"/>
              </w:rPr>
            </w:pPr>
            <w:r w:rsidRPr="001200DB">
              <w:rPr>
                <w:sz w:val="20"/>
                <w:szCs w:val="20"/>
                <w:lang w:val="ru"/>
              </w:rPr>
              <w:t>0%</w:t>
            </w:r>
          </w:p>
        </w:tc>
      </w:tr>
      <w:tr w:rsidR="00C602C5" w:rsidRPr="001200DB" w14:paraId="3C15EE63" w14:textId="77777777" w:rsidTr="008670F3">
        <w:trPr>
          <w:trHeight w:val="20"/>
        </w:trPr>
        <w:tc>
          <w:tcPr>
            <w:tcW w:w="1064" w:type="pct"/>
            <w:tcBorders>
              <w:top w:val="single" w:sz="4" w:space="0" w:color="auto"/>
              <w:left w:val="single" w:sz="4" w:space="0" w:color="auto"/>
              <w:bottom w:val="single" w:sz="4" w:space="0" w:color="auto"/>
            </w:tcBorders>
            <w:shd w:val="clear" w:color="auto" w:fill="FFFFFF"/>
            <w:vAlign w:val="center"/>
          </w:tcPr>
          <w:p w14:paraId="2A067BD1" w14:textId="77777777" w:rsidR="00C602C5" w:rsidRPr="001200DB" w:rsidRDefault="00C602C5" w:rsidP="008670F3">
            <w:pPr>
              <w:rPr>
                <w:sz w:val="20"/>
                <w:szCs w:val="20"/>
              </w:rPr>
            </w:pPr>
          </w:p>
        </w:tc>
        <w:tc>
          <w:tcPr>
            <w:tcW w:w="1662" w:type="pct"/>
            <w:tcBorders>
              <w:top w:val="single" w:sz="4" w:space="0" w:color="auto"/>
              <w:left w:val="single" w:sz="4" w:space="0" w:color="auto"/>
              <w:bottom w:val="single" w:sz="4" w:space="0" w:color="auto"/>
            </w:tcBorders>
            <w:shd w:val="clear" w:color="auto" w:fill="FFFFFF"/>
            <w:vAlign w:val="center"/>
          </w:tcPr>
          <w:p w14:paraId="55C8D9A4" w14:textId="77777777" w:rsidR="00C602C5" w:rsidRPr="00482782" w:rsidRDefault="00C602C5" w:rsidP="008670F3">
            <w:pPr>
              <w:rPr>
                <w:sz w:val="20"/>
                <w:szCs w:val="20"/>
                <w:lang w:val="ru"/>
              </w:rPr>
            </w:pPr>
            <w:r w:rsidRPr="001200DB">
              <w:rPr>
                <w:sz w:val="20"/>
                <w:szCs w:val="20"/>
                <w:lang w:val="ru"/>
              </w:rPr>
              <w:t>Кровоизлияние/гематома</w:t>
            </w:r>
            <w:r w:rsidRPr="00482782">
              <w:rPr>
                <w:sz w:val="20"/>
                <w:szCs w:val="20"/>
                <w:lang w:val="ru"/>
              </w:rPr>
              <w:t>†</w:t>
            </w:r>
          </w:p>
        </w:tc>
        <w:tc>
          <w:tcPr>
            <w:tcW w:w="1462" w:type="pct"/>
            <w:tcBorders>
              <w:top w:val="single" w:sz="4" w:space="0" w:color="auto"/>
              <w:left w:val="single" w:sz="4" w:space="0" w:color="auto"/>
              <w:bottom w:val="single" w:sz="4" w:space="0" w:color="auto"/>
            </w:tcBorders>
            <w:shd w:val="clear" w:color="auto" w:fill="FFFFFF"/>
            <w:vAlign w:val="center"/>
          </w:tcPr>
          <w:p w14:paraId="155244D1" w14:textId="77777777" w:rsidR="00C602C5" w:rsidRPr="00482782" w:rsidRDefault="00C602C5" w:rsidP="008670F3">
            <w:pPr>
              <w:rPr>
                <w:sz w:val="20"/>
                <w:szCs w:val="20"/>
                <w:lang w:val="ru"/>
              </w:rPr>
            </w:pPr>
            <w:r w:rsidRPr="001200DB">
              <w:rPr>
                <w:sz w:val="20"/>
                <w:szCs w:val="20"/>
                <w:lang w:val="ru"/>
              </w:rPr>
              <w:t>Очень часто (17,5%)</w:t>
            </w:r>
          </w:p>
        </w:tc>
        <w:tc>
          <w:tcPr>
            <w:tcW w:w="812" w:type="pct"/>
            <w:tcBorders>
              <w:top w:val="single" w:sz="4" w:space="0" w:color="auto"/>
              <w:left w:val="single" w:sz="4" w:space="0" w:color="auto"/>
              <w:bottom w:val="single" w:sz="4" w:space="0" w:color="auto"/>
              <w:right w:val="single" w:sz="4" w:space="0" w:color="auto"/>
            </w:tcBorders>
            <w:shd w:val="clear" w:color="auto" w:fill="FFFFFF"/>
            <w:vAlign w:val="center"/>
          </w:tcPr>
          <w:p w14:paraId="1026D068" w14:textId="77777777" w:rsidR="00C602C5" w:rsidRPr="00482782" w:rsidRDefault="00C602C5" w:rsidP="008670F3">
            <w:pPr>
              <w:jc w:val="center"/>
              <w:rPr>
                <w:sz w:val="20"/>
                <w:szCs w:val="20"/>
                <w:lang w:val="ru"/>
              </w:rPr>
            </w:pPr>
            <w:r w:rsidRPr="001200DB">
              <w:rPr>
                <w:sz w:val="20"/>
                <w:szCs w:val="20"/>
                <w:lang w:val="ru"/>
              </w:rPr>
              <w:t>1,3%</w:t>
            </w:r>
          </w:p>
        </w:tc>
      </w:tr>
      <w:tr w:rsidR="00C602C5" w:rsidRPr="001200DB" w14:paraId="36A4511C" w14:textId="77777777" w:rsidTr="008670F3">
        <w:trPr>
          <w:trHeight w:val="20"/>
        </w:trPr>
        <w:tc>
          <w:tcPr>
            <w:tcW w:w="1064" w:type="pct"/>
            <w:tcBorders>
              <w:top w:val="single" w:sz="4" w:space="0" w:color="auto"/>
              <w:left w:val="single" w:sz="4" w:space="0" w:color="auto"/>
              <w:bottom w:val="single" w:sz="4" w:space="0" w:color="auto"/>
            </w:tcBorders>
            <w:shd w:val="clear" w:color="auto" w:fill="FFFFFF"/>
            <w:vAlign w:val="center"/>
          </w:tcPr>
          <w:p w14:paraId="3067262E" w14:textId="77777777" w:rsidR="00C602C5" w:rsidRPr="001200DB" w:rsidRDefault="00C602C5" w:rsidP="008670F3">
            <w:pPr>
              <w:rPr>
                <w:sz w:val="20"/>
                <w:szCs w:val="20"/>
              </w:rPr>
            </w:pPr>
          </w:p>
        </w:tc>
        <w:tc>
          <w:tcPr>
            <w:tcW w:w="1662" w:type="pct"/>
            <w:tcBorders>
              <w:top w:val="single" w:sz="4" w:space="0" w:color="auto"/>
              <w:left w:val="single" w:sz="4" w:space="0" w:color="auto"/>
              <w:bottom w:val="single" w:sz="4" w:space="0" w:color="auto"/>
            </w:tcBorders>
            <w:shd w:val="clear" w:color="auto" w:fill="FFFFFF"/>
            <w:vAlign w:val="center"/>
          </w:tcPr>
          <w:p w14:paraId="003080DE" w14:textId="77777777" w:rsidR="00C602C5" w:rsidRPr="00482782" w:rsidRDefault="00C602C5" w:rsidP="008670F3">
            <w:pPr>
              <w:rPr>
                <w:sz w:val="20"/>
                <w:szCs w:val="20"/>
                <w:lang w:val="ru"/>
              </w:rPr>
            </w:pPr>
            <w:r w:rsidRPr="001200DB">
              <w:rPr>
                <w:sz w:val="20"/>
                <w:szCs w:val="20"/>
                <w:lang w:val="ru"/>
              </w:rPr>
              <w:t>Желудочно-кишечное кровотечение</w:t>
            </w:r>
          </w:p>
        </w:tc>
        <w:tc>
          <w:tcPr>
            <w:tcW w:w="1462" w:type="pct"/>
            <w:tcBorders>
              <w:top w:val="single" w:sz="4" w:space="0" w:color="auto"/>
              <w:left w:val="single" w:sz="4" w:space="0" w:color="auto"/>
              <w:bottom w:val="single" w:sz="4" w:space="0" w:color="auto"/>
            </w:tcBorders>
            <w:shd w:val="clear" w:color="auto" w:fill="FFFFFF"/>
            <w:vAlign w:val="center"/>
          </w:tcPr>
          <w:p w14:paraId="5FCC6311" w14:textId="77777777" w:rsidR="00C602C5" w:rsidRPr="00482782" w:rsidRDefault="00C602C5" w:rsidP="008670F3">
            <w:pPr>
              <w:rPr>
                <w:sz w:val="20"/>
                <w:szCs w:val="20"/>
                <w:lang w:val="ru"/>
              </w:rPr>
            </w:pPr>
            <w:r w:rsidRPr="001200DB">
              <w:rPr>
                <w:sz w:val="20"/>
                <w:szCs w:val="20"/>
                <w:lang w:val="ru"/>
              </w:rPr>
              <w:t>Часто (3,6%)</w:t>
            </w:r>
          </w:p>
        </w:tc>
        <w:tc>
          <w:tcPr>
            <w:tcW w:w="812" w:type="pct"/>
            <w:tcBorders>
              <w:top w:val="single" w:sz="4" w:space="0" w:color="auto"/>
              <w:left w:val="single" w:sz="4" w:space="0" w:color="auto"/>
              <w:bottom w:val="single" w:sz="4" w:space="0" w:color="auto"/>
              <w:right w:val="single" w:sz="4" w:space="0" w:color="auto"/>
            </w:tcBorders>
            <w:shd w:val="clear" w:color="auto" w:fill="FFFFFF"/>
            <w:vAlign w:val="center"/>
          </w:tcPr>
          <w:p w14:paraId="3F0179A4" w14:textId="77777777" w:rsidR="00C602C5" w:rsidRPr="00482782" w:rsidRDefault="00C602C5" w:rsidP="008670F3">
            <w:pPr>
              <w:jc w:val="center"/>
              <w:rPr>
                <w:sz w:val="20"/>
                <w:szCs w:val="20"/>
                <w:lang w:val="ru"/>
              </w:rPr>
            </w:pPr>
            <w:r w:rsidRPr="001200DB">
              <w:rPr>
                <w:sz w:val="20"/>
                <w:szCs w:val="20"/>
                <w:lang w:val="ru"/>
              </w:rPr>
              <w:t>0,9%</w:t>
            </w:r>
          </w:p>
        </w:tc>
      </w:tr>
      <w:tr w:rsidR="00C602C5" w:rsidRPr="001200DB" w14:paraId="674546AC" w14:textId="77777777" w:rsidTr="008670F3">
        <w:trPr>
          <w:trHeight w:val="20"/>
        </w:trPr>
        <w:tc>
          <w:tcPr>
            <w:tcW w:w="1064" w:type="pct"/>
            <w:tcBorders>
              <w:top w:val="single" w:sz="4" w:space="0" w:color="auto"/>
              <w:left w:val="single" w:sz="4" w:space="0" w:color="auto"/>
              <w:bottom w:val="single" w:sz="4" w:space="0" w:color="auto"/>
            </w:tcBorders>
            <w:shd w:val="clear" w:color="auto" w:fill="FFFFFF"/>
            <w:vAlign w:val="center"/>
          </w:tcPr>
          <w:p w14:paraId="58C8726B" w14:textId="77777777" w:rsidR="00C602C5" w:rsidRPr="001200DB" w:rsidRDefault="00C602C5" w:rsidP="008670F3">
            <w:pPr>
              <w:rPr>
                <w:sz w:val="20"/>
                <w:szCs w:val="20"/>
              </w:rPr>
            </w:pPr>
          </w:p>
        </w:tc>
        <w:tc>
          <w:tcPr>
            <w:tcW w:w="1662" w:type="pct"/>
            <w:tcBorders>
              <w:top w:val="single" w:sz="4" w:space="0" w:color="auto"/>
              <w:left w:val="single" w:sz="4" w:space="0" w:color="auto"/>
              <w:bottom w:val="single" w:sz="4" w:space="0" w:color="auto"/>
            </w:tcBorders>
            <w:shd w:val="clear" w:color="auto" w:fill="FFFFFF"/>
            <w:vAlign w:val="center"/>
          </w:tcPr>
          <w:p w14:paraId="1CDA4525" w14:textId="77777777" w:rsidR="00C602C5" w:rsidRPr="00482782" w:rsidRDefault="00C602C5" w:rsidP="008670F3">
            <w:pPr>
              <w:rPr>
                <w:sz w:val="20"/>
                <w:szCs w:val="20"/>
                <w:lang w:val="ru"/>
              </w:rPr>
            </w:pPr>
            <w:r w:rsidRPr="001200DB">
              <w:rPr>
                <w:sz w:val="20"/>
                <w:szCs w:val="20"/>
                <w:lang w:val="ru"/>
              </w:rPr>
              <w:t>Внутричерепное кровоизлияние</w:t>
            </w:r>
          </w:p>
        </w:tc>
        <w:tc>
          <w:tcPr>
            <w:tcW w:w="1462" w:type="pct"/>
            <w:tcBorders>
              <w:top w:val="single" w:sz="4" w:space="0" w:color="auto"/>
              <w:left w:val="single" w:sz="4" w:space="0" w:color="auto"/>
              <w:bottom w:val="single" w:sz="4" w:space="0" w:color="auto"/>
            </w:tcBorders>
            <w:shd w:val="clear" w:color="auto" w:fill="FFFFFF"/>
            <w:vAlign w:val="center"/>
          </w:tcPr>
          <w:p w14:paraId="7C9B60D9" w14:textId="77777777" w:rsidR="00C602C5" w:rsidRPr="00482782" w:rsidRDefault="00C602C5" w:rsidP="008670F3">
            <w:pPr>
              <w:rPr>
                <w:sz w:val="20"/>
                <w:szCs w:val="20"/>
                <w:lang w:val="ru"/>
              </w:rPr>
            </w:pPr>
            <w:r w:rsidRPr="001200DB">
              <w:rPr>
                <w:sz w:val="20"/>
                <w:szCs w:val="20"/>
                <w:lang w:val="ru"/>
              </w:rPr>
              <w:t>Нечасто (0,9%)</w:t>
            </w:r>
          </w:p>
        </w:tc>
        <w:tc>
          <w:tcPr>
            <w:tcW w:w="812" w:type="pct"/>
            <w:tcBorders>
              <w:top w:val="single" w:sz="4" w:space="0" w:color="auto"/>
              <w:left w:val="single" w:sz="4" w:space="0" w:color="auto"/>
              <w:bottom w:val="single" w:sz="4" w:space="0" w:color="auto"/>
              <w:right w:val="single" w:sz="4" w:space="0" w:color="auto"/>
            </w:tcBorders>
            <w:shd w:val="clear" w:color="auto" w:fill="FFFFFF"/>
            <w:vAlign w:val="center"/>
          </w:tcPr>
          <w:p w14:paraId="6FDF5ED0" w14:textId="77777777" w:rsidR="00C602C5" w:rsidRPr="00482782" w:rsidRDefault="00C602C5" w:rsidP="008670F3">
            <w:pPr>
              <w:jc w:val="center"/>
              <w:rPr>
                <w:sz w:val="20"/>
                <w:szCs w:val="20"/>
                <w:lang w:val="ru"/>
              </w:rPr>
            </w:pPr>
            <w:r w:rsidRPr="001200DB">
              <w:rPr>
                <w:sz w:val="20"/>
                <w:szCs w:val="20"/>
                <w:lang w:val="ru"/>
              </w:rPr>
              <w:t>0%</w:t>
            </w:r>
          </w:p>
        </w:tc>
      </w:tr>
      <w:tr w:rsidR="00C602C5" w:rsidRPr="001200DB" w14:paraId="634EC0AC" w14:textId="77777777" w:rsidTr="008670F3">
        <w:trPr>
          <w:trHeight w:val="20"/>
        </w:trPr>
        <w:tc>
          <w:tcPr>
            <w:tcW w:w="1064" w:type="pct"/>
            <w:tcBorders>
              <w:top w:val="single" w:sz="4" w:space="0" w:color="auto"/>
              <w:left w:val="single" w:sz="4" w:space="0" w:color="auto"/>
              <w:bottom w:val="single" w:sz="4" w:space="0" w:color="auto"/>
            </w:tcBorders>
            <w:shd w:val="clear" w:color="auto" w:fill="FFFFFF"/>
            <w:vAlign w:val="center"/>
          </w:tcPr>
          <w:p w14:paraId="67B53117" w14:textId="77777777" w:rsidR="00C602C5" w:rsidRPr="001200DB" w:rsidRDefault="00C602C5" w:rsidP="008670F3">
            <w:pPr>
              <w:rPr>
                <w:sz w:val="20"/>
                <w:szCs w:val="20"/>
              </w:rPr>
            </w:pPr>
          </w:p>
        </w:tc>
        <w:tc>
          <w:tcPr>
            <w:tcW w:w="1662" w:type="pct"/>
            <w:tcBorders>
              <w:top w:val="single" w:sz="4" w:space="0" w:color="auto"/>
              <w:left w:val="single" w:sz="4" w:space="0" w:color="auto"/>
              <w:bottom w:val="single" w:sz="4" w:space="0" w:color="auto"/>
            </w:tcBorders>
            <w:shd w:val="clear" w:color="auto" w:fill="FFFFFF"/>
            <w:vAlign w:val="center"/>
          </w:tcPr>
          <w:p w14:paraId="2D291BD2" w14:textId="77777777" w:rsidR="00C602C5" w:rsidRPr="00482782" w:rsidRDefault="00C602C5" w:rsidP="008670F3">
            <w:pPr>
              <w:rPr>
                <w:sz w:val="20"/>
                <w:szCs w:val="20"/>
                <w:lang w:val="ru"/>
              </w:rPr>
            </w:pPr>
            <w:r w:rsidRPr="001200DB">
              <w:rPr>
                <w:sz w:val="20"/>
                <w:szCs w:val="20"/>
                <w:lang w:val="ru"/>
              </w:rPr>
              <w:t>Носовое кровотечение</w:t>
            </w:r>
          </w:p>
        </w:tc>
        <w:tc>
          <w:tcPr>
            <w:tcW w:w="1462" w:type="pct"/>
            <w:tcBorders>
              <w:top w:val="single" w:sz="4" w:space="0" w:color="auto"/>
              <w:left w:val="single" w:sz="4" w:space="0" w:color="auto"/>
              <w:bottom w:val="single" w:sz="4" w:space="0" w:color="auto"/>
            </w:tcBorders>
            <w:shd w:val="clear" w:color="auto" w:fill="FFFFFF"/>
            <w:vAlign w:val="center"/>
          </w:tcPr>
          <w:p w14:paraId="1D1D0050" w14:textId="77777777" w:rsidR="00C602C5" w:rsidRPr="00482782" w:rsidRDefault="00C602C5" w:rsidP="008670F3">
            <w:pPr>
              <w:rPr>
                <w:sz w:val="20"/>
                <w:szCs w:val="20"/>
                <w:lang w:val="ru"/>
              </w:rPr>
            </w:pPr>
            <w:r w:rsidRPr="001200DB">
              <w:rPr>
                <w:sz w:val="20"/>
                <w:szCs w:val="20"/>
                <w:lang w:val="ru"/>
              </w:rPr>
              <w:t>Часто (8,5%)</w:t>
            </w:r>
          </w:p>
        </w:tc>
        <w:tc>
          <w:tcPr>
            <w:tcW w:w="812" w:type="pct"/>
            <w:tcBorders>
              <w:top w:val="single" w:sz="4" w:space="0" w:color="auto"/>
              <w:left w:val="single" w:sz="4" w:space="0" w:color="auto"/>
              <w:bottom w:val="single" w:sz="4" w:space="0" w:color="auto"/>
              <w:right w:val="single" w:sz="4" w:space="0" w:color="auto"/>
            </w:tcBorders>
            <w:shd w:val="clear" w:color="auto" w:fill="FFFFFF"/>
            <w:vAlign w:val="center"/>
          </w:tcPr>
          <w:p w14:paraId="7CA1B94D" w14:textId="77777777" w:rsidR="00C602C5" w:rsidRPr="00482782" w:rsidRDefault="00C602C5" w:rsidP="008670F3">
            <w:pPr>
              <w:jc w:val="center"/>
              <w:rPr>
                <w:sz w:val="20"/>
                <w:szCs w:val="20"/>
                <w:lang w:val="ru"/>
              </w:rPr>
            </w:pPr>
            <w:r w:rsidRPr="001200DB">
              <w:rPr>
                <w:sz w:val="20"/>
                <w:szCs w:val="20"/>
                <w:lang w:val="ru"/>
              </w:rPr>
              <w:t>0%</w:t>
            </w:r>
          </w:p>
        </w:tc>
      </w:tr>
      <w:tr w:rsidR="00C602C5" w:rsidRPr="001200DB" w14:paraId="2DDC0F2A" w14:textId="77777777" w:rsidTr="008670F3">
        <w:trPr>
          <w:trHeight w:val="20"/>
        </w:trPr>
        <w:tc>
          <w:tcPr>
            <w:tcW w:w="1064" w:type="pct"/>
            <w:tcBorders>
              <w:top w:val="single" w:sz="4" w:space="0" w:color="auto"/>
              <w:left w:val="single" w:sz="4" w:space="0" w:color="auto"/>
              <w:bottom w:val="single" w:sz="4" w:space="0" w:color="auto"/>
            </w:tcBorders>
            <w:shd w:val="clear" w:color="auto" w:fill="FFFFFF"/>
            <w:vAlign w:val="center"/>
          </w:tcPr>
          <w:p w14:paraId="5F427082" w14:textId="77777777" w:rsidR="00C602C5" w:rsidRPr="001200DB" w:rsidRDefault="00C602C5" w:rsidP="008670F3">
            <w:pPr>
              <w:rPr>
                <w:sz w:val="20"/>
                <w:szCs w:val="20"/>
              </w:rPr>
            </w:pPr>
            <w:r w:rsidRPr="00482782">
              <w:rPr>
                <w:sz w:val="20"/>
                <w:szCs w:val="20"/>
              </w:rPr>
              <w:t>Нарушения со стороны желудочно-кишечного тракта</w:t>
            </w:r>
          </w:p>
        </w:tc>
        <w:tc>
          <w:tcPr>
            <w:tcW w:w="1662" w:type="pct"/>
            <w:tcBorders>
              <w:top w:val="single" w:sz="4" w:space="0" w:color="auto"/>
              <w:left w:val="single" w:sz="4" w:space="0" w:color="auto"/>
              <w:bottom w:val="single" w:sz="4" w:space="0" w:color="auto"/>
            </w:tcBorders>
            <w:shd w:val="clear" w:color="auto" w:fill="FFFFFF"/>
            <w:vAlign w:val="center"/>
          </w:tcPr>
          <w:p w14:paraId="12E305E5" w14:textId="77777777" w:rsidR="00C602C5" w:rsidRPr="00482782" w:rsidRDefault="00C602C5" w:rsidP="008670F3">
            <w:pPr>
              <w:rPr>
                <w:sz w:val="20"/>
                <w:szCs w:val="20"/>
                <w:lang w:val="ru"/>
              </w:rPr>
            </w:pPr>
            <w:r w:rsidRPr="001200DB">
              <w:rPr>
                <w:sz w:val="20"/>
                <w:szCs w:val="20"/>
                <w:lang w:val="ru"/>
              </w:rPr>
              <w:t>Диарея</w:t>
            </w:r>
          </w:p>
        </w:tc>
        <w:tc>
          <w:tcPr>
            <w:tcW w:w="1462" w:type="pct"/>
            <w:tcBorders>
              <w:top w:val="single" w:sz="4" w:space="0" w:color="auto"/>
              <w:left w:val="single" w:sz="4" w:space="0" w:color="auto"/>
              <w:bottom w:val="single" w:sz="4" w:space="0" w:color="auto"/>
            </w:tcBorders>
            <w:shd w:val="clear" w:color="auto" w:fill="FFFFFF"/>
            <w:vAlign w:val="center"/>
          </w:tcPr>
          <w:p w14:paraId="2A65CD6D" w14:textId="77777777" w:rsidR="00C602C5" w:rsidRPr="00482782" w:rsidRDefault="00C602C5" w:rsidP="008670F3">
            <w:pPr>
              <w:rPr>
                <w:sz w:val="20"/>
                <w:szCs w:val="20"/>
                <w:lang w:val="ru"/>
              </w:rPr>
            </w:pPr>
            <w:r w:rsidRPr="001200DB">
              <w:rPr>
                <w:sz w:val="20"/>
                <w:szCs w:val="20"/>
                <w:lang w:val="ru"/>
              </w:rPr>
              <w:t>Очень часто (43,9%)</w:t>
            </w:r>
          </w:p>
        </w:tc>
        <w:tc>
          <w:tcPr>
            <w:tcW w:w="812" w:type="pct"/>
            <w:tcBorders>
              <w:top w:val="single" w:sz="4" w:space="0" w:color="auto"/>
              <w:left w:val="single" w:sz="4" w:space="0" w:color="auto"/>
              <w:bottom w:val="single" w:sz="4" w:space="0" w:color="auto"/>
              <w:right w:val="single" w:sz="4" w:space="0" w:color="auto"/>
            </w:tcBorders>
            <w:shd w:val="clear" w:color="auto" w:fill="FFFFFF"/>
            <w:vAlign w:val="center"/>
          </w:tcPr>
          <w:p w14:paraId="1E86A105" w14:textId="77777777" w:rsidR="00C602C5" w:rsidRPr="00482782" w:rsidRDefault="00C602C5" w:rsidP="008670F3">
            <w:pPr>
              <w:jc w:val="center"/>
              <w:rPr>
                <w:sz w:val="20"/>
                <w:szCs w:val="20"/>
                <w:lang w:val="ru"/>
              </w:rPr>
            </w:pPr>
            <w:r w:rsidRPr="001200DB">
              <w:rPr>
                <w:sz w:val="20"/>
                <w:szCs w:val="20"/>
                <w:lang w:val="ru"/>
              </w:rPr>
              <w:t>4,5%</w:t>
            </w:r>
          </w:p>
        </w:tc>
      </w:tr>
      <w:tr w:rsidR="00C602C5" w:rsidRPr="001200DB" w14:paraId="274775BB" w14:textId="77777777" w:rsidTr="008670F3">
        <w:trPr>
          <w:trHeight w:val="20"/>
        </w:trPr>
        <w:tc>
          <w:tcPr>
            <w:tcW w:w="1064" w:type="pct"/>
            <w:tcBorders>
              <w:top w:val="single" w:sz="4" w:space="0" w:color="auto"/>
              <w:left w:val="single" w:sz="4" w:space="0" w:color="auto"/>
              <w:bottom w:val="single" w:sz="4" w:space="0" w:color="auto"/>
            </w:tcBorders>
            <w:shd w:val="clear" w:color="auto" w:fill="FFFFFF"/>
            <w:vAlign w:val="center"/>
          </w:tcPr>
          <w:p w14:paraId="6E3E89A2" w14:textId="77777777" w:rsidR="00C602C5" w:rsidRPr="001200DB" w:rsidRDefault="00C602C5" w:rsidP="008670F3">
            <w:pPr>
              <w:rPr>
                <w:sz w:val="20"/>
                <w:szCs w:val="20"/>
              </w:rPr>
            </w:pPr>
          </w:p>
        </w:tc>
        <w:tc>
          <w:tcPr>
            <w:tcW w:w="1662" w:type="pct"/>
            <w:tcBorders>
              <w:top w:val="single" w:sz="4" w:space="0" w:color="auto"/>
              <w:left w:val="single" w:sz="4" w:space="0" w:color="auto"/>
              <w:bottom w:val="single" w:sz="4" w:space="0" w:color="auto"/>
            </w:tcBorders>
            <w:shd w:val="clear" w:color="auto" w:fill="FFFFFF"/>
            <w:vAlign w:val="center"/>
          </w:tcPr>
          <w:p w14:paraId="703301B6" w14:textId="77777777" w:rsidR="00C602C5" w:rsidRPr="00482782" w:rsidRDefault="00C602C5" w:rsidP="008670F3">
            <w:pPr>
              <w:rPr>
                <w:sz w:val="20"/>
                <w:szCs w:val="20"/>
                <w:lang w:val="ru"/>
              </w:rPr>
            </w:pPr>
            <w:r w:rsidRPr="001200DB">
              <w:rPr>
                <w:sz w:val="20"/>
                <w:szCs w:val="20"/>
                <w:lang w:val="ru"/>
              </w:rPr>
              <w:t>Тошнота</w:t>
            </w:r>
          </w:p>
        </w:tc>
        <w:tc>
          <w:tcPr>
            <w:tcW w:w="1462" w:type="pct"/>
            <w:tcBorders>
              <w:top w:val="single" w:sz="4" w:space="0" w:color="auto"/>
              <w:left w:val="single" w:sz="4" w:space="0" w:color="auto"/>
              <w:bottom w:val="single" w:sz="4" w:space="0" w:color="auto"/>
            </w:tcBorders>
            <w:shd w:val="clear" w:color="auto" w:fill="FFFFFF"/>
            <w:vAlign w:val="center"/>
          </w:tcPr>
          <w:p w14:paraId="6FD598AD" w14:textId="77777777" w:rsidR="00C602C5" w:rsidRPr="00482782" w:rsidRDefault="00C602C5" w:rsidP="008670F3">
            <w:pPr>
              <w:rPr>
                <w:sz w:val="20"/>
                <w:szCs w:val="20"/>
                <w:lang w:val="ru"/>
              </w:rPr>
            </w:pPr>
            <w:r w:rsidRPr="001200DB">
              <w:rPr>
                <w:sz w:val="20"/>
                <w:szCs w:val="20"/>
                <w:lang w:val="ru"/>
              </w:rPr>
              <w:t>Очень часто (26,9%)</w:t>
            </w:r>
          </w:p>
        </w:tc>
        <w:tc>
          <w:tcPr>
            <w:tcW w:w="812" w:type="pct"/>
            <w:tcBorders>
              <w:top w:val="single" w:sz="4" w:space="0" w:color="auto"/>
              <w:left w:val="single" w:sz="4" w:space="0" w:color="auto"/>
              <w:bottom w:val="single" w:sz="4" w:space="0" w:color="auto"/>
              <w:right w:val="single" w:sz="4" w:space="0" w:color="auto"/>
            </w:tcBorders>
            <w:shd w:val="clear" w:color="auto" w:fill="FFFFFF"/>
            <w:vAlign w:val="center"/>
          </w:tcPr>
          <w:p w14:paraId="704F24E6" w14:textId="77777777" w:rsidR="00C602C5" w:rsidRPr="00482782" w:rsidRDefault="00C602C5" w:rsidP="008670F3">
            <w:pPr>
              <w:jc w:val="center"/>
              <w:rPr>
                <w:sz w:val="20"/>
                <w:szCs w:val="20"/>
                <w:lang w:val="ru"/>
              </w:rPr>
            </w:pPr>
            <w:r w:rsidRPr="001200DB">
              <w:rPr>
                <w:sz w:val="20"/>
                <w:szCs w:val="20"/>
                <w:lang w:val="ru"/>
              </w:rPr>
              <w:t>0%</w:t>
            </w:r>
          </w:p>
        </w:tc>
      </w:tr>
      <w:tr w:rsidR="00C602C5" w:rsidRPr="001200DB" w14:paraId="6646D0A1" w14:textId="77777777" w:rsidTr="008670F3">
        <w:trPr>
          <w:trHeight w:val="20"/>
        </w:trPr>
        <w:tc>
          <w:tcPr>
            <w:tcW w:w="1064" w:type="pct"/>
            <w:tcBorders>
              <w:top w:val="single" w:sz="4" w:space="0" w:color="auto"/>
              <w:left w:val="single" w:sz="4" w:space="0" w:color="auto"/>
              <w:bottom w:val="single" w:sz="4" w:space="0" w:color="auto"/>
            </w:tcBorders>
            <w:shd w:val="clear" w:color="auto" w:fill="FFFFFF"/>
            <w:vAlign w:val="center"/>
          </w:tcPr>
          <w:p w14:paraId="7B7C493E" w14:textId="77777777" w:rsidR="00C602C5" w:rsidRPr="001200DB" w:rsidRDefault="00C602C5" w:rsidP="008670F3">
            <w:pPr>
              <w:rPr>
                <w:sz w:val="20"/>
                <w:szCs w:val="20"/>
              </w:rPr>
            </w:pPr>
          </w:p>
        </w:tc>
        <w:tc>
          <w:tcPr>
            <w:tcW w:w="1662" w:type="pct"/>
            <w:tcBorders>
              <w:top w:val="single" w:sz="4" w:space="0" w:color="auto"/>
              <w:left w:val="single" w:sz="4" w:space="0" w:color="auto"/>
              <w:bottom w:val="single" w:sz="4" w:space="0" w:color="auto"/>
            </w:tcBorders>
            <w:shd w:val="clear" w:color="auto" w:fill="FFFFFF"/>
            <w:vAlign w:val="center"/>
          </w:tcPr>
          <w:p w14:paraId="6A12C635" w14:textId="77777777" w:rsidR="00C602C5" w:rsidRPr="00482782" w:rsidRDefault="00C602C5" w:rsidP="008670F3">
            <w:pPr>
              <w:rPr>
                <w:sz w:val="20"/>
                <w:szCs w:val="20"/>
                <w:lang w:val="ru"/>
              </w:rPr>
            </w:pPr>
            <w:r w:rsidRPr="001200DB">
              <w:rPr>
                <w:sz w:val="20"/>
                <w:szCs w:val="20"/>
                <w:lang w:val="ru"/>
              </w:rPr>
              <w:t>Запор</w:t>
            </w:r>
          </w:p>
        </w:tc>
        <w:tc>
          <w:tcPr>
            <w:tcW w:w="1462" w:type="pct"/>
            <w:tcBorders>
              <w:top w:val="single" w:sz="4" w:space="0" w:color="auto"/>
              <w:left w:val="single" w:sz="4" w:space="0" w:color="auto"/>
              <w:bottom w:val="single" w:sz="4" w:space="0" w:color="auto"/>
            </w:tcBorders>
            <w:shd w:val="clear" w:color="auto" w:fill="FFFFFF"/>
            <w:vAlign w:val="center"/>
          </w:tcPr>
          <w:p w14:paraId="6D4AD4AA" w14:textId="77777777" w:rsidR="00C602C5" w:rsidRPr="00482782" w:rsidRDefault="00C602C5" w:rsidP="008670F3">
            <w:pPr>
              <w:rPr>
                <w:sz w:val="20"/>
                <w:szCs w:val="20"/>
                <w:lang w:val="ru"/>
              </w:rPr>
            </w:pPr>
            <w:r w:rsidRPr="001200DB">
              <w:rPr>
                <w:sz w:val="20"/>
                <w:szCs w:val="20"/>
                <w:lang w:val="ru"/>
              </w:rPr>
              <w:t>Очень часто (20,2%)</w:t>
            </w:r>
          </w:p>
        </w:tc>
        <w:tc>
          <w:tcPr>
            <w:tcW w:w="812" w:type="pct"/>
            <w:tcBorders>
              <w:top w:val="single" w:sz="4" w:space="0" w:color="auto"/>
              <w:left w:val="single" w:sz="4" w:space="0" w:color="auto"/>
              <w:bottom w:val="single" w:sz="4" w:space="0" w:color="auto"/>
              <w:right w:val="single" w:sz="4" w:space="0" w:color="auto"/>
            </w:tcBorders>
            <w:shd w:val="clear" w:color="auto" w:fill="FFFFFF"/>
            <w:vAlign w:val="center"/>
          </w:tcPr>
          <w:p w14:paraId="6ACD6FCC" w14:textId="77777777" w:rsidR="00C602C5" w:rsidRPr="00482782" w:rsidRDefault="00C602C5" w:rsidP="008670F3">
            <w:pPr>
              <w:jc w:val="center"/>
              <w:rPr>
                <w:sz w:val="20"/>
                <w:szCs w:val="20"/>
                <w:lang w:val="ru"/>
              </w:rPr>
            </w:pPr>
            <w:r w:rsidRPr="001200DB">
              <w:rPr>
                <w:sz w:val="20"/>
                <w:szCs w:val="20"/>
                <w:lang w:val="ru"/>
              </w:rPr>
              <w:t>0%</w:t>
            </w:r>
          </w:p>
        </w:tc>
      </w:tr>
      <w:tr w:rsidR="00C602C5" w:rsidRPr="001200DB" w14:paraId="4225B542" w14:textId="77777777" w:rsidTr="008670F3">
        <w:trPr>
          <w:trHeight w:val="20"/>
        </w:trPr>
        <w:tc>
          <w:tcPr>
            <w:tcW w:w="1064" w:type="pct"/>
            <w:tcBorders>
              <w:top w:val="single" w:sz="4" w:space="0" w:color="auto"/>
              <w:left w:val="single" w:sz="4" w:space="0" w:color="auto"/>
              <w:bottom w:val="single" w:sz="4" w:space="0" w:color="auto"/>
            </w:tcBorders>
            <w:shd w:val="clear" w:color="auto" w:fill="FFFFFF"/>
            <w:vAlign w:val="center"/>
          </w:tcPr>
          <w:p w14:paraId="45BEA381" w14:textId="77777777" w:rsidR="00C602C5" w:rsidRPr="001200DB" w:rsidRDefault="00C602C5" w:rsidP="008670F3">
            <w:pPr>
              <w:rPr>
                <w:sz w:val="20"/>
                <w:szCs w:val="20"/>
              </w:rPr>
            </w:pPr>
          </w:p>
        </w:tc>
        <w:tc>
          <w:tcPr>
            <w:tcW w:w="1662" w:type="pct"/>
            <w:tcBorders>
              <w:top w:val="single" w:sz="4" w:space="0" w:color="auto"/>
              <w:left w:val="single" w:sz="4" w:space="0" w:color="auto"/>
              <w:bottom w:val="single" w:sz="4" w:space="0" w:color="auto"/>
            </w:tcBorders>
            <w:shd w:val="clear" w:color="auto" w:fill="FFFFFF"/>
            <w:vAlign w:val="center"/>
          </w:tcPr>
          <w:p w14:paraId="3D935EBC" w14:textId="77777777" w:rsidR="00C602C5" w:rsidRPr="00482782" w:rsidRDefault="00C602C5" w:rsidP="008670F3">
            <w:pPr>
              <w:rPr>
                <w:sz w:val="20"/>
                <w:szCs w:val="20"/>
                <w:lang w:val="ru"/>
              </w:rPr>
            </w:pPr>
            <w:r w:rsidRPr="001200DB">
              <w:rPr>
                <w:sz w:val="20"/>
                <w:szCs w:val="20"/>
                <w:lang w:val="ru"/>
              </w:rPr>
              <w:t>Рвота</w:t>
            </w:r>
          </w:p>
        </w:tc>
        <w:tc>
          <w:tcPr>
            <w:tcW w:w="1462" w:type="pct"/>
            <w:tcBorders>
              <w:top w:val="single" w:sz="4" w:space="0" w:color="auto"/>
              <w:left w:val="single" w:sz="4" w:space="0" w:color="auto"/>
              <w:bottom w:val="single" w:sz="4" w:space="0" w:color="auto"/>
            </w:tcBorders>
            <w:shd w:val="clear" w:color="auto" w:fill="FFFFFF"/>
            <w:vAlign w:val="center"/>
          </w:tcPr>
          <w:p w14:paraId="59A62817" w14:textId="77777777" w:rsidR="00C602C5" w:rsidRPr="00482782" w:rsidRDefault="00C602C5" w:rsidP="008670F3">
            <w:pPr>
              <w:rPr>
                <w:sz w:val="20"/>
                <w:szCs w:val="20"/>
                <w:lang w:val="ru"/>
              </w:rPr>
            </w:pPr>
            <w:r w:rsidRPr="001200DB">
              <w:rPr>
                <w:sz w:val="20"/>
                <w:szCs w:val="20"/>
                <w:lang w:val="ru"/>
              </w:rPr>
              <w:t>Очень часто (19,3%)</w:t>
            </w:r>
          </w:p>
        </w:tc>
        <w:tc>
          <w:tcPr>
            <w:tcW w:w="812" w:type="pct"/>
            <w:tcBorders>
              <w:top w:val="single" w:sz="4" w:space="0" w:color="auto"/>
              <w:left w:val="single" w:sz="4" w:space="0" w:color="auto"/>
              <w:bottom w:val="single" w:sz="4" w:space="0" w:color="auto"/>
              <w:right w:val="single" w:sz="4" w:space="0" w:color="auto"/>
            </w:tcBorders>
            <w:shd w:val="clear" w:color="auto" w:fill="FFFFFF"/>
            <w:vAlign w:val="center"/>
          </w:tcPr>
          <w:p w14:paraId="565CD35F" w14:textId="77777777" w:rsidR="00C602C5" w:rsidRPr="00482782" w:rsidRDefault="00C602C5" w:rsidP="008670F3">
            <w:pPr>
              <w:jc w:val="center"/>
              <w:rPr>
                <w:sz w:val="20"/>
                <w:szCs w:val="20"/>
                <w:lang w:val="ru"/>
              </w:rPr>
            </w:pPr>
            <w:r w:rsidRPr="001200DB">
              <w:rPr>
                <w:sz w:val="20"/>
                <w:szCs w:val="20"/>
                <w:lang w:val="ru"/>
              </w:rPr>
              <w:t>0,9%</w:t>
            </w:r>
          </w:p>
        </w:tc>
      </w:tr>
      <w:tr w:rsidR="00C602C5" w:rsidRPr="001200DB" w14:paraId="53621F6E" w14:textId="77777777" w:rsidTr="008670F3">
        <w:trPr>
          <w:trHeight w:val="20"/>
        </w:trPr>
        <w:tc>
          <w:tcPr>
            <w:tcW w:w="1064" w:type="pct"/>
            <w:tcBorders>
              <w:top w:val="single" w:sz="4" w:space="0" w:color="auto"/>
              <w:left w:val="single" w:sz="4" w:space="0" w:color="auto"/>
              <w:bottom w:val="single" w:sz="4" w:space="0" w:color="auto"/>
            </w:tcBorders>
            <w:shd w:val="clear" w:color="auto" w:fill="FFFFFF"/>
            <w:vAlign w:val="center"/>
          </w:tcPr>
          <w:p w14:paraId="3BA78556" w14:textId="77777777" w:rsidR="00C602C5" w:rsidRPr="001200DB" w:rsidRDefault="00C602C5" w:rsidP="008670F3">
            <w:pPr>
              <w:rPr>
                <w:sz w:val="20"/>
                <w:szCs w:val="20"/>
              </w:rPr>
            </w:pPr>
          </w:p>
        </w:tc>
        <w:tc>
          <w:tcPr>
            <w:tcW w:w="1662" w:type="pct"/>
            <w:tcBorders>
              <w:top w:val="single" w:sz="4" w:space="0" w:color="auto"/>
              <w:left w:val="single" w:sz="4" w:space="0" w:color="auto"/>
              <w:bottom w:val="single" w:sz="4" w:space="0" w:color="auto"/>
            </w:tcBorders>
            <w:shd w:val="clear" w:color="auto" w:fill="FFFFFF"/>
            <w:vAlign w:val="center"/>
          </w:tcPr>
          <w:p w14:paraId="24B2FE59" w14:textId="77777777" w:rsidR="00C602C5" w:rsidRPr="00482782" w:rsidRDefault="00C602C5" w:rsidP="008670F3">
            <w:pPr>
              <w:rPr>
                <w:sz w:val="20"/>
                <w:szCs w:val="20"/>
                <w:lang w:val="ru"/>
              </w:rPr>
            </w:pPr>
            <w:r w:rsidRPr="001200DB">
              <w:rPr>
                <w:sz w:val="20"/>
                <w:szCs w:val="20"/>
                <w:lang w:val="ru"/>
              </w:rPr>
              <w:t>Боль в животе†</w:t>
            </w:r>
          </w:p>
        </w:tc>
        <w:tc>
          <w:tcPr>
            <w:tcW w:w="1462" w:type="pct"/>
            <w:tcBorders>
              <w:top w:val="single" w:sz="4" w:space="0" w:color="auto"/>
              <w:left w:val="single" w:sz="4" w:space="0" w:color="auto"/>
              <w:bottom w:val="single" w:sz="4" w:space="0" w:color="auto"/>
            </w:tcBorders>
            <w:shd w:val="clear" w:color="auto" w:fill="FFFFFF"/>
            <w:vAlign w:val="center"/>
          </w:tcPr>
          <w:p w14:paraId="01D46877" w14:textId="77777777" w:rsidR="00C602C5" w:rsidRPr="00482782" w:rsidRDefault="00C602C5" w:rsidP="008670F3">
            <w:pPr>
              <w:rPr>
                <w:sz w:val="20"/>
                <w:szCs w:val="20"/>
                <w:lang w:val="ru"/>
              </w:rPr>
            </w:pPr>
            <w:r w:rsidRPr="001200DB">
              <w:rPr>
                <w:sz w:val="20"/>
                <w:szCs w:val="20"/>
                <w:lang w:val="ru"/>
              </w:rPr>
              <w:t>Очень часто (14,8%)</w:t>
            </w:r>
          </w:p>
        </w:tc>
        <w:tc>
          <w:tcPr>
            <w:tcW w:w="812" w:type="pct"/>
            <w:tcBorders>
              <w:top w:val="single" w:sz="4" w:space="0" w:color="auto"/>
              <w:left w:val="single" w:sz="4" w:space="0" w:color="auto"/>
              <w:bottom w:val="single" w:sz="4" w:space="0" w:color="auto"/>
              <w:right w:val="single" w:sz="4" w:space="0" w:color="auto"/>
            </w:tcBorders>
            <w:shd w:val="clear" w:color="auto" w:fill="FFFFFF"/>
            <w:vAlign w:val="center"/>
          </w:tcPr>
          <w:p w14:paraId="4CB83F53" w14:textId="77777777" w:rsidR="00C602C5" w:rsidRPr="00482782" w:rsidRDefault="00C602C5" w:rsidP="008670F3">
            <w:pPr>
              <w:jc w:val="center"/>
              <w:rPr>
                <w:sz w:val="20"/>
                <w:szCs w:val="20"/>
                <w:lang w:val="ru"/>
              </w:rPr>
            </w:pPr>
            <w:r w:rsidRPr="001200DB">
              <w:rPr>
                <w:sz w:val="20"/>
                <w:szCs w:val="20"/>
                <w:lang w:val="ru"/>
              </w:rPr>
              <w:t>1,3%</w:t>
            </w:r>
          </w:p>
        </w:tc>
      </w:tr>
      <w:tr w:rsidR="00C602C5" w:rsidRPr="001200DB" w14:paraId="6BC98642" w14:textId="77777777" w:rsidTr="008670F3">
        <w:trPr>
          <w:trHeight w:val="20"/>
        </w:trPr>
        <w:tc>
          <w:tcPr>
            <w:tcW w:w="1064" w:type="pct"/>
            <w:tcBorders>
              <w:top w:val="single" w:sz="4" w:space="0" w:color="auto"/>
              <w:left w:val="single" w:sz="4" w:space="0" w:color="auto"/>
              <w:bottom w:val="single" w:sz="4" w:space="0" w:color="auto"/>
            </w:tcBorders>
            <w:shd w:val="clear" w:color="auto" w:fill="FFFFFF"/>
            <w:vAlign w:val="center"/>
          </w:tcPr>
          <w:p w14:paraId="765CAC5A" w14:textId="77777777" w:rsidR="00C602C5" w:rsidRPr="001200DB" w:rsidRDefault="00C602C5" w:rsidP="008670F3">
            <w:pPr>
              <w:rPr>
                <w:sz w:val="20"/>
                <w:szCs w:val="20"/>
              </w:rPr>
            </w:pPr>
            <w:r w:rsidRPr="00482782">
              <w:rPr>
                <w:sz w:val="20"/>
                <w:szCs w:val="20"/>
              </w:rPr>
              <w:lastRenderedPageBreak/>
              <w:t>Нарушения со стороны кожи и подкожной клетчатки</w:t>
            </w:r>
          </w:p>
        </w:tc>
        <w:tc>
          <w:tcPr>
            <w:tcW w:w="1662" w:type="pct"/>
            <w:tcBorders>
              <w:top w:val="single" w:sz="4" w:space="0" w:color="auto"/>
              <w:left w:val="single" w:sz="4" w:space="0" w:color="auto"/>
              <w:bottom w:val="single" w:sz="4" w:space="0" w:color="auto"/>
            </w:tcBorders>
            <w:shd w:val="clear" w:color="auto" w:fill="FFFFFF"/>
            <w:vAlign w:val="center"/>
          </w:tcPr>
          <w:p w14:paraId="5C4D0064" w14:textId="77777777" w:rsidR="00C602C5" w:rsidRPr="00482782" w:rsidRDefault="00C602C5" w:rsidP="008670F3">
            <w:pPr>
              <w:rPr>
                <w:sz w:val="20"/>
                <w:szCs w:val="20"/>
                <w:lang w:val="ru"/>
              </w:rPr>
            </w:pPr>
            <w:r w:rsidRPr="001200DB">
              <w:rPr>
                <w:sz w:val="20"/>
                <w:szCs w:val="20"/>
                <w:lang w:val="ru"/>
              </w:rPr>
              <w:t>Сыпь</w:t>
            </w:r>
            <w:r w:rsidRPr="00482782">
              <w:rPr>
                <w:sz w:val="20"/>
                <w:szCs w:val="20"/>
                <w:lang w:val="ru"/>
              </w:rPr>
              <w:t>†</w:t>
            </w:r>
          </w:p>
        </w:tc>
        <w:tc>
          <w:tcPr>
            <w:tcW w:w="1462" w:type="pct"/>
            <w:tcBorders>
              <w:top w:val="single" w:sz="4" w:space="0" w:color="auto"/>
              <w:left w:val="single" w:sz="4" w:space="0" w:color="auto"/>
              <w:bottom w:val="single" w:sz="4" w:space="0" w:color="auto"/>
            </w:tcBorders>
            <w:shd w:val="clear" w:color="auto" w:fill="FFFFFF"/>
            <w:vAlign w:val="center"/>
          </w:tcPr>
          <w:p w14:paraId="1114D45F" w14:textId="77777777" w:rsidR="00C602C5" w:rsidRPr="00482782" w:rsidRDefault="00C602C5" w:rsidP="008670F3">
            <w:pPr>
              <w:rPr>
                <w:sz w:val="20"/>
                <w:szCs w:val="20"/>
                <w:lang w:val="ru"/>
              </w:rPr>
            </w:pPr>
            <w:r w:rsidRPr="001200DB">
              <w:rPr>
                <w:sz w:val="20"/>
                <w:szCs w:val="20"/>
                <w:lang w:val="ru"/>
              </w:rPr>
              <w:t>Очень часто (30,9%)</w:t>
            </w:r>
          </w:p>
        </w:tc>
        <w:tc>
          <w:tcPr>
            <w:tcW w:w="812" w:type="pct"/>
            <w:tcBorders>
              <w:top w:val="single" w:sz="4" w:space="0" w:color="auto"/>
              <w:left w:val="single" w:sz="4" w:space="0" w:color="auto"/>
              <w:bottom w:val="single" w:sz="4" w:space="0" w:color="auto"/>
              <w:right w:val="single" w:sz="4" w:space="0" w:color="auto"/>
            </w:tcBorders>
            <w:shd w:val="clear" w:color="auto" w:fill="FFFFFF"/>
            <w:vAlign w:val="center"/>
          </w:tcPr>
          <w:p w14:paraId="67240465" w14:textId="77777777" w:rsidR="00C602C5" w:rsidRPr="00482782" w:rsidRDefault="00C602C5" w:rsidP="008670F3">
            <w:pPr>
              <w:jc w:val="center"/>
              <w:rPr>
                <w:sz w:val="20"/>
                <w:szCs w:val="20"/>
                <w:lang w:val="ru"/>
              </w:rPr>
            </w:pPr>
            <w:r w:rsidRPr="001200DB">
              <w:rPr>
                <w:sz w:val="20"/>
                <w:szCs w:val="20"/>
                <w:lang w:val="ru"/>
              </w:rPr>
              <w:t>1,8%</w:t>
            </w:r>
          </w:p>
        </w:tc>
      </w:tr>
      <w:tr w:rsidR="00C602C5" w:rsidRPr="001200DB" w14:paraId="1DC4CDC8" w14:textId="77777777" w:rsidTr="008670F3">
        <w:trPr>
          <w:trHeight w:val="20"/>
        </w:trPr>
        <w:tc>
          <w:tcPr>
            <w:tcW w:w="1064" w:type="pct"/>
            <w:tcBorders>
              <w:top w:val="single" w:sz="4" w:space="0" w:color="auto"/>
              <w:left w:val="single" w:sz="4" w:space="0" w:color="auto"/>
              <w:bottom w:val="single" w:sz="4" w:space="0" w:color="auto"/>
            </w:tcBorders>
            <w:shd w:val="clear" w:color="auto" w:fill="FFFFFF"/>
            <w:vAlign w:val="center"/>
          </w:tcPr>
          <w:p w14:paraId="2D307D93" w14:textId="77777777" w:rsidR="00C602C5" w:rsidRPr="001200DB" w:rsidRDefault="00C602C5" w:rsidP="008670F3">
            <w:pPr>
              <w:rPr>
                <w:sz w:val="20"/>
                <w:szCs w:val="20"/>
              </w:rPr>
            </w:pPr>
            <w:r w:rsidRPr="00482782">
              <w:rPr>
                <w:sz w:val="20"/>
                <w:szCs w:val="20"/>
              </w:rPr>
              <w:t>Нарушения со стороны скелетно-мышечной и соединительной ткани</w:t>
            </w:r>
          </w:p>
        </w:tc>
        <w:tc>
          <w:tcPr>
            <w:tcW w:w="1662" w:type="pct"/>
            <w:tcBorders>
              <w:top w:val="single" w:sz="4" w:space="0" w:color="auto"/>
              <w:left w:val="single" w:sz="4" w:space="0" w:color="auto"/>
              <w:bottom w:val="single" w:sz="4" w:space="0" w:color="auto"/>
            </w:tcBorders>
            <w:shd w:val="clear" w:color="auto" w:fill="FFFFFF"/>
            <w:vAlign w:val="center"/>
          </w:tcPr>
          <w:p w14:paraId="384E43F3" w14:textId="77777777" w:rsidR="00C602C5" w:rsidRPr="00482782" w:rsidRDefault="00C602C5" w:rsidP="008670F3">
            <w:pPr>
              <w:rPr>
                <w:sz w:val="20"/>
                <w:szCs w:val="20"/>
                <w:lang w:val="ru"/>
              </w:rPr>
            </w:pPr>
            <w:r w:rsidRPr="001200DB">
              <w:rPr>
                <w:sz w:val="20"/>
                <w:szCs w:val="20"/>
                <w:lang w:val="ru"/>
              </w:rPr>
              <w:t>Скелетно-мышечные боли</w:t>
            </w:r>
            <w:r w:rsidRPr="00482782">
              <w:rPr>
                <w:sz w:val="20"/>
                <w:szCs w:val="20"/>
                <w:lang w:val="ru"/>
              </w:rPr>
              <w:t>†</w:t>
            </w:r>
          </w:p>
        </w:tc>
        <w:tc>
          <w:tcPr>
            <w:tcW w:w="1462" w:type="pct"/>
            <w:tcBorders>
              <w:top w:val="single" w:sz="4" w:space="0" w:color="auto"/>
              <w:left w:val="single" w:sz="4" w:space="0" w:color="auto"/>
              <w:bottom w:val="single" w:sz="4" w:space="0" w:color="auto"/>
            </w:tcBorders>
            <w:shd w:val="clear" w:color="auto" w:fill="FFFFFF"/>
            <w:vAlign w:val="center"/>
          </w:tcPr>
          <w:p w14:paraId="2D91890F" w14:textId="77777777" w:rsidR="00C602C5" w:rsidRPr="00482782" w:rsidRDefault="00C602C5" w:rsidP="008670F3">
            <w:pPr>
              <w:rPr>
                <w:sz w:val="20"/>
                <w:szCs w:val="20"/>
                <w:lang w:val="ru"/>
              </w:rPr>
            </w:pPr>
            <w:r w:rsidRPr="001200DB">
              <w:rPr>
                <w:sz w:val="20"/>
                <w:szCs w:val="20"/>
                <w:lang w:val="ru"/>
              </w:rPr>
              <w:t>Очень часто (44,8%)</w:t>
            </w:r>
          </w:p>
        </w:tc>
        <w:tc>
          <w:tcPr>
            <w:tcW w:w="812" w:type="pct"/>
            <w:tcBorders>
              <w:top w:val="single" w:sz="4" w:space="0" w:color="auto"/>
              <w:left w:val="single" w:sz="4" w:space="0" w:color="auto"/>
              <w:bottom w:val="single" w:sz="4" w:space="0" w:color="auto"/>
              <w:right w:val="single" w:sz="4" w:space="0" w:color="auto"/>
            </w:tcBorders>
            <w:shd w:val="clear" w:color="auto" w:fill="FFFFFF"/>
            <w:vAlign w:val="center"/>
          </w:tcPr>
          <w:p w14:paraId="4343DEBD" w14:textId="77777777" w:rsidR="00C602C5" w:rsidRPr="00482782" w:rsidRDefault="00C602C5" w:rsidP="008670F3">
            <w:pPr>
              <w:jc w:val="center"/>
              <w:rPr>
                <w:sz w:val="20"/>
                <w:szCs w:val="20"/>
                <w:lang w:val="ru"/>
              </w:rPr>
            </w:pPr>
            <w:r w:rsidRPr="001200DB">
              <w:rPr>
                <w:sz w:val="20"/>
                <w:szCs w:val="20"/>
                <w:lang w:val="ru"/>
              </w:rPr>
              <w:t>2,2%</w:t>
            </w:r>
          </w:p>
        </w:tc>
      </w:tr>
      <w:tr w:rsidR="00C602C5" w:rsidRPr="001200DB" w14:paraId="39013E45" w14:textId="77777777" w:rsidTr="008670F3">
        <w:trPr>
          <w:trHeight w:val="20"/>
        </w:trPr>
        <w:tc>
          <w:tcPr>
            <w:tcW w:w="1064" w:type="pct"/>
            <w:tcBorders>
              <w:top w:val="single" w:sz="4" w:space="0" w:color="auto"/>
              <w:left w:val="single" w:sz="4" w:space="0" w:color="auto"/>
              <w:bottom w:val="single" w:sz="4" w:space="0" w:color="auto"/>
            </w:tcBorders>
            <w:shd w:val="clear" w:color="auto" w:fill="FFFFFF"/>
            <w:vAlign w:val="center"/>
          </w:tcPr>
          <w:p w14:paraId="22173252" w14:textId="77777777" w:rsidR="00C602C5" w:rsidRPr="001200DB" w:rsidRDefault="00C602C5" w:rsidP="008670F3">
            <w:pPr>
              <w:rPr>
                <w:sz w:val="20"/>
                <w:szCs w:val="20"/>
              </w:rPr>
            </w:pPr>
          </w:p>
        </w:tc>
        <w:tc>
          <w:tcPr>
            <w:tcW w:w="1662" w:type="pct"/>
            <w:tcBorders>
              <w:top w:val="single" w:sz="4" w:space="0" w:color="auto"/>
              <w:left w:val="single" w:sz="4" w:space="0" w:color="auto"/>
              <w:bottom w:val="single" w:sz="4" w:space="0" w:color="auto"/>
            </w:tcBorders>
            <w:shd w:val="clear" w:color="auto" w:fill="FFFFFF"/>
            <w:vAlign w:val="center"/>
          </w:tcPr>
          <w:p w14:paraId="6EF24442" w14:textId="77777777" w:rsidR="00C602C5" w:rsidRPr="00482782" w:rsidRDefault="00C602C5" w:rsidP="008670F3">
            <w:pPr>
              <w:rPr>
                <w:sz w:val="20"/>
                <w:szCs w:val="20"/>
                <w:lang w:val="ru"/>
              </w:rPr>
            </w:pPr>
            <w:r w:rsidRPr="001200DB">
              <w:rPr>
                <w:sz w:val="20"/>
                <w:szCs w:val="20"/>
                <w:lang w:val="ru"/>
              </w:rPr>
              <w:t>Артралгия</w:t>
            </w:r>
          </w:p>
        </w:tc>
        <w:tc>
          <w:tcPr>
            <w:tcW w:w="1462" w:type="pct"/>
            <w:tcBorders>
              <w:top w:val="single" w:sz="4" w:space="0" w:color="auto"/>
              <w:left w:val="single" w:sz="4" w:space="0" w:color="auto"/>
              <w:bottom w:val="single" w:sz="4" w:space="0" w:color="auto"/>
            </w:tcBorders>
            <w:shd w:val="clear" w:color="auto" w:fill="FFFFFF"/>
            <w:vAlign w:val="center"/>
          </w:tcPr>
          <w:p w14:paraId="5F319B53" w14:textId="77777777" w:rsidR="00C602C5" w:rsidRPr="00482782" w:rsidRDefault="00C602C5" w:rsidP="008670F3">
            <w:pPr>
              <w:rPr>
                <w:sz w:val="20"/>
                <w:szCs w:val="20"/>
                <w:lang w:val="ru"/>
              </w:rPr>
            </w:pPr>
            <w:r w:rsidRPr="001200DB">
              <w:rPr>
                <w:sz w:val="20"/>
                <w:szCs w:val="20"/>
                <w:lang w:val="ru"/>
              </w:rPr>
              <w:t>Очень часто (26,9%)</w:t>
            </w:r>
          </w:p>
        </w:tc>
        <w:tc>
          <w:tcPr>
            <w:tcW w:w="812" w:type="pct"/>
            <w:tcBorders>
              <w:top w:val="single" w:sz="4" w:space="0" w:color="auto"/>
              <w:left w:val="single" w:sz="4" w:space="0" w:color="auto"/>
              <w:bottom w:val="single" w:sz="4" w:space="0" w:color="auto"/>
              <w:right w:val="single" w:sz="4" w:space="0" w:color="auto"/>
            </w:tcBorders>
            <w:shd w:val="clear" w:color="auto" w:fill="FFFFFF"/>
            <w:vAlign w:val="center"/>
          </w:tcPr>
          <w:p w14:paraId="0D20A908" w14:textId="77777777" w:rsidR="00C602C5" w:rsidRPr="00482782" w:rsidRDefault="00C602C5" w:rsidP="008670F3">
            <w:pPr>
              <w:jc w:val="center"/>
              <w:rPr>
                <w:sz w:val="20"/>
                <w:szCs w:val="20"/>
                <w:lang w:val="ru"/>
              </w:rPr>
            </w:pPr>
            <w:r w:rsidRPr="001200DB">
              <w:rPr>
                <w:sz w:val="20"/>
                <w:szCs w:val="20"/>
                <w:lang w:val="ru"/>
              </w:rPr>
              <w:t>1,3%</w:t>
            </w:r>
          </w:p>
        </w:tc>
      </w:tr>
      <w:tr w:rsidR="00C602C5" w:rsidRPr="001200DB" w14:paraId="142BCE0A" w14:textId="77777777" w:rsidTr="008670F3">
        <w:trPr>
          <w:trHeight w:val="20"/>
        </w:trPr>
        <w:tc>
          <w:tcPr>
            <w:tcW w:w="1064" w:type="pct"/>
            <w:tcBorders>
              <w:top w:val="single" w:sz="4" w:space="0" w:color="auto"/>
              <w:left w:val="single" w:sz="4" w:space="0" w:color="auto"/>
              <w:bottom w:val="single" w:sz="4" w:space="0" w:color="auto"/>
            </w:tcBorders>
            <w:shd w:val="clear" w:color="auto" w:fill="FFFFFF"/>
            <w:vAlign w:val="center"/>
          </w:tcPr>
          <w:p w14:paraId="7FBEB6E7" w14:textId="77777777" w:rsidR="00C602C5" w:rsidRPr="001200DB" w:rsidRDefault="00C602C5" w:rsidP="008670F3">
            <w:pPr>
              <w:rPr>
                <w:sz w:val="20"/>
                <w:szCs w:val="20"/>
              </w:rPr>
            </w:pPr>
            <w:r w:rsidRPr="00482782">
              <w:rPr>
                <w:sz w:val="20"/>
                <w:szCs w:val="20"/>
              </w:rPr>
              <w:t>Общие расстройства и нарушения в месте введения</w:t>
            </w:r>
          </w:p>
        </w:tc>
        <w:tc>
          <w:tcPr>
            <w:tcW w:w="1662" w:type="pct"/>
            <w:tcBorders>
              <w:top w:val="single" w:sz="4" w:space="0" w:color="auto"/>
              <w:left w:val="single" w:sz="4" w:space="0" w:color="auto"/>
              <w:bottom w:val="single" w:sz="4" w:space="0" w:color="auto"/>
            </w:tcBorders>
            <w:shd w:val="clear" w:color="auto" w:fill="FFFFFF"/>
            <w:vAlign w:val="center"/>
          </w:tcPr>
          <w:p w14:paraId="527BB3F4" w14:textId="77777777" w:rsidR="00C602C5" w:rsidRPr="00482782" w:rsidRDefault="00C602C5" w:rsidP="008670F3">
            <w:pPr>
              <w:rPr>
                <w:sz w:val="20"/>
                <w:szCs w:val="20"/>
                <w:lang w:val="ru"/>
              </w:rPr>
            </w:pPr>
            <w:r w:rsidRPr="001200DB">
              <w:rPr>
                <w:sz w:val="20"/>
                <w:szCs w:val="20"/>
                <w:lang w:val="ru"/>
              </w:rPr>
              <w:t>Усталость</w:t>
            </w:r>
          </w:p>
        </w:tc>
        <w:tc>
          <w:tcPr>
            <w:tcW w:w="1462" w:type="pct"/>
            <w:tcBorders>
              <w:top w:val="single" w:sz="4" w:space="0" w:color="auto"/>
              <w:left w:val="single" w:sz="4" w:space="0" w:color="auto"/>
              <w:bottom w:val="single" w:sz="4" w:space="0" w:color="auto"/>
            </w:tcBorders>
            <w:shd w:val="clear" w:color="auto" w:fill="FFFFFF"/>
            <w:vAlign w:val="center"/>
          </w:tcPr>
          <w:p w14:paraId="6EB3712D" w14:textId="77777777" w:rsidR="00C602C5" w:rsidRPr="00482782" w:rsidRDefault="00C602C5" w:rsidP="008670F3">
            <w:pPr>
              <w:rPr>
                <w:sz w:val="20"/>
                <w:szCs w:val="20"/>
                <w:lang w:val="ru"/>
              </w:rPr>
            </w:pPr>
            <w:r w:rsidRPr="001200DB">
              <w:rPr>
                <w:sz w:val="20"/>
                <w:szCs w:val="20"/>
                <w:lang w:val="ru"/>
              </w:rPr>
              <w:t>Очень часто (30,5%)</w:t>
            </w:r>
          </w:p>
        </w:tc>
        <w:tc>
          <w:tcPr>
            <w:tcW w:w="812" w:type="pct"/>
            <w:tcBorders>
              <w:top w:val="single" w:sz="4" w:space="0" w:color="auto"/>
              <w:left w:val="single" w:sz="4" w:space="0" w:color="auto"/>
              <w:bottom w:val="single" w:sz="4" w:space="0" w:color="auto"/>
              <w:right w:val="single" w:sz="4" w:space="0" w:color="auto"/>
            </w:tcBorders>
            <w:shd w:val="clear" w:color="auto" w:fill="FFFFFF"/>
            <w:vAlign w:val="center"/>
          </w:tcPr>
          <w:p w14:paraId="7509CDDF" w14:textId="77777777" w:rsidR="00C602C5" w:rsidRPr="00482782" w:rsidRDefault="00C602C5" w:rsidP="008670F3">
            <w:pPr>
              <w:jc w:val="center"/>
              <w:rPr>
                <w:sz w:val="20"/>
                <w:szCs w:val="20"/>
                <w:lang w:val="ru"/>
              </w:rPr>
            </w:pPr>
            <w:r w:rsidRPr="001200DB">
              <w:rPr>
                <w:sz w:val="20"/>
                <w:szCs w:val="20"/>
                <w:lang w:val="ru"/>
              </w:rPr>
              <w:t>1,8%</w:t>
            </w:r>
          </w:p>
        </w:tc>
      </w:tr>
      <w:tr w:rsidR="00C602C5" w:rsidRPr="001200DB" w14:paraId="06E8EEC5" w14:textId="77777777" w:rsidTr="008670F3">
        <w:trPr>
          <w:trHeight w:val="20"/>
        </w:trPr>
        <w:tc>
          <w:tcPr>
            <w:tcW w:w="1064" w:type="pct"/>
            <w:tcBorders>
              <w:top w:val="single" w:sz="4" w:space="0" w:color="auto"/>
              <w:left w:val="single" w:sz="4" w:space="0" w:color="auto"/>
              <w:bottom w:val="single" w:sz="4" w:space="0" w:color="auto"/>
            </w:tcBorders>
            <w:shd w:val="clear" w:color="auto" w:fill="FFFFFF"/>
            <w:vAlign w:val="center"/>
          </w:tcPr>
          <w:p w14:paraId="6F8C0A01" w14:textId="77777777" w:rsidR="00C602C5" w:rsidRPr="001200DB" w:rsidRDefault="00C602C5" w:rsidP="008670F3">
            <w:pPr>
              <w:rPr>
                <w:sz w:val="20"/>
                <w:szCs w:val="20"/>
              </w:rPr>
            </w:pPr>
          </w:p>
        </w:tc>
        <w:tc>
          <w:tcPr>
            <w:tcW w:w="1662" w:type="pct"/>
            <w:tcBorders>
              <w:top w:val="single" w:sz="4" w:space="0" w:color="auto"/>
              <w:left w:val="single" w:sz="4" w:space="0" w:color="auto"/>
              <w:bottom w:val="single" w:sz="4" w:space="0" w:color="auto"/>
            </w:tcBorders>
            <w:shd w:val="clear" w:color="auto" w:fill="FFFFFF"/>
            <w:vAlign w:val="center"/>
          </w:tcPr>
          <w:p w14:paraId="6A68C74A" w14:textId="77777777" w:rsidR="00C602C5" w:rsidRPr="00482782" w:rsidRDefault="00C602C5" w:rsidP="008670F3">
            <w:pPr>
              <w:rPr>
                <w:sz w:val="20"/>
                <w:szCs w:val="20"/>
                <w:lang w:val="ru"/>
              </w:rPr>
            </w:pPr>
            <w:r w:rsidRPr="001200DB">
              <w:rPr>
                <w:sz w:val="20"/>
                <w:szCs w:val="20"/>
                <w:lang w:val="ru"/>
              </w:rPr>
              <w:t>Астения</w:t>
            </w:r>
          </w:p>
        </w:tc>
        <w:tc>
          <w:tcPr>
            <w:tcW w:w="1462" w:type="pct"/>
            <w:tcBorders>
              <w:top w:val="single" w:sz="4" w:space="0" w:color="auto"/>
              <w:left w:val="single" w:sz="4" w:space="0" w:color="auto"/>
              <w:bottom w:val="single" w:sz="4" w:space="0" w:color="auto"/>
            </w:tcBorders>
            <w:shd w:val="clear" w:color="auto" w:fill="FFFFFF"/>
            <w:vAlign w:val="center"/>
          </w:tcPr>
          <w:p w14:paraId="50B256B2" w14:textId="77777777" w:rsidR="00C602C5" w:rsidRPr="00482782" w:rsidRDefault="00C602C5" w:rsidP="008670F3">
            <w:pPr>
              <w:rPr>
                <w:sz w:val="20"/>
                <w:szCs w:val="20"/>
                <w:lang w:val="ru"/>
              </w:rPr>
            </w:pPr>
            <w:r w:rsidRPr="001200DB">
              <w:rPr>
                <w:sz w:val="20"/>
                <w:szCs w:val="20"/>
                <w:lang w:val="ru"/>
              </w:rPr>
              <w:t>Часто (7,6%)</w:t>
            </w:r>
          </w:p>
        </w:tc>
        <w:tc>
          <w:tcPr>
            <w:tcW w:w="812" w:type="pct"/>
            <w:tcBorders>
              <w:top w:val="single" w:sz="4" w:space="0" w:color="auto"/>
              <w:left w:val="single" w:sz="4" w:space="0" w:color="auto"/>
              <w:bottom w:val="single" w:sz="4" w:space="0" w:color="auto"/>
              <w:right w:val="single" w:sz="4" w:space="0" w:color="auto"/>
            </w:tcBorders>
            <w:shd w:val="clear" w:color="auto" w:fill="FFFFFF"/>
            <w:vAlign w:val="center"/>
          </w:tcPr>
          <w:p w14:paraId="64B4CB52" w14:textId="77777777" w:rsidR="00C602C5" w:rsidRPr="00482782" w:rsidRDefault="00C602C5" w:rsidP="008670F3">
            <w:pPr>
              <w:jc w:val="center"/>
              <w:rPr>
                <w:sz w:val="20"/>
                <w:szCs w:val="20"/>
                <w:lang w:val="ru"/>
              </w:rPr>
            </w:pPr>
            <w:r w:rsidRPr="001200DB">
              <w:rPr>
                <w:sz w:val="20"/>
                <w:szCs w:val="20"/>
                <w:lang w:val="ru"/>
              </w:rPr>
              <w:t>0,4%</w:t>
            </w:r>
          </w:p>
        </w:tc>
      </w:tr>
      <w:tr w:rsidR="00C602C5" w:rsidRPr="001200DB" w14:paraId="7D7A92FD" w14:textId="77777777" w:rsidTr="008670F3">
        <w:trPr>
          <w:trHeight w:val="20"/>
        </w:trPr>
        <w:tc>
          <w:tcPr>
            <w:tcW w:w="1064" w:type="pct"/>
            <w:tcBorders>
              <w:top w:val="single" w:sz="4" w:space="0" w:color="auto"/>
              <w:left w:val="single" w:sz="4" w:space="0" w:color="auto"/>
              <w:bottom w:val="single" w:sz="4" w:space="0" w:color="auto"/>
            </w:tcBorders>
            <w:shd w:val="clear" w:color="auto" w:fill="FFFFFF"/>
            <w:vAlign w:val="center"/>
          </w:tcPr>
          <w:p w14:paraId="311CB736" w14:textId="77777777" w:rsidR="00C602C5" w:rsidRPr="001200DB" w:rsidRDefault="00C602C5" w:rsidP="008670F3">
            <w:pPr>
              <w:rPr>
                <w:sz w:val="20"/>
                <w:szCs w:val="20"/>
              </w:rPr>
            </w:pPr>
            <w:r w:rsidRPr="00482782">
              <w:rPr>
                <w:sz w:val="20"/>
                <w:szCs w:val="20"/>
              </w:rPr>
              <w:t>Лабораторные и инструментальные данные⁋</w:t>
            </w:r>
          </w:p>
          <w:p w14:paraId="35AD5C93" w14:textId="77777777" w:rsidR="00C602C5" w:rsidRPr="001200DB" w:rsidRDefault="00C602C5" w:rsidP="008670F3">
            <w:pPr>
              <w:rPr>
                <w:sz w:val="20"/>
                <w:szCs w:val="20"/>
              </w:rPr>
            </w:pPr>
            <w:r w:rsidRPr="00482782">
              <w:rPr>
                <w:sz w:val="20"/>
                <w:szCs w:val="20"/>
              </w:rPr>
              <w:t>(выводы по результатам анализов)</w:t>
            </w:r>
          </w:p>
        </w:tc>
        <w:tc>
          <w:tcPr>
            <w:tcW w:w="1662" w:type="pct"/>
            <w:tcBorders>
              <w:top w:val="single" w:sz="4" w:space="0" w:color="auto"/>
              <w:left w:val="single" w:sz="4" w:space="0" w:color="auto"/>
              <w:bottom w:val="single" w:sz="4" w:space="0" w:color="auto"/>
            </w:tcBorders>
            <w:shd w:val="clear" w:color="auto" w:fill="FFFFFF"/>
            <w:vAlign w:val="center"/>
          </w:tcPr>
          <w:p w14:paraId="56C53197" w14:textId="77777777" w:rsidR="00C602C5" w:rsidRPr="00482782" w:rsidRDefault="00C602C5" w:rsidP="008670F3">
            <w:pPr>
              <w:rPr>
                <w:sz w:val="20"/>
                <w:szCs w:val="20"/>
                <w:lang w:val="ru"/>
              </w:rPr>
            </w:pPr>
            <w:r w:rsidRPr="001200DB">
              <w:rPr>
                <w:sz w:val="20"/>
                <w:szCs w:val="20"/>
                <w:lang w:val="ru"/>
              </w:rPr>
              <w:t>Снижение абсолютного числа нейтрофилов</w:t>
            </w:r>
            <w:r w:rsidRPr="00482782">
              <w:rPr>
                <w:sz w:val="20"/>
                <w:szCs w:val="20"/>
                <w:lang w:val="ru"/>
              </w:rPr>
              <w:t>§</w:t>
            </w:r>
          </w:p>
        </w:tc>
        <w:tc>
          <w:tcPr>
            <w:tcW w:w="1462" w:type="pct"/>
            <w:tcBorders>
              <w:top w:val="single" w:sz="4" w:space="0" w:color="auto"/>
              <w:left w:val="single" w:sz="4" w:space="0" w:color="auto"/>
              <w:bottom w:val="single" w:sz="4" w:space="0" w:color="auto"/>
            </w:tcBorders>
            <w:shd w:val="clear" w:color="auto" w:fill="FFFFFF"/>
            <w:vAlign w:val="center"/>
          </w:tcPr>
          <w:p w14:paraId="660C64EA" w14:textId="77777777" w:rsidR="00C602C5" w:rsidRPr="00482782" w:rsidRDefault="00C602C5" w:rsidP="008670F3">
            <w:pPr>
              <w:rPr>
                <w:sz w:val="20"/>
                <w:szCs w:val="20"/>
                <w:lang w:val="ru"/>
              </w:rPr>
            </w:pPr>
            <w:r w:rsidRPr="001200DB">
              <w:rPr>
                <w:sz w:val="20"/>
                <w:szCs w:val="20"/>
                <w:lang w:val="ru"/>
              </w:rPr>
              <w:t>Очень часто (57,4%)</w:t>
            </w:r>
          </w:p>
        </w:tc>
        <w:tc>
          <w:tcPr>
            <w:tcW w:w="812" w:type="pct"/>
            <w:tcBorders>
              <w:top w:val="single" w:sz="4" w:space="0" w:color="auto"/>
              <w:left w:val="single" w:sz="4" w:space="0" w:color="auto"/>
              <w:bottom w:val="single" w:sz="4" w:space="0" w:color="auto"/>
              <w:right w:val="single" w:sz="4" w:space="0" w:color="auto"/>
            </w:tcBorders>
            <w:shd w:val="clear" w:color="auto" w:fill="FFFFFF"/>
            <w:vAlign w:val="center"/>
          </w:tcPr>
          <w:p w14:paraId="048856E7" w14:textId="77777777" w:rsidR="00C602C5" w:rsidRPr="00482782" w:rsidRDefault="00C602C5" w:rsidP="008670F3">
            <w:pPr>
              <w:jc w:val="center"/>
              <w:rPr>
                <w:sz w:val="20"/>
                <w:szCs w:val="20"/>
                <w:lang w:val="ru"/>
              </w:rPr>
            </w:pPr>
            <w:r w:rsidRPr="001200DB">
              <w:rPr>
                <w:sz w:val="20"/>
                <w:szCs w:val="20"/>
                <w:lang w:val="ru"/>
              </w:rPr>
              <w:t>35%</w:t>
            </w:r>
          </w:p>
        </w:tc>
      </w:tr>
      <w:tr w:rsidR="00C602C5" w:rsidRPr="001200DB" w14:paraId="3E91CD2A" w14:textId="77777777" w:rsidTr="008670F3">
        <w:trPr>
          <w:trHeight w:val="20"/>
        </w:trPr>
        <w:tc>
          <w:tcPr>
            <w:tcW w:w="1064" w:type="pct"/>
            <w:tcBorders>
              <w:top w:val="single" w:sz="4" w:space="0" w:color="auto"/>
              <w:left w:val="single" w:sz="4" w:space="0" w:color="auto"/>
              <w:bottom w:val="single" w:sz="4" w:space="0" w:color="auto"/>
            </w:tcBorders>
            <w:shd w:val="clear" w:color="auto" w:fill="FFFFFF"/>
            <w:vAlign w:val="center"/>
          </w:tcPr>
          <w:p w14:paraId="6265E127" w14:textId="77777777" w:rsidR="00C602C5" w:rsidRPr="001200DB" w:rsidRDefault="00C602C5" w:rsidP="008670F3">
            <w:pPr>
              <w:rPr>
                <w:sz w:val="20"/>
                <w:szCs w:val="20"/>
              </w:rPr>
            </w:pPr>
          </w:p>
        </w:tc>
        <w:tc>
          <w:tcPr>
            <w:tcW w:w="1662" w:type="pct"/>
            <w:tcBorders>
              <w:top w:val="single" w:sz="4" w:space="0" w:color="auto"/>
              <w:left w:val="single" w:sz="4" w:space="0" w:color="auto"/>
              <w:bottom w:val="single" w:sz="4" w:space="0" w:color="auto"/>
            </w:tcBorders>
            <w:shd w:val="clear" w:color="auto" w:fill="FFFFFF"/>
            <w:vAlign w:val="center"/>
          </w:tcPr>
          <w:p w14:paraId="797B8F13" w14:textId="77777777" w:rsidR="00C602C5" w:rsidRPr="00482782" w:rsidRDefault="00C602C5" w:rsidP="008670F3">
            <w:pPr>
              <w:rPr>
                <w:sz w:val="20"/>
                <w:szCs w:val="20"/>
                <w:lang w:val="ru"/>
              </w:rPr>
            </w:pPr>
            <w:r w:rsidRPr="001200DB">
              <w:rPr>
                <w:sz w:val="20"/>
                <w:szCs w:val="20"/>
                <w:lang w:val="ru"/>
              </w:rPr>
              <w:t>Пониженный уровень тромбоцитов</w:t>
            </w:r>
            <w:r w:rsidRPr="00482782">
              <w:rPr>
                <w:sz w:val="20"/>
                <w:szCs w:val="20"/>
                <w:lang w:val="ru"/>
              </w:rPr>
              <w:t>§</w:t>
            </w:r>
          </w:p>
        </w:tc>
        <w:tc>
          <w:tcPr>
            <w:tcW w:w="1462" w:type="pct"/>
            <w:tcBorders>
              <w:top w:val="single" w:sz="4" w:space="0" w:color="auto"/>
              <w:left w:val="single" w:sz="4" w:space="0" w:color="auto"/>
              <w:bottom w:val="single" w:sz="4" w:space="0" w:color="auto"/>
            </w:tcBorders>
            <w:shd w:val="clear" w:color="auto" w:fill="FFFFFF"/>
            <w:vAlign w:val="center"/>
          </w:tcPr>
          <w:p w14:paraId="142CBA0D" w14:textId="77777777" w:rsidR="00C602C5" w:rsidRPr="00482782" w:rsidRDefault="00C602C5" w:rsidP="008670F3">
            <w:pPr>
              <w:rPr>
                <w:sz w:val="20"/>
                <w:szCs w:val="20"/>
                <w:lang w:val="ru"/>
              </w:rPr>
            </w:pPr>
            <w:r w:rsidRPr="001200DB">
              <w:rPr>
                <w:sz w:val="20"/>
                <w:szCs w:val="20"/>
                <w:lang w:val="ru"/>
              </w:rPr>
              <w:t>Очень часто (46,2%)</w:t>
            </w:r>
          </w:p>
        </w:tc>
        <w:tc>
          <w:tcPr>
            <w:tcW w:w="812" w:type="pct"/>
            <w:tcBorders>
              <w:top w:val="single" w:sz="4" w:space="0" w:color="auto"/>
              <w:left w:val="single" w:sz="4" w:space="0" w:color="auto"/>
              <w:bottom w:val="single" w:sz="4" w:space="0" w:color="auto"/>
              <w:right w:val="single" w:sz="4" w:space="0" w:color="auto"/>
            </w:tcBorders>
            <w:shd w:val="clear" w:color="auto" w:fill="FFFFFF"/>
            <w:vAlign w:val="center"/>
          </w:tcPr>
          <w:p w14:paraId="12EA38CD" w14:textId="77777777" w:rsidR="00C602C5" w:rsidRPr="00482782" w:rsidRDefault="00C602C5" w:rsidP="008670F3">
            <w:pPr>
              <w:jc w:val="center"/>
              <w:rPr>
                <w:sz w:val="20"/>
                <w:szCs w:val="20"/>
                <w:lang w:val="ru"/>
              </w:rPr>
            </w:pPr>
            <w:r w:rsidRPr="001200DB">
              <w:rPr>
                <w:sz w:val="20"/>
                <w:szCs w:val="20"/>
                <w:lang w:val="ru"/>
              </w:rPr>
              <w:t>10,8%</w:t>
            </w:r>
          </w:p>
        </w:tc>
      </w:tr>
      <w:tr w:rsidR="00C602C5" w:rsidRPr="001200DB" w14:paraId="01810201" w14:textId="77777777" w:rsidTr="008670F3">
        <w:trPr>
          <w:trHeight w:val="20"/>
        </w:trPr>
        <w:tc>
          <w:tcPr>
            <w:tcW w:w="1064" w:type="pct"/>
            <w:tcBorders>
              <w:top w:val="single" w:sz="4" w:space="0" w:color="auto"/>
              <w:left w:val="single" w:sz="4" w:space="0" w:color="auto"/>
              <w:bottom w:val="single" w:sz="4" w:space="0" w:color="auto"/>
            </w:tcBorders>
            <w:shd w:val="clear" w:color="auto" w:fill="FFFFFF"/>
            <w:vAlign w:val="center"/>
          </w:tcPr>
          <w:p w14:paraId="7A78A30A" w14:textId="77777777" w:rsidR="00C602C5" w:rsidRPr="001200DB" w:rsidRDefault="00C602C5" w:rsidP="008670F3">
            <w:pPr>
              <w:rPr>
                <w:sz w:val="20"/>
                <w:szCs w:val="20"/>
              </w:rPr>
            </w:pPr>
          </w:p>
        </w:tc>
        <w:tc>
          <w:tcPr>
            <w:tcW w:w="1662" w:type="pct"/>
            <w:tcBorders>
              <w:top w:val="single" w:sz="4" w:space="0" w:color="auto"/>
              <w:left w:val="single" w:sz="4" w:space="0" w:color="auto"/>
              <w:bottom w:val="single" w:sz="4" w:space="0" w:color="auto"/>
            </w:tcBorders>
            <w:shd w:val="clear" w:color="auto" w:fill="FFFFFF"/>
            <w:vAlign w:val="center"/>
          </w:tcPr>
          <w:p w14:paraId="0113AE39" w14:textId="77777777" w:rsidR="00C602C5" w:rsidRPr="00482782" w:rsidRDefault="00C602C5" w:rsidP="008670F3">
            <w:pPr>
              <w:rPr>
                <w:sz w:val="20"/>
                <w:szCs w:val="20"/>
                <w:lang w:val="ru"/>
              </w:rPr>
            </w:pPr>
            <w:r w:rsidRPr="001200DB">
              <w:rPr>
                <w:sz w:val="20"/>
                <w:szCs w:val="20"/>
                <w:lang w:val="ru"/>
              </w:rPr>
              <w:t>Пониженный гемоглобин</w:t>
            </w:r>
            <w:r w:rsidRPr="00482782">
              <w:rPr>
                <w:sz w:val="20"/>
                <w:szCs w:val="20"/>
                <w:lang w:val="ru"/>
              </w:rPr>
              <w:t>§</w:t>
            </w:r>
          </w:p>
        </w:tc>
        <w:tc>
          <w:tcPr>
            <w:tcW w:w="1462" w:type="pct"/>
            <w:tcBorders>
              <w:top w:val="single" w:sz="4" w:space="0" w:color="auto"/>
              <w:left w:val="single" w:sz="4" w:space="0" w:color="auto"/>
              <w:bottom w:val="single" w:sz="4" w:space="0" w:color="auto"/>
            </w:tcBorders>
            <w:shd w:val="clear" w:color="auto" w:fill="FFFFFF"/>
            <w:vAlign w:val="center"/>
          </w:tcPr>
          <w:p w14:paraId="6B0F7049" w14:textId="77777777" w:rsidR="00C602C5" w:rsidRPr="00482782" w:rsidRDefault="00C602C5" w:rsidP="008670F3">
            <w:pPr>
              <w:rPr>
                <w:sz w:val="20"/>
                <w:szCs w:val="20"/>
                <w:lang w:val="ru"/>
              </w:rPr>
            </w:pPr>
            <w:r w:rsidRPr="001200DB">
              <w:rPr>
                <w:sz w:val="20"/>
                <w:szCs w:val="20"/>
                <w:lang w:val="ru"/>
              </w:rPr>
              <w:t>Очень часто (43,9%)</w:t>
            </w:r>
          </w:p>
        </w:tc>
        <w:tc>
          <w:tcPr>
            <w:tcW w:w="812" w:type="pct"/>
            <w:tcBorders>
              <w:top w:val="single" w:sz="4" w:space="0" w:color="auto"/>
              <w:left w:val="single" w:sz="4" w:space="0" w:color="auto"/>
              <w:bottom w:val="single" w:sz="4" w:space="0" w:color="auto"/>
              <w:right w:val="single" w:sz="4" w:space="0" w:color="auto"/>
            </w:tcBorders>
            <w:shd w:val="clear" w:color="auto" w:fill="FFFFFF"/>
            <w:vAlign w:val="center"/>
          </w:tcPr>
          <w:p w14:paraId="4A538779" w14:textId="77777777" w:rsidR="00C602C5" w:rsidRPr="00482782" w:rsidRDefault="00C602C5" w:rsidP="008670F3">
            <w:pPr>
              <w:jc w:val="center"/>
              <w:rPr>
                <w:sz w:val="20"/>
                <w:szCs w:val="20"/>
                <w:lang w:val="ru"/>
              </w:rPr>
            </w:pPr>
            <w:r w:rsidRPr="001200DB">
              <w:rPr>
                <w:sz w:val="20"/>
                <w:szCs w:val="20"/>
                <w:lang w:val="ru"/>
              </w:rPr>
              <w:t>9%</w:t>
            </w:r>
          </w:p>
        </w:tc>
      </w:tr>
      <w:tr w:rsidR="00C602C5" w:rsidRPr="001200DB" w14:paraId="1246A4D1" w14:textId="77777777" w:rsidTr="008670F3">
        <w:trPr>
          <w:trHeight w:val="20"/>
        </w:trPr>
        <w:tc>
          <w:tcPr>
            <w:tcW w:w="5000" w:type="pct"/>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4D369A0F" w14:textId="77777777" w:rsidR="00C602C5" w:rsidRPr="00482782" w:rsidRDefault="00C602C5" w:rsidP="008670F3">
            <w:pPr>
              <w:rPr>
                <w:b/>
                <w:sz w:val="20"/>
                <w:szCs w:val="20"/>
                <w:lang w:val="ru"/>
              </w:rPr>
            </w:pPr>
            <w:r w:rsidRPr="00482782">
              <w:rPr>
                <w:b/>
                <w:sz w:val="20"/>
                <w:szCs w:val="20"/>
                <w:lang w:val="ru"/>
              </w:rPr>
              <w:t>Примечание:</w:t>
            </w:r>
          </w:p>
          <w:p w14:paraId="42C1060B" w14:textId="77777777" w:rsidR="00C602C5" w:rsidRPr="001200DB" w:rsidRDefault="00C602C5" w:rsidP="008670F3">
            <w:pPr>
              <w:rPr>
                <w:sz w:val="18"/>
                <w:szCs w:val="20"/>
              </w:rPr>
            </w:pPr>
            <w:r w:rsidRPr="001200DB">
              <w:rPr>
                <w:sz w:val="18"/>
                <w:szCs w:val="20"/>
                <w:lang w:val="ru"/>
              </w:rPr>
              <w:t>* В соответствии с Общими терминологическими критериями для нежелательных явлений, разработанными Национальным институтом рака (NCI-CTCAE), версия 4.03.</w:t>
            </w:r>
          </w:p>
          <w:p w14:paraId="0211BC13" w14:textId="77777777" w:rsidR="00C602C5" w:rsidRPr="001200DB" w:rsidRDefault="00C602C5" w:rsidP="008670F3">
            <w:pPr>
              <w:rPr>
                <w:sz w:val="18"/>
                <w:szCs w:val="20"/>
              </w:rPr>
            </w:pPr>
            <w:r w:rsidRPr="001200DB">
              <w:rPr>
                <w:sz w:val="18"/>
                <w:szCs w:val="20"/>
                <w:lang w:val="ru"/>
              </w:rPr>
              <w:t>† Включает в себя несколько терминов НЛР.</w:t>
            </w:r>
          </w:p>
          <w:p w14:paraId="7D68E3D7" w14:textId="77777777" w:rsidR="00C602C5" w:rsidRPr="001200DB" w:rsidRDefault="00C602C5" w:rsidP="008670F3">
            <w:pPr>
              <w:rPr>
                <w:sz w:val="18"/>
                <w:szCs w:val="20"/>
              </w:rPr>
            </w:pPr>
            <w:r w:rsidRPr="001200DB">
              <w:rPr>
                <w:sz w:val="18"/>
                <w:szCs w:val="20"/>
                <w:lang w:val="ru"/>
              </w:rPr>
              <w:t>± В исследовании ASCEND в группе лечения акалабрутинибом был зарегистрирован один случай развития синдрома лизиса опухоли, вызванного лечением препаратом.</w:t>
            </w:r>
          </w:p>
          <w:p w14:paraId="3BF99F20" w14:textId="77777777" w:rsidR="00C602C5" w:rsidRPr="001200DB" w:rsidRDefault="00C602C5" w:rsidP="008670F3">
            <w:pPr>
              <w:rPr>
                <w:sz w:val="18"/>
                <w:szCs w:val="20"/>
              </w:rPr>
            </w:pPr>
            <w:r w:rsidRPr="001200DB">
              <w:rPr>
                <w:sz w:val="18"/>
                <w:szCs w:val="20"/>
                <w:lang w:val="ru"/>
              </w:rPr>
              <w:t>§ Отражает частоту нежелательных явлений, выявленных по результатам лабораторных анализов, а не зарегистрированных нежелательных явлений.</w:t>
            </w:r>
          </w:p>
          <w:p w14:paraId="725A6E4E" w14:textId="77777777" w:rsidR="00C602C5" w:rsidRPr="00482782" w:rsidRDefault="00C602C5" w:rsidP="008670F3">
            <w:pPr>
              <w:rPr>
                <w:sz w:val="18"/>
                <w:szCs w:val="20"/>
                <w:lang w:val="ru"/>
              </w:rPr>
            </w:pPr>
            <w:r w:rsidRPr="001200DB">
              <w:rPr>
                <w:sz w:val="18"/>
                <w:szCs w:val="20"/>
                <w:lang w:val="ru"/>
              </w:rPr>
              <w:t>⁋ Представлены в виде оценки степени тяжести по критериям CTCAE.</w:t>
            </w:r>
          </w:p>
        </w:tc>
      </w:tr>
    </w:tbl>
    <w:p w14:paraId="3B2DB0C8" w14:textId="77777777" w:rsidR="00C602C5" w:rsidRPr="001200DB" w:rsidRDefault="00C602C5" w:rsidP="00C602C5">
      <w:pPr>
        <w:spacing w:line="1" w:lineRule="exact"/>
        <w:rPr>
          <w:sz w:val="20"/>
          <w:szCs w:val="20"/>
        </w:rPr>
      </w:pPr>
    </w:p>
    <w:p w14:paraId="62E3ADBD" w14:textId="77777777" w:rsidR="00C602C5" w:rsidRPr="001200DB" w:rsidRDefault="00C602C5" w:rsidP="00C602C5">
      <w:pPr>
        <w:spacing w:line="1" w:lineRule="exact"/>
        <w:rPr>
          <w:sz w:val="20"/>
          <w:szCs w:val="20"/>
        </w:rPr>
      </w:pPr>
    </w:p>
    <w:p w14:paraId="538D17A2" w14:textId="77777777" w:rsidR="00C602C5" w:rsidRPr="002256A9" w:rsidRDefault="00C602C5" w:rsidP="002256A9">
      <w:pPr>
        <w:pStyle w:val="af3"/>
        <w:shd w:val="clear" w:color="auto" w:fill="FFFFFF"/>
        <w:spacing w:before="75" w:beforeAutospacing="0" w:after="0" w:afterAutospacing="0"/>
        <w:ind w:firstLine="708"/>
        <w:jc w:val="both"/>
      </w:pPr>
      <w:r w:rsidRPr="002256A9">
        <w:rPr>
          <w:lang w:val="ru"/>
        </w:rPr>
        <w:t>Д</w:t>
      </w:r>
      <w:r w:rsidRPr="002256A9">
        <w:t>ополнительный анализ безопасности был проведен в рамках исследования III фазы ELEVATE-RR: характеристики нежелательных явлений (НЯ), связанных с лечением ингибиторами тирозинкиназы Брутона (BTK), препаратами </w:t>
      </w:r>
      <w:r w:rsidRPr="002256A9">
        <w:rPr>
          <w:rStyle w:val="aff0"/>
          <w:rFonts w:eastAsia="MS Mincho"/>
          <w:i w:val="0"/>
        </w:rPr>
        <w:t>акалабрутиниб</w:t>
      </w:r>
      <w:r w:rsidRPr="002256A9">
        <w:rPr>
          <w:rStyle w:val="aff0"/>
          <w:rFonts w:eastAsia="MS Mincho"/>
        </w:rPr>
        <w:t> </w:t>
      </w:r>
      <w:r w:rsidRPr="002256A9">
        <w:t>и ибрутиниб. В целом у пациентов, получавших ибрутиниб, частота НЯ любой степени тяжести была на 37% выше, чем у пациентов, получавших </w:t>
      </w:r>
      <w:r w:rsidRPr="002256A9">
        <w:rPr>
          <w:rStyle w:val="aff0"/>
          <w:rFonts w:eastAsia="MS Mincho"/>
          <w:i w:val="0"/>
        </w:rPr>
        <w:t>акалабрутиниб.</w:t>
      </w:r>
      <w:r w:rsidRPr="002256A9">
        <w:rPr>
          <w:rStyle w:val="aff0"/>
          <w:rFonts w:eastAsia="MS Mincho"/>
        </w:rPr>
        <w:t xml:space="preserve"> </w:t>
      </w:r>
    </w:p>
    <w:p w14:paraId="66D071DF" w14:textId="6ABB109E" w:rsidR="00C602C5" w:rsidRPr="002256A9" w:rsidRDefault="00C602C5" w:rsidP="002256A9">
      <w:pPr>
        <w:pStyle w:val="af3"/>
        <w:shd w:val="clear" w:color="auto" w:fill="FFFFFF"/>
        <w:spacing w:before="0" w:beforeAutospacing="0" w:after="0" w:afterAutospacing="0"/>
        <w:ind w:firstLine="708"/>
        <w:jc w:val="both"/>
      </w:pPr>
      <w:r w:rsidRPr="002256A9">
        <w:t>При оценке фибрилляции/трепетания предсердий любой степени, ключевой вторичной конечной точки в исследовании ELEVATE-RR, медиана времени до начала НЯ была больше при применении препарата  </w:t>
      </w:r>
      <w:r w:rsidRPr="002256A9">
        <w:rPr>
          <w:rStyle w:val="aff0"/>
          <w:rFonts w:eastAsia="MS Mincho"/>
          <w:i w:val="0"/>
        </w:rPr>
        <w:t>акалабрутиниб</w:t>
      </w:r>
      <w:r w:rsidRPr="002256A9">
        <w:rPr>
          <w:rStyle w:val="aff0"/>
          <w:rFonts w:eastAsia="MS Mincho"/>
        </w:rPr>
        <w:t>  </w:t>
      </w:r>
      <w:r w:rsidRPr="002256A9">
        <w:t>по сравнению с ибрутинибом (28,8 и 16,0 месяцев),  кумулятивная частота была ниже при применении </w:t>
      </w:r>
      <w:r w:rsidR="002256A9">
        <w:t xml:space="preserve"> </w:t>
      </w:r>
      <w:r w:rsidRPr="002256A9">
        <w:rPr>
          <w:rStyle w:val="aff0"/>
          <w:rFonts w:eastAsia="MS Mincho"/>
          <w:i w:val="0"/>
        </w:rPr>
        <w:t>акалабрутиниб</w:t>
      </w:r>
      <w:r w:rsidR="002256A9">
        <w:rPr>
          <w:rStyle w:val="aff0"/>
          <w:rFonts w:eastAsia="MS Mincho"/>
          <w:i w:val="0"/>
        </w:rPr>
        <w:t>а</w:t>
      </w:r>
      <w:r w:rsidRPr="002256A9">
        <w:rPr>
          <w:rStyle w:val="aff0"/>
          <w:rFonts w:eastAsia="MS Mincho"/>
        </w:rPr>
        <w:t> </w:t>
      </w:r>
      <w:r w:rsidRPr="002256A9">
        <w:t> во всех временных точках от шести месяцев до двух лет.</w:t>
      </w:r>
    </w:p>
    <w:p w14:paraId="65AD77EA" w14:textId="77777777" w:rsidR="00C602C5" w:rsidRPr="002256A9" w:rsidRDefault="00C602C5" w:rsidP="002256A9">
      <w:pPr>
        <w:ind w:firstLine="708"/>
        <w:jc w:val="both"/>
        <w:rPr>
          <w:u w:val="single"/>
        </w:rPr>
      </w:pPr>
      <w:r w:rsidRPr="002256A9">
        <w:t>Кроме того, исследование III фазы ELEVATE-RR показало, что частота фибрилляции/трепетания предсердий любой степени была ниже при применении препарата </w:t>
      </w:r>
      <w:r w:rsidRPr="002256A9">
        <w:rPr>
          <w:rStyle w:val="aff0"/>
          <w:rFonts w:eastAsia="MS Mincho"/>
          <w:i w:val="0"/>
        </w:rPr>
        <w:t>акалабрутиниб</w:t>
      </w:r>
      <w:r w:rsidRPr="002256A9">
        <w:rPr>
          <w:rStyle w:val="aff0"/>
          <w:rFonts w:eastAsia="MS Mincho"/>
        </w:rPr>
        <w:t> </w:t>
      </w:r>
      <w:r w:rsidRPr="002256A9">
        <w:t xml:space="preserve">в подгруппах, разделенных по возрасту и количеству линий предшествующей терапии, а также среди пациентов, не имевших в анамнезе сердечных осложнений </w:t>
      </w:r>
      <w:r w:rsidRPr="002256A9">
        <w:fldChar w:fldCharType="begin"/>
      </w:r>
      <w:r w:rsidRPr="002256A9">
        <w:instrText xml:space="preserve"> ADDIN ZOTERO_ITEM CSL_CITATION {"citationID":"5ZCqdrhG","properties":{"formattedCitation":"[3]","plainCitation":"[3]","noteIndex":0},"citationItems":[{"id":2945,"uris":["http://zotero.org/users/5483459/items/9AF4E2X5"],"itemData":{"id":2945,"type":"document","title":"Министерство здравоохранения Российской Федерации. Клинические рекомендации сахарный диабет 2 типа. 2022."}}],"schema":"https://github.com/citation-style-language/schema/raw/master/csl-citation.json"} </w:instrText>
      </w:r>
      <w:r w:rsidRPr="002256A9">
        <w:fldChar w:fldCharType="separate"/>
      </w:r>
      <w:r w:rsidRPr="002256A9">
        <w:t>[13,14]</w:t>
      </w:r>
      <w:r w:rsidRPr="002256A9">
        <w:fldChar w:fldCharType="end"/>
      </w:r>
      <w:r w:rsidRPr="002256A9">
        <w:t xml:space="preserve">.  </w:t>
      </w:r>
    </w:p>
    <w:p w14:paraId="4ADE282B" w14:textId="77777777" w:rsidR="00C602C5" w:rsidRPr="00004771" w:rsidRDefault="00C602C5" w:rsidP="00C602C5">
      <w:pPr>
        <w:spacing w:before="120"/>
        <w:jc w:val="both"/>
      </w:pPr>
      <w:r w:rsidRPr="00004771">
        <w:rPr>
          <w:u w:val="single"/>
          <w:lang w:val="ru"/>
        </w:rPr>
        <w:lastRenderedPageBreak/>
        <w:t>Описание отдельных нежелательных реакций</w:t>
      </w:r>
    </w:p>
    <w:p w14:paraId="47B7E37F" w14:textId="77777777" w:rsidR="00C602C5" w:rsidRPr="00004771" w:rsidRDefault="00C602C5" w:rsidP="00C602C5">
      <w:pPr>
        <w:spacing w:before="120" w:after="240"/>
        <w:jc w:val="both"/>
      </w:pPr>
      <w:r w:rsidRPr="00004771">
        <w:rPr>
          <w:i/>
          <w:iCs/>
          <w:lang w:val="ru"/>
        </w:rPr>
        <w:t>Отмена препарата и снижение дозы в связи с развитием нежелательных реакций</w:t>
      </w:r>
    </w:p>
    <w:p w14:paraId="749F4BDC" w14:textId="77777777" w:rsidR="00C602C5" w:rsidRPr="00004771" w:rsidRDefault="00C602C5" w:rsidP="00C602C5">
      <w:pPr>
        <w:ind w:firstLine="708"/>
        <w:jc w:val="both"/>
      </w:pPr>
      <w:r w:rsidRPr="00004771">
        <w:rPr>
          <w:lang w:val="ru"/>
        </w:rPr>
        <w:t>Из 1040 пациентов, получавших монотерапию препаратом Калквенс, лечение было отменено по причине развития нежелательных реакций у 9,3% пациентов. К основным нежелательным реакциям относились пневмония, тромбоцитопения и диарея. Ввиду развития нежелательных реакций дозу препарата пришлось снижать 4,2% пациентов. К основным нежелательным реакциям относились реактивация гепатита В, сепсис и диарея.</w:t>
      </w:r>
    </w:p>
    <w:p w14:paraId="1E2E3720" w14:textId="77777777" w:rsidR="00C602C5" w:rsidRPr="00004771" w:rsidRDefault="00C602C5" w:rsidP="00C602C5">
      <w:pPr>
        <w:ind w:firstLine="708"/>
        <w:jc w:val="both"/>
      </w:pPr>
      <w:r w:rsidRPr="00004771">
        <w:rPr>
          <w:lang w:val="ru"/>
        </w:rPr>
        <w:t>Из 223 пациентов, получавших препарат Калквенс в комбинированных схемах, лечение было отменено по причине развития нежелательных реакций у 10,8% пациентов. К основным нежелательным реакциям относились пневмония, тромбоцитопения и диарея. Ввиду развития нежелательных реакций дозу препарата пришлось снижать 6,7% пациентов. К основным нежелательным реакциям в этих случаях относились нейтропения, диарея и рвота.</w:t>
      </w:r>
    </w:p>
    <w:p w14:paraId="6E05985F" w14:textId="77777777" w:rsidR="00C602C5" w:rsidRPr="00004771" w:rsidRDefault="00C602C5" w:rsidP="00C602C5">
      <w:pPr>
        <w:spacing w:before="120"/>
        <w:jc w:val="both"/>
      </w:pPr>
      <w:r w:rsidRPr="00004771">
        <w:rPr>
          <w:i/>
          <w:iCs/>
          <w:lang w:val="ru"/>
        </w:rPr>
        <w:t>Пациенты пожилого возраста</w:t>
      </w:r>
    </w:p>
    <w:p w14:paraId="67B354DE" w14:textId="77777777" w:rsidR="00C602C5" w:rsidRPr="00004771" w:rsidRDefault="00C602C5" w:rsidP="00C602C5">
      <w:pPr>
        <w:spacing w:before="120"/>
        <w:ind w:firstLine="708"/>
        <w:jc w:val="both"/>
      </w:pPr>
      <w:r w:rsidRPr="00004771">
        <w:rPr>
          <w:lang w:val="ru"/>
        </w:rPr>
        <w:t>Из 1040 пациентов, участвовавших в клинических исследованиях по монотерапии препаратом Калквенс, 41% были старше 65 лет и моложе 75 лет, а 22% — старше 75 лет. Клинически значимых различий в отношении безопасности и эффективности терапии у пациентов в возрасте ≥ 65 лет и моложе не наблюдалось.</w:t>
      </w:r>
    </w:p>
    <w:p w14:paraId="65CBB944" w14:textId="77777777" w:rsidR="00C602C5" w:rsidRPr="00004771" w:rsidRDefault="00C602C5" w:rsidP="00C602C5">
      <w:pPr>
        <w:spacing w:before="120"/>
        <w:ind w:firstLine="708"/>
        <w:jc w:val="both"/>
      </w:pPr>
      <w:r w:rsidRPr="00004771">
        <w:rPr>
          <w:lang w:val="ru"/>
        </w:rPr>
        <w:t>Из 223 пациентов, участвовавших в клинических исследованиях препарата Калквенс в комбинации с терапией обинутузумабом, 47% были старше 65 лет и моложе 75 лет, а 26% — старше 75 лет. Клинически значимых различий в отношении безопасности и эффективности терапии у пациентов в возрасте ≥ 65 лет и моложе не наблюдалось.</w:t>
      </w:r>
    </w:p>
    <w:p w14:paraId="538F3FC4" w14:textId="77777777" w:rsidR="00C602C5" w:rsidRPr="00004771" w:rsidRDefault="00C602C5" w:rsidP="00C602C5">
      <w:pPr>
        <w:tabs>
          <w:tab w:val="left" w:pos="851"/>
        </w:tabs>
        <w:spacing w:before="120"/>
        <w:rPr>
          <w:i/>
        </w:rPr>
      </w:pPr>
      <w:r w:rsidRPr="00004771">
        <w:rPr>
          <w:bCs/>
          <w:i/>
          <w:lang w:val="ru"/>
        </w:rPr>
        <w:t>Передозировка</w:t>
      </w:r>
    </w:p>
    <w:p w14:paraId="398E28C8" w14:textId="77777777" w:rsidR="00C602C5" w:rsidRPr="00B31B6F" w:rsidRDefault="00C602C5" w:rsidP="00C602C5">
      <w:pPr>
        <w:spacing w:before="120"/>
        <w:ind w:firstLine="708"/>
        <w:jc w:val="both"/>
        <w:rPr>
          <w:lang w:val="ru"/>
        </w:rPr>
      </w:pPr>
      <w:r w:rsidRPr="00004771">
        <w:rPr>
          <w:lang w:val="ru"/>
        </w:rPr>
        <w:t>Специфического лечения на случай передозировки акалабрутиниба не существует, симптомы передозировки не установлены. В случае передозировки необходимо тщательное медицинское наблюдение за пациентами на предмет выявления признаков и симптомов нежелательных реакций и проведение соответствую</w:t>
      </w:r>
      <w:r>
        <w:rPr>
          <w:lang w:val="ru"/>
        </w:rPr>
        <w:t>щего симптоматического лечения.</w:t>
      </w:r>
      <w:r w:rsidRPr="00F05C63">
        <w:t xml:space="preserve"> </w:t>
      </w:r>
    </w:p>
    <w:p w14:paraId="1DBF4DAF" w14:textId="77777777" w:rsidR="00C602C5" w:rsidRDefault="00C602C5" w:rsidP="00CC6324">
      <w:pPr>
        <w:pStyle w:val="20"/>
        <w:numPr>
          <w:ilvl w:val="0"/>
          <w:numId w:val="0"/>
        </w:numPr>
        <w:spacing w:before="240"/>
        <w:rPr>
          <w:color w:val="000000" w:themeColor="text1"/>
          <w:szCs w:val="24"/>
        </w:rPr>
      </w:pPr>
      <w:bookmarkStart w:id="407" w:name="_Toc159973326"/>
      <w:r w:rsidRPr="00644E6F">
        <w:rPr>
          <w:color w:val="000000" w:themeColor="text1"/>
          <w:szCs w:val="24"/>
        </w:rPr>
        <w:t>Список литературы</w:t>
      </w:r>
      <w:bookmarkEnd w:id="404"/>
      <w:bookmarkEnd w:id="407"/>
    </w:p>
    <w:p w14:paraId="4F1401EC" w14:textId="77777777" w:rsidR="00C602C5" w:rsidRPr="008260B3" w:rsidRDefault="002B1FAF" w:rsidP="00C602C5">
      <w:pPr>
        <w:pStyle w:val="a5"/>
        <w:numPr>
          <w:ilvl w:val="0"/>
          <w:numId w:val="12"/>
        </w:numPr>
        <w:spacing w:before="100" w:beforeAutospacing="1"/>
        <w:jc w:val="both"/>
      </w:pPr>
      <w:hyperlink r:id="rId72" w:history="1">
        <w:r w:rsidR="00C602C5" w:rsidRPr="008260B3">
          <w:rPr>
            <w:rStyle w:val="aff"/>
            <w:rFonts w:eastAsia="MS Mincho"/>
            <w:color w:val="auto"/>
            <w:u w:val="none"/>
          </w:rPr>
          <w:t>https://www.ema.europa.eu/en/documents/product-information/calquence-epar-product-information_en.pdf</w:t>
        </w:r>
      </w:hyperlink>
    </w:p>
    <w:p w14:paraId="4D9AA249" w14:textId="77777777" w:rsidR="00C602C5" w:rsidRPr="008260B3" w:rsidRDefault="002B1FAF" w:rsidP="00C602C5">
      <w:pPr>
        <w:pStyle w:val="a5"/>
        <w:numPr>
          <w:ilvl w:val="0"/>
          <w:numId w:val="12"/>
        </w:numPr>
        <w:spacing w:before="100" w:beforeAutospacing="1"/>
        <w:jc w:val="both"/>
      </w:pPr>
      <w:hyperlink r:id="rId73" w:history="1">
        <w:r w:rsidR="00C602C5" w:rsidRPr="008260B3">
          <w:rPr>
            <w:rStyle w:val="aff"/>
            <w:rFonts w:eastAsia="MS Mincho"/>
            <w:color w:val="auto"/>
            <w:u w:val="none"/>
          </w:rPr>
          <w:t>https://www.ema.europa.eu/en/documents/assessment-report/calquence-epar-public-assessment-report_en.pdf</w:t>
        </w:r>
      </w:hyperlink>
    </w:p>
    <w:p w14:paraId="4050A568" w14:textId="77777777" w:rsidR="00C602C5" w:rsidRPr="008260B3" w:rsidRDefault="00C602C5" w:rsidP="00C602C5">
      <w:pPr>
        <w:pStyle w:val="af3"/>
        <w:numPr>
          <w:ilvl w:val="0"/>
          <w:numId w:val="12"/>
        </w:numPr>
        <w:jc w:val="both"/>
      </w:pPr>
      <w:r w:rsidRPr="008260B3">
        <w:rPr>
          <w:lang w:val="en-US"/>
        </w:rPr>
        <w:t xml:space="preserve">Ghia et al. ASCEND: The Phase 3, Randomized Trial of Acalabrutinib Versus Investigator’s Choice of Idelalisib Plus Rituximab or Bendamustine Plus Rituximab in Relapsed or Refractory CLL. </w:t>
      </w:r>
      <w:r w:rsidRPr="008260B3">
        <w:t>Abstract EHA 2019 LB2606;</w:t>
      </w:r>
    </w:p>
    <w:p w14:paraId="70E66D48" w14:textId="77777777" w:rsidR="00C602C5" w:rsidRPr="008260B3" w:rsidRDefault="00C602C5" w:rsidP="00C602C5">
      <w:pPr>
        <w:pStyle w:val="af3"/>
        <w:numPr>
          <w:ilvl w:val="0"/>
          <w:numId w:val="12"/>
        </w:numPr>
        <w:jc w:val="both"/>
      </w:pPr>
      <w:r w:rsidRPr="008260B3">
        <w:rPr>
          <w:lang w:val="en-US"/>
        </w:rPr>
        <w:t xml:space="preserve">M. Wang et al. Acalabrutinib in relapsed or refractory mantle cell lymphoma (ACE-LY-004): a single-arm, multicentre, phase 2 trial. </w:t>
      </w:r>
      <w:r w:rsidRPr="008260B3">
        <w:t>Lancet 2018; 391: 659-67</w:t>
      </w:r>
    </w:p>
    <w:p w14:paraId="52FB4F94" w14:textId="77777777" w:rsidR="00C602C5" w:rsidRPr="008260B3" w:rsidRDefault="00C602C5" w:rsidP="00C602C5">
      <w:pPr>
        <w:pStyle w:val="a5"/>
        <w:numPr>
          <w:ilvl w:val="0"/>
          <w:numId w:val="12"/>
        </w:numPr>
        <w:jc w:val="both"/>
      </w:pPr>
      <w:r w:rsidRPr="008260B3">
        <w:t>Поддубная И.В. и др. Исследование ELEVATE-TN. Новые данные по акалабрутинибу в 1-й линии терапии хронического лимфоцитарного лейкоза. Резолюция. Экспертный совет. Москва, 15 февраля 2020 г. Современная Онкология. 2020; 22 (1): 7-9</w:t>
      </w:r>
    </w:p>
    <w:p w14:paraId="0E28B450" w14:textId="77777777" w:rsidR="00C602C5" w:rsidRPr="008260B3" w:rsidRDefault="00C602C5" w:rsidP="00C602C5">
      <w:pPr>
        <w:pStyle w:val="a5"/>
        <w:numPr>
          <w:ilvl w:val="0"/>
          <w:numId w:val="12"/>
        </w:numPr>
        <w:jc w:val="both"/>
        <w:rPr>
          <w:lang w:val="en-US"/>
        </w:rPr>
      </w:pPr>
      <w:r w:rsidRPr="008260B3">
        <w:t>Репринт</w:t>
      </w:r>
      <w:r w:rsidRPr="008260B3">
        <w:rPr>
          <w:lang w:val="en-US"/>
        </w:rPr>
        <w:t xml:space="preserve"> </w:t>
      </w:r>
      <w:r w:rsidRPr="008260B3">
        <w:t>статьи</w:t>
      </w:r>
      <w:r w:rsidRPr="008260B3">
        <w:rPr>
          <w:lang w:val="en-US"/>
        </w:rPr>
        <w:t xml:space="preserve"> Lancet 2018; 391: 659–667 </w:t>
      </w:r>
      <w:r w:rsidR="00530D84">
        <w:fldChar w:fldCharType="begin"/>
      </w:r>
      <w:r w:rsidR="00530D84" w:rsidRPr="00530D84">
        <w:rPr>
          <w:lang w:val="en-US"/>
          <w:rPrChange w:id="408" w:author="Khasanova, Nailya" w:date="2024-09-03T09:01:00Z">
            <w:rPr/>
          </w:rPrChange>
        </w:rPr>
        <w:instrText xml:space="preserve"> HYPERLINK "https://med4share.ru/media/files/events/2020/ZL_2020/PDF/AstraZeneka/LY-004_Wang.pdf?ysclid=ls0uncf9vp162268178" </w:instrText>
      </w:r>
      <w:r w:rsidR="00530D84">
        <w:fldChar w:fldCharType="separate"/>
      </w:r>
      <w:r w:rsidRPr="008260B3">
        <w:rPr>
          <w:rStyle w:val="aff"/>
          <w:rFonts w:eastAsia="MS Mincho"/>
          <w:color w:val="auto"/>
          <w:u w:val="none"/>
          <w:lang w:val="en-US"/>
        </w:rPr>
        <w:t>LY-004_Wang.pdf (med4share.ru)</w:t>
      </w:r>
      <w:r w:rsidR="00530D84">
        <w:rPr>
          <w:rStyle w:val="aff"/>
          <w:rFonts w:eastAsia="MS Mincho"/>
          <w:color w:val="auto"/>
          <w:u w:val="none"/>
          <w:lang w:val="en-US"/>
        </w:rPr>
        <w:fldChar w:fldCharType="end"/>
      </w:r>
    </w:p>
    <w:p w14:paraId="4A9A28D8" w14:textId="77777777" w:rsidR="00C602C5" w:rsidRPr="008260B3" w:rsidRDefault="00C602C5" w:rsidP="00C602C5">
      <w:pPr>
        <w:pStyle w:val="a5"/>
        <w:numPr>
          <w:ilvl w:val="0"/>
          <w:numId w:val="12"/>
        </w:numPr>
        <w:shd w:val="clear" w:color="auto" w:fill="FFFFFF"/>
        <w:spacing w:before="100" w:beforeAutospacing="1" w:after="100" w:afterAutospacing="1"/>
        <w:jc w:val="both"/>
      </w:pPr>
      <w:r w:rsidRPr="008260B3">
        <w:rPr>
          <w:lang w:val="en-US"/>
        </w:rPr>
        <w:lastRenderedPageBreak/>
        <w:t xml:space="preserve">Jurczak W, Pluta A, Wach M, et al. Three-Year Follow-Up of the ASCEND Trial: Acalabrutinib vs Rituximab Plus Idelalisib or Bendamustine in Relapsed/Refractory Chronic Lymphocytic Leukemia. Oral presentation at: American Society of Hematology (ASH) Annual Meeting and Exposition; December 1114, 2021; virtual. </w:t>
      </w:r>
      <w:r w:rsidRPr="008260B3">
        <w:t>Abs: 393.</w:t>
      </w:r>
    </w:p>
    <w:p w14:paraId="171DC0C3" w14:textId="77777777" w:rsidR="00C602C5" w:rsidRPr="008260B3" w:rsidRDefault="00C602C5" w:rsidP="00C602C5">
      <w:pPr>
        <w:numPr>
          <w:ilvl w:val="0"/>
          <w:numId w:val="12"/>
        </w:numPr>
        <w:shd w:val="clear" w:color="auto" w:fill="FFFFFF"/>
        <w:spacing w:before="100" w:beforeAutospacing="1" w:after="100" w:afterAutospacing="1"/>
        <w:jc w:val="both"/>
        <w:rPr>
          <w:lang w:val="en-US"/>
        </w:rPr>
      </w:pPr>
      <w:r w:rsidRPr="008260B3">
        <w:rPr>
          <w:lang w:val="en-US"/>
        </w:rPr>
        <w:t>A Study of Acalabrutinib vs Investigator's Choice of Idelalisib Plus Rituximab or Bendamustine Plus Rituximab in R/R CLL. NCT identifier: NCT02970318. Available online. Accessed December 2021. http://ctv.veeva.com/study/a-study-of-acalabrutinib-vs-investigators-choice-of-idelalisib-plus-rituximab-or-bendamustine-plus</w:t>
      </w:r>
    </w:p>
    <w:p w14:paraId="6B78A798" w14:textId="77777777" w:rsidR="00C602C5" w:rsidRPr="008260B3" w:rsidRDefault="00C602C5" w:rsidP="00C602C5">
      <w:pPr>
        <w:pStyle w:val="a5"/>
        <w:numPr>
          <w:ilvl w:val="0"/>
          <w:numId w:val="12"/>
        </w:numPr>
        <w:shd w:val="clear" w:color="auto" w:fill="FFFFFF"/>
        <w:spacing w:before="100" w:beforeAutospacing="1" w:after="100" w:afterAutospacing="1"/>
        <w:jc w:val="both"/>
      </w:pPr>
      <w:r w:rsidRPr="008260B3">
        <w:rPr>
          <w:lang w:val="en-US"/>
        </w:rPr>
        <w:t>Ghia P, Pluta A, Wach M, et al. ASCEND: Phase III, Randomized Trial of Acalabrutinib Versus Idelalisib Plus Rituximab or Bendamustine Plus Rituximab in Relapsed or Refractory Chronic Lymphocytic Leukemia [published online ahead of print, 2020 May 27]. </w:t>
      </w:r>
      <w:r w:rsidRPr="008260B3">
        <w:rPr>
          <w:iCs/>
        </w:rPr>
        <w:t>J Clin Oncol</w:t>
      </w:r>
      <w:r w:rsidRPr="008260B3">
        <w:t>. 2020;38(25):2849- 2861</w:t>
      </w:r>
    </w:p>
    <w:p w14:paraId="0EC25940" w14:textId="77777777" w:rsidR="00C602C5" w:rsidRPr="008260B3" w:rsidRDefault="00C602C5" w:rsidP="00C602C5">
      <w:pPr>
        <w:pStyle w:val="a5"/>
        <w:numPr>
          <w:ilvl w:val="0"/>
          <w:numId w:val="12"/>
        </w:numPr>
        <w:shd w:val="clear" w:color="auto" w:fill="FFFFFF"/>
        <w:spacing w:before="100" w:beforeAutospacing="1" w:after="100" w:afterAutospacing="1"/>
        <w:jc w:val="both"/>
      </w:pPr>
      <w:r w:rsidRPr="008260B3">
        <w:t>https://www.pharmjournal.ru/jour/announcement/view/1009</w:t>
      </w:r>
    </w:p>
    <w:p w14:paraId="50E6966F" w14:textId="77777777" w:rsidR="00C602C5" w:rsidRPr="008260B3" w:rsidRDefault="00C602C5" w:rsidP="00C602C5">
      <w:pPr>
        <w:numPr>
          <w:ilvl w:val="0"/>
          <w:numId w:val="12"/>
        </w:numPr>
        <w:shd w:val="clear" w:color="auto" w:fill="FFFFFF"/>
        <w:spacing w:before="100" w:beforeAutospacing="1" w:after="100" w:afterAutospacing="1"/>
        <w:jc w:val="both"/>
      </w:pPr>
      <w:r w:rsidRPr="008260B3">
        <w:rPr>
          <w:lang w:val="en-US"/>
        </w:rPr>
        <w:t xml:space="preserve">gov. Study of Acalabrutinib (ACP-196) Versus Ibrutinib in Previously Treated Subjects With High Risk CLL. </w:t>
      </w:r>
      <w:r w:rsidRPr="008260B3">
        <w:t>NCT identifier: NCT02477696. Available online. Accessed December 2021.</w:t>
      </w:r>
    </w:p>
    <w:p w14:paraId="39260448" w14:textId="77777777" w:rsidR="00C602C5" w:rsidRPr="008260B3" w:rsidRDefault="00C602C5" w:rsidP="00C602C5">
      <w:pPr>
        <w:numPr>
          <w:ilvl w:val="0"/>
          <w:numId w:val="12"/>
        </w:numPr>
        <w:shd w:val="clear" w:color="auto" w:fill="FFFFFF"/>
        <w:spacing w:before="100" w:beforeAutospacing="1" w:after="100" w:afterAutospacing="1"/>
        <w:jc w:val="both"/>
      </w:pPr>
      <w:r w:rsidRPr="008260B3">
        <w:rPr>
          <w:lang w:val="en-US"/>
        </w:rPr>
        <w:t>Byrd JC, et al. Acalabrutinib Versus Ibrutinib in Previously Treated Chronic Lymphocytic Leukemia: Results of the First Randomized Phase III Trial. </w:t>
      </w:r>
      <w:r w:rsidRPr="008260B3">
        <w:rPr>
          <w:iCs/>
        </w:rPr>
        <w:t>J Clin Oncol</w:t>
      </w:r>
      <w:r w:rsidRPr="008260B3">
        <w:t>. 2021;39(31):3441-3452.</w:t>
      </w:r>
    </w:p>
    <w:p w14:paraId="027EFD7A" w14:textId="77777777" w:rsidR="00C602C5" w:rsidRPr="008260B3" w:rsidRDefault="00C602C5" w:rsidP="00C602C5">
      <w:pPr>
        <w:numPr>
          <w:ilvl w:val="0"/>
          <w:numId w:val="12"/>
        </w:numPr>
        <w:shd w:val="clear" w:color="auto" w:fill="FFFFFF"/>
        <w:spacing w:before="100" w:beforeAutospacing="1" w:after="100" w:afterAutospacing="1"/>
        <w:jc w:val="both"/>
      </w:pPr>
      <w:r w:rsidRPr="008260B3">
        <w:rPr>
          <w:lang w:val="en-US"/>
        </w:rPr>
        <w:t xml:space="preserve">Leukaemia Foundation. Richter’s Syndrome. Available online. </w:t>
      </w:r>
      <w:r w:rsidRPr="008260B3">
        <w:t>Accessed December 2021.</w:t>
      </w:r>
    </w:p>
    <w:p w14:paraId="5CCED117" w14:textId="77777777" w:rsidR="00C602C5" w:rsidRPr="008260B3" w:rsidRDefault="00C602C5" w:rsidP="00C602C5">
      <w:pPr>
        <w:pStyle w:val="a5"/>
        <w:numPr>
          <w:ilvl w:val="0"/>
          <w:numId w:val="12"/>
        </w:numPr>
        <w:jc w:val="both"/>
      </w:pPr>
      <w:r w:rsidRPr="008260B3">
        <w:rPr>
          <w:lang w:val="en-US"/>
        </w:rPr>
        <w:t xml:space="preserve">Seymour JF, Byrd J, Hillmen P, et al. Characterization of Bruton Tyrosine Kinase Inhibitor (BTKi)- Related Adverse Events in a Head-to-Head Trial of Acalabrutinib Versus Ibrutinib in Previously Treated Chronic Lymphocytic Leukemia (CLL). Poster presentation at: American Society of Hematology (ASH) Annual Meeting and Exposition; December 11-14, 2021; virtual. </w:t>
      </w:r>
      <w:r w:rsidRPr="008260B3">
        <w:t>Abs: 3721</w:t>
      </w:r>
    </w:p>
    <w:p w14:paraId="053839CD" w14:textId="77777777" w:rsidR="00C602C5" w:rsidRPr="008260B3" w:rsidRDefault="00C602C5" w:rsidP="00C602C5"/>
    <w:p w14:paraId="590E1ACE" w14:textId="77777777" w:rsidR="00C602C5" w:rsidRPr="008260B3" w:rsidRDefault="00C602C5" w:rsidP="00C602C5"/>
    <w:p w14:paraId="0D27268F" w14:textId="77777777" w:rsidR="00C602C5" w:rsidRPr="008260B3" w:rsidRDefault="00C602C5" w:rsidP="00C602C5"/>
    <w:p w14:paraId="31FEE7A2" w14:textId="3AE781BD" w:rsidR="00C602C5" w:rsidRDefault="00C602C5" w:rsidP="00C602C5"/>
    <w:p w14:paraId="5E690EAB" w14:textId="6BEB817F" w:rsidR="008260B3" w:rsidRDefault="008260B3" w:rsidP="00C602C5"/>
    <w:p w14:paraId="44D3DEAC" w14:textId="5C5EF1E3" w:rsidR="008260B3" w:rsidRDefault="008260B3" w:rsidP="00C602C5"/>
    <w:p w14:paraId="41727F16" w14:textId="69D8F6C4" w:rsidR="008260B3" w:rsidRDefault="008260B3" w:rsidP="00C602C5"/>
    <w:p w14:paraId="437FA26E" w14:textId="085BB466" w:rsidR="008260B3" w:rsidRDefault="008260B3" w:rsidP="00C602C5"/>
    <w:p w14:paraId="4124737D" w14:textId="77777777" w:rsidR="008260B3" w:rsidRPr="008260B3" w:rsidRDefault="008260B3" w:rsidP="00C602C5"/>
    <w:p w14:paraId="1B0907B9" w14:textId="77777777" w:rsidR="00C602C5" w:rsidRDefault="00C602C5" w:rsidP="00C602C5"/>
    <w:p w14:paraId="4479FDD4" w14:textId="77777777" w:rsidR="00C602C5" w:rsidRDefault="00C602C5" w:rsidP="00C602C5"/>
    <w:p w14:paraId="170B7BA5" w14:textId="77777777" w:rsidR="00C602C5" w:rsidRDefault="00C602C5" w:rsidP="00C602C5"/>
    <w:p w14:paraId="2E932350" w14:textId="77777777" w:rsidR="00C602C5" w:rsidRDefault="00C602C5" w:rsidP="00C602C5"/>
    <w:p w14:paraId="5DBE7AA5" w14:textId="77777777" w:rsidR="00C602C5" w:rsidRDefault="00C602C5" w:rsidP="00C602C5"/>
    <w:p w14:paraId="6F73E9D3" w14:textId="77777777" w:rsidR="00C602C5" w:rsidRDefault="00C602C5" w:rsidP="00C602C5"/>
    <w:p w14:paraId="4CDE3458" w14:textId="77777777" w:rsidR="00C602C5" w:rsidRDefault="00C602C5" w:rsidP="00C602C5"/>
    <w:p w14:paraId="038AF501" w14:textId="77777777" w:rsidR="00C602C5" w:rsidRDefault="00C602C5" w:rsidP="00C602C5"/>
    <w:p w14:paraId="04E5E376" w14:textId="77777777" w:rsidR="00C602C5" w:rsidRDefault="00C602C5" w:rsidP="00C602C5"/>
    <w:p w14:paraId="0253CCE9" w14:textId="77777777" w:rsidR="00C602C5" w:rsidRDefault="00C602C5" w:rsidP="00C602C5"/>
    <w:p w14:paraId="63E8AC1B" w14:textId="77777777" w:rsidR="00C602C5" w:rsidRDefault="00C602C5" w:rsidP="00C602C5"/>
    <w:p w14:paraId="701F811E" w14:textId="4748484E" w:rsidR="00C602C5" w:rsidRPr="00C1412D" w:rsidRDefault="00C602C5" w:rsidP="00C602C5">
      <w:pPr>
        <w:pStyle w:val="1"/>
        <w:rPr>
          <w:rStyle w:val="src"/>
          <w:color w:val="000000" w:themeColor="text1"/>
          <w:szCs w:val="24"/>
        </w:rPr>
      </w:pPr>
      <w:bookmarkStart w:id="409" w:name="_Toc115217982"/>
      <w:bookmarkStart w:id="410" w:name="_Toc159973327"/>
      <w:bookmarkEnd w:id="396"/>
      <w:r w:rsidRPr="00C1412D">
        <w:rPr>
          <w:rStyle w:val="src"/>
          <w:color w:val="000000" w:themeColor="text1"/>
          <w:szCs w:val="24"/>
        </w:rPr>
        <w:lastRenderedPageBreak/>
        <w:t>ОБСУЖДЕНИЕ ДАННЫХ И ИНСТРУКЦИИ ДЛЯ ИССЛЕДОВАТЕЛЯ</w:t>
      </w:r>
      <w:bookmarkEnd w:id="409"/>
      <w:bookmarkEnd w:id="410"/>
    </w:p>
    <w:p w14:paraId="03A94FAB" w14:textId="5BC48CB1" w:rsidR="00C602C5" w:rsidRPr="00C1412D" w:rsidRDefault="00C602C5" w:rsidP="008260B3">
      <w:pPr>
        <w:pStyle w:val="20"/>
        <w:spacing w:before="240"/>
        <w:rPr>
          <w:color w:val="000000" w:themeColor="text1"/>
          <w:szCs w:val="24"/>
        </w:rPr>
      </w:pPr>
      <w:bookmarkStart w:id="411" w:name="_Toc115217983"/>
      <w:bookmarkStart w:id="412" w:name="_Toc159973328"/>
      <w:r w:rsidRPr="00C1412D">
        <w:rPr>
          <w:color w:val="000000" w:themeColor="text1"/>
          <w:szCs w:val="24"/>
        </w:rPr>
        <w:t>Обсуждение данных доклинических исследований</w:t>
      </w:r>
      <w:bookmarkEnd w:id="411"/>
      <w:bookmarkEnd w:id="412"/>
    </w:p>
    <w:p w14:paraId="1161F8AA" w14:textId="77777777" w:rsidR="00C602C5" w:rsidRPr="002009E2" w:rsidRDefault="00C602C5" w:rsidP="00C602C5">
      <w:pPr>
        <w:tabs>
          <w:tab w:val="left" w:pos="567"/>
        </w:tabs>
        <w:jc w:val="both"/>
        <w:rPr>
          <w:rFonts w:asciiTheme="majorBidi" w:hAnsiTheme="majorBidi" w:cstheme="majorBidi"/>
        </w:rPr>
      </w:pPr>
      <w:bookmarkStart w:id="413" w:name="_Toc115217984"/>
      <w:bookmarkStart w:id="414" w:name="_Hlk484355353"/>
      <w:r>
        <w:rPr>
          <w:rFonts w:asciiTheme="majorBidi" w:hAnsiTheme="majorBidi" w:cstheme="majorBidi"/>
          <w:lang w:val="ru"/>
        </w:rPr>
        <w:tab/>
      </w:r>
      <w:r w:rsidRPr="002009E2">
        <w:rPr>
          <w:rFonts w:asciiTheme="majorBidi" w:hAnsiTheme="majorBidi" w:cstheme="majorBidi"/>
          <w:lang w:val="ru"/>
        </w:rPr>
        <w:t>Акалабрутиниб представляет собой высокоселективный ингибитор BTK. Фармакологическая значимость биологических видов для токсикологических исследований была установлена на животных моделях, в которых на первом плане было ингибирование BTK.</w:t>
      </w:r>
    </w:p>
    <w:p w14:paraId="768D454E" w14:textId="77777777" w:rsidR="00C602C5" w:rsidRPr="002009E2"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2009E2">
        <w:rPr>
          <w:rFonts w:asciiTheme="majorBidi" w:hAnsiTheme="majorBidi" w:cstheme="majorBidi"/>
          <w:lang w:val="ru"/>
        </w:rPr>
        <w:t>На крысах акалабрутиниб показал активность на модели адъювантного артрита. В этом исследовании было показано, что терапевтические дозы ассоциируются с полной занятостью рецепторов BTK. В ветеринарном исследовании на собаках со спонтанной В-клеточной лимфомой был показан противоопухолевый эффект. Полная занятость рецепторов BTK была продемонстрирована у обоих видов.</w:t>
      </w:r>
    </w:p>
    <w:p w14:paraId="24A8C057" w14:textId="77777777" w:rsidR="00C602C5" w:rsidRPr="002009E2"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2009E2">
        <w:rPr>
          <w:rFonts w:asciiTheme="majorBidi" w:hAnsiTheme="majorBidi" w:cstheme="majorBidi"/>
          <w:lang w:val="ru"/>
        </w:rPr>
        <w:t xml:space="preserve">Влияние на ЦНС и дыхательную систему не зарегистрировано. Что касается эффектов на сердечно-сосудистую систему, описано ингибирование следового тока hERG, получены значимые результаты в исследованиях </w:t>
      </w:r>
      <w:r w:rsidRPr="002009E2">
        <w:rPr>
          <w:rFonts w:asciiTheme="majorBidi" w:hAnsiTheme="majorBidi" w:cstheme="majorBidi"/>
          <w:i/>
          <w:iCs/>
          <w:lang w:val="ru"/>
        </w:rPr>
        <w:t>in vivo</w:t>
      </w:r>
      <w:r w:rsidRPr="002009E2">
        <w:rPr>
          <w:rFonts w:asciiTheme="majorBidi" w:hAnsiTheme="majorBidi" w:cstheme="majorBidi"/>
          <w:lang w:val="ru"/>
        </w:rPr>
        <w:t xml:space="preserve">(изменения в QTc в исследовании 2219-015 </w:t>
      </w:r>
      <w:r w:rsidRPr="002009E2">
        <w:rPr>
          <w:rFonts w:asciiTheme="majorBidi" w:hAnsiTheme="majorBidi" w:cstheme="majorBidi"/>
          <w:i/>
          <w:iCs/>
          <w:lang w:val="ru"/>
        </w:rPr>
        <w:t>in vivo</w:t>
      </w:r>
      <w:r w:rsidRPr="002009E2">
        <w:rPr>
          <w:rFonts w:asciiTheme="majorBidi" w:hAnsiTheme="majorBidi" w:cstheme="majorBidi"/>
          <w:lang w:val="ru"/>
        </w:rPr>
        <w:t>; изменения соответствующих параметров в исследовании 594019 для сердечно-сосудистых исходов; кардиологические результаты исследований токсичности повторных доз и фибрилляции/трепетания предсердий у человека; действие других ингибиторов BTK на сигнальный путь PI3K/Akt и его роль как критического регулятора функционирования ткани миокарда)</w:t>
      </w:r>
      <w:r>
        <w:rPr>
          <w:rFonts w:asciiTheme="majorBidi" w:hAnsiTheme="majorBidi" w:cstheme="majorBidi"/>
          <w:lang w:val="ru"/>
        </w:rPr>
        <w:t>.</w:t>
      </w:r>
    </w:p>
    <w:p w14:paraId="78E79EF2" w14:textId="77777777" w:rsidR="00C602C5" w:rsidRPr="002009E2"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2009E2">
        <w:rPr>
          <w:rFonts w:asciiTheme="majorBidi" w:hAnsiTheme="majorBidi" w:cstheme="majorBidi"/>
          <w:lang w:val="ru"/>
        </w:rPr>
        <w:t>Доклиническая данные по фармакокинетике акалабрутиниба были подробно исследованы. Важным с точки зрения оценки безопасности является исследование распределения на пигментированной крысе, которое показало связывание с меланином, приводящее к задержке субстанции в коже и глазах, что обусловило необходимость изучения фототоксического потенциала препарата.</w:t>
      </w:r>
    </w:p>
    <w:p w14:paraId="68C9A5D8" w14:textId="77777777" w:rsidR="00C602C5" w:rsidRPr="002009E2"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2009E2">
        <w:rPr>
          <w:rFonts w:asciiTheme="majorBidi" w:hAnsiTheme="majorBidi" w:cstheme="majorBidi"/>
          <w:lang w:val="ru"/>
        </w:rPr>
        <w:t xml:space="preserve">В исследовании баланса масс у человека ACP-5862 был идентифицирован как единственный метаболит, на долю которого приходилось &gt;10% от общей радиоактивности, связанной с акалабрутинибом, в плазме крови человека. В силу поздней идентификации этого основного метаболита его концентрация не изучалась в опорных исследованиях токсичности. На основании данных из исследований баланса масс сделан вывод, что именно этот метаболит присутствовал в организме обоих видов. Соотношение концентрации метаболит/исходная субстанция у крыс оказалось выше, чем у человека. У собак это соотношение ниже, чем у человека, что дает примерно одинаковый уровень концентрации при высокой дозе в исследованиях токсичности повторных доз и концентрации при клиническом лечении. Считается, что основной метаболит в достаточном объеме изучен в программе токсикологических исследований на крысах и собаках. Информация о метаболизме </w:t>
      </w:r>
      <w:r w:rsidRPr="002009E2">
        <w:rPr>
          <w:rFonts w:asciiTheme="majorBidi" w:hAnsiTheme="majorBidi" w:cstheme="majorBidi"/>
          <w:i/>
          <w:iCs/>
          <w:lang w:val="ru"/>
        </w:rPr>
        <w:t>in vivo</w:t>
      </w:r>
      <w:r w:rsidRPr="002009E2">
        <w:rPr>
          <w:rFonts w:asciiTheme="majorBidi" w:hAnsiTheme="majorBidi" w:cstheme="majorBidi"/>
          <w:lang w:val="ru"/>
        </w:rPr>
        <w:t xml:space="preserve"> в организме кролика, вида, используемого для оценки токсичности для эмбриофетального развития, не представлена. Однако основной метаболит ACP-5862 образовывался в условиях </w:t>
      </w:r>
      <w:r w:rsidRPr="000A28D8">
        <w:rPr>
          <w:rFonts w:asciiTheme="majorBidi" w:hAnsiTheme="majorBidi" w:cstheme="majorBidi"/>
          <w:i/>
          <w:lang w:val="ru"/>
        </w:rPr>
        <w:t xml:space="preserve">in vitro </w:t>
      </w:r>
      <w:r w:rsidRPr="002009E2">
        <w:rPr>
          <w:rFonts w:asciiTheme="majorBidi" w:hAnsiTheme="majorBidi" w:cstheme="majorBidi"/>
          <w:lang w:val="ru"/>
        </w:rPr>
        <w:t xml:space="preserve">в гепатоцитах кролика, и вполне вероятно, что он присутствует и в условиях </w:t>
      </w:r>
      <w:r w:rsidRPr="002009E2">
        <w:rPr>
          <w:rFonts w:asciiTheme="majorBidi" w:hAnsiTheme="majorBidi" w:cstheme="majorBidi"/>
          <w:i/>
          <w:iCs/>
          <w:lang w:val="ru"/>
        </w:rPr>
        <w:t>in vivo</w:t>
      </w:r>
      <w:r w:rsidRPr="002009E2">
        <w:rPr>
          <w:rFonts w:asciiTheme="majorBidi" w:hAnsiTheme="majorBidi" w:cstheme="majorBidi"/>
          <w:lang w:val="ru"/>
        </w:rPr>
        <w:t>.</w:t>
      </w:r>
    </w:p>
    <w:p w14:paraId="1AEC3A18" w14:textId="77777777" w:rsidR="00C602C5" w:rsidRPr="002009E2"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2009E2">
        <w:rPr>
          <w:rFonts w:asciiTheme="majorBidi" w:hAnsiTheme="majorBidi" w:cstheme="majorBidi"/>
          <w:lang w:val="ru"/>
        </w:rPr>
        <w:t>В высоких дозах акалабрутиниб не переносился крысами и собаками. Причиной смерти считалась острая почечная недостаточность и (или) кровоизлияние/воспаление/некроз миокарда. Механизм, приводящий к таким состояниям, не понятен.</w:t>
      </w:r>
    </w:p>
    <w:p w14:paraId="737D7066" w14:textId="77777777" w:rsidR="00C602C5" w:rsidRPr="002009E2"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2009E2">
        <w:rPr>
          <w:rFonts w:asciiTheme="majorBidi" w:hAnsiTheme="majorBidi" w:cstheme="majorBidi"/>
          <w:lang w:val="ru"/>
        </w:rPr>
        <w:t xml:space="preserve">У крыс при всех уровнях доз в поджелудочной железе отмечались микроскопические признаки поражения минимальной или легкой степени тяжести (кровоизлияния/пигментация/воспаление/фиброз в островках Лангерганса). В исследованиях продолжительностью до 6 месяцев наблюдались определенные явления в </w:t>
      </w:r>
      <w:r w:rsidRPr="002009E2">
        <w:rPr>
          <w:rFonts w:asciiTheme="majorBidi" w:hAnsiTheme="majorBidi" w:cstheme="majorBidi"/>
          <w:lang w:val="ru"/>
        </w:rPr>
        <w:lastRenderedPageBreak/>
        <w:t>почках, которые не относились к числу нежелательных (базофилия канальцев, дегенерация канальцев и воспаление), при этом доза препарата, не приводящая к развитию наблюдаемых нежелательных явлений (NOAEL) для крыс составляла 30 мг/кг/сут. Средняя концентрация (AUC) на уровне NOAEL у самцов и самок крыс соответствует 0,6х и 1х, соответственно, концентрации при клиническом лечении в рекомендуемой дозе 100 мг два раза в день, соответственно. Минимальная доза препарата, приводящая к развитию наблюдаемых нежелательных явлений (LOAEL), при которой наблюдались обратимые изменения в почках (умеренная тубулярная дегенерация) и печени (некроз отдельных гепатоцитов), в долговременном токсикологическом исследовании на крысах составила 100 мг/кг/сут и обеспечивала концентрацию, в 4,2 раза превышающую концентрацию при клиническом лечении в рекомендуемой дозе 100 мг дважды в день. В исследованиях продолжительностью 9 месяцев на собаках доза NOAEL составила 10 мг/кг/сут, что соответствует концентрации, в 3 раза превышающей концентрацию при клиническом лечении по показателям AUC при использовании в рекомендуемой клинической дозе. У собак, которые получали дозу 30 мг/кг/сут (9-кратное превышение клинического воздействия по показателям AUC), наблюдали минимальную дегенерацию почечных канальцев, небольшое снижение массы селезенки, преходящее минимальное или небольшое снижение массы клеток красной крови и повышение уровня АЛТ и ЩФ.</w:t>
      </w:r>
    </w:p>
    <w:p w14:paraId="2E4DF669" w14:textId="77777777" w:rsidR="00C602C5" w:rsidRPr="002009E2"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2009E2">
        <w:rPr>
          <w:rFonts w:asciiTheme="majorBidi" w:hAnsiTheme="majorBidi" w:cstheme="majorBidi"/>
          <w:lang w:val="ru"/>
        </w:rPr>
        <w:t>Несмотря на то, что наблюдения в отношении поджелудочной железы не имеют большого клинического значения для человека, эти показатели пр</w:t>
      </w:r>
      <w:r>
        <w:rPr>
          <w:rFonts w:asciiTheme="majorBidi" w:hAnsiTheme="majorBidi" w:cstheme="majorBidi"/>
          <w:lang w:val="ru"/>
        </w:rPr>
        <w:t>изнаны нежелательными явлениями</w:t>
      </w:r>
      <w:r w:rsidRPr="002009E2">
        <w:rPr>
          <w:rFonts w:asciiTheme="majorBidi" w:hAnsiTheme="majorBidi" w:cstheme="majorBidi"/>
          <w:lang w:val="ru"/>
        </w:rPr>
        <w:t>.</w:t>
      </w:r>
    </w:p>
    <w:p w14:paraId="7FF2EFA2" w14:textId="77777777" w:rsidR="00C602C5" w:rsidRPr="002009E2"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2009E2">
        <w:rPr>
          <w:rFonts w:asciiTheme="majorBidi" w:hAnsiTheme="majorBidi" w:cstheme="majorBidi"/>
          <w:lang w:val="ru"/>
        </w:rPr>
        <w:t>Токсическое поражение сердца у крыс (кровоизлияние/ воспаление/некроз миокарда) и собак (периваскулярное/васкулярное воспаление) наблюдалось только у животных, погибших в ходе исследований и получавших препарат в дозах, превышающих максимально переносимую дозу (МПД). У крыс и собак с кардиологическим поражением уровень концентрации был, соответственно, в 6,8 и 25 раз выше концентрации при клиническом лечении по показателям AUC. Обратимость изменений в сердце оценить не удалось, так как эти результаты отмечались тольк</w:t>
      </w:r>
      <w:r>
        <w:rPr>
          <w:rFonts w:asciiTheme="majorBidi" w:hAnsiTheme="majorBidi" w:cstheme="majorBidi"/>
          <w:lang w:val="ru"/>
        </w:rPr>
        <w:t xml:space="preserve">о на фоне доз, превышавших МПД. </w:t>
      </w:r>
      <w:r w:rsidRPr="002009E2">
        <w:rPr>
          <w:rFonts w:asciiTheme="majorBidi" w:hAnsiTheme="majorBidi" w:cstheme="majorBidi"/>
          <w:lang w:val="ru"/>
        </w:rPr>
        <w:t>В ходе клинических исследований также проводился мониторинг сердечной деятельности</w:t>
      </w:r>
      <w:r>
        <w:rPr>
          <w:rFonts w:asciiTheme="majorBidi" w:hAnsiTheme="majorBidi" w:cstheme="majorBidi"/>
          <w:lang w:val="ru"/>
        </w:rPr>
        <w:t>.</w:t>
      </w:r>
    </w:p>
    <w:p w14:paraId="25E023B9" w14:textId="77777777" w:rsidR="00C602C5" w:rsidRPr="002009E2" w:rsidRDefault="00C602C5" w:rsidP="00C602C5">
      <w:pPr>
        <w:tabs>
          <w:tab w:val="left" w:pos="567"/>
        </w:tabs>
        <w:jc w:val="both"/>
        <w:rPr>
          <w:rFonts w:asciiTheme="majorBidi" w:hAnsiTheme="majorBidi" w:cstheme="majorBidi"/>
          <w:lang w:val="ru"/>
        </w:rPr>
      </w:pPr>
      <w:r>
        <w:rPr>
          <w:rFonts w:asciiTheme="majorBidi" w:hAnsiTheme="majorBidi" w:cstheme="majorBidi"/>
          <w:lang w:val="ru"/>
        </w:rPr>
        <w:tab/>
      </w:r>
      <w:r w:rsidRPr="002009E2">
        <w:rPr>
          <w:rFonts w:asciiTheme="majorBidi" w:hAnsiTheme="majorBidi" w:cstheme="majorBidi"/>
          <w:lang w:val="ru"/>
        </w:rPr>
        <w:t>В исследовании токсичности многократного применения препарата на собаках у животных, получавших акалабрутиниб, отмечались отклонения в общем анализе крови, повышение АЛТ и ЩФ, снижение массы селезенки</w:t>
      </w:r>
      <w:r>
        <w:rPr>
          <w:rFonts w:asciiTheme="majorBidi" w:hAnsiTheme="majorBidi" w:cstheme="majorBidi"/>
          <w:lang w:val="ru"/>
        </w:rPr>
        <w:t>.</w:t>
      </w:r>
    </w:p>
    <w:p w14:paraId="22C72C14" w14:textId="77777777" w:rsidR="00C602C5" w:rsidRPr="002009E2"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2009E2">
        <w:rPr>
          <w:rFonts w:asciiTheme="majorBidi" w:hAnsiTheme="majorBidi" w:cstheme="majorBidi"/>
          <w:lang w:val="ru"/>
        </w:rPr>
        <w:t>У самцов и самок крыс при концентрации, в 10 или 9 раз превышающей концентрацию при клиническом лечении по показателям AUC при применении в рекомендуемой дозе, соответственно, влияние на фертильность не наблюдалось. У беременных крыс не наблюдалось влияния на эмбриофетальное развитие и выживаемость при концентрации, примерно в 9 раз превышающей показатели AUC у людей при применении в рекомендуемой дозе 100 мг два раза в день. В двух исследованиях репродуктивной функции на крысах при концентрации, в 2,3 раза превышающей концентрацию при клиническом лечении при применении в дозе 100 мг дважды в день, наблюдались патологические роды (затяжные/осложненные роды). В плазме крови плода крысы подтверждено обнаружение акалабрутиниба и его активного метаболита. Акалабрутиниб и его активный метаболит обнаруживались в г</w:t>
      </w:r>
      <w:r>
        <w:rPr>
          <w:rFonts w:asciiTheme="majorBidi" w:hAnsiTheme="majorBidi" w:cstheme="majorBidi"/>
          <w:lang w:val="ru"/>
        </w:rPr>
        <w:t xml:space="preserve">рудном молоке лактирующих крыс, в связи с этим </w:t>
      </w:r>
      <w:r w:rsidRPr="002009E2">
        <w:rPr>
          <w:rFonts w:asciiTheme="majorBidi" w:hAnsiTheme="majorBidi" w:cstheme="majorBidi"/>
          <w:lang w:val="ru"/>
        </w:rPr>
        <w:t>указана рекомендация женщинам не кормить грудью во время лечения и в течение 2 дней после приема последней дозы препарата.</w:t>
      </w:r>
    </w:p>
    <w:p w14:paraId="4DF2B3C3" w14:textId="77777777" w:rsidR="00C602C5" w:rsidRPr="002009E2" w:rsidRDefault="00C602C5" w:rsidP="00C602C5">
      <w:pPr>
        <w:tabs>
          <w:tab w:val="left" w:pos="567"/>
        </w:tabs>
        <w:jc w:val="both"/>
        <w:rPr>
          <w:rFonts w:asciiTheme="majorBidi" w:hAnsiTheme="majorBidi" w:cstheme="majorBidi"/>
        </w:rPr>
      </w:pPr>
      <w:r>
        <w:rPr>
          <w:rFonts w:asciiTheme="majorBidi" w:hAnsiTheme="majorBidi" w:cstheme="majorBidi"/>
        </w:rPr>
        <w:tab/>
      </w:r>
      <w:r w:rsidRPr="002009E2">
        <w:rPr>
          <w:rFonts w:asciiTheme="majorBidi" w:hAnsiTheme="majorBidi" w:cstheme="majorBidi"/>
          <w:lang w:val="ru"/>
        </w:rPr>
        <w:t xml:space="preserve">В исследовании токсичности для эмбриофетального развития на беременных самках кролика при концентрациях, вызывающих токсичное действие на материнский организм и </w:t>
      </w:r>
      <w:r w:rsidRPr="002009E2">
        <w:rPr>
          <w:rFonts w:asciiTheme="majorBidi" w:hAnsiTheme="majorBidi" w:cstheme="majorBidi"/>
          <w:lang w:val="ru"/>
        </w:rPr>
        <w:lastRenderedPageBreak/>
        <w:t>в 2,4 раза превышавших показатели AUC у человека при применении в рекомендуемой дозе, наблюдалось снижение массы тела плода и задержка окостенения.</w:t>
      </w:r>
    </w:p>
    <w:p w14:paraId="72E71807" w14:textId="77777777" w:rsidR="00C602C5" w:rsidRPr="002009E2"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2009E2">
        <w:rPr>
          <w:rFonts w:asciiTheme="majorBidi" w:hAnsiTheme="majorBidi" w:cstheme="majorBidi"/>
          <w:lang w:val="ru"/>
        </w:rPr>
        <w:t xml:space="preserve">В проведенных исследованиях генотоксичности акалабрутиниб не проявлял генотоксичности. Генотоксический потенциал основного для человека метаболита ACP-5862 специально не изучался. Однако в исследованиях генотоксичности </w:t>
      </w:r>
      <w:r w:rsidRPr="002009E2">
        <w:rPr>
          <w:rFonts w:asciiTheme="majorBidi" w:hAnsiTheme="majorBidi" w:cstheme="majorBidi"/>
          <w:i/>
          <w:iCs/>
          <w:lang w:val="ru"/>
        </w:rPr>
        <w:t>in vitro</w:t>
      </w:r>
      <w:r w:rsidRPr="002009E2">
        <w:rPr>
          <w:rFonts w:asciiTheme="majorBidi" w:hAnsiTheme="majorBidi" w:cstheme="majorBidi"/>
          <w:lang w:val="ru"/>
        </w:rPr>
        <w:t xml:space="preserve"> использовали смесь S9 крыс, а исследование генотоксичности </w:t>
      </w:r>
      <w:r w:rsidRPr="002009E2">
        <w:rPr>
          <w:rFonts w:asciiTheme="majorBidi" w:hAnsiTheme="majorBidi" w:cstheme="majorBidi"/>
          <w:i/>
          <w:iCs/>
          <w:lang w:val="ru"/>
        </w:rPr>
        <w:t>in vivo</w:t>
      </w:r>
      <w:r w:rsidRPr="002009E2">
        <w:rPr>
          <w:rFonts w:asciiTheme="majorBidi" w:hAnsiTheme="majorBidi" w:cstheme="majorBidi"/>
          <w:lang w:val="ru"/>
        </w:rPr>
        <w:t xml:space="preserve"> проводилось на крысах. Неизвестно, в каких концентрациях метаболит ACP-5862 мог бы обнаруживаться </w:t>
      </w:r>
      <w:r w:rsidRPr="000A28D8">
        <w:rPr>
          <w:rFonts w:asciiTheme="majorBidi" w:hAnsiTheme="majorBidi" w:cstheme="majorBidi"/>
          <w:i/>
          <w:lang w:val="ru"/>
        </w:rPr>
        <w:t xml:space="preserve">in vitro </w:t>
      </w:r>
      <w:r w:rsidRPr="002009E2">
        <w:rPr>
          <w:rFonts w:asciiTheme="majorBidi" w:hAnsiTheme="majorBidi" w:cstheme="majorBidi"/>
          <w:lang w:val="ru"/>
        </w:rPr>
        <w:t xml:space="preserve">в смеси S9. Однако в исследованиях </w:t>
      </w:r>
      <w:r w:rsidRPr="002009E2">
        <w:rPr>
          <w:rFonts w:asciiTheme="majorBidi" w:hAnsiTheme="majorBidi" w:cstheme="majorBidi"/>
          <w:i/>
          <w:iCs/>
          <w:lang w:val="ru"/>
        </w:rPr>
        <w:t>in vitro</w:t>
      </w:r>
      <w:r w:rsidRPr="002009E2">
        <w:rPr>
          <w:rFonts w:asciiTheme="majorBidi" w:hAnsiTheme="majorBidi" w:cstheme="majorBidi"/>
          <w:lang w:val="ru"/>
        </w:rPr>
        <w:t xml:space="preserve"> с микросомами печени человека отмечалось образование ACP-5862. Кроме того, этот метаболит обнаруживается </w:t>
      </w:r>
      <w:r w:rsidRPr="002009E2">
        <w:rPr>
          <w:rFonts w:asciiTheme="majorBidi" w:hAnsiTheme="majorBidi" w:cstheme="majorBidi"/>
          <w:i/>
          <w:iCs/>
          <w:lang w:val="ru"/>
        </w:rPr>
        <w:t xml:space="preserve">in vivo </w:t>
      </w:r>
      <w:r w:rsidRPr="002009E2">
        <w:rPr>
          <w:rFonts w:asciiTheme="majorBidi" w:hAnsiTheme="majorBidi" w:cstheme="majorBidi"/>
          <w:lang w:val="ru"/>
        </w:rPr>
        <w:t>у крыс и, предположительно, также образуется в смеси клеток печени S9 крыс in vitro. Метаболит ACP-5862 можно рассматривать, как соединение, которое не оказывает генотоксический эффект.</w:t>
      </w:r>
    </w:p>
    <w:p w14:paraId="2691BCBB" w14:textId="77777777" w:rsidR="00C602C5" w:rsidRPr="002009E2" w:rsidRDefault="00C602C5" w:rsidP="00C602C5">
      <w:pPr>
        <w:tabs>
          <w:tab w:val="left" w:pos="567"/>
        </w:tabs>
        <w:jc w:val="both"/>
        <w:rPr>
          <w:rFonts w:asciiTheme="majorBidi" w:hAnsiTheme="majorBidi" w:cstheme="majorBidi"/>
          <w:lang w:val="ru"/>
        </w:rPr>
      </w:pPr>
      <w:r>
        <w:rPr>
          <w:rFonts w:asciiTheme="majorBidi" w:hAnsiTheme="majorBidi" w:cstheme="majorBidi"/>
          <w:lang w:val="ru"/>
        </w:rPr>
        <w:tab/>
      </w:r>
      <w:r w:rsidRPr="002009E2">
        <w:rPr>
          <w:rFonts w:asciiTheme="majorBidi" w:hAnsiTheme="majorBidi" w:cstheme="majorBidi"/>
          <w:lang w:val="ru"/>
        </w:rPr>
        <w:t xml:space="preserve">Исследования канцерогенности акалабрутиниба не проводились. У пациентов, принимавших акалабрутиниб, выявлялись вторичные первичные </w:t>
      </w:r>
      <w:r>
        <w:rPr>
          <w:rFonts w:asciiTheme="majorBidi" w:hAnsiTheme="majorBidi" w:cstheme="majorBidi"/>
          <w:lang w:val="ru"/>
        </w:rPr>
        <w:t xml:space="preserve">злокачественные опухоли (ВПЗО), </w:t>
      </w:r>
      <w:r w:rsidRPr="002009E2">
        <w:rPr>
          <w:rFonts w:asciiTheme="majorBidi" w:hAnsiTheme="majorBidi" w:cstheme="majorBidi"/>
          <w:lang w:val="ru"/>
        </w:rPr>
        <w:t>которые могут рассматриваться как связанные с лечением. По согласованному мнению, изучение акалабрутиниба в рамках исследований канцерогенности на грызунах будет иметь ограниченную ценность и потому не требуется. Согласно имеющимся литературным данным, в этом механизме могут играть свою роль как риск, присущий самому заболеванию, так и роль В-лимфоцитов как в стимулировании, так и в торможении прогрессирования злокачественного процесса.</w:t>
      </w:r>
    </w:p>
    <w:p w14:paraId="400212E6" w14:textId="77777777" w:rsidR="00C602C5" w:rsidRPr="002009E2"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2009E2">
        <w:rPr>
          <w:rFonts w:asciiTheme="majorBidi" w:hAnsiTheme="majorBidi" w:cstheme="majorBidi"/>
          <w:lang w:val="ru"/>
        </w:rPr>
        <w:t>Акалабрутиниб не рекомендуется применять во время беременности</w:t>
      </w:r>
      <w:r>
        <w:rPr>
          <w:rFonts w:asciiTheme="majorBidi" w:hAnsiTheme="majorBidi" w:cstheme="majorBidi"/>
          <w:lang w:val="ru"/>
        </w:rPr>
        <w:t xml:space="preserve">. </w:t>
      </w:r>
      <w:r w:rsidRPr="002009E2">
        <w:rPr>
          <w:rFonts w:asciiTheme="majorBidi" w:hAnsiTheme="majorBidi" w:cstheme="majorBidi"/>
          <w:lang w:val="ru"/>
        </w:rPr>
        <w:t>У наиболее чувствительного вида животных — кролика — снижение массы тела плода и задержка окостенения скелета наблюдались при том же уровне концентрации, что и у человека. В связи с токсичностью для материнского организма дальнейшее увеличение концентрации у кроликов не представлялось возможным. В исследовании пре- и постнатального развития на крысах патологические роды и гибель потомства отмечались при дозах, в 2,4 раза превышающих концентрацию, наблюдаемую у человека. Дальнейшее обсуждение механистических аспектов не приводилось.</w:t>
      </w:r>
    </w:p>
    <w:p w14:paraId="2A9BC78A" w14:textId="77777777" w:rsidR="00C602C5" w:rsidRPr="002009E2"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2009E2">
        <w:rPr>
          <w:rFonts w:asciiTheme="majorBidi" w:hAnsiTheme="majorBidi" w:cstheme="majorBidi"/>
          <w:lang w:val="ru"/>
        </w:rPr>
        <w:t>Исследования местной переносимости не проводились. Акалабрутиниб будет вводиться перорально. В исследованиях токсичности повторных доз не получено результатов, свидетельствующих о плохой местной переносимости препарата. Отсутствие отдельных исследований местной переносимости допустимо.</w:t>
      </w:r>
    </w:p>
    <w:p w14:paraId="3542C5A3" w14:textId="77777777" w:rsidR="00C602C5" w:rsidRPr="002009E2" w:rsidRDefault="00C602C5" w:rsidP="00C602C5">
      <w:pPr>
        <w:tabs>
          <w:tab w:val="left" w:pos="567"/>
        </w:tabs>
        <w:jc w:val="both"/>
        <w:rPr>
          <w:rFonts w:asciiTheme="majorBidi" w:hAnsiTheme="majorBidi" w:cstheme="majorBidi"/>
          <w:lang w:val="ru"/>
        </w:rPr>
      </w:pPr>
      <w:r>
        <w:rPr>
          <w:rFonts w:asciiTheme="majorBidi" w:hAnsiTheme="majorBidi" w:cstheme="majorBidi"/>
          <w:lang w:val="ru"/>
        </w:rPr>
        <w:tab/>
      </w:r>
      <w:r w:rsidRPr="002009E2">
        <w:rPr>
          <w:rFonts w:asciiTheme="majorBidi" w:hAnsiTheme="majorBidi" w:cstheme="majorBidi"/>
          <w:lang w:val="ru"/>
        </w:rPr>
        <w:t>Иммунотоксичность акалабрутиниба не оценивалась, хотя известно, что BTK играет важную роль в активации В-лимфоцитов, а в исследованиях токсичности многократных доз использовались иммунологические конечные точки. Наблюдаемые эффекты, согласно описанию, частично или полностью разрешаются в период восстановления. В клинических исследованиях не зарегистрировано изменений в уровне IgM и IgG в сыворотке крови.</w:t>
      </w:r>
    </w:p>
    <w:p w14:paraId="5DA4C326" w14:textId="77777777" w:rsidR="00C602C5" w:rsidRPr="002009E2" w:rsidRDefault="00C602C5" w:rsidP="00C602C5">
      <w:pPr>
        <w:tabs>
          <w:tab w:val="left" w:pos="567"/>
        </w:tabs>
        <w:jc w:val="both"/>
        <w:rPr>
          <w:rFonts w:asciiTheme="majorBidi" w:hAnsiTheme="majorBidi" w:cstheme="majorBidi"/>
          <w:lang w:val="ru"/>
        </w:rPr>
      </w:pPr>
      <w:r>
        <w:rPr>
          <w:rFonts w:asciiTheme="majorBidi" w:hAnsiTheme="majorBidi" w:cstheme="majorBidi"/>
          <w:lang w:val="ru"/>
        </w:rPr>
        <w:tab/>
      </w:r>
      <w:r w:rsidRPr="002009E2">
        <w:rPr>
          <w:rFonts w:asciiTheme="majorBidi" w:hAnsiTheme="majorBidi" w:cstheme="majorBidi"/>
          <w:lang w:val="ru"/>
        </w:rPr>
        <w:t xml:space="preserve">Специальных исследований с основным для человека метаболитом (ACP-5862) не проводилось. Выполнено описание характеристик ACP-5862 после однократного приема внутрь. </w:t>
      </w:r>
      <w:r>
        <w:rPr>
          <w:rFonts w:asciiTheme="majorBidi" w:hAnsiTheme="majorBidi" w:cstheme="majorBidi"/>
          <w:lang w:val="ru"/>
        </w:rPr>
        <w:t>Есть</w:t>
      </w:r>
      <w:r w:rsidRPr="002009E2">
        <w:rPr>
          <w:rFonts w:asciiTheme="majorBidi" w:hAnsiTheme="majorBidi" w:cstheme="majorBidi"/>
          <w:lang w:val="ru"/>
        </w:rPr>
        <w:t xml:space="preserve"> данные, указывающие на то, что этот основной для человека метаболит образуется в условиях </w:t>
      </w:r>
      <w:r w:rsidRPr="002009E2">
        <w:rPr>
          <w:rFonts w:asciiTheme="majorBidi" w:hAnsiTheme="majorBidi" w:cstheme="majorBidi"/>
          <w:i/>
          <w:iCs/>
          <w:lang w:val="ru"/>
        </w:rPr>
        <w:t xml:space="preserve">in vitro </w:t>
      </w:r>
      <w:r w:rsidRPr="00260A72">
        <w:rPr>
          <w:rFonts w:asciiTheme="majorBidi" w:hAnsiTheme="majorBidi" w:cstheme="majorBidi"/>
          <w:iCs/>
          <w:lang w:val="ru"/>
        </w:rPr>
        <w:t>в</w:t>
      </w:r>
      <w:r w:rsidRPr="002009E2">
        <w:rPr>
          <w:rFonts w:asciiTheme="majorBidi" w:hAnsiTheme="majorBidi" w:cstheme="majorBidi"/>
          <w:i/>
          <w:iCs/>
          <w:lang w:val="ru"/>
        </w:rPr>
        <w:t xml:space="preserve"> </w:t>
      </w:r>
      <w:r w:rsidRPr="00DF2ED6">
        <w:rPr>
          <w:rFonts w:asciiTheme="majorBidi" w:hAnsiTheme="majorBidi" w:cstheme="majorBidi"/>
          <w:iCs/>
          <w:lang w:val="ru"/>
        </w:rPr>
        <w:t>гепатоцитах кролика</w:t>
      </w:r>
      <w:r w:rsidRPr="002009E2">
        <w:rPr>
          <w:rFonts w:asciiTheme="majorBidi" w:hAnsiTheme="majorBidi" w:cstheme="majorBidi"/>
          <w:i/>
          <w:iCs/>
          <w:lang w:val="ru"/>
        </w:rPr>
        <w:t>.</w:t>
      </w:r>
      <w:r w:rsidRPr="002009E2">
        <w:rPr>
          <w:rFonts w:asciiTheme="majorBidi" w:hAnsiTheme="majorBidi" w:cstheme="majorBidi"/>
          <w:lang w:val="ru"/>
        </w:rPr>
        <w:t xml:space="preserve"> По согласованному мнению, кролики, скорее всего, подвергались воздействию ACP-5862 в исследовании токсичности для эмбриофетального развития; данные свидетельствуют о достаточной концентрации метаболита в токсикологических исследованиях.</w:t>
      </w:r>
    </w:p>
    <w:p w14:paraId="14DF66D8" w14:textId="77777777" w:rsidR="00C602C5" w:rsidRPr="002009E2" w:rsidRDefault="00C602C5" w:rsidP="00C602C5">
      <w:pPr>
        <w:tabs>
          <w:tab w:val="left" w:pos="567"/>
        </w:tabs>
        <w:jc w:val="both"/>
        <w:rPr>
          <w:rFonts w:asciiTheme="majorBidi" w:hAnsiTheme="majorBidi" w:cstheme="majorBidi"/>
          <w:lang w:val="ru"/>
        </w:rPr>
      </w:pPr>
      <w:r>
        <w:rPr>
          <w:rFonts w:asciiTheme="majorBidi" w:hAnsiTheme="majorBidi" w:cstheme="majorBidi"/>
          <w:lang w:val="ru"/>
        </w:rPr>
        <w:tab/>
      </w:r>
      <w:r w:rsidRPr="002009E2">
        <w:rPr>
          <w:rFonts w:asciiTheme="majorBidi" w:hAnsiTheme="majorBidi" w:cstheme="majorBidi"/>
          <w:lang w:val="ru"/>
        </w:rPr>
        <w:t xml:space="preserve">Результаты в анализе обратных мутаций у бактерий для обоих продуктов деградации в конечном продукте, ACP-1049 и ACP-5134, были признаны отрицательными. ACP-1049 и ACP-5134 обнаруживались в 13-недельном исследовании токсичности повторных доз на крысах. Доза NOAEL в исследовании не была установлена, но наибольшая испытанная доза </w:t>
      </w:r>
      <w:r w:rsidRPr="002009E2">
        <w:rPr>
          <w:rFonts w:asciiTheme="majorBidi" w:hAnsiTheme="majorBidi" w:cstheme="majorBidi"/>
          <w:lang w:val="ru"/>
        </w:rPr>
        <w:lastRenderedPageBreak/>
        <w:t>составила 100 мг/кг/сут. Концентрация примесей составила 0,21 и 0,12% и, соответственно, они поступали в организм в дозе 0,21 и 0,12 мг/кг/сут. При пересчете на дозу 200 мг в сутки для человека с массой тела 50 кг эти концентрации составят 5,3 и 3,0%. Концентрации, в 8 и 5 раз превышающие предлагаемый предел спецификации (0,6 %), — это допустимые пределы, которые ранее не были точно известны. ACP-5541 регистрировался в 26-недельном исследовании токсичности повторных доз на крысах. Для самцов крыс доза NOAEL не установлена. Квалификационный предел был рассчитан для дозы 100 мг/кг, что является приемлемым. ACP- 5812 регистрировался в указанной примеси в исследовании с многократным введением препарата на крысах.</w:t>
      </w:r>
    </w:p>
    <w:p w14:paraId="59791E5F" w14:textId="77777777" w:rsidR="00C602C5" w:rsidRPr="002009E2" w:rsidRDefault="00C602C5" w:rsidP="00C602C5">
      <w:pPr>
        <w:pStyle w:val="00Paragraph"/>
        <w:spacing w:before="0" w:after="0" w:line="240" w:lineRule="auto"/>
        <w:ind w:firstLine="708"/>
        <w:jc w:val="both"/>
        <w:rPr>
          <w:highlight w:val="red"/>
          <w:lang w:val="ru-RU"/>
        </w:rPr>
      </w:pPr>
      <w:r w:rsidRPr="002009E2">
        <w:rPr>
          <w:rFonts w:asciiTheme="majorBidi" w:hAnsiTheme="majorBidi" w:cstheme="majorBidi"/>
          <w:lang w:val="ru"/>
        </w:rPr>
        <w:t xml:space="preserve">Акалабрутиниб давал положительный результат в анализ захвата нейтрального красного в клетках 3T3. </w:t>
      </w:r>
      <w:r>
        <w:rPr>
          <w:rFonts w:asciiTheme="majorBidi" w:hAnsiTheme="majorBidi" w:cstheme="majorBidi"/>
          <w:lang w:val="ru"/>
        </w:rPr>
        <w:t>К</w:t>
      </w:r>
      <w:r w:rsidRPr="002009E2">
        <w:rPr>
          <w:rFonts w:asciiTheme="majorBidi" w:hAnsiTheme="majorBidi" w:cstheme="majorBidi"/>
          <w:lang w:val="ru"/>
        </w:rPr>
        <w:t>онцентрация, которая дала положительный результат анализа (32,7 пг/мл), значительно превышает клиническую C</w:t>
      </w:r>
      <w:r w:rsidRPr="005A15F0">
        <w:rPr>
          <w:rFonts w:asciiTheme="majorBidi" w:hAnsiTheme="majorBidi" w:cstheme="majorBidi"/>
          <w:vertAlign w:val="subscript"/>
          <w:lang w:val="ru"/>
        </w:rPr>
        <w:t>max</w:t>
      </w:r>
      <w:r w:rsidRPr="002009E2">
        <w:rPr>
          <w:rFonts w:asciiTheme="majorBidi" w:hAnsiTheme="majorBidi" w:cstheme="majorBidi"/>
          <w:lang w:val="ru"/>
        </w:rPr>
        <w:t xml:space="preserve"> (0,47 мкг/мл). По имеющимся в настоящее время данным, существует потенциал фототоксического действия акалабрутиниба, однако ввиду отсутствия дальнейших испытаний на фототоксичность клиническую значимость данных анализа в клетках 3Т3 адекватно оценить не представляется возможным. По согласованному мнению, УФВ-индуцированная фототоксичность редко является проблемой для лекарственных препаратов системного воздействия из-за ограниченного проникновения за пределы эпидермиса. Однако показано, что акалабрутиниб связывается с меланином, который образуется в базальном слое эпидермиса, что вызывает опасения относительно возможного фототоксического потенциала акалабрутиниба</w:t>
      </w:r>
      <w:r>
        <w:rPr>
          <w:rFonts w:asciiTheme="majorBidi" w:hAnsiTheme="majorBidi" w:cstheme="majorBidi"/>
          <w:lang w:val="ru"/>
        </w:rPr>
        <w:t xml:space="preserve"> </w:t>
      </w:r>
      <w:r>
        <w:fldChar w:fldCharType="begin"/>
      </w:r>
      <w:r w:rsidRPr="00992324">
        <w:rPr>
          <w:lang w:val="ru-RU"/>
        </w:rPr>
        <w:instrText xml:space="preserve"> </w:instrText>
      </w:r>
      <w:r>
        <w:instrText>ADDIN</w:instrText>
      </w:r>
      <w:r w:rsidRPr="00992324">
        <w:rPr>
          <w:lang w:val="ru-RU"/>
        </w:rPr>
        <w:instrText xml:space="preserve"> </w:instrText>
      </w:r>
      <w:r>
        <w:instrText>ZOTERO</w:instrText>
      </w:r>
      <w:r w:rsidRPr="00992324">
        <w:rPr>
          <w:lang w:val="ru-RU"/>
        </w:rPr>
        <w:instrText>_</w:instrText>
      </w:r>
      <w:r>
        <w:instrText>ITEM</w:instrText>
      </w:r>
      <w:r w:rsidRPr="00992324">
        <w:rPr>
          <w:lang w:val="ru-RU"/>
        </w:rPr>
        <w:instrText xml:space="preserve"> </w:instrText>
      </w:r>
      <w:r>
        <w:instrText>CSL</w:instrText>
      </w:r>
      <w:r w:rsidRPr="00992324">
        <w:rPr>
          <w:lang w:val="ru-RU"/>
        </w:rPr>
        <w:instrText>_</w:instrText>
      </w:r>
      <w:r>
        <w:instrText>CITATION</w:instrText>
      </w:r>
      <w:r w:rsidRPr="00992324">
        <w:rPr>
          <w:lang w:val="ru-RU"/>
        </w:rPr>
        <w:instrText xml:space="preserve"> {"</w:instrText>
      </w:r>
      <w:r>
        <w:instrText>citationID</w:instrText>
      </w:r>
      <w:r w:rsidRPr="00992324">
        <w:rPr>
          <w:lang w:val="ru-RU"/>
        </w:rPr>
        <w:instrText>":"</w:instrText>
      </w:r>
      <w:r>
        <w:instrText>Y</w:instrText>
      </w:r>
      <w:r w:rsidRPr="00992324">
        <w:rPr>
          <w:lang w:val="ru-RU"/>
        </w:rPr>
        <w:instrText>2</w:instrText>
      </w:r>
      <w:r>
        <w:instrText>Vj</w:instrText>
      </w:r>
      <w:r w:rsidRPr="00992324">
        <w:rPr>
          <w:lang w:val="ru-RU"/>
        </w:rPr>
        <w:instrText>7</w:instrText>
      </w:r>
      <w:r>
        <w:instrText>xK</w:instrText>
      </w:r>
      <w:r w:rsidRPr="00992324">
        <w:rPr>
          <w:lang w:val="ru-RU"/>
        </w:rPr>
        <w:instrText>6","</w:instrText>
      </w:r>
      <w:r>
        <w:instrText>properties</w:instrText>
      </w:r>
      <w:r w:rsidRPr="00992324">
        <w:rPr>
          <w:lang w:val="ru-RU"/>
        </w:rPr>
        <w:instrText>":{"</w:instrText>
      </w:r>
      <w:r>
        <w:instrText>formattedCitation</w:instrText>
      </w:r>
      <w:r w:rsidRPr="00992324">
        <w:rPr>
          <w:lang w:val="ru-RU"/>
        </w:rPr>
        <w:instrText>":"[4,5]","</w:instrText>
      </w:r>
      <w:r>
        <w:instrText>plainCitation</w:instrText>
      </w:r>
      <w:r w:rsidRPr="00992324">
        <w:rPr>
          <w:lang w:val="ru-RU"/>
        </w:rPr>
        <w:instrText>":"[4,5]","</w:instrText>
      </w:r>
      <w:r>
        <w:instrText>noteIndex</w:instrText>
      </w:r>
      <w:r w:rsidRPr="00992324">
        <w:rPr>
          <w:lang w:val="ru-RU"/>
        </w:rPr>
        <w:instrText>":0},"</w:instrText>
      </w:r>
      <w:r>
        <w:instrText>citationItems</w:instrText>
      </w:r>
      <w:r w:rsidRPr="00992324">
        <w:rPr>
          <w:lang w:val="ru-RU"/>
        </w:rPr>
        <w:instrText>":[{"</w:instrText>
      </w:r>
      <w:r>
        <w:instrText>id</w:instrText>
      </w:r>
      <w:r w:rsidRPr="00992324">
        <w:rPr>
          <w:lang w:val="ru-RU"/>
        </w:rPr>
        <w:instrText>":2946,"</w:instrText>
      </w:r>
      <w:r>
        <w:instrText>uris</w:instrText>
      </w:r>
      <w:r w:rsidRPr="00992324">
        <w:rPr>
          <w:lang w:val="ru-RU"/>
        </w:rPr>
        <w:instrText>":["</w:instrText>
      </w:r>
      <w:r>
        <w:instrText>http</w:instrText>
      </w:r>
      <w:r w:rsidRPr="00992324">
        <w:rPr>
          <w:lang w:val="ru-RU"/>
        </w:rPr>
        <w:instrText>://</w:instrText>
      </w:r>
      <w:r>
        <w:instrText>zotero</w:instrText>
      </w:r>
      <w:r w:rsidRPr="00992324">
        <w:rPr>
          <w:lang w:val="ru-RU"/>
        </w:rPr>
        <w:instrText>.</w:instrText>
      </w:r>
      <w:r>
        <w:instrText>org</w:instrText>
      </w:r>
      <w:r w:rsidRPr="00992324">
        <w:rPr>
          <w:lang w:val="ru-RU"/>
        </w:rPr>
        <w:instrText>/</w:instrText>
      </w:r>
      <w:r>
        <w:instrText>users</w:instrText>
      </w:r>
      <w:r w:rsidRPr="00992324">
        <w:rPr>
          <w:lang w:val="ru-RU"/>
        </w:rPr>
        <w:instrText>/5483459/</w:instrText>
      </w:r>
      <w:r>
        <w:instrText>items</w:instrText>
      </w:r>
      <w:r w:rsidRPr="00992324">
        <w:rPr>
          <w:lang w:val="ru-RU"/>
        </w:rPr>
        <w:instrText>/</w:instrText>
      </w:r>
      <w:r>
        <w:instrText>SNKK</w:instrText>
      </w:r>
      <w:r w:rsidRPr="00992324">
        <w:rPr>
          <w:lang w:val="ru-RU"/>
        </w:rPr>
        <w:instrText>4</w:instrText>
      </w:r>
      <w:r>
        <w:instrText>SQ</w:instrText>
      </w:r>
      <w:r w:rsidRPr="00992324">
        <w:rPr>
          <w:lang w:val="ru-RU"/>
        </w:rPr>
        <w:instrText>8"],"</w:instrText>
      </w:r>
      <w:r>
        <w:instrText>itemData</w:instrText>
      </w:r>
      <w:r w:rsidRPr="00992324">
        <w:rPr>
          <w:lang w:val="ru-RU"/>
        </w:rPr>
        <w:instrText>":{"</w:instrText>
      </w:r>
      <w:r>
        <w:instrText>id</w:instrText>
      </w:r>
      <w:r w:rsidRPr="00992324">
        <w:rPr>
          <w:lang w:val="ru-RU"/>
        </w:rPr>
        <w:instrText>":2946,"</w:instrText>
      </w:r>
      <w:r>
        <w:instrText>type</w:instrText>
      </w:r>
      <w:r w:rsidRPr="00992324">
        <w:rPr>
          <w:lang w:val="ru-RU"/>
        </w:rPr>
        <w:instrText>":"</w:instrText>
      </w:r>
      <w:r>
        <w:instrText>article</w:instrText>
      </w:r>
      <w:r w:rsidRPr="00992324">
        <w:rPr>
          <w:lang w:val="ru-RU"/>
        </w:rPr>
        <w:instrText>-</w:instrText>
      </w:r>
      <w:r>
        <w:instrText>journal</w:instrText>
      </w:r>
      <w:r w:rsidRPr="00992324">
        <w:rPr>
          <w:lang w:val="ru-RU"/>
        </w:rPr>
        <w:instrText>","</w:instrText>
      </w:r>
      <w:r>
        <w:instrText>abstract</w:instrText>
      </w:r>
      <w:r w:rsidRPr="00992324">
        <w:rPr>
          <w:lang w:val="ru-RU"/>
        </w:rPr>
        <w:instrText>":"</w:instrText>
      </w:r>
      <w:r>
        <w:instrText>International</w:instrText>
      </w:r>
      <w:r w:rsidRPr="00992324">
        <w:rPr>
          <w:lang w:val="ru-RU"/>
        </w:rPr>
        <w:instrText xml:space="preserve"> </w:instrText>
      </w:r>
      <w:r>
        <w:instrText>trends</w:instrText>
      </w:r>
      <w:r w:rsidRPr="00992324">
        <w:rPr>
          <w:lang w:val="ru-RU"/>
        </w:rPr>
        <w:instrText xml:space="preserve"> </w:instrText>
      </w:r>
      <w:r>
        <w:instrText>in</w:instrText>
      </w:r>
      <w:r w:rsidRPr="00992324">
        <w:rPr>
          <w:lang w:val="ru-RU"/>
        </w:rPr>
        <w:instrText xml:space="preserve"> </w:instrText>
      </w:r>
      <w:r>
        <w:instrText>traditional</w:instrText>
      </w:r>
      <w:r w:rsidRPr="00992324">
        <w:rPr>
          <w:lang w:val="ru-RU"/>
        </w:rPr>
        <w:instrText xml:space="preserve"> </w:instrText>
      </w:r>
      <w:r>
        <w:instrText>diabetes</w:instrText>
      </w:r>
      <w:r w:rsidRPr="00992324">
        <w:rPr>
          <w:lang w:val="ru-RU"/>
        </w:rPr>
        <w:instrText xml:space="preserve"> </w:instrText>
      </w:r>
      <w:r>
        <w:instrText>complications</w:instrText>
      </w:r>
      <w:r w:rsidRPr="00992324">
        <w:rPr>
          <w:lang w:val="ru-RU"/>
        </w:rPr>
        <w:instrText xml:space="preserve"> (</w:instrText>
      </w:r>
      <w:r>
        <w:instrText>cardiovascular</w:instrText>
      </w:r>
      <w:r w:rsidRPr="00992324">
        <w:rPr>
          <w:lang w:val="ru-RU"/>
        </w:rPr>
        <w:instrText xml:space="preserve">, </w:instrText>
      </w:r>
      <w:r>
        <w:instrText>renal</w:instrText>
      </w:r>
      <w:r w:rsidRPr="00992324">
        <w:rPr>
          <w:lang w:val="ru-RU"/>
        </w:rPr>
        <w:instrText xml:space="preserve">, </w:instrText>
      </w:r>
      <w:r>
        <w:instrText>peripheral</w:instrText>
      </w:r>
      <w:r w:rsidRPr="00992324">
        <w:rPr>
          <w:lang w:val="ru-RU"/>
        </w:rPr>
        <w:instrText xml:space="preserve"> </w:instrText>
      </w:r>
      <w:r>
        <w:instrText>vascular</w:instrText>
      </w:r>
      <w:r w:rsidRPr="00992324">
        <w:rPr>
          <w:lang w:val="ru-RU"/>
        </w:rPr>
        <w:instrText xml:space="preserve">, </w:instrText>
      </w:r>
      <w:r>
        <w:instrText>ophthalmic</w:instrText>
      </w:r>
      <w:r w:rsidRPr="00992324">
        <w:rPr>
          <w:lang w:val="ru-RU"/>
        </w:rPr>
        <w:instrText xml:space="preserve">, </w:instrText>
      </w:r>
      <w:r>
        <w:instrText>hepatic</w:instrText>
      </w:r>
      <w:r w:rsidRPr="00992324">
        <w:rPr>
          <w:lang w:val="ru-RU"/>
        </w:rPr>
        <w:instrText xml:space="preserve"> </w:instrText>
      </w:r>
      <w:r>
        <w:instrText>or</w:instrText>
      </w:r>
      <w:r w:rsidRPr="00992324">
        <w:rPr>
          <w:lang w:val="ru-RU"/>
        </w:rPr>
        <w:instrText xml:space="preserve"> </w:instrText>
      </w:r>
      <w:r>
        <w:instrText>neurological</w:instrText>
      </w:r>
      <w:r w:rsidRPr="00992324">
        <w:rPr>
          <w:lang w:val="ru-RU"/>
        </w:rPr>
        <w:instrText xml:space="preserve"> </w:instrText>
      </w:r>
      <w:r>
        <w:instrText>diseases</w:instrText>
      </w:r>
      <w:r w:rsidRPr="00992324">
        <w:rPr>
          <w:lang w:val="ru-RU"/>
        </w:rPr>
        <w:instrText xml:space="preserve">) </w:instrText>
      </w:r>
      <w:r>
        <w:instrText>and</w:instrText>
      </w:r>
      <w:r w:rsidRPr="00992324">
        <w:rPr>
          <w:lang w:val="ru-RU"/>
        </w:rPr>
        <w:instrText xml:space="preserve"> </w:instrText>
      </w:r>
      <w:r>
        <w:instrText>mortality</w:instrText>
      </w:r>
      <w:r w:rsidRPr="00992324">
        <w:rPr>
          <w:lang w:val="ru-RU"/>
        </w:rPr>
        <w:instrText xml:space="preserve"> </w:instrText>
      </w:r>
      <w:r>
        <w:instrText>rates</w:instrText>
      </w:r>
      <w:r w:rsidRPr="00992324">
        <w:rPr>
          <w:lang w:val="ru-RU"/>
        </w:rPr>
        <w:instrText xml:space="preserve"> </w:instrText>
      </w:r>
      <w:r>
        <w:instrText>are</w:instrText>
      </w:r>
      <w:r w:rsidRPr="00992324">
        <w:rPr>
          <w:lang w:val="ru-RU"/>
        </w:rPr>
        <w:instrText xml:space="preserve"> </w:instrText>
      </w:r>
      <w:r>
        <w:instrText>poorly</w:instrText>
      </w:r>
      <w:r w:rsidRPr="00992324">
        <w:rPr>
          <w:lang w:val="ru-RU"/>
        </w:rPr>
        <w:instrText xml:space="preserve"> </w:instrText>
      </w:r>
      <w:r>
        <w:instrText>characterised</w:instrText>
      </w:r>
      <w:r w:rsidRPr="00992324">
        <w:rPr>
          <w:lang w:val="ru-RU"/>
        </w:rPr>
        <w:instrText xml:space="preserve">. </w:instrText>
      </w:r>
      <w:r>
        <w:instrText>An</w:instrText>
      </w:r>
      <w:r w:rsidRPr="00992324">
        <w:rPr>
          <w:lang w:val="ru-RU"/>
        </w:rPr>
        <w:instrText xml:space="preserve"> </w:instrText>
      </w:r>
      <w:r>
        <w:instrText>earlier</w:instrText>
      </w:r>
      <w:r w:rsidRPr="00992324">
        <w:rPr>
          <w:lang w:val="ru-RU"/>
        </w:rPr>
        <w:instrText xml:space="preserve"> </w:instrText>
      </w:r>
      <w:r>
        <w:instrText>review</w:instrText>
      </w:r>
      <w:r w:rsidRPr="00992324">
        <w:rPr>
          <w:lang w:val="ru-RU"/>
        </w:rPr>
        <w:instrText xml:space="preserve"> </w:instrText>
      </w:r>
      <w:r>
        <w:instrText>of</w:instrText>
      </w:r>
      <w:r w:rsidRPr="00992324">
        <w:rPr>
          <w:lang w:val="ru-RU"/>
        </w:rPr>
        <w:instrText xml:space="preserve"> </w:instrText>
      </w:r>
      <w:r>
        <w:instrText>studies</w:instrText>
      </w:r>
      <w:r w:rsidRPr="00992324">
        <w:rPr>
          <w:lang w:val="ru-RU"/>
        </w:rPr>
        <w:instrText xml:space="preserve"> </w:instrText>
      </w:r>
      <w:r>
        <w:instrText>published</w:instrText>
      </w:r>
      <w:r w:rsidRPr="00992324">
        <w:rPr>
          <w:lang w:val="ru-RU"/>
        </w:rPr>
        <w:instrText xml:space="preserve"> </w:instrText>
      </w:r>
      <w:r>
        <w:instrText>up</w:instrText>
      </w:r>
      <w:r w:rsidRPr="00992324">
        <w:rPr>
          <w:lang w:val="ru-RU"/>
        </w:rPr>
        <w:instrText xml:space="preserve"> </w:instrText>
      </w:r>
      <w:r>
        <w:instrText>to</w:instrText>
      </w:r>
      <w:r w:rsidRPr="00992324">
        <w:rPr>
          <w:lang w:val="ru-RU"/>
        </w:rPr>
        <w:instrText xml:space="preserve"> 2015 </w:instrText>
      </w:r>
      <w:r>
        <w:instrText>demonstrated</w:instrText>
      </w:r>
      <w:r w:rsidRPr="00992324">
        <w:rPr>
          <w:lang w:val="ru-RU"/>
        </w:rPr>
        <w:instrText xml:space="preserve"> </w:instrText>
      </w:r>
      <w:r>
        <w:instrText>that</w:instrText>
      </w:r>
      <w:r w:rsidRPr="00992324">
        <w:rPr>
          <w:lang w:val="ru-RU"/>
        </w:rPr>
        <w:instrText xml:space="preserve"> </w:instrText>
      </w:r>
      <w:r>
        <w:instrText>most</w:instrText>
      </w:r>
      <w:r w:rsidRPr="00992324">
        <w:rPr>
          <w:lang w:val="ru-RU"/>
        </w:rPr>
        <w:instrText xml:space="preserve"> </w:instrText>
      </w:r>
      <w:r>
        <w:instrText>data</w:instrText>
      </w:r>
      <w:r w:rsidRPr="00992324">
        <w:rPr>
          <w:lang w:val="ru-RU"/>
        </w:rPr>
        <w:instrText xml:space="preserve"> </w:instrText>
      </w:r>
      <w:r>
        <w:instrText>come</w:instrText>
      </w:r>
      <w:r w:rsidRPr="00992324">
        <w:rPr>
          <w:lang w:val="ru-RU"/>
        </w:rPr>
        <w:instrText xml:space="preserve"> </w:instrText>
      </w:r>
      <w:r>
        <w:instrText>from</w:instrText>
      </w:r>
      <w:r w:rsidRPr="00992324">
        <w:rPr>
          <w:lang w:val="ru-RU"/>
        </w:rPr>
        <w:instrText xml:space="preserve"> </w:instrText>
      </w:r>
      <w:r>
        <w:instrText>a</w:instrText>
      </w:r>
      <w:r w:rsidRPr="00992324">
        <w:rPr>
          <w:lang w:val="ru-RU"/>
        </w:rPr>
        <w:instrText xml:space="preserve"> </w:instrText>
      </w:r>
      <w:r>
        <w:instrText>dozen</w:instrText>
      </w:r>
      <w:r w:rsidRPr="00992324">
        <w:rPr>
          <w:lang w:val="ru-RU"/>
        </w:rPr>
        <w:instrText xml:space="preserve"> </w:instrText>
      </w:r>
      <w:r>
        <w:instrText>high</w:instrText>
      </w:r>
      <w:r w:rsidRPr="00992324">
        <w:rPr>
          <w:lang w:val="ru-RU"/>
        </w:rPr>
        <w:instrText>-</w:instrText>
      </w:r>
      <w:r>
        <w:instrText>income</w:instrText>
      </w:r>
      <w:r w:rsidRPr="00992324">
        <w:rPr>
          <w:lang w:val="ru-RU"/>
        </w:rPr>
        <w:instrText xml:space="preserve"> </w:instrText>
      </w:r>
      <w:r>
        <w:instrText>countries</w:instrText>
      </w:r>
      <w:r w:rsidRPr="00992324">
        <w:rPr>
          <w:lang w:val="ru-RU"/>
        </w:rPr>
        <w:instrText xml:space="preserve"> (</w:instrText>
      </w:r>
      <w:r>
        <w:instrText>HICs</w:instrText>
      </w:r>
      <w:r w:rsidRPr="00992324">
        <w:rPr>
          <w:lang w:val="ru-RU"/>
        </w:rPr>
        <w:instrText xml:space="preserve">) </w:instrText>
      </w:r>
      <w:r>
        <w:instrText>in</w:instrText>
      </w:r>
      <w:r w:rsidRPr="00992324">
        <w:rPr>
          <w:lang w:val="ru-RU"/>
        </w:rPr>
        <w:instrText xml:space="preserve"> </w:instrText>
      </w:r>
      <w:r>
        <w:instrText>North</w:instrText>
      </w:r>
      <w:r w:rsidRPr="00992324">
        <w:rPr>
          <w:lang w:val="ru-RU"/>
        </w:rPr>
        <w:instrText xml:space="preserve"> </w:instrText>
      </w:r>
      <w:r>
        <w:instrText>America</w:instrText>
      </w:r>
      <w:r w:rsidRPr="00992324">
        <w:rPr>
          <w:lang w:val="ru-RU"/>
        </w:rPr>
        <w:instrText xml:space="preserve">, </w:instrText>
      </w:r>
      <w:r>
        <w:instrText>Europe</w:instrText>
      </w:r>
      <w:r w:rsidRPr="00992324">
        <w:rPr>
          <w:lang w:val="ru-RU"/>
        </w:rPr>
        <w:instrText xml:space="preserve"> </w:instrText>
      </w:r>
      <w:r>
        <w:instrText>or</w:instrText>
      </w:r>
      <w:r w:rsidRPr="00992324">
        <w:rPr>
          <w:lang w:val="ru-RU"/>
        </w:rPr>
        <w:instrText xml:space="preserve"> </w:instrText>
      </w:r>
      <w:r>
        <w:instrText>the</w:instrText>
      </w:r>
      <w:r w:rsidRPr="00992324">
        <w:rPr>
          <w:lang w:val="ru-RU"/>
        </w:rPr>
        <w:instrText xml:space="preserve"> </w:instrText>
      </w:r>
      <w:r>
        <w:instrText>Asia</w:instrText>
      </w:r>
      <w:r w:rsidRPr="00992324">
        <w:rPr>
          <w:lang w:val="ru-RU"/>
        </w:rPr>
        <w:instrText>–</w:instrText>
      </w:r>
      <w:r>
        <w:instrText>Pacific</w:instrText>
      </w:r>
      <w:r w:rsidRPr="00992324">
        <w:rPr>
          <w:lang w:val="ru-RU"/>
        </w:rPr>
        <w:instrText xml:space="preserve"> </w:instrText>
      </w:r>
      <w:r>
        <w:instrText>region</w:instrText>
      </w:r>
      <w:r w:rsidRPr="00992324">
        <w:rPr>
          <w:lang w:val="ru-RU"/>
        </w:rPr>
        <w:instrText xml:space="preserve"> </w:instrText>
      </w:r>
      <w:r>
        <w:instrText>and</w:instrText>
      </w:r>
      <w:r w:rsidRPr="00992324">
        <w:rPr>
          <w:lang w:val="ru-RU"/>
        </w:rPr>
        <w:instrText xml:space="preserve"> </w:instrText>
      </w:r>
      <w:r>
        <w:instrText>that</w:instrText>
      </w:r>
      <w:r w:rsidRPr="00992324">
        <w:rPr>
          <w:lang w:val="ru-RU"/>
        </w:rPr>
        <w:instrText xml:space="preserve">, </w:instrText>
      </w:r>
      <w:r>
        <w:instrText>in</w:instrText>
      </w:r>
      <w:r w:rsidRPr="00992324">
        <w:rPr>
          <w:lang w:val="ru-RU"/>
        </w:rPr>
        <w:instrText xml:space="preserve"> </w:instrText>
      </w:r>
      <w:r>
        <w:instrText>these</w:instrText>
      </w:r>
      <w:r w:rsidRPr="00992324">
        <w:rPr>
          <w:lang w:val="ru-RU"/>
        </w:rPr>
        <w:instrText xml:space="preserve"> </w:instrText>
      </w:r>
      <w:r>
        <w:instrText>countries</w:instrText>
      </w:r>
      <w:r w:rsidRPr="00992324">
        <w:rPr>
          <w:lang w:val="ru-RU"/>
        </w:rPr>
        <w:instrText xml:space="preserve"> </w:instrText>
      </w:r>
      <w:r>
        <w:instrText>at</w:instrText>
      </w:r>
      <w:r w:rsidRPr="00992324">
        <w:rPr>
          <w:lang w:val="ru-RU"/>
        </w:rPr>
        <w:instrText xml:space="preserve"> </w:instrText>
      </w:r>
      <w:r>
        <w:instrText>least</w:instrText>
      </w:r>
      <w:r w:rsidRPr="00992324">
        <w:rPr>
          <w:lang w:val="ru-RU"/>
        </w:rPr>
        <w:instrText xml:space="preserve">, </w:instrText>
      </w:r>
      <w:r>
        <w:instrText>rates</w:instrText>
      </w:r>
      <w:r w:rsidRPr="00992324">
        <w:rPr>
          <w:lang w:val="ru-RU"/>
        </w:rPr>
        <w:instrText xml:space="preserve"> </w:instrText>
      </w:r>
      <w:r>
        <w:instrText>of</w:instrText>
      </w:r>
      <w:r w:rsidRPr="00992324">
        <w:rPr>
          <w:lang w:val="ru-RU"/>
        </w:rPr>
        <w:instrText xml:space="preserve"> </w:instrText>
      </w:r>
      <w:r>
        <w:instrText>acute</w:instrText>
      </w:r>
      <w:r w:rsidRPr="00992324">
        <w:rPr>
          <w:lang w:val="ru-RU"/>
        </w:rPr>
        <w:instrText xml:space="preserve"> </w:instrText>
      </w:r>
      <w:r>
        <w:instrText>glycaemic</w:instrText>
      </w:r>
      <w:r w:rsidRPr="00992324">
        <w:rPr>
          <w:lang w:val="ru-RU"/>
        </w:rPr>
        <w:instrText xml:space="preserve"> </w:instrText>
      </w:r>
      <w:r>
        <w:instrText>fluctuations</w:instrText>
      </w:r>
      <w:r w:rsidRPr="00992324">
        <w:rPr>
          <w:lang w:val="ru-RU"/>
        </w:rPr>
        <w:instrText xml:space="preserve"> </w:instrText>
      </w:r>
      <w:r>
        <w:instrText>needing</w:instrText>
      </w:r>
      <w:r w:rsidRPr="00992324">
        <w:rPr>
          <w:lang w:val="ru-RU"/>
        </w:rPr>
        <w:instrText xml:space="preserve"> </w:instrText>
      </w:r>
      <w:r>
        <w:instrText>medical</w:instrText>
      </w:r>
      <w:r w:rsidRPr="00992324">
        <w:rPr>
          <w:lang w:val="ru-RU"/>
        </w:rPr>
        <w:instrText xml:space="preserve"> </w:instrText>
      </w:r>
      <w:r>
        <w:instrText>attention</w:instrText>
      </w:r>
      <w:r w:rsidRPr="00992324">
        <w:rPr>
          <w:lang w:val="ru-RU"/>
        </w:rPr>
        <w:instrText xml:space="preserve"> </w:instrText>
      </w:r>
      <w:r>
        <w:instrText>and</w:instrText>
      </w:r>
      <w:r w:rsidRPr="00992324">
        <w:rPr>
          <w:lang w:val="ru-RU"/>
        </w:rPr>
        <w:instrText xml:space="preserve"> </w:instrText>
      </w:r>
      <w:r>
        <w:instrText>amputations</w:instrText>
      </w:r>
      <w:r w:rsidRPr="00992324">
        <w:rPr>
          <w:lang w:val="ru-RU"/>
        </w:rPr>
        <w:instrText xml:space="preserve">, </w:instrText>
      </w:r>
      <w:r>
        <w:instrText>myocardial</w:instrText>
      </w:r>
      <w:r w:rsidRPr="00992324">
        <w:rPr>
          <w:lang w:val="ru-RU"/>
        </w:rPr>
        <w:instrText xml:space="preserve"> </w:instrText>
      </w:r>
      <w:r>
        <w:instrText>infarction</w:instrText>
      </w:r>
      <w:r w:rsidRPr="00992324">
        <w:rPr>
          <w:lang w:val="ru-RU"/>
        </w:rPr>
        <w:instrText xml:space="preserve"> </w:instrText>
      </w:r>
      <w:r>
        <w:instrText>and</w:instrText>
      </w:r>
      <w:r w:rsidRPr="00992324">
        <w:rPr>
          <w:lang w:val="ru-RU"/>
        </w:rPr>
        <w:instrText xml:space="preserve"> </w:instrText>
      </w:r>
      <w:r>
        <w:instrText>mortality</w:instrText>
      </w:r>
      <w:r w:rsidRPr="00992324">
        <w:rPr>
          <w:lang w:val="ru-RU"/>
        </w:rPr>
        <w:instrText xml:space="preserve"> </w:instrText>
      </w:r>
      <w:r>
        <w:instrText>were</w:instrText>
      </w:r>
      <w:r w:rsidRPr="00992324">
        <w:rPr>
          <w:lang w:val="ru-RU"/>
        </w:rPr>
        <w:instrText xml:space="preserve"> </w:instrText>
      </w:r>
      <w:r>
        <w:instrText>all</w:instrText>
      </w:r>
      <w:r w:rsidRPr="00992324">
        <w:rPr>
          <w:lang w:val="ru-RU"/>
        </w:rPr>
        <w:instrText xml:space="preserve"> </w:instrText>
      </w:r>
      <w:r>
        <w:instrText>declining</w:instrText>
      </w:r>
      <w:r w:rsidRPr="00992324">
        <w:rPr>
          <w:lang w:val="ru-RU"/>
        </w:rPr>
        <w:instrText xml:space="preserve"> </w:instrText>
      </w:r>
      <w:r>
        <w:instrText>over</w:instrText>
      </w:r>
      <w:r w:rsidRPr="00992324">
        <w:rPr>
          <w:lang w:val="ru-RU"/>
        </w:rPr>
        <w:instrText xml:space="preserve"> </w:instrText>
      </w:r>
      <w:r>
        <w:instrText>the</w:instrText>
      </w:r>
      <w:r w:rsidRPr="00992324">
        <w:rPr>
          <w:lang w:val="ru-RU"/>
        </w:rPr>
        <w:instrText xml:space="preserve"> </w:instrText>
      </w:r>
      <w:r>
        <w:instrText>period</w:instrText>
      </w:r>
      <w:r w:rsidRPr="00992324">
        <w:rPr>
          <w:lang w:val="ru-RU"/>
        </w:rPr>
        <w:instrText xml:space="preserve">. </w:instrText>
      </w:r>
      <w:r>
        <w:instrText>Here</w:instrText>
      </w:r>
      <w:r w:rsidRPr="00992324">
        <w:rPr>
          <w:lang w:val="ru-RU"/>
        </w:rPr>
        <w:instrText xml:space="preserve">, </w:instrText>
      </w:r>
      <w:r>
        <w:instrText>we</w:instrText>
      </w:r>
      <w:r w:rsidRPr="00992324">
        <w:rPr>
          <w:lang w:val="ru-RU"/>
        </w:rPr>
        <w:instrText xml:space="preserve"> </w:instrText>
      </w:r>
      <w:r>
        <w:instrText>provide</w:instrText>
      </w:r>
      <w:r w:rsidRPr="00992324">
        <w:rPr>
          <w:lang w:val="ru-RU"/>
        </w:rPr>
        <w:instrText xml:space="preserve"> </w:instrText>
      </w:r>
      <w:r>
        <w:instrText>an</w:instrText>
      </w:r>
      <w:r w:rsidRPr="00992324">
        <w:rPr>
          <w:lang w:val="ru-RU"/>
        </w:rPr>
        <w:instrText xml:space="preserve"> </w:instrText>
      </w:r>
      <w:r>
        <w:instrText>updated</w:instrText>
      </w:r>
      <w:r w:rsidRPr="00992324">
        <w:rPr>
          <w:lang w:val="ru-RU"/>
        </w:rPr>
        <w:instrText xml:space="preserve"> </w:instrText>
      </w:r>
      <w:r>
        <w:instrText>review</w:instrText>
      </w:r>
      <w:r w:rsidRPr="00992324">
        <w:rPr>
          <w:lang w:val="ru-RU"/>
        </w:rPr>
        <w:instrText xml:space="preserve"> </w:instrText>
      </w:r>
      <w:r>
        <w:instrText>of</w:instrText>
      </w:r>
      <w:r w:rsidRPr="00992324">
        <w:rPr>
          <w:lang w:val="ru-RU"/>
        </w:rPr>
        <w:instrText xml:space="preserve"> </w:instrText>
      </w:r>
      <w:r>
        <w:instrText>published</w:instrText>
      </w:r>
      <w:r w:rsidRPr="00992324">
        <w:rPr>
          <w:lang w:val="ru-RU"/>
        </w:rPr>
        <w:instrText xml:space="preserve"> </w:instrText>
      </w:r>
      <w:r>
        <w:instrText>literature</w:instrText>
      </w:r>
      <w:r w:rsidRPr="00992324">
        <w:rPr>
          <w:lang w:val="ru-RU"/>
        </w:rPr>
        <w:instrText xml:space="preserve"> </w:instrText>
      </w:r>
      <w:r>
        <w:instrText>on</w:instrText>
      </w:r>
      <w:r w:rsidRPr="00992324">
        <w:rPr>
          <w:lang w:val="ru-RU"/>
        </w:rPr>
        <w:instrText xml:space="preserve"> </w:instrText>
      </w:r>
      <w:r>
        <w:instrText>trends</w:instrText>
      </w:r>
      <w:r w:rsidRPr="00992324">
        <w:rPr>
          <w:lang w:val="ru-RU"/>
        </w:rPr>
        <w:instrText xml:space="preserve"> </w:instrText>
      </w:r>
      <w:r>
        <w:instrText>in</w:instrText>
      </w:r>
      <w:r w:rsidRPr="00992324">
        <w:rPr>
          <w:lang w:val="ru-RU"/>
        </w:rPr>
        <w:instrText xml:space="preserve"> </w:instrText>
      </w:r>
      <w:r>
        <w:instrText>type</w:instrText>
      </w:r>
      <w:r w:rsidRPr="00992324">
        <w:rPr>
          <w:lang w:val="ru-RU"/>
        </w:rPr>
        <w:instrText xml:space="preserve"> 2 </w:instrText>
      </w:r>
      <w:r>
        <w:instrText>diabetes</w:instrText>
      </w:r>
      <w:r w:rsidRPr="00992324">
        <w:rPr>
          <w:lang w:val="ru-RU"/>
        </w:rPr>
        <w:instrText xml:space="preserve"> </w:instrText>
      </w:r>
      <w:r>
        <w:instrText>complications</w:instrText>
      </w:r>
      <w:r w:rsidRPr="00992324">
        <w:rPr>
          <w:lang w:val="ru-RU"/>
        </w:rPr>
        <w:instrText xml:space="preserve"> </w:instrText>
      </w:r>
      <w:r>
        <w:instrText>and</w:instrText>
      </w:r>
      <w:r w:rsidRPr="00992324">
        <w:rPr>
          <w:lang w:val="ru-RU"/>
        </w:rPr>
        <w:instrText xml:space="preserve"> </w:instrText>
      </w:r>
      <w:r>
        <w:instrText>mortality</w:instrText>
      </w:r>
      <w:r w:rsidRPr="00992324">
        <w:rPr>
          <w:lang w:val="ru-RU"/>
        </w:rPr>
        <w:instrText xml:space="preserve"> </w:instrText>
      </w:r>
      <w:r>
        <w:instrText>in</w:instrText>
      </w:r>
      <w:r w:rsidRPr="00992324">
        <w:rPr>
          <w:lang w:val="ru-RU"/>
        </w:rPr>
        <w:instrText xml:space="preserve"> </w:instrText>
      </w:r>
      <w:r>
        <w:instrText>adults</w:instrText>
      </w:r>
      <w:r w:rsidRPr="00992324">
        <w:rPr>
          <w:lang w:val="ru-RU"/>
        </w:rPr>
        <w:instrText xml:space="preserve"> </w:instrText>
      </w:r>
      <w:r>
        <w:instrText>since</w:instrText>
      </w:r>
      <w:r w:rsidRPr="00992324">
        <w:rPr>
          <w:lang w:val="ru-RU"/>
        </w:rPr>
        <w:instrText xml:space="preserve"> 2015. </w:instrText>
      </w:r>
      <w:r>
        <w:instrText>We</w:instrText>
      </w:r>
      <w:r w:rsidRPr="00992324">
        <w:rPr>
          <w:lang w:val="ru-RU"/>
        </w:rPr>
        <w:instrText xml:space="preserve"> </w:instrText>
      </w:r>
      <w:r>
        <w:instrText>also</w:instrText>
      </w:r>
      <w:r w:rsidRPr="00992324">
        <w:rPr>
          <w:lang w:val="ru-RU"/>
        </w:rPr>
        <w:instrText xml:space="preserve"> </w:instrText>
      </w:r>
      <w:r>
        <w:instrText>discuss</w:instrText>
      </w:r>
      <w:r w:rsidRPr="00992324">
        <w:rPr>
          <w:lang w:val="ru-RU"/>
        </w:rPr>
        <w:instrText xml:space="preserve"> </w:instrText>
      </w:r>
      <w:r>
        <w:instrText>issues</w:instrText>
      </w:r>
      <w:r w:rsidRPr="00992324">
        <w:rPr>
          <w:lang w:val="ru-RU"/>
        </w:rPr>
        <w:instrText xml:space="preserve"> </w:instrText>
      </w:r>
      <w:r>
        <w:instrText>related</w:instrText>
      </w:r>
      <w:r w:rsidRPr="00992324">
        <w:rPr>
          <w:lang w:val="ru-RU"/>
        </w:rPr>
        <w:instrText xml:space="preserve"> </w:instrText>
      </w:r>
      <w:r>
        <w:instrText>to</w:instrText>
      </w:r>
      <w:r w:rsidRPr="00992324">
        <w:rPr>
          <w:lang w:val="ru-RU"/>
        </w:rPr>
        <w:instrText xml:space="preserve"> </w:instrText>
      </w:r>
      <w:r>
        <w:instrText>data</w:instrText>
      </w:r>
      <w:r w:rsidRPr="00992324">
        <w:rPr>
          <w:lang w:val="ru-RU"/>
        </w:rPr>
        <w:instrText xml:space="preserve"> </w:instrText>
      </w:r>
      <w:r>
        <w:instrText>collection</w:instrText>
      </w:r>
      <w:r w:rsidRPr="00992324">
        <w:rPr>
          <w:lang w:val="ru-RU"/>
        </w:rPr>
        <w:instrText xml:space="preserve">, </w:instrText>
      </w:r>
      <w:r>
        <w:instrText>analysis</w:instrText>
      </w:r>
      <w:r w:rsidRPr="00992324">
        <w:rPr>
          <w:lang w:val="ru-RU"/>
        </w:rPr>
        <w:instrText xml:space="preserve"> </w:instrText>
      </w:r>
      <w:r>
        <w:instrText>and</w:instrText>
      </w:r>
      <w:r w:rsidRPr="00992324">
        <w:rPr>
          <w:lang w:val="ru-RU"/>
        </w:rPr>
        <w:instrText xml:space="preserve"> </w:instrText>
      </w:r>
      <w:r>
        <w:instrText>reporting</w:instrText>
      </w:r>
      <w:r w:rsidRPr="00992324">
        <w:rPr>
          <w:lang w:val="ru-RU"/>
        </w:rPr>
        <w:instrText xml:space="preserve"> </w:instrText>
      </w:r>
      <w:r>
        <w:instrText>that</w:instrText>
      </w:r>
      <w:r w:rsidRPr="00992324">
        <w:rPr>
          <w:lang w:val="ru-RU"/>
        </w:rPr>
        <w:instrText xml:space="preserve"> </w:instrText>
      </w:r>
      <w:r>
        <w:instrText>have</w:instrText>
      </w:r>
      <w:r w:rsidRPr="00992324">
        <w:rPr>
          <w:lang w:val="ru-RU"/>
        </w:rPr>
        <w:instrText xml:space="preserve"> </w:instrText>
      </w:r>
      <w:r>
        <w:instrText>influenced</w:instrText>
      </w:r>
      <w:r w:rsidRPr="00992324">
        <w:rPr>
          <w:lang w:val="ru-RU"/>
        </w:rPr>
        <w:instrText xml:space="preserve"> </w:instrText>
      </w:r>
      <w:r>
        <w:instrText>global</w:instrText>
      </w:r>
      <w:r w:rsidRPr="00992324">
        <w:rPr>
          <w:lang w:val="ru-RU"/>
        </w:rPr>
        <w:instrText xml:space="preserve"> </w:instrText>
      </w:r>
      <w:r>
        <w:instrText>trends</w:instrText>
      </w:r>
      <w:r w:rsidRPr="00992324">
        <w:rPr>
          <w:lang w:val="ru-RU"/>
        </w:rPr>
        <w:instrText xml:space="preserve"> </w:instrText>
      </w:r>
      <w:r>
        <w:instrText>in</w:instrText>
      </w:r>
      <w:r w:rsidRPr="00992324">
        <w:rPr>
          <w:lang w:val="ru-RU"/>
        </w:rPr>
        <w:instrText xml:space="preserve"> </w:instrText>
      </w:r>
      <w:r>
        <w:instrText>type</w:instrText>
      </w:r>
      <w:r w:rsidRPr="00992324">
        <w:rPr>
          <w:lang w:val="ru-RU"/>
        </w:rPr>
        <w:instrText xml:space="preserve"> 2 </w:instrText>
      </w:r>
      <w:r>
        <w:instrText>diabetes</w:instrText>
      </w:r>
      <w:r w:rsidRPr="00992324">
        <w:rPr>
          <w:lang w:val="ru-RU"/>
        </w:rPr>
        <w:instrText xml:space="preserve"> </w:instrText>
      </w:r>
      <w:r>
        <w:instrText>and</w:instrText>
      </w:r>
      <w:r w:rsidRPr="00992324">
        <w:rPr>
          <w:lang w:val="ru-RU"/>
        </w:rPr>
        <w:instrText xml:space="preserve"> </w:instrText>
      </w:r>
      <w:r>
        <w:instrText>its</w:instrText>
      </w:r>
      <w:r w:rsidRPr="00992324">
        <w:rPr>
          <w:lang w:val="ru-RU"/>
        </w:rPr>
        <w:instrText xml:space="preserve"> </w:instrText>
      </w:r>
      <w:r>
        <w:instrText>complications</w:instrText>
      </w:r>
      <w:r w:rsidRPr="00992324">
        <w:rPr>
          <w:lang w:val="ru-RU"/>
        </w:rPr>
        <w:instrText xml:space="preserve">. </w:instrText>
      </w:r>
      <w:r>
        <w:instrText>We</w:instrText>
      </w:r>
      <w:r w:rsidRPr="00992324">
        <w:rPr>
          <w:lang w:val="ru-RU"/>
        </w:rPr>
        <w:instrText xml:space="preserve"> </w:instrText>
      </w:r>
      <w:r>
        <w:instrText>found</w:instrText>
      </w:r>
      <w:r w:rsidRPr="00992324">
        <w:rPr>
          <w:lang w:val="ru-RU"/>
        </w:rPr>
        <w:instrText xml:space="preserve"> </w:instrText>
      </w:r>
      <w:r>
        <w:instrText>that</w:instrText>
      </w:r>
      <w:r w:rsidRPr="00992324">
        <w:rPr>
          <w:lang w:val="ru-RU"/>
        </w:rPr>
        <w:instrText xml:space="preserve"> </w:instrText>
      </w:r>
      <w:r>
        <w:instrText>most</w:instrText>
      </w:r>
      <w:r w:rsidRPr="00992324">
        <w:rPr>
          <w:lang w:val="ru-RU"/>
        </w:rPr>
        <w:instrText xml:space="preserve"> </w:instrText>
      </w:r>
      <w:r>
        <w:instrText>data</w:instrText>
      </w:r>
      <w:r w:rsidRPr="00992324">
        <w:rPr>
          <w:lang w:val="ru-RU"/>
        </w:rPr>
        <w:instrText xml:space="preserve"> </w:instrText>
      </w:r>
      <w:r>
        <w:instrText>on</w:instrText>
      </w:r>
      <w:r w:rsidRPr="00992324">
        <w:rPr>
          <w:lang w:val="ru-RU"/>
        </w:rPr>
        <w:instrText xml:space="preserve"> </w:instrText>
      </w:r>
      <w:r>
        <w:instrText>trends</w:instrText>
      </w:r>
      <w:r w:rsidRPr="00992324">
        <w:rPr>
          <w:lang w:val="ru-RU"/>
        </w:rPr>
        <w:instrText xml:space="preserve"> </w:instrText>
      </w:r>
      <w:r>
        <w:instrText>in</w:instrText>
      </w:r>
      <w:r w:rsidRPr="00992324">
        <w:rPr>
          <w:lang w:val="ru-RU"/>
        </w:rPr>
        <w:instrText xml:space="preserve"> </w:instrText>
      </w:r>
      <w:r>
        <w:instrText>type</w:instrText>
      </w:r>
      <w:r w:rsidRPr="00992324">
        <w:rPr>
          <w:lang w:val="ru-RU"/>
        </w:rPr>
        <w:instrText xml:space="preserve"> 2 </w:instrText>
      </w:r>
      <w:r>
        <w:instrText>diabetes</w:instrText>
      </w:r>
      <w:r w:rsidRPr="00992324">
        <w:rPr>
          <w:lang w:val="ru-RU"/>
        </w:rPr>
        <w:instrText xml:space="preserve">, </w:instrText>
      </w:r>
      <w:r>
        <w:instrText>its</w:instrText>
      </w:r>
      <w:r w:rsidRPr="00992324">
        <w:rPr>
          <w:lang w:val="ru-RU"/>
        </w:rPr>
        <w:instrText xml:space="preserve"> </w:instrText>
      </w:r>
      <w:r>
        <w:instrText>complications</w:instrText>
      </w:r>
      <w:r w:rsidRPr="00992324">
        <w:rPr>
          <w:lang w:val="ru-RU"/>
        </w:rPr>
        <w:instrText xml:space="preserve"> </w:instrText>
      </w:r>
      <w:r>
        <w:instrText>and</w:instrText>
      </w:r>
      <w:r w:rsidRPr="00992324">
        <w:rPr>
          <w:lang w:val="ru-RU"/>
        </w:rPr>
        <w:instrText xml:space="preserve"> </w:instrText>
      </w:r>
      <w:r>
        <w:instrText>mortality</w:instrText>
      </w:r>
      <w:r w:rsidRPr="00992324">
        <w:rPr>
          <w:lang w:val="ru-RU"/>
        </w:rPr>
        <w:instrText xml:space="preserve"> </w:instrText>
      </w:r>
      <w:r>
        <w:instrText>come</w:instrText>
      </w:r>
      <w:r w:rsidRPr="00992324">
        <w:rPr>
          <w:lang w:val="ru-RU"/>
        </w:rPr>
        <w:instrText xml:space="preserve"> </w:instrText>
      </w:r>
      <w:r>
        <w:instrText>from</w:instrText>
      </w:r>
      <w:r w:rsidRPr="00992324">
        <w:rPr>
          <w:lang w:val="ru-RU"/>
        </w:rPr>
        <w:instrText xml:space="preserve"> </w:instrText>
      </w:r>
      <w:r>
        <w:instrText>a</w:instrText>
      </w:r>
      <w:r w:rsidRPr="00992324">
        <w:rPr>
          <w:lang w:val="ru-RU"/>
        </w:rPr>
        <w:instrText xml:space="preserve"> </w:instrText>
      </w:r>
      <w:r>
        <w:instrText>small</w:instrText>
      </w:r>
      <w:r w:rsidRPr="00992324">
        <w:rPr>
          <w:lang w:val="ru-RU"/>
        </w:rPr>
        <w:instrText xml:space="preserve"> </w:instrText>
      </w:r>
      <w:r>
        <w:instrText>number</w:instrText>
      </w:r>
      <w:r w:rsidRPr="00992324">
        <w:rPr>
          <w:lang w:val="ru-RU"/>
        </w:rPr>
        <w:instrText xml:space="preserve"> </w:instrText>
      </w:r>
      <w:r>
        <w:instrText>of</w:instrText>
      </w:r>
      <w:r w:rsidRPr="00992324">
        <w:rPr>
          <w:lang w:val="ru-RU"/>
        </w:rPr>
        <w:instrText xml:space="preserve"> </w:instrText>
      </w:r>
      <w:r>
        <w:instrText>HICs</w:instrText>
      </w:r>
      <w:r w:rsidRPr="00992324">
        <w:rPr>
          <w:lang w:val="ru-RU"/>
        </w:rPr>
        <w:instrText xml:space="preserve"> </w:instrText>
      </w:r>
      <w:r>
        <w:instrText>with</w:instrText>
      </w:r>
      <w:r w:rsidRPr="00992324">
        <w:rPr>
          <w:lang w:val="ru-RU"/>
        </w:rPr>
        <w:instrText xml:space="preserve"> </w:instrText>
      </w:r>
      <w:r>
        <w:instrText>comprehensive</w:instrText>
      </w:r>
      <w:r w:rsidRPr="00992324">
        <w:rPr>
          <w:lang w:val="ru-RU"/>
        </w:rPr>
        <w:instrText xml:space="preserve"> </w:instrText>
      </w:r>
      <w:r>
        <w:instrText>surveillance</w:instrText>
      </w:r>
      <w:r w:rsidRPr="00992324">
        <w:rPr>
          <w:lang w:val="ru-RU"/>
        </w:rPr>
        <w:instrText xml:space="preserve"> </w:instrText>
      </w:r>
      <w:r>
        <w:instrText>systems</w:instrText>
      </w:r>
      <w:r w:rsidRPr="00992324">
        <w:rPr>
          <w:lang w:val="ru-RU"/>
        </w:rPr>
        <w:instrText xml:space="preserve">, </w:instrText>
      </w:r>
      <w:r>
        <w:instrText>though</w:instrText>
      </w:r>
      <w:r w:rsidRPr="00992324">
        <w:rPr>
          <w:lang w:val="ru-RU"/>
        </w:rPr>
        <w:instrText xml:space="preserve"> </w:instrText>
      </w:r>
      <w:r>
        <w:instrText>at</w:instrText>
      </w:r>
      <w:r w:rsidRPr="00992324">
        <w:rPr>
          <w:lang w:val="ru-RU"/>
        </w:rPr>
        <w:instrText xml:space="preserve"> </w:instrText>
      </w:r>
      <w:r>
        <w:instrText>least</w:instrText>
      </w:r>
      <w:r w:rsidRPr="00992324">
        <w:rPr>
          <w:lang w:val="ru-RU"/>
        </w:rPr>
        <w:instrText xml:space="preserve"> </w:instrText>
      </w:r>
      <w:r>
        <w:instrText>some</w:instrText>
      </w:r>
      <w:r w:rsidRPr="00992324">
        <w:rPr>
          <w:lang w:val="ru-RU"/>
        </w:rPr>
        <w:instrText xml:space="preserve"> </w:instrText>
      </w:r>
      <w:r>
        <w:instrText>low</w:instrText>
      </w:r>
      <w:r w:rsidRPr="00992324">
        <w:rPr>
          <w:lang w:val="ru-RU"/>
        </w:rPr>
        <w:instrText xml:space="preserve">- </w:instrText>
      </w:r>
      <w:r>
        <w:instrText>and</w:instrText>
      </w:r>
      <w:r w:rsidRPr="00992324">
        <w:rPr>
          <w:lang w:val="ru-RU"/>
        </w:rPr>
        <w:instrText xml:space="preserve"> </w:instrText>
      </w:r>
      <w:r>
        <w:instrText>middle</w:instrText>
      </w:r>
      <w:r w:rsidRPr="00992324">
        <w:rPr>
          <w:lang w:val="ru-RU"/>
        </w:rPr>
        <w:instrText>-</w:instrText>
      </w:r>
      <w:r>
        <w:instrText>income</w:instrText>
      </w:r>
      <w:r w:rsidRPr="00992324">
        <w:rPr>
          <w:lang w:val="ru-RU"/>
        </w:rPr>
        <w:instrText xml:space="preserve"> </w:instrText>
      </w:r>
      <w:r>
        <w:instrText>countries</w:instrText>
      </w:r>
      <w:r w:rsidRPr="00992324">
        <w:rPr>
          <w:lang w:val="ru-RU"/>
        </w:rPr>
        <w:instrText xml:space="preserve"> (</w:instrText>
      </w:r>
      <w:r>
        <w:instrText>LMICs</w:instrText>
      </w:r>
      <w:r w:rsidRPr="00992324">
        <w:rPr>
          <w:lang w:val="ru-RU"/>
        </w:rPr>
        <w:instrText xml:space="preserve">) </w:instrText>
      </w:r>
      <w:r>
        <w:instrText>from</w:instrText>
      </w:r>
      <w:r w:rsidRPr="00992324">
        <w:rPr>
          <w:lang w:val="ru-RU"/>
        </w:rPr>
        <w:instrText xml:space="preserve"> </w:instrText>
      </w:r>
      <w:r>
        <w:instrText>Africa</w:instrText>
      </w:r>
      <w:r w:rsidRPr="00992324">
        <w:rPr>
          <w:lang w:val="ru-RU"/>
        </w:rPr>
        <w:instrText xml:space="preserve"> </w:instrText>
      </w:r>
      <w:r>
        <w:instrText>and</w:instrText>
      </w:r>
      <w:r w:rsidRPr="00992324">
        <w:rPr>
          <w:lang w:val="ru-RU"/>
        </w:rPr>
        <w:instrText xml:space="preserve"> </w:instrText>
      </w:r>
      <w:r>
        <w:instrText>Latin</w:instrText>
      </w:r>
      <w:r w:rsidRPr="00992324">
        <w:rPr>
          <w:lang w:val="ru-RU"/>
        </w:rPr>
        <w:instrText xml:space="preserve"> </w:instrText>
      </w:r>
      <w:r>
        <w:instrText>America</w:instrText>
      </w:r>
      <w:r w:rsidRPr="00992324">
        <w:rPr>
          <w:lang w:val="ru-RU"/>
        </w:rPr>
        <w:instrText xml:space="preserve"> </w:instrText>
      </w:r>
      <w:r>
        <w:instrText>are</w:instrText>
      </w:r>
      <w:r w:rsidRPr="00992324">
        <w:rPr>
          <w:lang w:val="ru-RU"/>
        </w:rPr>
        <w:instrText xml:space="preserve"> </w:instrText>
      </w:r>
      <w:r>
        <w:instrText>represented</w:instrText>
      </w:r>
      <w:r w:rsidRPr="00992324">
        <w:rPr>
          <w:lang w:val="ru-RU"/>
        </w:rPr>
        <w:instrText xml:space="preserve"> </w:instrText>
      </w:r>
      <w:r>
        <w:instrText>in</w:instrText>
      </w:r>
      <w:r w:rsidRPr="00992324">
        <w:rPr>
          <w:lang w:val="ru-RU"/>
        </w:rPr>
        <w:instrText xml:space="preserve"> </w:instrText>
      </w:r>
      <w:r>
        <w:instrText>this</w:instrText>
      </w:r>
      <w:r w:rsidRPr="00992324">
        <w:rPr>
          <w:lang w:val="ru-RU"/>
        </w:rPr>
        <w:instrText xml:space="preserve"> </w:instrText>
      </w:r>
      <w:r>
        <w:instrText>review</w:instrText>
      </w:r>
      <w:r w:rsidRPr="00992324">
        <w:rPr>
          <w:lang w:val="ru-RU"/>
        </w:rPr>
        <w:instrText xml:space="preserve">. </w:instrText>
      </w:r>
      <w:r>
        <w:instrText>The</w:instrText>
      </w:r>
      <w:r w:rsidRPr="00992324">
        <w:rPr>
          <w:lang w:val="ru-RU"/>
        </w:rPr>
        <w:instrText xml:space="preserve"> </w:instrText>
      </w:r>
      <w:r>
        <w:instrText>published</w:instrText>
      </w:r>
      <w:r w:rsidRPr="00992324">
        <w:rPr>
          <w:lang w:val="ru-RU"/>
        </w:rPr>
        <w:instrText xml:space="preserve"> </w:instrText>
      </w:r>
      <w:r>
        <w:instrText>data</w:instrText>
      </w:r>
      <w:r w:rsidRPr="00992324">
        <w:rPr>
          <w:lang w:val="ru-RU"/>
        </w:rPr>
        <w:instrText xml:space="preserve"> </w:instrText>
      </w:r>
      <w:r>
        <w:instrText>suggest</w:instrText>
      </w:r>
      <w:r w:rsidRPr="00992324">
        <w:rPr>
          <w:lang w:val="ru-RU"/>
        </w:rPr>
        <w:instrText xml:space="preserve"> </w:instrText>
      </w:r>
      <w:r>
        <w:instrText>that</w:instrText>
      </w:r>
      <w:r w:rsidRPr="00992324">
        <w:rPr>
          <w:lang w:val="ru-RU"/>
        </w:rPr>
        <w:instrText xml:space="preserve"> </w:instrText>
      </w:r>
      <w:r>
        <w:instrText>HICs</w:instrText>
      </w:r>
      <w:r w:rsidRPr="00992324">
        <w:rPr>
          <w:lang w:val="ru-RU"/>
        </w:rPr>
        <w:instrText xml:space="preserve"> </w:instrText>
      </w:r>
      <w:r>
        <w:instrText>have</w:instrText>
      </w:r>
      <w:r w:rsidRPr="00992324">
        <w:rPr>
          <w:lang w:val="ru-RU"/>
        </w:rPr>
        <w:instrText xml:space="preserve"> </w:instrText>
      </w:r>
      <w:r>
        <w:instrText>experienced</w:instrText>
      </w:r>
      <w:r w:rsidRPr="00992324">
        <w:rPr>
          <w:lang w:val="ru-RU"/>
        </w:rPr>
        <w:instrText xml:space="preserve"> </w:instrText>
      </w:r>
      <w:r>
        <w:instrText>declines</w:instrText>
      </w:r>
      <w:r w:rsidRPr="00992324">
        <w:rPr>
          <w:lang w:val="ru-RU"/>
        </w:rPr>
        <w:instrText xml:space="preserve"> </w:instrText>
      </w:r>
      <w:r>
        <w:instrText>in</w:instrText>
      </w:r>
      <w:r w:rsidRPr="00992324">
        <w:rPr>
          <w:lang w:val="ru-RU"/>
        </w:rPr>
        <w:instrText xml:space="preserve"> </w:instrText>
      </w:r>
      <w:r>
        <w:instrText>cardiovascular</w:instrText>
      </w:r>
      <w:r w:rsidRPr="00992324">
        <w:rPr>
          <w:lang w:val="ru-RU"/>
        </w:rPr>
        <w:instrText xml:space="preserve"> </w:instrText>
      </w:r>
      <w:r>
        <w:instrText>complication</w:instrText>
      </w:r>
      <w:r w:rsidRPr="00992324">
        <w:rPr>
          <w:lang w:val="ru-RU"/>
        </w:rPr>
        <w:instrText xml:space="preserve"> </w:instrText>
      </w:r>
      <w:r>
        <w:instrText>rates</w:instrText>
      </w:r>
      <w:r w:rsidRPr="00992324">
        <w:rPr>
          <w:lang w:val="ru-RU"/>
        </w:rPr>
        <w:instrText xml:space="preserve"> </w:instrText>
      </w:r>
      <w:r>
        <w:instrText>and</w:instrText>
      </w:r>
      <w:r w:rsidRPr="00992324">
        <w:rPr>
          <w:lang w:val="ru-RU"/>
        </w:rPr>
        <w:instrText xml:space="preserve"> </w:instrText>
      </w:r>
      <w:r>
        <w:instrText>all</w:instrText>
      </w:r>
      <w:r w:rsidRPr="00992324">
        <w:rPr>
          <w:lang w:val="ru-RU"/>
        </w:rPr>
        <w:instrText>-</w:instrText>
      </w:r>
      <w:r>
        <w:instrText>cause</w:instrText>
      </w:r>
      <w:r w:rsidRPr="00992324">
        <w:rPr>
          <w:lang w:val="ru-RU"/>
        </w:rPr>
        <w:instrText xml:space="preserve"> </w:instrText>
      </w:r>
      <w:r>
        <w:instrText>mortality</w:instrText>
      </w:r>
      <w:r w:rsidRPr="00992324">
        <w:rPr>
          <w:lang w:val="ru-RU"/>
        </w:rPr>
        <w:instrText xml:space="preserve"> </w:instrText>
      </w:r>
      <w:r>
        <w:instrText>in</w:instrText>
      </w:r>
      <w:r w:rsidRPr="00992324">
        <w:rPr>
          <w:lang w:val="ru-RU"/>
        </w:rPr>
        <w:instrText xml:space="preserve"> </w:instrText>
      </w:r>
      <w:r>
        <w:instrText>people</w:instrText>
      </w:r>
      <w:r w:rsidRPr="00992324">
        <w:rPr>
          <w:lang w:val="ru-RU"/>
        </w:rPr>
        <w:instrText xml:space="preserve"> </w:instrText>
      </w:r>
      <w:r>
        <w:instrText>with</w:instrText>
      </w:r>
      <w:r w:rsidRPr="00992324">
        <w:rPr>
          <w:lang w:val="ru-RU"/>
        </w:rPr>
        <w:instrText xml:space="preserve"> </w:instrText>
      </w:r>
      <w:r>
        <w:instrText>diabetes</w:instrText>
      </w:r>
      <w:r w:rsidRPr="00992324">
        <w:rPr>
          <w:lang w:val="ru-RU"/>
        </w:rPr>
        <w:instrText xml:space="preserve">. </w:instrText>
      </w:r>
      <w:r>
        <w:instrText>In</w:instrText>
      </w:r>
      <w:r w:rsidRPr="00992324">
        <w:rPr>
          <w:lang w:val="ru-RU"/>
        </w:rPr>
        <w:instrText xml:space="preserve"> </w:instrText>
      </w:r>
      <w:r>
        <w:instrText>parallel</w:instrText>
      </w:r>
      <w:r w:rsidRPr="00992324">
        <w:rPr>
          <w:lang w:val="ru-RU"/>
        </w:rPr>
        <w:instrText xml:space="preserve">, </w:instrText>
      </w:r>
      <w:r>
        <w:instrText>cardiovascular</w:instrText>
      </w:r>
      <w:r w:rsidRPr="00992324">
        <w:rPr>
          <w:lang w:val="ru-RU"/>
        </w:rPr>
        <w:instrText xml:space="preserve"> </w:instrText>
      </w:r>
      <w:r>
        <w:instrText>complications</w:instrText>
      </w:r>
      <w:r w:rsidRPr="00992324">
        <w:rPr>
          <w:lang w:val="ru-RU"/>
        </w:rPr>
        <w:instrText xml:space="preserve"> </w:instrText>
      </w:r>
      <w:r>
        <w:instrText>and</w:instrText>
      </w:r>
      <w:r w:rsidRPr="00992324">
        <w:rPr>
          <w:lang w:val="ru-RU"/>
        </w:rPr>
        <w:instrText xml:space="preserve"> </w:instrText>
      </w:r>
      <w:r>
        <w:instrText>mortality</w:instrText>
      </w:r>
      <w:r w:rsidRPr="00992324">
        <w:rPr>
          <w:lang w:val="ru-RU"/>
        </w:rPr>
        <w:instrText xml:space="preserve"> </w:instrText>
      </w:r>
      <w:r>
        <w:instrText>rates</w:instrText>
      </w:r>
      <w:r w:rsidRPr="00992324">
        <w:rPr>
          <w:lang w:val="ru-RU"/>
        </w:rPr>
        <w:instrText xml:space="preserve"> </w:instrText>
      </w:r>
      <w:r>
        <w:instrText>in</w:instrText>
      </w:r>
      <w:r w:rsidRPr="00992324">
        <w:rPr>
          <w:lang w:val="ru-RU"/>
        </w:rPr>
        <w:instrText xml:space="preserve"> </w:instrText>
      </w:r>
      <w:r>
        <w:instrText>people</w:instrText>
      </w:r>
      <w:r w:rsidRPr="00992324">
        <w:rPr>
          <w:lang w:val="ru-RU"/>
        </w:rPr>
        <w:instrText xml:space="preserve"> </w:instrText>
      </w:r>
      <w:r>
        <w:instrText>with</w:instrText>
      </w:r>
      <w:r w:rsidRPr="00992324">
        <w:rPr>
          <w:lang w:val="ru-RU"/>
        </w:rPr>
        <w:instrText xml:space="preserve"> </w:instrText>
      </w:r>
      <w:r>
        <w:instrText>diabetes</w:instrText>
      </w:r>
      <w:r w:rsidRPr="00992324">
        <w:rPr>
          <w:lang w:val="ru-RU"/>
        </w:rPr>
        <w:instrText xml:space="preserve"> </w:instrText>
      </w:r>
      <w:r>
        <w:instrText>have</w:instrText>
      </w:r>
      <w:r w:rsidRPr="00992324">
        <w:rPr>
          <w:lang w:val="ru-RU"/>
        </w:rPr>
        <w:instrText xml:space="preserve"> </w:instrText>
      </w:r>
      <w:r>
        <w:instrText>increased</w:instrText>
      </w:r>
      <w:r w:rsidRPr="00992324">
        <w:rPr>
          <w:lang w:val="ru-RU"/>
        </w:rPr>
        <w:instrText xml:space="preserve"> </w:instrText>
      </w:r>
      <w:r>
        <w:instrText>over</w:instrText>
      </w:r>
      <w:r w:rsidRPr="00992324">
        <w:rPr>
          <w:lang w:val="ru-RU"/>
        </w:rPr>
        <w:instrText xml:space="preserve"> </w:instrText>
      </w:r>
      <w:r>
        <w:instrText>time</w:instrText>
      </w:r>
      <w:r w:rsidRPr="00992324">
        <w:rPr>
          <w:lang w:val="ru-RU"/>
        </w:rPr>
        <w:instrText xml:space="preserve"> </w:instrText>
      </w:r>
      <w:r>
        <w:instrText>in</w:instrText>
      </w:r>
      <w:r w:rsidRPr="00992324">
        <w:rPr>
          <w:lang w:val="ru-RU"/>
        </w:rPr>
        <w:instrText xml:space="preserve"> </w:instrText>
      </w:r>
      <w:r>
        <w:instrText>LMICs</w:instrText>
      </w:r>
      <w:r w:rsidRPr="00992324">
        <w:rPr>
          <w:lang w:val="ru-RU"/>
        </w:rPr>
        <w:instrText xml:space="preserve">. </w:instrText>
      </w:r>
      <w:r>
        <w:instrText>However</w:instrText>
      </w:r>
      <w:r w:rsidRPr="00992324">
        <w:rPr>
          <w:lang w:val="ru-RU"/>
        </w:rPr>
        <w:instrText xml:space="preserve">, </w:instrText>
      </w:r>
      <w:r>
        <w:instrText>caution</w:instrText>
      </w:r>
      <w:r w:rsidRPr="00992324">
        <w:rPr>
          <w:lang w:val="ru-RU"/>
        </w:rPr>
        <w:instrText xml:space="preserve"> </w:instrText>
      </w:r>
      <w:r>
        <w:instrText>is</w:instrText>
      </w:r>
      <w:r w:rsidRPr="00992324">
        <w:rPr>
          <w:lang w:val="ru-RU"/>
        </w:rPr>
        <w:instrText xml:space="preserve"> </w:instrText>
      </w:r>
      <w:r>
        <w:instrText>warranted</w:instrText>
      </w:r>
      <w:r w:rsidRPr="00992324">
        <w:rPr>
          <w:lang w:val="ru-RU"/>
        </w:rPr>
        <w:instrText xml:space="preserve"> </w:instrText>
      </w:r>
      <w:r>
        <w:instrText>in</w:instrText>
      </w:r>
      <w:r w:rsidRPr="00992324">
        <w:rPr>
          <w:lang w:val="ru-RU"/>
        </w:rPr>
        <w:instrText xml:space="preserve"> </w:instrText>
      </w:r>
      <w:r>
        <w:instrText>interpreting</w:instrText>
      </w:r>
      <w:r w:rsidRPr="00992324">
        <w:rPr>
          <w:lang w:val="ru-RU"/>
        </w:rPr>
        <w:instrText xml:space="preserve"> </w:instrText>
      </w:r>
      <w:r>
        <w:instrText>trends</w:instrText>
      </w:r>
      <w:r w:rsidRPr="00992324">
        <w:rPr>
          <w:lang w:val="ru-RU"/>
        </w:rPr>
        <w:instrText xml:space="preserve"> </w:instrText>
      </w:r>
      <w:r>
        <w:instrText>from</w:instrText>
      </w:r>
      <w:r w:rsidRPr="00992324">
        <w:rPr>
          <w:lang w:val="ru-RU"/>
        </w:rPr>
        <w:instrText xml:space="preserve"> </w:instrText>
      </w:r>
      <w:r>
        <w:instrText>LMICs</w:instrText>
      </w:r>
      <w:r w:rsidRPr="00992324">
        <w:rPr>
          <w:lang w:val="ru-RU"/>
        </w:rPr>
        <w:instrText xml:space="preserve"> </w:instrText>
      </w:r>
      <w:r>
        <w:instrText>due</w:instrText>
      </w:r>
      <w:r w:rsidRPr="00992324">
        <w:rPr>
          <w:lang w:val="ru-RU"/>
        </w:rPr>
        <w:instrText xml:space="preserve"> </w:instrText>
      </w:r>
      <w:r>
        <w:instrText>to</w:instrText>
      </w:r>
      <w:r w:rsidRPr="00992324">
        <w:rPr>
          <w:lang w:val="ru-RU"/>
        </w:rPr>
        <w:instrText xml:space="preserve"> </w:instrText>
      </w:r>
      <w:r>
        <w:instrText>extremely</w:instrText>
      </w:r>
      <w:r w:rsidRPr="00992324">
        <w:rPr>
          <w:lang w:val="ru-RU"/>
        </w:rPr>
        <w:instrText xml:space="preserve"> </w:instrText>
      </w:r>
      <w:r>
        <w:instrText>sparse</w:instrText>
      </w:r>
      <w:r w:rsidRPr="00992324">
        <w:rPr>
          <w:lang w:val="ru-RU"/>
        </w:rPr>
        <w:instrText xml:space="preserve"> </w:instrText>
      </w:r>
      <w:r>
        <w:instrText>data</w:instrText>
      </w:r>
      <w:r w:rsidRPr="00992324">
        <w:rPr>
          <w:lang w:val="ru-RU"/>
        </w:rPr>
        <w:instrText xml:space="preserve"> </w:instrText>
      </w:r>
      <w:r>
        <w:instrText>or</w:instrText>
      </w:r>
      <w:r w:rsidRPr="00992324">
        <w:rPr>
          <w:lang w:val="ru-RU"/>
        </w:rPr>
        <w:instrText xml:space="preserve"> </w:instrText>
      </w:r>
      <w:r>
        <w:instrText>data</w:instrText>
      </w:r>
      <w:r w:rsidRPr="00992324">
        <w:rPr>
          <w:lang w:val="ru-RU"/>
        </w:rPr>
        <w:instrText xml:space="preserve"> </w:instrText>
      </w:r>
      <w:r>
        <w:instrText>that</w:instrText>
      </w:r>
      <w:r w:rsidRPr="00992324">
        <w:rPr>
          <w:lang w:val="ru-RU"/>
        </w:rPr>
        <w:instrText xml:space="preserve"> </w:instrText>
      </w:r>
      <w:r>
        <w:instrText>are</w:instrText>
      </w:r>
      <w:r w:rsidRPr="00992324">
        <w:rPr>
          <w:lang w:val="ru-RU"/>
        </w:rPr>
        <w:instrText xml:space="preserve"> </w:instrText>
      </w:r>
      <w:r>
        <w:instrText>not</w:instrText>
      </w:r>
      <w:r w:rsidRPr="00992324">
        <w:rPr>
          <w:lang w:val="ru-RU"/>
        </w:rPr>
        <w:instrText xml:space="preserve"> </w:instrText>
      </w:r>
      <w:r>
        <w:instrText>comparable</w:instrText>
      </w:r>
      <w:r w:rsidRPr="00992324">
        <w:rPr>
          <w:lang w:val="ru-RU"/>
        </w:rPr>
        <w:instrText xml:space="preserve"> </w:instrText>
      </w:r>
      <w:r>
        <w:instrText>across</w:instrText>
      </w:r>
      <w:r w:rsidRPr="00992324">
        <w:rPr>
          <w:lang w:val="ru-RU"/>
        </w:rPr>
        <w:instrText xml:space="preserve"> </w:instrText>
      </w:r>
      <w:r>
        <w:instrText>countries</w:instrText>
      </w:r>
      <w:r w:rsidRPr="00992324">
        <w:rPr>
          <w:lang w:val="ru-RU"/>
        </w:rPr>
        <w:instrText xml:space="preserve">. </w:instrText>
      </w:r>
      <w:r>
        <w:instrText>We</w:instrText>
      </w:r>
      <w:r w:rsidRPr="00992324">
        <w:rPr>
          <w:lang w:val="ru-RU"/>
        </w:rPr>
        <w:instrText xml:space="preserve"> </w:instrText>
      </w:r>
      <w:r>
        <w:instrText>noted</w:instrText>
      </w:r>
      <w:r w:rsidRPr="00992324">
        <w:rPr>
          <w:lang w:val="ru-RU"/>
        </w:rPr>
        <w:instrText xml:space="preserve"> </w:instrText>
      </w:r>
      <w:r>
        <w:instrText>that</w:instrText>
      </w:r>
      <w:r w:rsidRPr="00992324">
        <w:rPr>
          <w:lang w:val="ru-RU"/>
        </w:rPr>
        <w:instrText xml:space="preserve"> </w:instrText>
      </w:r>
      <w:r>
        <w:instrText>approaches</w:instrText>
      </w:r>
      <w:r w:rsidRPr="00992324">
        <w:rPr>
          <w:lang w:val="ru-RU"/>
        </w:rPr>
        <w:instrText xml:space="preserve"> </w:instrText>
      </w:r>
      <w:r>
        <w:instrText>to</w:instrText>
      </w:r>
      <w:r w:rsidRPr="00992324">
        <w:rPr>
          <w:lang w:val="ru-RU"/>
        </w:rPr>
        <w:instrText xml:space="preserve"> </w:instrText>
      </w:r>
      <w:r>
        <w:instrText>case</w:instrText>
      </w:r>
      <w:r w:rsidRPr="00992324">
        <w:rPr>
          <w:lang w:val="ru-RU"/>
        </w:rPr>
        <w:instrText xml:space="preserve"> </w:instrText>
      </w:r>
      <w:r>
        <w:instrText>ascertainment</w:instrText>
      </w:r>
      <w:r w:rsidRPr="00992324">
        <w:rPr>
          <w:lang w:val="ru-RU"/>
        </w:rPr>
        <w:instrText xml:space="preserve"> </w:instrText>
      </w:r>
      <w:r>
        <w:instrText>and</w:instrText>
      </w:r>
      <w:r w:rsidRPr="00992324">
        <w:rPr>
          <w:lang w:val="ru-RU"/>
        </w:rPr>
        <w:instrText xml:space="preserve"> </w:instrText>
      </w:r>
      <w:r>
        <w:instrText>definitions</w:instrText>
      </w:r>
      <w:r w:rsidRPr="00992324">
        <w:rPr>
          <w:lang w:val="ru-RU"/>
        </w:rPr>
        <w:instrText xml:space="preserve"> </w:instrText>
      </w:r>
      <w:r>
        <w:instrText>of</w:instrText>
      </w:r>
      <w:r w:rsidRPr="00992324">
        <w:rPr>
          <w:lang w:val="ru-RU"/>
        </w:rPr>
        <w:instrText xml:space="preserve"> </w:instrText>
      </w:r>
      <w:r>
        <w:instrText>complications</w:instrText>
      </w:r>
      <w:r w:rsidRPr="00992324">
        <w:rPr>
          <w:lang w:val="ru-RU"/>
        </w:rPr>
        <w:instrText xml:space="preserve"> </w:instrText>
      </w:r>
      <w:r>
        <w:instrText>and</w:instrText>
      </w:r>
      <w:r w:rsidRPr="00992324">
        <w:rPr>
          <w:lang w:val="ru-RU"/>
        </w:rPr>
        <w:instrText xml:space="preserve"> </w:instrText>
      </w:r>
      <w:r>
        <w:instrText>mortality</w:instrText>
      </w:r>
      <w:r w:rsidRPr="00992324">
        <w:rPr>
          <w:lang w:val="ru-RU"/>
        </w:rPr>
        <w:instrText xml:space="preserve"> (</w:instrText>
      </w:r>
      <w:r>
        <w:instrText>numerators</w:instrText>
      </w:r>
      <w:r w:rsidRPr="00992324">
        <w:rPr>
          <w:lang w:val="ru-RU"/>
        </w:rPr>
        <w:instrText xml:space="preserve">) </w:instrText>
      </w:r>
      <w:r>
        <w:instrText>and</w:instrText>
      </w:r>
      <w:r w:rsidRPr="00992324">
        <w:rPr>
          <w:lang w:val="ru-RU"/>
        </w:rPr>
        <w:instrText xml:space="preserve"> </w:instrText>
      </w:r>
      <w:r>
        <w:instrText>type</w:instrText>
      </w:r>
      <w:r w:rsidRPr="00992324">
        <w:rPr>
          <w:lang w:val="ru-RU"/>
        </w:rPr>
        <w:instrText xml:space="preserve"> 2 </w:instrText>
      </w:r>
      <w:r>
        <w:instrText>diabetes</w:instrText>
      </w:r>
      <w:r w:rsidRPr="00992324">
        <w:rPr>
          <w:lang w:val="ru-RU"/>
        </w:rPr>
        <w:instrText xml:space="preserve"> (</w:instrText>
      </w:r>
      <w:r>
        <w:instrText>the</w:instrText>
      </w:r>
      <w:r w:rsidRPr="00992324">
        <w:rPr>
          <w:lang w:val="ru-RU"/>
        </w:rPr>
        <w:instrText xml:space="preserve"> </w:instrText>
      </w:r>
      <w:r>
        <w:instrText>denominator</w:instrText>
      </w:r>
      <w:r w:rsidRPr="00992324">
        <w:rPr>
          <w:lang w:val="ru-RU"/>
        </w:rPr>
        <w:instrText xml:space="preserve">) </w:instrText>
      </w:r>
      <w:r>
        <w:instrText>vary</w:instrText>
      </w:r>
      <w:r w:rsidRPr="00992324">
        <w:rPr>
          <w:lang w:val="ru-RU"/>
        </w:rPr>
        <w:instrText xml:space="preserve"> </w:instrText>
      </w:r>
      <w:r>
        <w:instrText>widely</w:instrText>
      </w:r>
      <w:r w:rsidRPr="00992324">
        <w:rPr>
          <w:lang w:val="ru-RU"/>
        </w:rPr>
        <w:instrText xml:space="preserve"> </w:instrText>
      </w:r>
      <w:r>
        <w:instrText>and</w:instrText>
      </w:r>
      <w:r w:rsidRPr="00992324">
        <w:rPr>
          <w:lang w:val="ru-RU"/>
        </w:rPr>
        <w:instrText xml:space="preserve"> </w:instrText>
      </w:r>
      <w:r>
        <w:instrText>influence</w:instrText>
      </w:r>
      <w:r w:rsidRPr="00992324">
        <w:rPr>
          <w:lang w:val="ru-RU"/>
        </w:rPr>
        <w:instrText xml:space="preserve"> </w:instrText>
      </w:r>
      <w:r>
        <w:instrText>the</w:instrText>
      </w:r>
      <w:r w:rsidRPr="00992324">
        <w:rPr>
          <w:lang w:val="ru-RU"/>
        </w:rPr>
        <w:instrText xml:space="preserve"> </w:instrText>
      </w:r>
      <w:r>
        <w:instrText>interpretation</w:instrText>
      </w:r>
      <w:r w:rsidRPr="00992324">
        <w:rPr>
          <w:lang w:val="ru-RU"/>
        </w:rPr>
        <w:instrText xml:space="preserve"> </w:instrText>
      </w:r>
      <w:r>
        <w:instrText>of</w:instrText>
      </w:r>
      <w:r w:rsidRPr="00992324">
        <w:rPr>
          <w:lang w:val="ru-RU"/>
        </w:rPr>
        <w:instrText xml:space="preserve"> </w:instrText>
      </w:r>
      <w:r>
        <w:instrText>international</w:instrText>
      </w:r>
      <w:r w:rsidRPr="00992324">
        <w:rPr>
          <w:lang w:val="ru-RU"/>
        </w:rPr>
        <w:instrText xml:space="preserve"> </w:instrText>
      </w:r>
      <w:r>
        <w:instrText>data</w:instrText>
      </w:r>
      <w:r w:rsidRPr="00992324">
        <w:rPr>
          <w:lang w:val="ru-RU"/>
        </w:rPr>
        <w:instrText xml:space="preserve">. </w:instrText>
      </w:r>
      <w:r>
        <w:instrText>We</w:instrText>
      </w:r>
      <w:r w:rsidRPr="00992324">
        <w:rPr>
          <w:lang w:val="ru-RU"/>
        </w:rPr>
        <w:instrText xml:space="preserve"> </w:instrText>
      </w:r>
      <w:r>
        <w:instrText>offer</w:instrText>
      </w:r>
      <w:r w:rsidRPr="00992324">
        <w:rPr>
          <w:lang w:val="ru-RU"/>
        </w:rPr>
        <w:instrText xml:space="preserve"> </w:instrText>
      </w:r>
      <w:r>
        <w:instrText>four</w:instrText>
      </w:r>
      <w:r w:rsidRPr="00992324">
        <w:rPr>
          <w:lang w:val="ru-RU"/>
        </w:rPr>
        <w:instrText xml:space="preserve"> </w:instrText>
      </w:r>
      <w:r>
        <w:instrText>key</w:instrText>
      </w:r>
      <w:r w:rsidRPr="00992324">
        <w:rPr>
          <w:lang w:val="ru-RU"/>
        </w:rPr>
        <w:instrText xml:space="preserve"> </w:instrText>
      </w:r>
      <w:r>
        <w:instrText>recommendations</w:instrText>
      </w:r>
      <w:r w:rsidRPr="00992324">
        <w:rPr>
          <w:lang w:val="ru-RU"/>
        </w:rPr>
        <w:instrText xml:space="preserve"> </w:instrText>
      </w:r>
      <w:r>
        <w:instrText>to</w:instrText>
      </w:r>
      <w:r w:rsidRPr="00992324">
        <w:rPr>
          <w:lang w:val="ru-RU"/>
        </w:rPr>
        <w:instrText xml:space="preserve"> </w:instrText>
      </w:r>
      <w:r>
        <w:instrText>more</w:instrText>
      </w:r>
      <w:r w:rsidRPr="00992324">
        <w:rPr>
          <w:lang w:val="ru-RU"/>
        </w:rPr>
        <w:instrText xml:space="preserve"> </w:instrText>
      </w:r>
      <w:r>
        <w:instrText>rigorously</w:instrText>
      </w:r>
      <w:r w:rsidRPr="00992324">
        <w:rPr>
          <w:lang w:val="ru-RU"/>
        </w:rPr>
        <w:instrText xml:space="preserve"> </w:instrText>
      </w:r>
      <w:r>
        <w:instrText>document</w:instrText>
      </w:r>
      <w:r w:rsidRPr="00992324">
        <w:rPr>
          <w:lang w:val="ru-RU"/>
        </w:rPr>
        <w:instrText xml:space="preserve"> </w:instrText>
      </w:r>
      <w:r>
        <w:instrText>trends</w:instrText>
      </w:r>
      <w:r w:rsidRPr="00992324">
        <w:rPr>
          <w:lang w:val="ru-RU"/>
        </w:rPr>
        <w:instrText xml:space="preserve"> </w:instrText>
      </w:r>
      <w:r>
        <w:instrText>in</w:instrText>
      </w:r>
      <w:r w:rsidRPr="00453497">
        <w:instrText xml:space="preserve"> </w:instrText>
      </w:r>
      <w:r>
        <w:instrText>rates</w:instrText>
      </w:r>
      <w:r w:rsidRPr="00453497">
        <w:instrText xml:space="preserve"> </w:instrText>
      </w:r>
      <w:r>
        <w:instrText>of</w:instrText>
      </w:r>
      <w:r w:rsidRPr="00453497">
        <w:instrText xml:space="preserve"> </w:instrText>
      </w:r>
      <w:r>
        <w:instrText>type</w:instrText>
      </w:r>
      <w:r w:rsidRPr="00453497">
        <w:instrText xml:space="preserve"> 2 </w:instrText>
      </w:r>
      <w:r>
        <w:instrText>diabetes</w:instrText>
      </w:r>
      <w:r w:rsidRPr="00453497">
        <w:instrText xml:space="preserve"> </w:instrText>
      </w:r>
      <w:r>
        <w:instrText>complications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over</w:instrText>
      </w:r>
      <w:r w:rsidRPr="00453497">
        <w:instrText xml:space="preserve"> </w:instrText>
      </w:r>
      <w:r>
        <w:instrText>time</w:instrText>
      </w:r>
      <w:r w:rsidRPr="00453497">
        <w:instrText xml:space="preserve"> </w:instrText>
      </w:r>
      <w:r>
        <w:instrText>and</w:instrText>
      </w:r>
      <w:r w:rsidRPr="00453497">
        <w:instrText xml:space="preserve"> </w:instrText>
      </w:r>
      <w:r>
        <w:instrText>worldwide</w:instrText>
      </w:r>
      <w:r w:rsidRPr="00453497">
        <w:instrText xml:space="preserve">: (1) </w:instrText>
      </w:r>
      <w:r>
        <w:instrText>increasing</w:instrText>
      </w:r>
      <w:r w:rsidRPr="00453497">
        <w:instrText xml:space="preserve"> </w:instrText>
      </w:r>
      <w:r>
        <w:instrText>investments</w:instrText>
      </w:r>
      <w:r w:rsidRPr="00453497">
        <w:instrText xml:space="preserve"> </w:instrText>
      </w:r>
      <w:r>
        <w:instrText>in</w:instrText>
      </w:r>
      <w:r w:rsidRPr="00453497">
        <w:instrText xml:space="preserve"> </w:instrText>
      </w:r>
      <w:r>
        <w:instrText>data</w:instrText>
      </w:r>
      <w:r w:rsidRPr="00453497">
        <w:instrText xml:space="preserve"> </w:instrText>
      </w:r>
      <w:r>
        <w:instrText>collection</w:instrText>
      </w:r>
      <w:r w:rsidRPr="00453497">
        <w:instrText xml:space="preserve"> </w:instrText>
      </w:r>
      <w:r>
        <w:instrText>systems</w:instrText>
      </w:r>
      <w:r w:rsidRPr="00453497">
        <w:instrText xml:space="preserve">; (2) </w:instrText>
      </w:r>
      <w:r>
        <w:instrText>standardising</w:instrText>
      </w:r>
      <w:r w:rsidRPr="00453497">
        <w:instrText xml:space="preserve"> </w:instrText>
      </w:r>
      <w:r>
        <w:instrText>case</w:instrText>
      </w:r>
      <w:r w:rsidRPr="00453497">
        <w:instrText xml:space="preserve"> </w:instrText>
      </w:r>
      <w:r>
        <w:instrText>definitions</w:instrText>
      </w:r>
      <w:r w:rsidRPr="00453497">
        <w:instrText xml:space="preserve"> </w:instrText>
      </w:r>
      <w:r>
        <w:instrText>and</w:instrText>
      </w:r>
      <w:r w:rsidRPr="00453497">
        <w:instrText xml:space="preserve"> </w:instrText>
      </w:r>
      <w:r>
        <w:instrText>approaches</w:instrText>
      </w:r>
      <w:r w:rsidRPr="00453497">
        <w:instrText xml:space="preserve"> </w:instrText>
      </w:r>
      <w:r>
        <w:instrText>to</w:instrText>
      </w:r>
      <w:r w:rsidRPr="00453497">
        <w:instrText xml:space="preserve"> </w:instrText>
      </w:r>
      <w:r>
        <w:instrText>ascertainment</w:instrText>
      </w:r>
      <w:r w:rsidRPr="00453497">
        <w:instrText xml:space="preserve">; (3) </w:instrText>
      </w:r>
      <w:r>
        <w:instrText>strengthening</w:instrText>
      </w:r>
      <w:r w:rsidRPr="00453497">
        <w:instrText xml:space="preserve"> </w:instrText>
      </w:r>
      <w:r>
        <w:instrText>analytical</w:instrText>
      </w:r>
      <w:r w:rsidRPr="00453497">
        <w:instrText xml:space="preserve"> </w:instrText>
      </w:r>
      <w:r>
        <w:instrText>capacity</w:instrText>
      </w:r>
      <w:r w:rsidRPr="00453497">
        <w:instrText xml:space="preserve">; </w:instrText>
      </w:r>
      <w:r>
        <w:instrText>and</w:instrText>
      </w:r>
      <w:r w:rsidRPr="00453497">
        <w:instrText xml:space="preserve"> (4) </w:instrText>
      </w:r>
      <w:r>
        <w:instrText>developing</w:instrText>
      </w:r>
      <w:r w:rsidRPr="00453497">
        <w:instrText xml:space="preserve"> </w:instrText>
      </w:r>
      <w:r>
        <w:instrText>and</w:instrText>
      </w:r>
      <w:r w:rsidRPr="00453497">
        <w:instrText xml:space="preserve"> </w:instrText>
      </w:r>
      <w:r>
        <w:instrText>implementing</w:instrText>
      </w:r>
      <w:r w:rsidRPr="00453497">
        <w:instrText xml:space="preserve"> </w:instrText>
      </w:r>
      <w:r>
        <w:instrText>structured</w:instrText>
      </w:r>
      <w:r w:rsidRPr="00453497">
        <w:instrText xml:space="preserve"> </w:instrText>
      </w:r>
      <w:r>
        <w:instrText>guidelines</w:instrText>
      </w:r>
      <w:r w:rsidRPr="00453497">
        <w:instrText xml:space="preserve"> </w:instrText>
      </w:r>
      <w:r>
        <w:instrText>for</w:instrText>
      </w:r>
      <w:r w:rsidRPr="00453497">
        <w:instrText xml:space="preserve"> </w:instrText>
      </w:r>
      <w:r>
        <w:instrText>reporting</w:instrText>
      </w:r>
      <w:r w:rsidRPr="00453497">
        <w:instrText xml:space="preserve"> </w:instrText>
      </w:r>
      <w:r>
        <w:instrText>of</w:instrText>
      </w:r>
      <w:r w:rsidRPr="00453497">
        <w:instrText xml:space="preserve"> </w:instrText>
      </w:r>
      <w:r>
        <w:instrText>data</w:instrText>
      </w:r>
      <w:r w:rsidRPr="00453497">
        <w:instrText>.","</w:instrText>
      </w:r>
      <w:r>
        <w:instrText>container</w:instrText>
      </w:r>
      <w:r w:rsidRPr="00453497">
        <w:instrText>-</w:instrText>
      </w:r>
      <w:r>
        <w:instrText>title</w:instrText>
      </w:r>
      <w:r w:rsidRPr="00453497">
        <w:instrText>":"</w:instrText>
      </w:r>
      <w:r>
        <w:instrText>Diabetologia</w:instrText>
      </w:r>
      <w:r w:rsidRPr="00453497">
        <w:instrText>","</w:instrText>
      </w:r>
      <w:r>
        <w:instrText>DOI</w:instrText>
      </w:r>
      <w:r w:rsidRPr="00453497">
        <w:instrText>":"10.1007/</w:instrText>
      </w:r>
      <w:r>
        <w:instrText>s</w:instrText>
      </w:r>
      <w:r w:rsidRPr="00453497">
        <w:instrText>00125-021-05585-2","</w:instrText>
      </w:r>
      <w:r>
        <w:instrText>ISSN</w:instrText>
      </w:r>
      <w:r w:rsidRPr="00453497">
        <w:instrText>":"0012-186</w:instrText>
      </w:r>
      <w:r>
        <w:instrText>X</w:instrText>
      </w:r>
      <w:r w:rsidRPr="00453497">
        <w:instrText>","</w:instrText>
      </w:r>
      <w:r>
        <w:instrText>issue</w:instrText>
      </w:r>
      <w:r w:rsidRPr="00453497">
        <w:instrText>":"1","</w:instrText>
      </w:r>
      <w:r>
        <w:instrText>journalAbbreviation":"Diabetologia","note":"PMID: 34837505\nPMCID: PMC8660730","page":"3-13","source":"PubMed Central","title":"Interpreting global trends in type 2 diabetes complications and mortality","volume":"65","author":[{"family":"Ali","given":"Mohammed K."},{"family":"Pearson-Stuttard","given":"Jonathan"},{"family":"Selvin","given":"Elizabeth"},{"family":"Gregg","given":"Edward W."}],"issued":{"date-parts":[["2022"]]}},"label":"page"},{"id":2949,"uris":["http://zotero.org/users/5483459/items/CQK8RGJ2"],"itemData":{"id":2949,"type":"article-journal","abstract":"AIMS: To estimate the number of deaths attributable to diabetes in 20-79-year-old adults in 2019.\nMETHODS: The following were used to estimate the number of deaths attributable to diabetes: all-cause mortality estimates from the World Health Organization life table, country level age- and sex-specific estimates of diabetes prevalence in 2019 and relative risks of death in people with diabetes compared to people without diabetes.\nRESULTS: An estimated 4.2 million deaths among 20-79-year-old adults are attributable to diabetes. Diabetes is estimated to contribute to 11.3% of deaths globally, ranging from 6.8% (lowest) in the Africa Region to 16.2% (highest) in the Middle East and North Africa. About half (46.2%) of the deaths attributable to diabetes occur in people under the age of 60 years. The Africa Region has the highest</w:instrText>
      </w:r>
      <w:r w:rsidRPr="008670F3">
        <w:rPr>
          <w:lang w:val="ru-RU"/>
        </w:rPr>
        <w:instrText xml:space="preserve"> (73.1%) </w:instrText>
      </w:r>
      <w:r>
        <w:instrText>proportion</w:instrText>
      </w:r>
      <w:r w:rsidRPr="008670F3">
        <w:rPr>
          <w:lang w:val="ru-RU"/>
        </w:rPr>
        <w:instrText xml:space="preserve"> </w:instrText>
      </w:r>
      <w:r>
        <w:instrText>of</w:instrText>
      </w:r>
      <w:r w:rsidRPr="008670F3">
        <w:rPr>
          <w:lang w:val="ru-RU"/>
        </w:rPr>
        <w:instrText xml:space="preserve"> </w:instrText>
      </w:r>
      <w:r>
        <w:instrText>deaths</w:instrText>
      </w:r>
      <w:r w:rsidRPr="008670F3">
        <w:rPr>
          <w:lang w:val="ru-RU"/>
        </w:rPr>
        <w:instrText xml:space="preserve"> </w:instrText>
      </w:r>
      <w:r>
        <w:instrText>attributable</w:instrText>
      </w:r>
      <w:r w:rsidRPr="008670F3">
        <w:rPr>
          <w:lang w:val="ru-RU"/>
        </w:rPr>
        <w:instrText xml:space="preserve"> </w:instrText>
      </w:r>
      <w:r>
        <w:instrText>to</w:instrText>
      </w:r>
      <w:r w:rsidRPr="008670F3">
        <w:rPr>
          <w:lang w:val="ru-RU"/>
        </w:rPr>
        <w:instrText xml:space="preserve"> </w:instrText>
      </w:r>
      <w:r>
        <w:instrText>diabetes</w:instrText>
      </w:r>
      <w:r w:rsidRPr="008670F3">
        <w:rPr>
          <w:lang w:val="ru-RU"/>
        </w:rPr>
        <w:instrText xml:space="preserve"> </w:instrText>
      </w:r>
      <w:r>
        <w:instrText>in</w:instrText>
      </w:r>
      <w:r w:rsidRPr="008670F3">
        <w:rPr>
          <w:lang w:val="ru-RU"/>
        </w:rPr>
        <w:instrText xml:space="preserve"> </w:instrText>
      </w:r>
      <w:r>
        <w:instrText>people</w:instrText>
      </w:r>
      <w:r w:rsidRPr="008670F3">
        <w:rPr>
          <w:lang w:val="ru-RU"/>
        </w:rPr>
        <w:instrText xml:space="preserve"> </w:instrText>
      </w:r>
      <w:r>
        <w:instrText>under</w:instrText>
      </w:r>
      <w:r w:rsidRPr="008670F3">
        <w:rPr>
          <w:lang w:val="ru-RU"/>
        </w:rPr>
        <w:instrText xml:space="preserve"> </w:instrText>
      </w:r>
      <w:r>
        <w:instrText>the</w:instrText>
      </w:r>
      <w:r w:rsidRPr="008670F3">
        <w:rPr>
          <w:lang w:val="ru-RU"/>
        </w:rPr>
        <w:instrText xml:space="preserve"> </w:instrText>
      </w:r>
      <w:r>
        <w:instrText>age</w:instrText>
      </w:r>
      <w:r w:rsidRPr="008670F3">
        <w:rPr>
          <w:lang w:val="ru-RU"/>
        </w:rPr>
        <w:instrText xml:space="preserve"> </w:instrText>
      </w:r>
      <w:r>
        <w:instrText>of</w:instrText>
      </w:r>
      <w:r w:rsidRPr="008670F3">
        <w:rPr>
          <w:lang w:val="ru-RU"/>
        </w:rPr>
        <w:instrText xml:space="preserve"> 60</w:instrText>
      </w:r>
      <w:r>
        <w:instrText> years</w:instrText>
      </w:r>
      <w:r w:rsidRPr="008670F3">
        <w:rPr>
          <w:lang w:val="ru-RU"/>
        </w:rPr>
        <w:instrText xml:space="preserve">, </w:instrText>
      </w:r>
      <w:r>
        <w:instrText>while</w:instrText>
      </w:r>
      <w:r w:rsidRPr="008670F3">
        <w:rPr>
          <w:lang w:val="ru-RU"/>
        </w:rPr>
        <w:instrText xml:space="preserve"> </w:instrText>
      </w:r>
      <w:r>
        <w:instrText>the</w:instrText>
      </w:r>
      <w:r w:rsidRPr="008670F3">
        <w:rPr>
          <w:lang w:val="ru-RU"/>
        </w:rPr>
        <w:instrText xml:space="preserve"> </w:instrText>
      </w:r>
      <w:r>
        <w:instrText>Europe</w:instrText>
      </w:r>
      <w:r w:rsidRPr="008670F3">
        <w:rPr>
          <w:lang w:val="ru-RU"/>
        </w:rPr>
        <w:instrText xml:space="preserve"> </w:instrText>
      </w:r>
      <w:r>
        <w:instrText>Region</w:instrText>
      </w:r>
      <w:r w:rsidRPr="008670F3">
        <w:rPr>
          <w:lang w:val="ru-RU"/>
        </w:rPr>
        <w:instrText xml:space="preserve"> </w:instrText>
      </w:r>
      <w:r>
        <w:instrText>has</w:instrText>
      </w:r>
      <w:r w:rsidRPr="008670F3">
        <w:rPr>
          <w:lang w:val="ru-RU"/>
        </w:rPr>
        <w:instrText xml:space="preserve"> </w:instrText>
      </w:r>
      <w:r>
        <w:instrText>the</w:instrText>
      </w:r>
      <w:r w:rsidRPr="008670F3">
        <w:rPr>
          <w:lang w:val="ru-RU"/>
        </w:rPr>
        <w:instrText xml:space="preserve"> </w:instrText>
      </w:r>
      <w:r>
        <w:instrText>lowest</w:instrText>
      </w:r>
      <w:r w:rsidRPr="008670F3">
        <w:rPr>
          <w:lang w:val="ru-RU"/>
        </w:rPr>
        <w:instrText xml:space="preserve"> (31.4%).\</w:instrText>
      </w:r>
      <w:r>
        <w:instrText>nCONCLUSIONS</w:instrText>
      </w:r>
      <w:r w:rsidRPr="008670F3">
        <w:rPr>
          <w:lang w:val="ru-RU"/>
        </w:rPr>
        <w:instrText xml:space="preserve">: </w:instrText>
      </w:r>
      <w:r>
        <w:instrText>Diabetes</w:instrText>
      </w:r>
      <w:r w:rsidRPr="008670F3">
        <w:rPr>
          <w:lang w:val="ru-RU"/>
        </w:rPr>
        <w:instrText xml:space="preserve"> </w:instrText>
      </w:r>
      <w:r>
        <w:instrText>is</w:instrText>
      </w:r>
      <w:r w:rsidRPr="008670F3">
        <w:rPr>
          <w:lang w:val="ru-RU"/>
        </w:rPr>
        <w:instrText xml:space="preserve"> </w:instrText>
      </w:r>
      <w:r>
        <w:instrText>estimated</w:instrText>
      </w:r>
      <w:r w:rsidRPr="008670F3">
        <w:rPr>
          <w:lang w:val="ru-RU"/>
        </w:rPr>
        <w:instrText xml:space="preserve"> </w:instrText>
      </w:r>
      <w:r>
        <w:instrText>to</w:instrText>
      </w:r>
      <w:r w:rsidRPr="008670F3">
        <w:rPr>
          <w:lang w:val="ru-RU"/>
        </w:rPr>
        <w:instrText xml:space="preserve"> </w:instrText>
      </w:r>
      <w:r>
        <w:instrText>contribute</w:instrText>
      </w:r>
      <w:r w:rsidRPr="008670F3">
        <w:rPr>
          <w:lang w:val="ru-RU"/>
        </w:rPr>
        <w:instrText xml:space="preserve"> </w:instrText>
      </w:r>
      <w:r>
        <w:instrText>to</w:instrText>
      </w:r>
      <w:r w:rsidRPr="008670F3">
        <w:rPr>
          <w:lang w:val="ru-RU"/>
        </w:rPr>
        <w:instrText xml:space="preserve"> </w:instrText>
      </w:r>
      <w:r>
        <w:instrText>one</w:instrText>
      </w:r>
      <w:r w:rsidRPr="008670F3">
        <w:rPr>
          <w:lang w:val="ru-RU"/>
        </w:rPr>
        <w:instrText xml:space="preserve"> </w:instrText>
      </w:r>
      <w:r>
        <w:instrText>in</w:instrText>
      </w:r>
      <w:r w:rsidRPr="008670F3">
        <w:rPr>
          <w:lang w:val="ru-RU"/>
        </w:rPr>
        <w:instrText xml:space="preserve"> </w:instrText>
      </w:r>
      <w:r>
        <w:instrText>nine</w:instrText>
      </w:r>
      <w:r w:rsidRPr="008670F3">
        <w:rPr>
          <w:lang w:val="ru-RU"/>
        </w:rPr>
        <w:instrText xml:space="preserve"> </w:instrText>
      </w:r>
      <w:r>
        <w:instrText>deaths</w:instrText>
      </w:r>
      <w:r w:rsidRPr="008670F3">
        <w:rPr>
          <w:lang w:val="ru-RU"/>
        </w:rPr>
        <w:instrText xml:space="preserve"> </w:instrText>
      </w:r>
      <w:r>
        <w:instrText>among</w:instrText>
      </w:r>
      <w:r w:rsidRPr="008670F3">
        <w:rPr>
          <w:lang w:val="ru-RU"/>
        </w:rPr>
        <w:instrText xml:space="preserve"> </w:instrText>
      </w:r>
      <w:r>
        <w:instrText>adults</w:instrText>
      </w:r>
      <w:r w:rsidRPr="008670F3">
        <w:rPr>
          <w:lang w:val="ru-RU"/>
        </w:rPr>
        <w:instrText xml:space="preserve"> </w:instrText>
      </w:r>
      <w:r>
        <w:instrText>aged</w:instrText>
      </w:r>
      <w:r w:rsidRPr="008670F3">
        <w:rPr>
          <w:lang w:val="ru-RU"/>
        </w:rPr>
        <w:instrText xml:space="preserve"> 20-79</w:instrText>
      </w:r>
      <w:r>
        <w:instrText> years</w:instrText>
      </w:r>
      <w:r w:rsidRPr="008670F3">
        <w:rPr>
          <w:lang w:val="ru-RU"/>
        </w:rPr>
        <w:instrText xml:space="preserve">. </w:instrText>
      </w:r>
      <w:r>
        <w:instrText>Prevention</w:instrText>
      </w:r>
      <w:r w:rsidRPr="008670F3">
        <w:rPr>
          <w:lang w:val="ru-RU"/>
        </w:rPr>
        <w:instrText xml:space="preserve"> </w:instrText>
      </w:r>
      <w:r>
        <w:instrText>of</w:instrText>
      </w:r>
      <w:r w:rsidRPr="008670F3">
        <w:rPr>
          <w:lang w:val="ru-RU"/>
        </w:rPr>
        <w:instrText xml:space="preserve"> </w:instrText>
      </w:r>
      <w:r>
        <w:instrText>diabetes</w:instrText>
      </w:r>
      <w:r w:rsidRPr="008670F3">
        <w:rPr>
          <w:lang w:val="ru-RU"/>
        </w:rPr>
        <w:instrText xml:space="preserve"> </w:instrText>
      </w:r>
      <w:r>
        <w:instrText>and</w:instrText>
      </w:r>
      <w:r w:rsidRPr="008670F3">
        <w:rPr>
          <w:lang w:val="ru-RU"/>
        </w:rPr>
        <w:instrText xml:space="preserve"> </w:instrText>
      </w:r>
      <w:r>
        <w:instrText>its</w:instrText>
      </w:r>
      <w:r w:rsidRPr="008670F3">
        <w:rPr>
          <w:lang w:val="ru-RU"/>
        </w:rPr>
        <w:instrText xml:space="preserve"> </w:instrText>
      </w:r>
      <w:r>
        <w:instrText>complications</w:instrText>
      </w:r>
      <w:r w:rsidRPr="008670F3">
        <w:rPr>
          <w:lang w:val="ru-RU"/>
        </w:rPr>
        <w:instrText xml:space="preserve"> </w:instrText>
      </w:r>
      <w:r>
        <w:instrText>is</w:instrText>
      </w:r>
      <w:r w:rsidRPr="008670F3">
        <w:rPr>
          <w:lang w:val="ru-RU"/>
        </w:rPr>
        <w:instrText xml:space="preserve"> </w:instrText>
      </w:r>
      <w:r>
        <w:instrText>essential</w:instrText>
      </w:r>
      <w:r w:rsidRPr="008670F3">
        <w:rPr>
          <w:lang w:val="ru-RU"/>
        </w:rPr>
        <w:instrText xml:space="preserve">, </w:instrText>
      </w:r>
      <w:r>
        <w:instrText>particularly</w:instrText>
      </w:r>
      <w:r w:rsidRPr="008670F3">
        <w:rPr>
          <w:lang w:val="ru-RU"/>
        </w:rPr>
        <w:instrText xml:space="preserve"> </w:instrText>
      </w:r>
      <w:r>
        <w:instrText>in</w:instrText>
      </w:r>
      <w:r w:rsidRPr="008670F3">
        <w:rPr>
          <w:lang w:val="ru-RU"/>
        </w:rPr>
        <w:instrText xml:space="preserve"> </w:instrText>
      </w:r>
      <w:r>
        <w:instrText>middle</w:instrText>
      </w:r>
      <w:r w:rsidRPr="008670F3">
        <w:rPr>
          <w:lang w:val="ru-RU"/>
        </w:rPr>
        <w:instrText>-</w:instrText>
      </w:r>
      <w:r>
        <w:instrText>income</w:instrText>
      </w:r>
      <w:r w:rsidRPr="008670F3">
        <w:rPr>
          <w:lang w:val="ru-RU"/>
        </w:rPr>
        <w:instrText xml:space="preserve"> </w:instrText>
      </w:r>
      <w:r>
        <w:instrText>countries</w:instrText>
      </w:r>
      <w:r w:rsidRPr="008670F3">
        <w:rPr>
          <w:lang w:val="ru-RU"/>
        </w:rPr>
        <w:instrText xml:space="preserve">, </w:instrText>
      </w:r>
      <w:r>
        <w:instrText>where</w:instrText>
      </w:r>
      <w:r w:rsidRPr="008670F3">
        <w:rPr>
          <w:lang w:val="ru-RU"/>
        </w:rPr>
        <w:instrText xml:space="preserve"> </w:instrText>
      </w:r>
      <w:r>
        <w:instrText>the</w:instrText>
      </w:r>
      <w:r w:rsidRPr="008670F3">
        <w:rPr>
          <w:lang w:val="ru-RU"/>
        </w:rPr>
        <w:instrText xml:space="preserve"> </w:instrText>
      </w:r>
      <w:r>
        <w:instrText>current</w:instrText>
      </w:r>
      <w:r w:rsidRPr="008670F3">
        <w:rPr>
          <w:lang w:val="ru-RU"/>
        </w:rPr>
        <w:instrText xml:space="preserve"> </w:instrText>
      </w:r>
      <w:r>
        <w:instrText>impact</w:instrText>
      </w:r>
      <w:r w:rsidRPr="008670F3">
        <w:rPr>
          <w:lang w:val="ru-RU"/>
        </w:rPr>
        <w:instrText xml:space="preserve"> </w:instrText>
      </w:r>
      <w:r>
        <w:instrText>is</w:instrText>
      </w:r>
      <w:r w:rsidRPr="008670F3">
        <w:rPr>
          <w:lang w:val="ru-RU"/>
        </w:rPr>
        <w:instrText xml:space="preserve"> </w:instrText>
      </w:r>
      <w:r>
        <w:instrText>estimated</w:instrText>
      </w:r>
      <w:r w:rsidRPr="008670F3">
        <w:rPr>
          <w:lang w:val="ru-RU"/>
        </w:rPr>
        <w:instrText xml:space="preserve"> </w:instrText>
      </w:r>
      <w:r>
        <w:instrText>to</w:instrText>
      </w:r>
      <w:r w:rsidRPr="008670F3">
        <w:rPr>
          <w:lang w:val="ru-RU"/>
        </w:rPr>
        <w:instrText xml:space="preserve"> </w:instrText>
      </w:r>
      <w:r>
        <w:instrText>be</w:instrText>
      </w:r>
      <w:r w:rsidRPr="008670F3">
        <w:rPr>
          <w:lang w:val="ru-RU"/>
        </w:rPr>
        <w:instrText xml:space="preserve"> </w:instrText>
      </w:r>
      <w:r>
        <w:instrText>the</w:instrText>
      </w:r>
      <w:r w:rsidRPr="008670F3">
        <w:rPr>
          <w:lang w:val="ru-RU"/>
        </w:rPr>
        <w:instrText xml:space="preserve"> </w:instrText>
      </w:r>
      <w:r>
        <w:instrText>largest</w:instrText>
      </w:r>
      <w:r w:rsidRPr="008670F3">
        <w:rPr>
          <w:lang w:val="ru-RU"/>
        </w:rPr>
        <w:instrText xml:space="preserve">. </w:instrText>
      </w:r>
      <w:r>
        <w:instrText>Contemporary</w:instrText>
      </w:r>
      <w:r w:rsidRPr="008670F3">
        <w:rPr>
          <w:lang w:val="ru-RU"/>
        </w:rPr>
        <w:instrText xml:space="preserve"> </w:instrText>
      </w:r>
      <w:r>
        <w:instrText>data</w:instrText>
      </w:r>
      <w:r w:rsidRPr="008670F3">
        <w:rPr>
          <w:lang w:val="ru-RU"/>
        </w:rPr>
        <w:instrText xml:space="preserve"> </w:instrText>
      </w:r>
      <w:r>
        <w:instrText>from</w:instrText>
      </w:r>
      <w:r w:rsidRPr="008670F3">
        <w:rPr>
          <w:lang w:val="ru-RU"/>
        </w:rPr>
        <w:instrText xml:space="preserve"> </w:instrText>
      </w:r>
      <w:r>
        <w:instrText>diverse</w:instrText>
      </w:r>
      <w:r w:rsidRPr="008670F3">
        <w:rPr>
          <w:lang w:val="ru-RU"/>
        </w:rPr>
        <w:instrText xml:space="preserve"> </w:instrText>
      </w:r>
      <w:r>
        <w:instrText>populations</w:instrText>
      </w:r>
      <w:r w:rsidRPr="008670F3">
        <w:rPr>
          <w:lang w:val="ru-RU"/>
        </w:rPr>
        <w:instrText xml:space="preserve"> </w:instrText>
      </w:r>
      <w:r>
        <w:instrText>are</w:instrText>
      </w:r>
      <w:r w:rsidRPr="008670F3">
        <w:rPr>
          <w:lang w:val="ru-RU"/>
        </w:rPr>
        <w:instrText xml:space="preserve"> </w:instrText>
      </w:r>
      <w:r>
        <w:instrText>needed</w:instrText>
      </w:r>
      <w:r w:rsidRPr="008670F3">
        <w:rPr>
          <w:lang w:val="ru-RU"/>
        </w:rPr>
        <w:instrText xml:space="preserve"> </w:instrText>
      </w:r>
      <w:r>
        <w:instrText>to</w:instrText>
      </w:r>
      <w:r w:rsidRPr="008670F3">
        <w:rPr>
          <w:lang w:val="ru-RU"/>
        </w:rPr>
        <w:instrText xml:space="preserve"> </w:instrText>
      </w:r>
      <w:r>
        <w:instrText>validate</w:instrText>
      </w:r>
      <w:r w:rsidRPr="008670F3">
        <w:rPr>
          <w:lang w:val="ru-RU"/>
        </w:rPr>
        <w:instrText xml:space="preserve"> </w:instrText>
      </w:r>
      <w:r>
        <w:instrText>these</w:instrText>
      </w:r>
      <w:r w:rsidRPr="008670F3">
        <w:rPr>
          <w:lang w:val="ru-RU"/>
        </w:rPr>
        <w:instrText xml:space="preserve"> </w:instrText>
      </w:r>
      <w:r>
        <w:instrText>estimates</w:instrText>
      </w:r>
      <w:r w:rsidRPr="008670F3">
        <w:rPr>
          <w:lang w:val="ru-RU"/>
        </w:rPr>
        <w:instrText>.","</w:instrText>
      </w:r>
      <w:r>
        <w:instrText>container</w:instrText>
      </w:r>
      <w:r w:rsidRPr="008670F3">
        <w:rPr>
          <w:lang w:val="ru-RU"/>
        </w:rPr>
        <w:instrText>-</w:instrText>
      </w:r>
      <w:r>
        <w:instrText>title</w:instrText>
      </w:r>
      <w:r w:rsidRPr="008670F3">
        <w:rPr>
          <w:lang w:val="ru-RU"/>
        </w:rPr>
        <w:instrText>":"</w:instrText>
      </w:r>
      <w:r>
        <w:instrText>Diabetes</w:instrText>
      </w:r>
      <w:r w:rsidRPr="008670F3">
        <w:rPr>
          <w:lang w:val="ru-RU"/>
        </w:rPr>
        <w:instrText xml:space="preserve"> </w:instrText>
      </w:r>
      <w:r>
        <w:instrText>Research</w:instrText>
      </w:r>
      <w:r w:rsidRPr="008670F3">
        <w:rPr>
          <w:lang w:val="ru-RU"/>
        </w:rPr>
        <w:instrText xml:space="preserve"> </w:instrText>
      </w:r>
      <w:r>
        <w:instrText>and</w:instrText>
      </w:r>
      <w:r w:rsidRPr="008670F3">
        <w:rPr>
          <w:lang w:val="ru-RU"/>
        </w:rPr>
        <w:instrText xml:space="preserve"> </w:instrText>
      </w:r>
      <w:r>
        <w:instrText>Clinical</w:instrText>
      </w:r>
      <w:r w:rsidRPr="008670F3">
        <w:rPr>
          <w:lang w:val="ru-RU"/>
        </w:rPr>
        <w:instrText xml:space="preserve"> </w:instrText>
      </w:r>
      <w:r>
        <w:instrText>Practice</w:instrText>
      </w:r>
      <w:r w:rsidRPr="008670F3">
        <w:rPr>
          <w:lang w:val="ru-RU"/>
        </w:rPr>
        <w:instrText>","</w:instrText>
      </w:r>
      <w:r>
        <w:instrText>DOI</w:instrText>
      </w:r>
      <w:r w:rsidRPr="008670F3">
        <w:rPr>
          <w:lang w:val="ru-RU"/>
        </w:rPr>
        <w:instrText>":"10.1016/</w:instrText>
      </w:r>
      <w:r>
        <w:instrText>j</w:instrText>
      </w:r>
      <w:r w:rsidRPr="008670F3">
        <w:rPr>
          <w:lang w:val="ru-RU"/>
        </w:rPr>
        <w:instrText>.</w:instrText>
      </w:r>
      <w:r>
        <w:instrText>diabres</w:instrText>
      </w:r>
      <w:r w:rsidRPr="008670F3">
        <w:rPr>
          <w:lang w:val="ru-RU"/>
        </w:rPr>
        <w:instrText>.2020.108086","</w:instrText>
      </w:r>
      <w:r>
        <w:instrText>ISSN</w:instrText>
      </w:r>
      <w:r w:rsidRPr="008670F3">
        <w:rPr>
          <w:lang w:val="ru-RU"/>
        </w:rPr>
        <w:instrText>":"1872-8227","</w:instrText>
      </w:r>
      <w:r>
        <w:instrText>journalAbbreviation</w:instrText>
      </w:r>
      <w:r w:rsidRPr="008670F3">
        <w:rPr>
          <w:lang w:val="ru-RU"/>
        </w:rPr>
        <w:instrText>":"</w:instrText>
      </w:r>
      <w:r>
        <w:instrText>Diabetes</w:instrText>
      </w:r>
      <w:r w:rsidRPr="008670F3">
        <w:rPr>
          <w:lang w:val="ru-RU"/>
        </w:rPr>
        <w:instrText xml:space="preserve"> </w:instrText>
      </w:r>
      <w:r>
        <w:instrText>Res</w:instrText>
      </w:r>
      <w:r w:rsidRPr="008670F3">
        <w:rPr>
          <w:lang w:val="ru-RU"/>
        </w:rPr>
        <w:instrText xml:space="preserve"> </w:instrText>
      </w:r>
      <w:r>
        <w:instrText>Clin</w:instrText>
      </w:r>
      <w:r w:rsidRPr="008670F3">
        <w:rPr>
          <w:lang w:val="ru-RU"/>
        </w:rPr>
        <w:instrText xml:space="preserve"> </w:instrText>
      </w:r>
      <w:r>
        <w:instrText>Pract</w:instrText>
      </w:r>
      <w:r w:rsidRPr="008670F3">
        <w:rPr>
          <w:lang w:val="ru-RU"/>
        </w:rPr>
        <w:instrText>","</w:instrText>
      </w:r>
      <w:r>
        <w:instrText>language</w:instrText>
      </w:r>
      <w:r w:rsidRPr="008670F3">
        <w:rPr>
          <w:lang w:val="ru-RU"/>
        </w:rPr>
        <w:instrText>":"</w:instrText>
      </w:r>
      <w:r>
        <w:instrText>eng</w:instrText>
      </w:r>
      <w:r w:rsidRPr="008670F3">
        <w:rPr>
          <w:lang w:val="ru-RU"/>
        </w:rPr>
        <w:instrText>","</w:instrText>
      </w:r>
      <w:r>
        <w:instrText>note</w:instrText>
      </w:r>
      <w:r w:rsidRPr="008670F3">
        <w:rPr>
          <w:lang w:val="ru-RU"/>
        </w:rPr>
        <w:instrText>":"</w:instrText>
      </w:r>
      <w:r>
        <w:instrText>PMID</w:instrText>
      </w:r>
      <w:r w:rsidRPr="008670F3">
        <w:rPr>
          <w:lang w:val="ru-RU"/>
        </w:rPr>
        <w:instrText>: 32068099","</w:instrText>
      </w:r>
      <w:r>
        <w:instrText>page</w:instrText>
      </w:r>
      <w:r w:rsidRPr="008670F3">
        <w:rPr>
          <w:lang w:val="ru-RU"/>
        </w:rPr>
        <w:instrText>":"108086","</w:instrText>
      </w:r>
      <w:r>
        <w:instrText>source</w:instrText>
      </w:r>
      <w:r w:rsidRPr="008670F3">
        <w:rPr>
          <w:lang w:val="ru-RU"/>
        </w:rPr>
        <w:instrText>":"</w:instrText>
      </w:r>
      <w:r>
        <w:instrText>PubMed</w:instrText>
      </w:r>
      <w:r w:rsidRPr="008670F3">
        <w:rPr>
          <w:lang w:val="ru-RU"/>
        </w:rPr>
        <w:instrText>","</w:instrText>
      </w:r>
      <w:r>
        <w:instrText>title</w:instrText>
      </w:r>
      <w:r w:rsidRPr="008670F3">
        <w:rPr>
          <w:lang w:val="ru-RU"/>
        </w:rPr>
        <w:instrText>":"</w:instrText>
      </w:r>
      <w:r>
        <w:instrText>Mortality</w:instrText>
      </w:r>
      <w:r w:rsidRPr="008670F3">
        <w:rPr>
          <w:lang w:val="ru-RU"/>
        </w:rPr>
        <w:instrText xml:space="preserve"> </w:instrText>
      </w:r>
      <w:r>
        <w:instrText>attributable</w:instrText>
      </w:r>
      <w:r w:rsidRPr="008670F3">
        <w:rPr>
          <w:lang w:val="ru-RU"/>
        </w:rPr>
        <w:instrText xml:space="preserve"> </w:instrText>
      </w:r>
      <w:r>
        <w:instrText>to</w:instrText>
      </w:r>
      <w:r w:rsidRPr="008670F3">
        <w:rPr>
          <w:lang w:val="ru-RU"/>
        </w:rPr>
        <w:instrText xml:space="preserve"> </w:instrText>
      </w:r>
      <w:r>
        <w:instrText>diabetes</w:instrText>
      </w:r>
      <w:r w:rsidRPr="008670F3">
        <w:rPr>
          <w:lang w:val="ru-RU"/>
        </w:rPr>
        <w:instrText xml:space="preserve"> </w:instrText>
      </w:r>
      <w:r>
        <w:instrText>in</w:instrText>
      </w:r>
      <w:r w:rsidRPr="008670F3">
        <w:rPr>
          <w:lang w:val="ru-RU"/>
        </w:rPr>
        <w:instrText xml:space="preserve"> 20-79</w:instrText>
      </w:r>
      <w:r>
        <w:instrText> years</w:instrText>
      </w:r>
      <w:r w:rsidRPr="008670F3">
        <w:rPr>
          <w:lang w:val="ru-RU"/>
        </w:rPr>
        <w:instrText xml:space="preserve"> </w:instrText>
      </w:r>
      <w:r>
        <w:instrText>old</w:instrText>
      </w:r>
      <w:r w:rsidRPr="008670F3">
        <w:rPr>
          <w:lang w:val="ru-RU"/>
        </w:rPr>
        <w:instrText xml:space="preserve"> </w:instrText>
      </w:r>
      <w:r>
        <w:instrText>adults</w:instrText>
      </w:r>
      <w:r w:rsidRPr="008670F3">
        <w:rPr>
          <w:lang w:val="ru-RU"/>
        </w:rPr>
        <w:instrText xml:space="preserve">, 2019 </w:instrText>
      </w:r>
      <w:r>
        <w:instrText>estimates</w:instrText>
      </w:r>
      <w:r w:rsidRPr="008670F3">
        <w:rPr>
          <w:lang w:val="ru-RU"/>
        </w:rPr>
        <w:instrText xml:space="preserve">: </w:instrText>
      </w:r>
      <w:r>
        <w:instrText>Results</w:instrText>
      </w:r>
      <w:r w:rsidRPr="008670F3">
        <w:rPr>
          <w:lang w:val="ru-RU"/>
        </w:rPr>
        <w:instrText xml:space="preserve"> </w:instrText>
      </w:r>
      <w:r>
        <w:instrText>from</w:instrText>
      </w:r>
      <w:r w:rsidRPr="008670F3">
        <w:rPr>
          <w:lang w:val="ru-RU"/>
        </w:rPr>
        <w:instrText xml:space="preserve"> </w:instrText>
      </w:r>
      <w:r>
        <w:instrText>the</w:instrText>
      </w:r>
      <w:r w:rsidRPr="008670F3">
        <w:rPr>
          <w:lang w:val="ru-RU"/>
        </w:rPr>
        <w:instrText xml:space="preserve"> </w:instrText>
      </w:r>
      <w:r>
        <w:instrText>International</w:instrText>
      </w:r>
      <w:r w:rsidRPr="008670F3">
        <w:rPr>
          <w:lang w:val="ru-RU"/>
        </w:rPr>
        <w:instrText xml:space="preserve"> </w:instrText>
      </w:r>
      <w:r>
        <w:instrText>Diabetes</w:instrText>
      </w:r>
      <w:r w:rsidRPr="008670F3">
        <w:rPr>
          <w:lang w:val="ru-RU"/>
        </w:rPr>
        <w:instrText xml:space="preserve"> </w:instrText>
      </w:r>
      <w:r>
        <w:instrText>Federation</w:instrText>
      </w:r>
      <w:r w:rsidRPr="008670F3">
        <w:rPr>
          <w:lang w:val="ru-RU"/>
        </w:rPr>
        <w:instrText xml:space="preserve"> </w:instrText>
      </w:r>
      <w:r>
        <w:instrText>Diabetes</w:instrText>
      </w:r>
      <w:r w:rsidRPr="008670F3">
        <w:rPr>
          <w:lang w:val="ru-RU"/>
        </w:rPr>
        <w:instrText xml:space="preserve"> </w:instrText>
      </w:r>
      <w:r>
        <w:instrText>Atlas</w:instrText>
      </w:r>
      <w:r w:rsidRPr="008670F3">
        <w:rPr>
          <w:lang w:val="ru-RU"/>
        </w:rPr>
        <w:instrText>, 9</w:instrText>
      </w:r>
      <w:r>
        <w:instrText>th</w:instrText>
      </w:r>
      <w:r w:rsidRPr="008670F3">
        <w:rPr>
          <w:lang w:val="ru-RU"/>
        </w:rPr>
        <w:instrText xml:space="preserve"> </w:instrText>
      </w:r>
      <w:r>
        <w:instrText>edition</w:instrText>
      </w:r>
      <w:r w:rsidRPr="008670F3">
        <w:rPr>
          <w:lang w:val="ru-RU"/>
        </w:rPr>
        <w:instrText>","</w:instrText>
      </w:r>
      <w:r>
        <w:instrText>title</w:instrText>
      </w:r>
      <w:r w:rsidRPr="008670F3">
        <w:rPr>
          <w:lang w:val="ru-RU"/>
        </w:rPr>
        <w:instrText>-</w:instrText>
      </w:r>
      <w:r>
        <w:instrText>short</w:instrText>
      </w:r>
      <w:r w:rsidRPr="008670F3">
        <w:rPr>
          <w:lang w:val="ru-RU"/>
        </w:rPr>
        <w:instrText>":"</w:instrText>
      </w:r>
      <w:r>
        <w:instrText>Mortality</w:instrText>
      </w:r>
      <w:r w:rsidRPr="008670F3">
        <w:rPr>
          <w:lang w:val="ru-RU"/>
        </w:rPr>
        <w:instrText xml:space="preserve"> </w:instrText>
      </w:r>
      <w:r>
        <w:instrText>attributable</w:instrText>
      </w:r>
      <w:r w:rsidRPr="008670F3">
        <w:rPr>
          <w:lang w:val="ru-RU"/>
        </w:rPr>
        <w:instrText xml:space="preserve"> </w:instrText>
      </w:r>
      <w:r>
        <w:instrText>to</w:instrText>
      </w:r>
      <w:r w:rsidRPr="008670F3">
        <w:rPr>
          <w:lang w:val="ru-RU"/>
        </w:rPr>
        <w:instrText xml:space="preserve"> </w:instrText>
      </w:r>
      <w:r>
        <w:instrText>diabetes</w:instrText>
      </w:r>
      <w:r w:rsidRPr="008670F3">
        <w:rPr>
          <w:lang w:val="ru-RU"/>
        </w:rPr>
        <w:instrText xml:space="preserve"> </w:instrText>
      </w:r>
      <w:r>
        <w:instrText>in</w:instrText>
      </w:r>
      <w:r w:rsidRPr="008670F3">
        <w:rPr>
          <w:lang w:val="ru-RU"/>
        </w:rPr>
        <w:instrText xml:space="preserve"> 20-79</w:instrText>
      </w:r>
      <w:r>
        <w:instrText> years</w:instrText>
      </w:r>
      <w:r w:rsidRPr="008670F3">
        <w:rPr>
          <w:lang w:val="ru-RU"/>
        </w:rPr>
        <w:instrText xml:space="preserve"> </w:instrText>
      </w:r>
      <w:r>
        <w:instrText>old</w:instrText>
      </w:r>
      <w:r w:rsidRPr="008670F3">
        <w:rPr>
          <w:lang w:val="ru-RU"/>
        </w:rPr>
        <w:instrText xml:space="preserve"> </w:instrText>
      </w:r>
      <w:r>
        <w:instrText>adults</w:instrText>
      </w:r>
      <w:r w:rsidRPr="008670F3">
        <w:rPr>
          <w:lang w:val="ru-RU"/>
        </w:rPr>
        <w:instrText xml:space="preserve">, 2019 </w:instrText>
      </w:r>
      <w:r>
        <w:instrText>estimates</w:instrText>
      </w:r>
      <w:r w:rsidRPr="008670F3">
        <w:rPr>
          <w:lang w:val="ru-RU"/>
        </w:rPr>
        <w:instrText>","</w:instrText>
      </w:r>
      <w:r>
        <w:instrText>volume</w:instrText>
      </w:r>
      <w:r w:rsidRPr="008670F3">
        <w:rPr>
          <w:lang w:val="ru-RU"/>
        </w:rPr>
        <w:instrText>":"162","</w:instrText>
      </w:r>
      <w:r>
        <w:instrText>author</w:instrText>
      </w:r>
      <w:r w:rsidRPr="008670F3">
        <w:rPr>
          <w:lang w:val="ru-RU"/>
        </w:rPr>
        <w:instrText>":[{"</w:instrText>
      </w:r>
      <w:r>
        <w:instrText>family</w:instrText>
      </w:r>
      <w:r w:rsidRPr="008670F3">
        <w:rPr>
          <w:lang w:val="ru-RU"/>
        </w:rPr>
        <w:instrText>":"</w:instrText>
      </w:r>
      <w:r>
        <w:instrText>Saeedi</w:instrText>
      </w:r>
      <w:r w:rsidRPr="008670F3">
        <w:rPr>
          <w:lang w:val="ru-RU"/>
        </w:rPr>
        <w:instrText>","</w:instrText>
      </w:r>
      <w:r>
        <w:instrText>given</w:instrText>
      </w:r>
      <w:r w:rsidRPr="008670F3">
        <w:rPr>
          <w:lang w:val="ru-RU"/>
        </w:rPr>
        <w:instrText>":"</w:instrText>
      </w:r>
      <w:r>
        <w:instrText>Pouya</w:instrText>
      </w:r>
      <w:r w:rsidRPr="008670F3">
        <w:rPr>
          <w:lang w:val="ru-RU"/>
        </w:rPr>
        <w:instrText>"},{"</w:instrText>
      </w:r>
      <w:r>
        <w:instrText>family</w:instrText>
      </w:r>
      <w:r w:rsidRPr="008670F3">
        <w:rPr>
          <w:lang w:val="ru-RU"/>
        </w:rPr>
        <w:instrText>":"</w:instrText>
      </w:r>
      <w:r>
        <w:instrText>Salpea</w:instrText>
      </w:r>
      <w:r w:rsidRPr="008670F3">
        <w:rPr>
          <w:lang w:val="ru-RU"/>
        </w:rPr>
        <w:instrText>","</w:instrText>
      </w:r>
      <w:r>
        <w:instrText>given</w:instrText>
      </w:r>
      <w:r w:rsidRPr="008670F3">
        <w:rPr>
          <w:lang w:val="ru-RU"/>
        </w:rPr>
        <w:instrText>":"</w:instrText>
      </w:r>
      <w:r>
        <w:instrText>Paraskevi</w:instrText>
      </w:r>
      <w:r w:rsidRPr="008670F3">
        <w:rPr>
          <w:lang w:val="ru-RU"/>
        </w:rPr>
        <w:instrText>"},{"</w:instrText>
      </w:r>
      <w:r>
        <w:instrText>family</w:instrText>
      </w:r>
      <w:r w:rsidRPr="008670F3">
        <w:rPr>
          <w:lang w:val="ru-RU"/>
        </w:rPr>
        <w:instrText>":"</w:instrText>
      </w:r>
      <w:r>
        <w:instrText>Karuranga</w:instrText>
      </w:r>
      <w:r w:rsidRPr="008670F3">
        <w:rPr>
          <w:lang w:val="ru-RU"/>
        </w:rPr>
        <w:instrText>","</w:instrText>
      </w:r>
      <w:r>
        <w:instrText>given</w:instrText>
      </w:r>
      <w:r w:rsidRPr="008670F3">
        <w:rPr>
          <w:lang w:val="ru-RU"/>
        </w:rPr>
        <w:instrText>":"</w:instrText>
      </w:r>
      <w:r>
        <w:instrText>Suvi</w:instrText>
      </w:r>
      <w:r w:rsidRPr="008670F3">
        <w:rPr>
          <w:lang w:val="ru-RU"/>
        </w:rPr>
        <w:instrText>"},{"</w:instrText>
      </w:r>
      <w:r>
        <w:instrText>family</w:instrText>
      </w:r>
      <w:r w:rsidRPr="008670F3">
        <w:rPr>
          <w:lang w:val="ru-RU"/>
        </w:rPr>
        <w:instrText>":"</w:instrText>
      </w:r>
      <w:r>
        <w:instrText>Petersohn</w:instrText>
      </w:r>
      <w:r w:rsidRPr="008670F3">
        <w:rPr>
          <w:lang w:val="ru-RU"/>
        </w:rPr>
        <w:instrText>","</w:instrText>
      </w:r>
      <w:r>
        <w:instrText>given</w:instrText>
      </w:r>
      <w:r w:rsidRPr="008670F3">
        <w:rPr>
          <w:lang w:val="ru-RU"/>
        </w:rPr>
        <w:instrText>":"</w:instrText>
      </w:r>
      <w:r>
        <w:instrText>Inga</w:instrText>
      </w:r>
      <w:r w:rsidRPr="008670F3">
        <w:rPr>
          <w:lang w:val="ru-RU"/>
        </w:rPr>
        <w:instrText>"},{"</w:instrText>
      </w:r>
      <w:r>
        <w:instrText>family</w:instrText>
      </w:r>
      <w:r w:rsidRPr="008670F3">
        <w:rPr>
          <w:lang w:val="ru-RU"/>
        </w:rPr>
        <w:instrText>":"</w:instrText>
      </w:r>
      <w:r>
        <w:instrText>Malanda</w:instrText>
      </w:r>
      <w:r w:rsidRPr="008670F3">
        <w:rPr>
          <w:lang w:val="ru-RU"/>
        </w:rPr>
        <w:instrText>","</w:instrText>
      </w:r>
      <w:r>
        <w:instrText>given</w:instrText>
      </w:r>
      <w:r w:rsidRPr="008670F3">
        <w:rPr>
          <w:lang w:val="ru-RU"/>
        </w:rPr>
        <w:instrText>":"</w:instrText>
      </w:r>
      <w:r>
        <w:instrText>Belma</w:instrText>
      </w:r>
      <w:r w:rsidRPr="008670F3">
        <w:rPr>
          <w:lang w:val="ru-RU"/>
        </w:rPr>
        <w:instrText>"},{"</w:instrText>
      </w:r>
      <w:r>
        <w:instrText>family</w:instrText>
      </w:r>
      <w:r w:rsidRPr="008670F3">
        <w:rPr>
          <w:lang w:val="ru-RU"/>
        </w:rPr>
        <w:instrText>":"</w:instrText>
      </w:r>
      <w:r>
        <w:instrText>Gregg</w:instrText>
      </w:r>
      <w:r w:rsidRPr="008670F3">
        <w:rPr>
          <w:lang w:val="ru-RU"/>
        </w:rPr>
        <w:instrText>","</w:instrText>
      </w:r>
      <w:r>
        <w:instrText>given</w:instrText>
      </w:r>
      <w:r w:rsidRPr="008670F3">
        <w:rPr>
          <w:lang w:val="ru-RU"/>
        </w:rPr>
        <w:instrText>":"</w:instrText>
      </w:r>
      <w:r>
        <w:instrText>Edward</w:instrText>
      </w:r>
      <w:r w:rsidRPr="008670F3">
        <w:rPr>
          <w:lang w:val="ru-RU"/>
        </w:rPr>
        <w:instrText xml:space="preserve"> </w:instrText>
      </w:r>
      <w:r>
        <w:instrText>W</w:instrText>
      </w:r>
      <w:r w:rsidRPr="008670F3">
        <w:rPr>
          <w:lang w:val="ru-RU"/>
        </w:rPr>
        <w:instrText>."},{"</w:instrText>
      </w:r>
      <w:r>
        <w:instrText>family</w:instrText>
      </w:r>
      <w:r w:rsidRPr="008670F3">
        <w:rPr>
          <w:lang w:val="ru-RU"/>
        </w:rPr>
        <w:instrText>":"</w:instrText>
      </w:r>
      <w:r>
        <w:instrText>Unwin</w:instrText>
      </w:r>
      <w:r w:rsidRPr="008670F3">
        <w:rPr>
          <w:lang w:val="ru-RU"/>
        </w:rPr>
        <w:instrText>","</w:instrText>
      </w:r>
      <w:r>
        <w:instrText>given</w:instrText>
      </w:r>
      <w:r w:rsidRPr="008670F3">
        <w:rPr>
          <w:lang w:val="ru-RU"/>
        </w:rPr>
        <w:instrText>":"</w:instrText>
      </w:r>
      <w:r>
        <w:instrText>Nigel</w:instrText>
      </w:r>
      <w:r w:rsidRPr="008670F3">
        <w:rPr>
          <w:lang w:val="ru-RU"/>
        </w:rPr>
        <w:instrText>"},{"</w:instrText>
      </w:r>
      <w:r>
        <w:instrText>family</w:instrText>
      </w:r>
      <w:r w:rsidRPr="008670F3">
        <w:rPr>
          <w:lang w:val="ru-RU"/>
        </w:rPr>
        <w:instrText>":"</w:instrText>
      </w:r>
      <w:r>
        <w:instrText>Wild</w:instrText>
      </w:r>
      <w:r w:rsidRPr="008670F3">
        <w:rPr>
          <w:lang w:val="ru-RU"/>
        </w:rPr>
        <w:instrText>","</w:instrText>
      </w:r>
      <w:r>
        <w:instrText>given</w:instrText>
      </w:r>
      <w:r w:rsidRPr="008670F3">
        <w:rPr>
          <w:lang w:val="ru-RU"/>
        </w:rPr>
        <w:instrText>":"</w:instrText>
      </w:r>
      <w:r>
        <w:instrText>Sarah</w:instrText>
      </w:r>
      <w:r w:rsidRPr="008670F3">
        <w:rPr>
          <w:lang w:val="ru-RU"/>
        </w:rPr>
        <w:instrText xml:space="preserve"> </w:instrText>
      </w:r>
      <w:r>
        <w:instrText>H</w:instrText>
      </w:r>
      <w:r w:rsidRPr="008670F3">
        <w:rPr>
          <w:lang w:val="ru-RU"/>
        </w:rPr>
        <w:instrText>."},{"</w:instrText>
      </w:r>
      <w:r>
        <w:instrText>family</w:instrText>
      </w:r>
      <w:r w:rsidRPr="008670F3">
        <w:rPr>
          <w:lang w:val="ru-RU"/>
        </w:rPr>
        <w:instrText>":"</w:instrText>
      </w:r>
      <w:r>
        <w:instrText>Williams</w:instrText>
      </w:r>
      <w:r w:rsidRPr="008670F3">
        <w:rPr>
          <w:lang w:val="ru-RU"/>
        </w:rPr>
        <w:instrText>","</w:instrText>
      </w:r>
      <w:r>
        <w:instrText>given</w:instrText>
      </w:r>
      <w:r w:rsidRPr="008670F3">
        <w:rPr>
          <w:lang w:val="ru-RU"/>
        </w:rPr>
        <w:instrText>":"</w:instrText>
      </w:r>
      <w:r>
        <w:instrText>Rhys</w:instrText>
      </w:r>
      <w:r w:rsidRPr="008670F3">
        <w:rPr>
          <w:lang w:val="ru-RU"/>
        </w:rPr>
        <w:instrText>"}],"</w:instrText>
      </w:r>
      <w:r>
        <w:instrText>issued</w:instrText>
      </w:r>
      <w:r w:rsidRPr="008670F3">
        <w:rPr>
          <w:lang w:val="ru-RU"/>
        </w:rPr>
        <w:instrText>":{"</w:instrText>
      </w:r>
      <w:r>
        <w:instrText>date</w:instrText>
      </w:r>
      <w:r w:rsidRPr="008670F3">
        <w:rPr>
          <w:lang w:val="ru-RU"/>
        </w:rPr>
        <w:instrText>-</w:instrText>
      </w:r>
      <w:r>
        <w:instrText>parts</w:instrText>
      </w:r>
      <w:r w:rsidRPr="008670F3">
        <w:rPr>
          <w:lang w:val="ru-RU"/>
        </w:rPr>
        <w:instrText>":[["2020",4]]}},"</w:instrText>
      </w:r>
      <w:r>
        <w:instrText>label</w:instrText>
      </w:r>
      <w:r w:rsidRPr="008670F3">
        <w:rPr>
          <w:lang w:val="ru-RU"/>
        </w:rPr>
        <w:instrText>":"</w:instrText>
      </w:r>
      <w:r>
        <w:instrText>page</w:instrText>
      </w:r>
      <w:r w:rsidRPr="008670F3">
        <w:rPr>
          <w:lang w:val="ru-RU"/>
        </w:rPr>
        <w:instrText>"}],"</w:instrText>
      </w:r>
      <w:r>
        <w:instrText>schema</w:instrText>
      </w:r>
      <w:r w:rsidRPr="008670F3">
        <w:rPr>
          <w:lang w:val="ru-RU"/>
        </w:rPr>
        <w:instrText>":"</w:instrText>
      </w:r>
      <w:r>
        <w:instrText>https</w:instrText>
      </w:r>
      <w:r w:rsidRPr="008670F3">
        <w:rPr>
          <w:lang w:val="ru-RU"/>
        </w:rPr>
        <w:instrText>://</w:instrText>
      </w:r>
      <w:r>
        <w:instrText>github</w:instrText>
      </w:r>
      <w:r w:rsidRPr="008670F3">
        <w:rPr>
          <w:lang w:val="ru-RU"/>
        </w:rPr>
        <w:instrText>.</w:instrText>
      </w:r>
      <w:r>
        <w:instrText>com</w:instrText>
      </w:r>
      <w:r w:rsidRPr="008670F3">
        <w:rPr>
          <w:lang w:val="ru-RU"/>
        </w:rPr>
        <w:instrText>/</w:instrText>
      </w:r>
      <w:r>
        <w:instrText>citation</w:instrText>
      </w:r>
      <w:r w:rsidRPr="008670F3">
        <w:rPr>
          <w:lang w:val="ru-RU"/>
        </w:rPr>
        <w:instrText>-</w:instrText>
      </w:r>
      <w:r>
        <w:instrText>style</w:instrText>
      </w:r>
      <w:r w:rsidRPr="008670F3">
        <w:rPr>
          <w:lang w:val="ru-RU"/>
        </w:rPr>
        <w:instrText>-</w:instrText>
      </w:r>
      <w:r>
        <w:instrText>language</w:instrText>
      </w:r>
      <w:r w:rsidRPr="008670F3">
        <w:rPr>
          <w:lang w:val="ru-RU"/>
        </w:rPr>
        <w:instrText>/</w:instrText>
      </w:r>
      <w:r>
        <w:instrText>schema</w:instrText>
      </w:r>
      <w:r w:rsidRPr="008670F3">
        <w:rPr>
          <w:lang w:val="ru-RU"/>
        </w:rPr>
        <w:instrText>/</w:instrText>
      </w:r>
      <w:r>
        <w:instrText>raw</w:instrText>
      </w:r>
      <w:r w:rsidRPr="008670F3">
        <w:rPr>
          <w:lang w:val="ru-RU"/>
        </w:rPr>
        <w:instrText>/</w:instrText>
      </w:r>
      <w:r>
        <w:instrText>master</w:instrText>
      </w:r>
      <w:r w:rsidRPr="008670F3">
        <w:rPr>
          <w:lang w:val="ru-RU"/>
        </w:rPr>
        <w:instrText>/</w:instrText>
      </w:r>
      <w:r>
        <w:instrText>csl</w:instrText>
      </w:r>
      <w:r w:rsidRPr="008670F3">
        <w:rPr>
          <w:lang w:val="ru-RU"/>
        </w:rPr>
        <w:instrText>-</w:instrText>
      </w:r>
      <w:r>
        <w:instrText>citation</w:instrText>
      </w:r>
      <w:r w:rsidRPr="008670F3">
        <w:rPr>
          <w:lang w:val="ru-RU"/>
        </w:rPr>
        <w:instrText>.</w:instrText>
      </w:r>
      <w:r>
        <w:instrText>json</w:instrText>
      </w:r>
      <w:r w:rsidRPr="008670F3">
        <w:rPr>
          <w:lang w:val="ru-RU"/>
        </w:rPr>
        <w:instrText xml:space="preserve">"} </w:instrText>
      </w:r>
      <w:r>
        <w:fldChar w:fldCharType="separate"/>
      </w:r>
      <w:r w:rsidRPr="008670F3">
        <w:rPr>
          <w:lang w:val="ru-RU"/>
        </w:rPr>
        <w:t>[1]</w:t>
      </w:r>
      <w:r>
        <w:fldChar w:fldCharType="end"/>
      </w:r>
      <w:r w:rsidRPr="008670F3">
        <w:rPr>
          <w:color w:val="333333"/>
          <w:lang w:val="ru-RU"/>
        </w:rPr>
        <w:t>.</w:t>
      </w:r>
    </w:p>
    <w:p w14:paraId="168EFB4E" w14:textId="77777777" w:rsidR="00C602C5" w:rsidRPr="006D3221" w:rsidRDefault="00C602C5" w:rsidP="00C602C5">
      <w:pPr>
        <w:pStyle w:val="00Paragraph"/>
        <w:spacing w:before="0" w:after="0" w:line="240" w:lineRule="auto"/>
        <w:ind w:firstLine="708"/>
        <w:jc w:val="both"/>
        <w:rPr>
          <w:lang w:val="ru-RU"/>
        </w:rPr>
      </w:pPr>
      <w:r w:rsidRPr="006D3221">
        <w:rPr>
          <w:lang w:val="ru-RU"/>
        </w:rPr>
        <w:t xml:space="preserve">Результаты фармакологических исследований безопасности и токсикологических исследований демонстрируют приемлемый профиль безопасности </w:t>
      </w:r>
      <w:r>
        <w:rPr>
          <w:lang w:val="ru-RU"/>
        </w:rPr>
        <w:t>акалабрутиниб</w:t>
      </w:r>
      <w:r w:rsidRPr="006D3221">
        <w:rPr>
          <w:lang w:val="ru-RU"/>
        </w:rPr>
        <w:t xml:space="preserve">а и свидетельствуют в поддержку его применения у больных </w:t>
      </w:r>
      <w:r>
        <w:rPr>
          <w:lang w:val="ru-RU"/>
        </w:rPr>
        <w:t>ХЛЛ</w:t>
      </w:r>
      <w:r w:rsidRPr="006D3221">
        <w:rPr>
          <w:lang w:val="ru-RU"/>
        </w:rPr>
        <w:t xml:space="preserve"> в клинической дозе </w:t>
      </w:r>
      <w:r w:rsidRPr="002009E2">
        <w:rPr>
          <w:lang w:val="ru-RU"/>
        </w:rPr>
        <w:t>100</w:t>
      </w:r>
      <w:r>
        <w:rPr>
          <w:lang w:val="ru-RU"/>
        </w:rPr>
        <w:t xml:space="preserve"> мг 2 раза </w:t>
      </w:r>
      <w:r w:rsidRPr="006D3221">
        <w:rPr>
          <w:lang w:val="ru-RU"/>
        </w:rPr>
        <w:t>сут</w:t>
      </w:r>
      <w:r>
        <w:rPr>
          <w:lang w:val="ru-RU"/>
        </w:rPr>
        <w:t>ки.</w:t>
      </w:r>
    </w:p>
    <w:p w14:paraId="064B9C2E" w14:textId="327B8258" w:rsidR="00C602C5" w:rsidRPr="00E74959" w:rsidRDefault="00C602C5" w:rsidP="008260B3">
      <w:pPr>
        <w:pStyle w:val="20"/>
        <w:spacing w:before="240" w:after="240"/>
        <w:rPr>
          <w:szCs w:val="24"/>
        </w:rPr>
      </w:pPr>
      <w:bookmarkStart w:id="415" w:name="_Toc159973329"/>
      <w:r w:rsidRPr="00D56C9D">
        <w:rPr>
          <w:szCs w:val="24"/>
        </w:rPr>
        <w:t>Обсуждение данных клинических исследований</w:t>
      </w:r>
      <w:bookmarkStart w:id="416" w:name="_Hlk149258277"/>
      <w:bookmarkStart w:id="417" w:name="_Toc301482877"/>
      <w:bookmarkStart w:id="418" w:name="_Toc298775567"/>
      <w:bookmarkEnd w:id="413"/>
      <w:bookmarkEnd w:id="414"/>
      <w:bookmarkEnd w:id="415"/>
    </w:p>
    <w:p w14:paraId="1DB35712" w14:textId="6D513284" w:rsidR="00C602C5" w:rsidRPr="00DF2ED6" w:rsidRDefault="00C602C5" w:rsidP="00C602C5">
      <w:pPr>
        <w:ind w:firstLine="709"/>
        <w:jc w:val="both"/>
      </w:pPr>
      <w:r w:rsidRPr="00AA24AB">
        <w:t xml:space="preserve">Клинических исследований препарата </w:t>
      </w:r>
      <w:del w:id="419" w:author="Khasanova, Nailya" w:date="2024-09-23T08:28:00Z">
        <w:r w:rsidDel="00814DBB">
          <w:rPr>
            <w:lang w:val="en-US"/>
          </w:rPr>
          <w:delText>DT</w:delText>
        </w:r>
        <w:r w:rsidRPr="00AC5E50" w:rsidDel="00814DBB">
          <w:delText>-</w:delText>
        </w:r>
        <w:r w:rsidDel="00814DBB">
          <w:rPr>
            <w:lang w:val="en-US"/>
          </w:rPr>
          <w:delText>AKL</w:delText>
        </w:r>
      </w:del>
      <w:ins w:id="420" w:author="Khasanova, Nailya" w:date="2024-09-23T08:28:00Z">
        <w:r w:rsidR="00814DBB">
          <w:rPr>
            <w:lang w:val="en-US"/>
          </w:rPr>
          <w:t>PT</w:t>
        </w:r>
        <w:r w:rsidR="00814DBB" w:rsidRPr="00502451">
          <w:rPr>
            <w:rPrChange w:id="421" w:author="Khasanova, Nailya" w:date="2024-10-17T07:09:00Z">
              <w:rPr>
                <w:lang w:val="en-US"/>
              </w:rPr>
            </w:rPrChange>
          </w:rPr>
          <w:t>-</w:t>
        </w:r>
        <w:r w:rsidR="00814DBB">
          <w:rPr>
            <w:lang w:val="en-US"/>
          </w:rPr>
          <w:t>AKL</w:t>
        </w:r>
      </w:ins>
      <w:r w:rsidRPr="00AA24AB">
        <w:t xml:space="preserve">, капсулы </w:t>
      </w:r>
      <w:r>
        <w:t>100</w:t>
      </w:r>
      <w:r w:rsidRPr="00AA24AB">
        <w:t xml:space="preserve"> мг (АО «Р-Фарм», Россия) не проводилось. Так как препарат </w:t>
      </w:r>
      <w:del w:id="422" w:author="Khasanova, Nailya" w:date="2024-09-23T08:28:00Z">
        <w:r w:rsidDel="00814DBB">
          <w:rPr>
            <w:lang w:val="en-US"/>
          </w:rPr>
          <w:delText>DT</w:delText>
        </w:r>
        <w:r w:rsidRPr="00AC5E50" w:rsidDel="00814DBB">
          <w:delText>-</w:delText>
        </w:r>
        <w:r w:rsidDel="00814DBB">
          <w:rPr>
            <w:lang w:val="en-US"/>
          </w:rPr>
          <w:delText>AKL</w:delText>
        </w:r>
      </w:del>
      <w:ins w:id="423" w:author="Khasanova, Nailya" w:date="2024-09-23T08:28:00Z">
        <w:r w:rsidR="00814DBB">
          <w:rPr>
            <w:lang w:val="en-US"/>
          </w:rPr>
          <w:t>PT</w:t>
        </w:r>
        <w:r w:rsidR="00814DBB" w:rsidRPr="00502451">
          <w:rPr>
            <w:rPrChange w:id="424" w:author="Khasanova, Nailya" w:date="2024-10-17T07:09:00Z">
              <w:rPr>
                <w:lang w:val="en-US"/>
              </w:rPr>
            </w:rPrChange>
          </w:rPr>
          <w:t>-</w:t>
        </w:r>
        <w:r w:rsidR="00814DBB">
          <w:rPr>
            <w:lang w:val="en-US"/>
          </w:rPr>
          <w:t>AKL</w:t>
        </w:r>
      </w:ins>
      <w:r w:rsidRPr="00AA24AB">
        <w:rPr>
          <w:bCs/>
        </w:rPr>
        <w:t xml:space="preserve">, </w:t>
      </w:r>
      <w:r w:rsidRPr="00AA24AB">
        <w:t xml:space="preserve">разработанный АО «Р-Фарм», Россия, представляет собой воспроизведенный препарат </w:t>
      </w:r>
      <w:r>
        <w:rPr>
          <w:bCs/>
        </w:rPr>
        <w:t>акалабрутиниб</w:t>
      </w:r>
      <w:r w:rsidRPr="00AA24AB">
        <w:rPr>
          <w:bCs/>
        </w:rPr>
        <w:t xml:space="preserve">а, </w:t>
      </w:r>
      <w:r w:rsidRPr="00AA24AB">
        <w:t xml:space="preserve">ожидается, что его свойства будут идентичны свойствам оригинального препарата </w:t>
      </w:r>
      <w:r>
        <w:rPr>
          <w:color w:val="000000"/>
        </w:rPr>
        <w:t>Калквенс</w:t>
      </w:r>
      <w:r w:rsidRPr="00AA24AB">
        <w:rPr>
          <w:color w:val="000000"/>
          <w:vertAlign w:val="superscript"/>
        </w:rPr>
        <w:t>®</w:t>
      </w:r>
      <w:r w:rsidRPr="00AA24AB">
        <w:rPr>
          <w:color w:val="000000"/>
        </w:rPr>
        <w:t xml:space="preserve">, капсулы </w:t>
      </w:r>
      <w:r>
        <w:rPr>
          <w:color w:val="000000"/>
        </w:rPr>
        <w:t>100</w:t>
      </w:r>
      <w:r w:rsidRPr="00AA24AB">
        <w:rPr>
          <w:color w:val="000000"/>
        </w:rPr>
        <w:t xml:space="preserve"> мг </w:t>
      </w:r>
      <w:r w:rsidRPr="00AA24AB">
        <w:t>(</w:t>
      </w:r>
      <w:r>
        <w:t>АстраЗенека АБ, Щвеция</w:t>
      </w:r>
      <w:r w:rsidRPr="00AA24AB">
        <w:t xml:space="preserve">), которому </w:t>
      </w:r>
      <w:del w:id="425" w:author="Khasanova, Nailya" w:date="2024-09-23T08:28:00Z">
        <w:r w:rsidDel="00814DBB">
          <w:rPr>
            <w:lang w:val="en-US"/>
          </w:rPr>
          <w:delText>DT</w:delText>
        </w:r>
        <w:r w:rsidRPr="00AC5E50" w:rsidDel="00814DBB">
          <w:delText>-</w:delText>
        </w:r>
        <w:r w:rsidDel="00814DBB">
          <w:rPr>
            <w:lang w:val="en-US"/>
          </w:rPr>
          <w:delText>AKL</w:delText>
        </w:r>
      </w:del>
      <w:ins w:id="426" w:author="Khasanova, Nailya" w:date="2024-09-23T08:28:00Z">
        <w:r w:rsidR="00814DBB">
          <w:rPr>
            <w:lang w:val="en-US"/>
          </w:rPr>
          <w:t>PT</w:t>
        </w:r>
        <w:r w:rsidR="00814DBB" w:rsidRPr="00502451">
          <w:rPr>
            <w:rPrChange w:id="427" w:author="Khasanova, Nailya" w:date="2024-10-17T07:09:00Z">
              <w:rPr>
                <w:lang w:val="en-US"/>
              </w:rPr>
            </w:rPrChange>
          </w:rPr>
          <w:t>-</w:t>
        </w:r>
        <w:r w:rsidR="00814DBB">
          <w:rPr>
            <w:lang w:val="en-US"/>
          </w:rPr>
          <w:t>AKL</w:t>
        </w:r>
      </w:ins>
      <w:r w:rsidRPr="00AA24AB">
        <w:t xml:space="preserve"> полностью соответствует по качественному и количественному составу действующих и качественному составу вспомогательных веществ, а также по лекарственной форме и дозировке. </w:t>
      </w:r>
      <w:r w:rsidRPr="00AA24AB">
        <w:rPr>
          <w:rFonts w:eastAsia="Calibri"/>
          <w:color w:val="000000" w:themeColor="text1"/>
        </w:rPr>
        <w:t xml:space="preserve">В связи с этим ниже приводятся данные об эффектах </w:t>
      </w:r>
      <w:r>
        <w:rPr>
          <w:rFonts w:eastAsia="Calibri"/>
          <w:color w:val="000000" w:themeColor="text1"/>
        </w:rPr>
        <w:t>акалабрутиниб</w:t>
      </w:r>
      <w:r w:rsidRPr="00AA24AB">
        <w:rPr>
          <w:rFonts w:eastAsia="Calibri"/>
          <w:color w:val="000000" w:themeColor="text1"/>
        </w:rPr>
        <w:t xml:space="preserve">а у человека, полученные в </w:t>
      </w:r>
      <w:r w:rsidRPr="00D56C9D">
        <w:rPr>
          <w:rFonts w:eastAsia="Calibri"/>
          <w:color w:val="000000" w:themeColor="text1"/>
        </w:rPr>
        <w:t xml:space="preserve">исследованиях препарата </w:t>
      </w:r>
      <w:r>
        <w:rPr>
          <w:color w:val="000000"/>
        </w:rPr>
        <w:t>Калквенс</w:t>
      </w:r>
      <w:r w:rsidRPr="00D56C9D">
        <w:rPr>
          <w:color w:val="000000"/>
          <w:vertAlign w:val="superscript"/>
        </w:rPr>
        <w:t>®</w:t>
      </w:r>
      <w:r w:rsidRPr="00D56C9D">
        <w:rPr>
          <w:rFonts w:eastAsia="Calibri"/>
          <w:color w:val="000000" w:themeColor="text1"/>
        </w:rPr>
        <w:t>.</w:t>
      </w:r>
      <w:r w:rsidRPr="00D56C9D">
        <w:rPr>
          <w:rFonts w:eastAsiaTheme="minorEastAsia"/>
          <w:color w:val="000000" w:themeColor="text1"/>
        </w:rPr>
        <w:t xml:space="preserve"> </w:t>
      </w:r>
    </w:p>
    <w:p w14:paraId="04201686" w14:textId="77777777" w:rsidR="00C602C5" w:rsidRPr="00E74959" w:rsidRDefault="00C602C5" w:rsidP="00C602C5">
      <w:pPr>
        <w:tabs>
          <w:tab w:val="left" w:pos="567"/>
        </w:tabs>
        <w:jc w:val="both"/>
        <w:rPr>
          <w:rFonts w:asciiTheme="majorBidi" w:hAnsiTheme="majorBidi" w:cstheme="majorBidi"/>
        </w:rPr>
      </w:pPr>
      <w:r>
        <w:rPr>
          <w:rFonts w:asciiTheme="majorBidi" w:hAnsiTheme="majorBidi" w:cstheme="majorBidi"/>
        </w:rPr>
        <w:tab/>
      </w:r>
      <w:r w:rsidRPr="00E74959">
        <w:rPr>
          <w:rFonts w:asciiTheme="majorBidi" w:hAnsiTheme="majorBidi" w:cstheme="majorBidi"/>
          <w:lang w:val="ru"/>
        </w:rPr>
        <w:t>Фармакокинетика акалабрутиниба и его активного метаболита M27 (ACP-5862) изучалась у здоровых добровольцев и у пациентов с В-клеточными неоплазиями. Акалабрутиниб демонстрирует пропорциональность дозе, и как акалабрутиниб, так и ACP-5862 имеют практически линейную ФК в диапазоне доз от 75 до 250 мг. Популяционное моделирование ФК позволяет предположить, что ФК акалабрутиниба и ACP-5862 сходны у пациентов с различными В-клеточными неоплазиями. При рекомендуемой дозе 100 мг два раза в день у пациентов с В-клеточными лимфопролиферативными заболеваниями (включая ХЛЛ) среднегеометрическая суточная площадь под кривой «концентрация в плазме крови-время» в равновесном состоянии (AUC</w:t>
      </w:r>
      <w:r w:rsidRPr="00DF2ED6">
        <w:rPr>
          <w:rFonts w:asciiTheme="majorBidi" w:hAnsiTheme="majorBidi" w:cstheme="majorBidi"/>
          <w:vertAlign w:val="subscript"/>
          <w:lang w:val="ru"/>
        </w:rPr>
        <w:t>24h</w:t>
      </w:r>
      <w:r w:rsidRPr="00E74959">
        <w:rPr>
          <w:rFonts w:asciiTheme="majorBidi" w:hAnsiTheme="majorBidi" w:cstheme="majorBidi"/>
          <w:lang w:val="ru"/>
        </w:rPr>
        <w:t>) и максимальная концентрация в плазме крови (C</w:t>
      </w:r>
      <w:r w:rsidRPr="00DF2ED6">
        <w:rPr>
          <w:rFonts w:asciiTheme="majorBidi" w:hAnsiTheme="majorBidi" w:cstheme="majorBidi"/>
          <w:vertAlign w:val="subscript"/>
          <w:lang w:val="ru"/>
        </w:rPr>
        <w:t>max</w:t>
      </w:r>
      <w:r w:rsidRPr="00E74959">
        <w:rPr>
          <w:rFonts w:asciiTheme="majorBidi" w:hAnsiTheme="majorBidi" w:cstheme="majorBidi"/>
          <w:lang w:val="ru"/>
        </w:rPr>
        <w:t xml:space="preserve">) для акалабрутиниба составили 1679 нг·ч/мл и 438 нг/мл, соответственно, а для ACP-5862 — 4166 нг·ч/мл и 446 нг/мл, соответственно. Метаболит </w:t>
      </w:r>
      <w:r w:rsidRPr="00E74959">
        <w:rPr>
          <w:rFonts w:asciiTheme="majorBidi" w:hAnsiTheme="majorBidi" w:cstheme="majorBidi"/>
          <w:lang w:val="ru"/>
        </w:rPr>
        <w:lastRenderedPageBreak/>
        <w:t>M27 примерно на 50% менее активен, чем акалабрутиниб, но имеет более высокую концентрацию в плазме крови (AUC в 2-3 раза выше, чем у исходного препарата). Метаболит не измерялся</w:t>
      </w:r>
      <w:r>
        <w:rPr>
          <w:rFonts w:asciiTheme="majorBidi" w:hAnsiTheme="majorBidi" w:cstheme="majorBidi"/>
          <w:lang w:val="ru"/>
        </w:rPr>
        <w:t>.</w:t>
      </w:r>
    </w:p>
    <w:p w14:paraId="5E0CC302" w14:textId="77777777" w:rsidR="00C602C5" w:rsidRPr="00E74959" w:rsidRDefault="00C602C5" w:rsidP="00C602C5">
      <w:pPr>
        <w:tabs>
          <w:tab w:val="left" w:pos="567"/>
        </w:tabs>
        <w:jc w:val="both"/>
        <w:rPr>
          <w:rFonts w:asciiTheme="majorBidi" w:hAnsiTheme="majorBidi" w:cstheme="majorBidi"/>
        </w:rPr>
      </w:pPr>
      <w:r>
        <w:rPr>
          <w:rFonts w:asciiTheme="majorBidi" w:hAnsiTheme="majorBidi" w:cstheme="majorBidi"/>
        </w:rPr>
        <w:tab/>
      </w:r>
      <w:r w:rsidRPr="00E74959">
        <w:rPr>
          <w:rFonts w:asciiTheme="majorBidi" w:hAnsiTheme="majorBidi" w:cstheme="majorBidi"/>
          <w:lang w:val="ru"/>
        </w:rPr>
        <w:t>Для описания эффектов ингибирования и индукции CYP3A4 была использована физиологически обоснованная фармакокинетическая модель, в которой акалабрутиниб выступает как в роли объекта, так и в роли причины. Кроме того, физиологически обоснованная фармакокинетическая модель была использована для изучения поведения активного метаболита в сочетании с ингибированием/индукцией CYP3A4. Анализ популяционной фармакокинетики использовали в основном для описания влияния контрольных переменных,</w:t>
      </w:r>
      <w:r w:rsidRPr="00E74959">
        <w:rPr>
          <w:rFonts w:asciiTheme="majorBidi" w:hAnsiTheme="majorBidi" w:cstheme="majorBidi"/>
        </w:rPr>
        <w:t xml:space="preserve"> </w:t>
      </w:r>
      <w:r w:rsidRPr="00E74959">
        <w:rPr>
          <w:rFonts w:asciiTheme="majorBidi" w:hAnsiTheme="majorBidi" w:cstheme="majorBidi"/>
          <w:lang w:val="ru"/>
        </w:rPr>
        <w:t xml:space="preserve">демографических показателей, а также внутренних/внешних факторов. Результаты анализа показывают, что итоговая модель хорошо описывает данные по ФК у пациентов, но есть ряд признаков неправильной спецификации модели для данных здоровых добровольцев. </w:t>
      </w:r>
    </w:p>
    <w:p w14:paraId="2AA203A3" w14:textId="57451B01" w:rsidR="00C602C5" w:rsidRPr="00E74959" w:rsidRDefault="00C602C5" w:rsidP="00C602C5">
      <w:pPr>
        <w:tabs>
          <w:tab w:val="left" w:pos="567"/>
        </w:tabs>
        <w:jc w:val="both"/>
        <w:rPr>
          <w:rFonts w:asciiTheme="majorBidi" w:hAnsiTheme="majorBidi" w:cstheme="majorBidi"/>
        </w:rPr>
      </w:pPr>
      <w:r>
        <w:rPr>
          <w:rFonts w:asciiTheme="majorBidi" w:hAnsiTheme="majorBidi" w:cstheme="majorBidi"/>
        </w:rPr>
        <w:tab/>
      </w:r>
      <w:r w:rsidRPr="00E74959">
        <w:rPr>
          <w:rFonts w:asciiTheme="majorBidi" w:hAnsiTheme="majorBidi" w:cstheme="majorBidi"/>
          <w:lang w:val="ru"/>
        </w:rPr>
        <w:t>Время достижения пиковых концентраций в плазме крови (T</w:t>
      </w:r>
      <w:r w:rsidRPr="00E74959">
        <w:rPr>
          <w:rFonts w:asciiTheme="majorBidi" w:hAnsiTheme="majorBidi" w:cstheme="majorBidi"/>
          <w:vertAlign w:val="subscript"/>
          <w:lang w:val="ru"/>
        </w:rPr>
        <w:t>max</w:t>
      </w:r>
      <w:r w:rsidRPr="00E74959">
        <w:rPr>
          <w:rFonts w:asciiTheme="majorBidi" w:hAnsiTheme="majorBidi" w:cstheme="majorBidi"/>
          <w:lang w:val="ru"/>
        </w:rPr>
        <w:t xml:space="preserve">) составило 0,5-1,5 часа для акалабрутиниба и 1,0 час для ACP-5862. Абсолютная биодоступность </w:t>
      </w:r>
      <w:r w:rsidR="00340AB4">
        <w:rPr>
          <w:rFonts w:asciiTheme="majorBidi" w:hAnsiTheme="majorBidi" w:cstheme="majorBidi"/>
          <w:lang w:val="ru"/>
        </w:rPr>
        <w:t>акалабрутиниба</w:t>
      </w:r>
      <w:r w:rsidRPr="00E74959">
        <w:rPr>
          <w:rFonts w:asciiTheme="majorBidi" w:hAnsiTheme="majorBidi" w:cstheme="majorBidi"/>
          <w:lang w:val="ru"/>
        </w:rPr>
        <w:t xml:space="preserve"> оценивается в 25,3%. Можно сделать вывод, что степень абсорбции больше, чем это следует из данных об абсолютной биодоступности, и в совокупности имеющиеся данные показывают, что степень абсорбции достаточно высока, но нельзя однозначно заключить, что абсорбция может быть классифицирована как полная в соответствии с концепцией БСК (более 85%).</w:t>
      </w:r>
    </w:p>
    <w:p w14:paraId="24724AE0" w14:textId="77777777" w:rsidR="00C602C5" w:rsidRPr="00E74959"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E74959">
        <w:rPr>
          <w:rFonts w:asciiTheme="majorBidi" w:hAnsiTheme="majorBidi" w:cstheme="majorBidi"/>
          <w:lang w:val="ru"/>
        </w:rPr>
        <w:t>При приеме препарата с пищей с высоким содержанием жиров наблюдалось значительное снижение C</w:t>
      </w:r>
      <w:r w:rsidRPr="00E74959">
        <w:rPr>
          <w:rFonts w:asciiTheme="majorBidi" w:hAnsiTheme="majorBidi" w:cstheme="majorBidi"/>
          <w:vertAlign w:val="subscript"/>
          <w:lang w:val="ru"/>
        </w:rPr>
        <w:t>max</w:t>
      </w:r>
      <w:r w:rsidRPr="00E74959">
        <w:rPr>
          <w:rFonts w:asciiTheme="majorBidi" w:hAnsiTheme="majorBidi" w:cstheme="majorBidi"/>
          <w:lang w:val="ru"/>
        </w:rPr>
        <w:t xml:space="preserve"> на 69% и задержка tmax на 1-2 часа по сравнению с состоянием натощак, в то время как существенного влияния на AUC не наблюдалось (результаты несколько выходят за рамки критериев приемлемости биоэквивалентности). Исследование пищевого эффекта проводилось не с коммерческим препаратом, а с предыдущей смесью в капсульной форме, однако на основании перекрестного сравнения эффект омепразола, по-видимому, ниже в конечном препарате по сравнению с предыдущей смесью. Таким образом, не представляется вероятным, что влияние пищи (вследствие повышения pH) на коммерческую лекарственную форму будет больше, чем на более раннюю лекарственную форму. Как было согласовано, акалабрутиниб можно принимать как с пищей, так и без нее, поскольку влияние пищи на C</w:t>
      </w:r>
      <w:r w:rsidRPr="00DF2ED6">
        <w:rPr>
          <w:rFonts w:asciiTheme="majorBidi" w:hAnsiTheme="majorBidi" w:cstheme="majorBidi"/>
          <w:vertAlign w:val="subscript"/>
          <w:lang w:val="ru"/>
        </w:rPr>
        <w:t>max</w:t>
      </w:r>
      <w:r w:rsidRPr="00E74959">
        <w:rPr>
          <w:rFonts w:asciiTheme="majorBidi" w:hAnsiTheme="majorBidi" w:cstheme="majorBidi"/>
          <w:lang w:val="ru"/>
        </w:rPr>
        <w:t>, скорее всего, не будет иметь клинического значения</w:t>
      </w:r>
      <w:r>
        <w:rPr>
          <w:rFonts w:asciiTheme="majorBidi" w:hAnsiTheme="majorBidi" w:cstheme="majorBidi"/>
          <w:lang w:val="ru"/>
        </w:rPr>
        <w:t>.</w:t>
      </w:r>
    </w:p>
    <w:p w14:paraId="4FAF31DD" w14:textId="77777777" w:rsidR="00C602C5" w:rsidRPr="00E74959" w:rsidRDefault="00C602C5" w:rsidP="00C602C5">
      <w:pPr>
        <w:tabs>
          <w:tab w:val="left" w:pos="567"/>
        </w:tabs>
        <w:jc w:val="both"/>
        <w:rPr>
          <w:rFonts w:asciiTheme="majorBidi" w:hAnsiTheme="majorBidi" w:cstheme="majorBidi"/>
        </w:rPr>
      </w:pPr>
      <w:r>
        <w:rPr>
          <w:rFonts w:asciiTheme="majorBidi" w:hAnsiTheme="majorBidi" w:cstheme="majorBidi"/>
        </w:rPr>
        <w:tab/>
      </w:r>
      <w:r w:rsidRPr="00E74959">
        <w:rPr>
          <w:rFonts w:asciiTheme="majorBidi" w:hAnsiTheme="majorBidi" w:cstheme="majorBidi"/>
          <w:lang w:val="ru"/>
        </w:rPr>
        <w:t>Обратимое связывание с белками плазмы крови человека составило 97,5% для акалабрутиниба и 98,6% для ACP-5862.</w:t>
      </w:r>
    </w:p>
    <w:p w14:paraId="0F18D7DC" w14:textId="77777777" w:rsidR="00C602C5" w:rsidRPr="00E74959" w:rsidRDefault="00C602C5" w:rsidP="00C602C5">
      <w:pPr>
        <w:tabs>
          <w:tab w:val="left" w:pos="567"/>
        </w:tabs>
        <w:jc w:val="both"/>
        <w:rPr>
          <w:rFonts w:asciiTheme="majorBidi" w:hAnsiTheme="majorBidi" w:cstheme="majorBidi"/>
        </w:rPr>
      </w:pPr>
      <w:r>
        <w:rPr>
          <w:rFonts w:asciiTheme="majorBidi" w:hAnsiTheme="majorBidi" w:cstheme="majorBidi"/>
        </w:rPr>
        <w:tab/>
      </w:r>
      <w:r w:rsidRPr="00E74959">
        <w:rPr>
          <w:rFonts w:asciiTheme="majorBidi" w:hAnsiTheme="majorBidi" w:cstheme="majorBidi"/>
          <w:lang w:val="ru"/>
        </w:rPr>
        <w:t xml:space="preserve">Среднее соотношение между содержанием в крови и плазме </w:t>
      </w:r>
      <w:r w:rsidRPr="00E74959">
        <w:rPr>
          <w:rFonts w:asciiTheme="majorBidi" w:hAnsiTheme="majorBidi" w:cstheme="majorBidi"/>
          <w:i/>
          <w:iCs/>
          <w:lang w:val="ru"/>
        </w:rPr>
        <w:t>in vitro</w:t>
      </w:r>
      <w:r w:rsidRPr="00E74959">
        <w:rPr>
          <w:rFonts w:asciiTheme="majorBidi" w:hAnsiTheme="majorBidi" w:cstheme="majorBidi"/>
          <w:lang w:val="ru"/>
        </w:rPr>
        <w:t xml:space="preserve"> составило 0,8 для акалабрутиниба и 0,7 для ACP-5862. Средний объем распределения в равновесном расстоянии (Vss) составил около 34 л для акалабрутиниба.</w:t>
      </w:r>
    </w:p>
    <w:p w14:paraId="471DCDF7" w14:textId="77777777" w:rsidR="00C602C5" w:rsidRPr="00E74959" w:rsidRDefault="00C602C5" w:rsidP="00C602C5">
      <w:pPr>
        <w:tabs>
          <w:tab w:val="left" w:pos="567"/>
        </w:tabs>
        <w:jc w:val="both"/>
        <w:rPr>
          <w:rFonts w:asciiTheme="majorBidi" w:hAnsiTheme="majorBidi" w:cstheme="majorBidi"/>
        </w:rPr>
      </w:pPr>
      <w:r>
        <w:rPr>
          <w:rFonts w:asciiTheme="majorBidi" w:hAnsiTheme="majorBidi" w:cstheme="majorBidi"/>
          <w:i/>
          <w:iCs/>
        </w:rPr>
        <w:tab/>
      </w:r>
      <w:r w:rsidRPr="00E74959">
        <w:rPr>
          <w:rFonts w:asciiTheme="majorBidi" w:hAnsiTheme="majorBidi" w:cstheme="majorBidi"/>
          <w:i/>
          <w:iCs/>
          <w:lang w:val="ru"/>
        </w:rPr>
        <w:t>In vitro</w:t>
      </w:r>
      <w:r w:rsidRPr="00E74959">
        <w:rPr>
          <w:rFonts w:asciiTheme="majorBidi" w:hAnsiTheme="majorBidi" w:cstheme="majorBidi"/>
          <w:lang w:val="ru"/>
        </w:rPr>
        <w:t xml:space="preserve"> акалабрутиниб метаболизируется преимущественно ферментами CYP3A, в незначительной степени — путем конъюгации с глутатионом и гидролиза амидов. В качестве основного метаболита в плазме крови был идентифицирован ACP-5862, который далее метаболизировался преимущественно путем CYP3A-опосредованного окисления, при этом среднее геометрическое его концентрации (AUC) было примерно в 2-3 раза выше, чем у акалабрутиниба. ACP-5862 примерно на 50% менее активен в отношении ингибирования BTK, чем акалабрутиниб.</w:t>
      </w:r>
    </w:p>
    <w:p w14:paraId="5D735BAA" w14:textId="77777777" w:rsidR="00C602C5" w:rsidRPr="00E74959" w:rsidRDefault="00C602C5" w:rsidP="00C602C5">
      <w:pPr>
        <w:tabs>
          <w:tab w:val="left" w:pos="567"/>
        </w:tabs>
        <w:jc w:val="both"/>
        <w:rPr>
          <w:rFonts w:asciiTheme="majorBidi" w:hAnsiTheme="majorBidi" w:cstheme="majorBidi"/>
        </w:rPr>
      </w:pPr>
      <w:r>
        <w:rPr>
          <w:rFonts w:asciiTheme="majorBidi" w:hAnsiTheme="majorBidi" w:cstheme="majorBidi"/>
        </w:rPr>
        <w:tab/>
      </w:r>
      <w:r w:rsidRPr="00E74959">
        <w:rPr>
          <w:rFonts w:asciiTheme="majorBidi" w:hAnsiTheme="majorBidi" w:cstheme="majorBidi"/>
          <w:lang w:val="ru"/>
        </w:rPr>
        <w:t xml:space="preserve">Исследования </w:t>
      </w:r>
      <w:r w:rsidRPr="00E74959">
        <w:rPr>
          <w:rFonts w:asciiTheme="majorBidi" w:hAnsiTheme="majorBidi" w:cstheme="majorBidi"/>
          <w:i/>
          <w:iCs/>
          <w:lang w:val="ru"/>
        </w:rPr>
        <w:t>in vitro</w:t>
      </w:r>
      <w:r w:rsidRPr="00E74959">
        <w:rPr>
          <w:rFonts w:asciiTheme="majorBidi" w:hAnsiTheme="majorBidi" w:cstheme="majorBidi"/>
          <w:lang w:val="ru"/>
        </w:rPr>
        <w:t xml:space="preserve"> показывают, что акалабрутиниб не ингибирует CYP1A2, CYP2B6, CYP2C8, CYP2C9, CYP2C19, CYP2D6, UGT1A1 или UGT2B7 в клинически значимых концентрациях и вероятно не влияет на клиренс субстратов этих CYP.</w:t>
      </w:r>
    </w:p>
    <w:p w14:paraId="2D9067EB" w14:textId="77777777" w:rsidR="00C602C5" w:rsidRPr="00E74959" w:rsidRDefault="00C602C5" w:rsidP="00C602C5">
      <w:pPr>
        <w:tabs>
          <w:tab w:val="left" w:pos="567"/>
        </w:tabs>
        <w:jc w:val="both"/>
        <w:rPr>
          <w:rFonts w:asciiTheme="majorBidi" w:hAnsiTheme="majorBidi" w:cstheme="majorBidi"/>
        </w:rPr>
      </w:pPr>
    </w:p>
    <w:p w14:paraId="17EF7013" w14:textId="77777777" w:rsidR="00C602C5" w:rsidRPr="00E74959" w:rsidRDefault="00C602C5" w:rsidP="00C602C5">
      <w:pPr>
        <w:tabs>
          <w:tab w:val="left" w:pos="567"/>
        </w:tabs>
        <w:jc w:val="both"/>
        <w:rPr>
          <w:rFonts w:asciiTheme="majorBidi" w:hAnsiTheme="majorBidi" w:cstheme="majorBidi"/>
        </w:rPr>
      </w:pPr>
      <w:r>
        <w:rPr>
          <w:rFonts w:asciiTheme="majorBidi" w:hAnsiTheme="majorBidi" w:cstheme="majorBidi"/>
          <w:lang w:val="ru"/>
        </w:rPr>
        <w:lastRenderedPageBreak/>
        <w:tab/>
      </w:r>
      <w:r w:rsidRPr="00E74959">
        <w:rPr>
          <w:rFonts w:asciiTheme="majorBidi" w:hAnsiTheme="majorBidi" w:cstheme="majorBidi"/>
          <w:lang w:val="ru"/>
        </w:rPr>
        <w:t xml:space="preserve">Исследования </w:t>
      </w:r>
      <w:r w:rsidRPr="00E74959">
        <w:rPr>
          <w:rFonts w:asciiTheme="majorBidi" w:hAnsiTheme="majorBidi" w:cstheme="majorBidi"/>
          <w:i/>
          <w:iCs/>
          <w:lang w:val="ru"/>
        </w:rPr>
        <w:t>in vitro</w:t>
      </w:r>
      <w:r w:rsidRPr="00E74959">
        <w:rPr>
          <w:rFonts w:asciiTheme="majorBidi" w:hAnsiTheme="majorBidi" w:cstheme="majorBidi"/>
          <w:lang w:val="ru"/>
        </w:rPr>
        <w:t xml:space="preserve"> показывают, что ACP-5862 не ингибирует CYP1A2, CYP2B6, CYP2C8, CYP2C9, CYP2C19, CYP2D6, CYP3A4/5, UGT1A1 или UGT2B7 в клинически значимых концентрациях и вероятно не влияет на клиренс субстратов этих CYP.</w:t>
      </w:r>
    </w:p>
    <w:p w14:paraId="57AB4A3D" w14:textId="77777777" w:rsidR="00C602C5" w:rsidRPr="00E74959" w:rsidRDefault="00C602C5" w:rsidP="00C602C5">
      <w:pPr>
        <w:tabs>
          <w:tab w:val="left" w:pos="567"/>
        </w:tabs>
        <w:jc w:val="both"/>
        <w:rPr>
          <w:rFonts w:asciiTheme="majorBidi" w:hAnsiTheme="majorBidi" w:cstheme="majorBidi"/>
        </w:rPr>
      </w:pPr>
      <w:r>
        <w:rPr>
          <w:rFonts w:asciiTheme="majorBidi" w:hAnsiTheme="majorBidi" w:cstheme="majorBidi"/>
        </w:rPr>
        <w:tab/>
      </w:r>
      <w:r w:rsidRPr="00E74959">
        <w:rPr>
          <w:rFonts w:asciiTheme="majorBidi" w:hAnsiTheme="majorBidi" w:cstheme="majorBidi"/>
          <w:lang w:val="ru"/>
        </w:rPr>
        <w:t xml:space="preserve">Исследования </w:t>
      </w:r>
      <w:r w:rsidRPr="00E74959">
        <w:rPr>
          <w:rFonts w:asciiTheme="majorBidi" w:hAnsiTheme="majorBidi" w:cstheme="majorBidi"/>
          <w:i/>
          <w:iCs/>
          <w:lang w:val="ru"/>
        </w:rPr>
        <w:t>in vitro</w:t>
      </w:r>
      <w:r w:rsidRPr="00E74959">
        <w:rPr>
          <w:rFonts w:asciiTheme="majorBidi" w:hAnsiTheme="majorBidi" w:cstheme="majorBidi"/>
          <w:lang w:val="ru"/>
        </w:rPr>
        <w:t xml:space="preserve"> показывают, что акалабрутиниб и ACP-5862 являются субстратами P-gp и БРРМЖ. Однако совместное назначение с ингибиторами БРРМЖ вероятно не приведет к клинически значимым лекарственным взаимодействиям. Совместный прием с ингибитором OATP1B1/1B3 (600 мг рифампина, однократно) привел к увеличению C</w:t>
      </w:r>
      <w:r w:rsidRPr="005A15F0">
        <w:rPr>
          <w:rFonts w:asciiTheme="majorBidi" w:hAnsiTheme="majorBidi" w:cstheme="majorBidi"/>
          <w:vertAlign w:val="subscript"/>
          <w:lang w:val="ru"/>
        </w:rPr>
        <w:t xml:space="preserve">max </w:t>
      </w:r>
      <w:r w:rsidRPr="00E74959">
        <w:rPr>
          <w:rFonts w:asciiTheme="majorBidi" w:hAnsiTheme="majorBidi" w:cstheme="majorBidi"/>
          <w:lang w:val="ru"/>
        </w:rPr>
        <w:t xml:space="preserve">и AUC акалабрутиниба в 1,2 раза и 1,4 раза (N=24, здоровые добровольцы), соответственно, что не имеет клинического значения. Акалабрутиниб и ACP-5862 не ингибируют P-gp, OAT1, OAT3, OCT2, OATP1B1, OATP1B3 и MATE2-K в клинически значимых концентрациях. Акалабрутиниб может ингибировать кишечную БРРМЖ, а ACP-5862 - MATE1 в клинически значимых концентрациях </w:t>
      </w:r>
      <w:r>
        <w:rPr>
          <w:rFonts w:asciiTheme="majorBidi" w:hAnsiTheme="majorBidi" w:cstheme="majorBidi"/>
          <w:lang w:val="ru"/>
        </w:rPr>
        <w:t xml:space="preserve">. </w:t>
      </w:r>
      <w:r w:rsidRPr="00E74959">
        <w:rPr>
          <w:rFonts w:asciiTheme="majorBidi" w:hAnsiTheme="majorBidi" w:cstheme="majorBidi"/>
          <w:lang w:val="ru"/>
        </w:rPr>
        <w:t>Акалабрутиниб не ингибирует MATE1, а ACP-5862 не ингибирует БРРМЖ в клинически значимых концентрациях.</w:t>
      </w:r>
    </w:p>
    <w:p w14:paraId="614BEEFC" w14:textId="77777777" w:rsidR="00C602C5" w:rsidRPr="00E74959"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E74959">
        <w:rPr>
          <w:rFonts w:asciiTheme="majorBidi" w:hAnsiTheme="majorBidi" w:cstheme="majorBidi"/>
          <w:lang w:val="ru"/>
        </w:rPr>
        <w:t>После однократного перорального приема 100 мг акалабрутиниба конечный период полувыведения (t</w:t>
      </w:r>
      <w:r w:rsidRPr="00DF2ED6">
        <w:rPr>
          <w:rFonts w:asciiTheme="majorBidi" w:hAnsiTheme="majorBidi" w:cstheme="majorBidi"/>
          <w:vertAlign w:val="subscript"/>
          <w:lang w:val="ru"/>
        </w:rPr>
        <w:t>1/2</w:t>
      </w:r>
      <w:r w:rsidRPr="00E74959">
        <w:rPr>
          <w:rFonts w:asciiTheme="majorBidi" w:hAnsiTheme="majorBidi" w:cstheme="majorBidi"/>
          <w:lang w:val="ru"/>
        </w:rPr>
        <w:t>) акалабрутиниба составил 1-2 часа. t</w:t>
      </w:r>
      <w:r w:rsidRPr="00DF2ED6">
        <w:rPr>
          <w:rFonts w:asciiTheme="majorBidi" w:hAnsiTheme="majorBidi" w:cstheme="majorBidi"/>
          <w:vertAlign w:val="subscript"/>
          <w:lang w:val="ru"/>
        </w:rPr>
        <w:t xml:space="preserve">1/2 </w:t>
      </w:r>
      <w:r w:rsidRPr="00E74959">
        <w:rPr>
          <w:rFonts w:asciiTheme="majorBidi" w:hAnsiTheme="majorBidi" w:cstheme="majorBidi"/>
          <w:lang w:val="ru"/>
        </w:rPr>
        <w:t>активного метаболита ACP-5862 составлял около 7 часов. Средний кажущийся пероральный клиренс (CL/F) составил 134 л/ч для акалабрутиниба и 22 л/ч для ACP- 5862 у пациентов с В-клеточными неоплазиями.</w:t>
      </w:r>
    </w:p>
    <w:p w14:paraId="391C17CF" w14:textId="77777777" w:rsidR="00C602C5" w:rsidRPr="00E74959"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E74959">
        <w:rPr>
          <w:rFonts w:asciiTheme="majorBidi" w:hAnsiTheme="majorBidi" w:cstheme="majorBidi"/>
          <w:lang w:val="ru"/>
        </w:rPr>
        <w:t>Пути выведения акалабрутиниба достаточно хорошо изучены. После однократного приема 100 мг радиоактивно меченого [</w:t>
      </w:r>
      <w:r w:rsidRPr="00E74959">
        <w:rPr>
          <w:rFonts w:asciiTheme="majorBidi" w:hAnsiTheme="majorBidi" w:cstheme="majorBidi"/>
          <w:vertAlign w:val="superscript"/>
          <w:lang w:val="ru"/>
        </w:rPr>
        <w:t>14</w:t>
      </w:r>
      <w:r w:rsidRPr="00E74959">
        <w:rPr>
          <w:rFonts w:asciiTheme="majorBidi" w:hAnsiTheme="majorBidi" w:cstheme="majorBidi"/>
          <w:lang w:val="ru"/>
        </w:rPr>
        <w:t>C]-акалабрутиниба здоровыми добровольцами 84% дозы было выведено с фекалиями, 12% — с мочой, при этом менее 2% дозы было выведено в виде неизмененного акалабрутиниба; таким образом, основным путем выведения препарата является метаболизм.</w:t>
      </w:r>
    </w:p>
    <w:p w14:paraId="05CA2703" w14:textId="77777777" w:rsidR="00C602C5" w:rsidRPr="00E74959" w:rsidRDefault="00C602C5" w:rsidP="00C602C5">
      <w:pPr>
        <w:tabs>
          <w:tab w:val="left" w:pos="567"/>
        </w:tabs>
        <w:jc w:val="both"/>
        <w:rPr>
          <w:rFonts w:asciiTheme="majorBidi" w:hAnsiTheme="majorBidi" w:cstheme="majorBidi"/>
        </w:rPr>
      </w:pPr>
      <w:r>
        <w:rPr>
          <w:rFonts w:asciiTheme="majorBidi" w:hAnsiTheme="majorBidi" w:cstheme="majorBidi"/>
        </w:rPr>
        <w:tab/>
      </w:r>
      <w:r w:rsidRPr="00E74959">
        <w:rPr>
          <w:rFonts w:asciiTheme="majorBidi" w:hAnsiTheme="majorBidi" w:cstheme="majorBidi"/>
          <w:lang w:val="ru"/>
        </w:rPr>
        <w:t>Результаты связывания с белками плазмы получены в разных исследованиях, а в соответствии с руководством Комитета по лекарственным средствам для медицинского применения (CHMP) по изучению лекарственных взаимодействий (CPMP/EWP/560/95, вер. 1) рекомендуется определять связывание с белками в одном и том же исследовании, если связывание с белками исходного препарата и метаболита высокое, чтобы не вносить вариабельность между исследованиями. Кроме того, изученный интервал концентраций (1, 3 и 10 мкМ) высок по сравнению с концентрациями в плазме, наблюдаемыми в клинических исследованиях (C</w:t>
      </w:r>
      <w:r w:rsidRPr="001F5921">
        <w:rPr>
          <w:rFonts w:asciiTheme="majorBidi" w:hAnsiTheme="majorBidi" w:cstheme="majorBidi"/>
          <w:vertAlign w:val="subscript"/>
          <w:lang w:val="ru"/>
        </w:rPr>
        <w:t>max</w:t>
      </w:r>
      <w:r w:rsidRPr="00E74959">
        <w:rPr>
          <w:rFonts w:asciiTheme="majorBidi" w:hAnsiTheme="majorBidi" w:cstheme="majorBidi"/>
          <w:lang w:val="ru"/>
        </w:rPr>
        <w:t xml:space="preserve"> 466 нг/мл = 1 мкМ). </w:t>
      </w:r>
    </w:p>
    <w:p w14:paraId="37474427" w14:textId="77777777" w:rsidR="00C602C5" w:rsidRPr="00E74959" w:rsidRDefault="00C602C5" w:rsidP="00C602C5">
      <w:pPr>
        <w:tabs>
          <w:tab w:val="left" w:pos="567"/>
        </w:tabs>
        <w:jc w:val="both"/>
        <w:rPr>
          <w:rFonts w:asciiTheme="majorBidi" w:hAnsiTheme="majorBidi" w:cstheme="majorBidi"/>
        </w:rPr>
      </w:pPr>
      <w:r>
        <w:rPr>
          <w:rFonts w:asciiTheme="majorBidi" w:hAnsiTheme="majorBidi" w:cstheme="majorBidi"/>
        </w:rPr>
        <w:tab/>
      </w:r>
      <w:r w:rsidRPr="00E74959">
        <w:rPr>
          <w:rFonts w:asciiTheme="majorBidi" w:hAnsiTheme="majorBidi" w:cstheme="majorBidi"/>
          <w:lang w:val="ru"/>
        </w:rPr>
        <w:t>Среднее значение конечного t</w:t>
      </w:r>
      <w:r w:rsidRPr="000E2097">
        <w:rPr>
          <w:rFonts w:asciiTheme="majorBidi" w:hAnsiTheme="majorBidi" w:cstheme="majorBidi"/>
          <w:vertAlign w:val="subscript"/>
          <w:lang w:val="ru"/>
        </w:rPr>
        <w:t xml:space="preserve">1/2 </w:t>
      </w:r>
      <w:r w:rsidRPr="00E74959">
        <w:rPr>
          <w:rFonts w:asciiTheme="majorBidi" w:hAnsiTheme="majorBidi" w:cstheme="majorBidi"/>
          <w:lang w:val="ru"/>
        </w:rPr>
        <w:t>общей радиоактивности в плазме крови составило 46,5 часа, тогда как период полувыведения исходного препарата — 1,47 часа, что указывает на наличие метаболитов с более длительным периодом полувыведения, чем у исходного препарата. В цельной крови период полувыведения в конечной фазе рассчитать не удалось, но он явно велик, что, вероятно, связано с ковалентным связыванием акалабрутиниба с BTK в клетках крови. M27 является основным метаболитом (34,7% общей радиоактивности), который необходимо исследовать на предмет ингибирующего потенциала в отношении ферментов, но другие метаболиты не нуждаются в дальнейшем исследовании. Приблизительно 67% от общей радиоактивности в плазме крови идентифицируется. Это считается приемлемым, поскольку имеется структурная характеристика метаболита M27, вносящего более 10% в AUC, связанную с лекарственным препаратом. Неидентифицированная часть радиоактивно меченного вещества, вероятно, представляет собой многочисленные следовые количества метаболитов.</w:t>
      </w:r>
    </w:p>
    <w:p w14:paraId="440E707F" w14:textId="3D309736" w:rsidR="00C602C5" w:rsidRPr="00E74959"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E74959">
        <w:rPr>
          <w:rFonts w:asciiTheme="majorBidi" w:hAnsiTheme="majorBidi" w:cstheme="majorBidi"/>
          <w:lang w:val="ru"/>
        </w:rPr>
        <w:t xml:space="preserve">По результатам анализа популяционной фармакокинетики, возраст (&gt;18 лет), пол, раса (европеоиды, афроамериканцы) и масса тела не оказывали клинически значимого влияния на ФК акалабрутиниба и его активного метаболита ACP-5862. </w:t>
      </w:r>
      <w:r w:rsidRPr="00E74959">
        <w:rPr>
          <w:rFonts w:asciiTheme="majorBidi" w:hAnsiTheme="majorBidi" w:cstheme="majorBidi"/>
          <w:lang w:val="ru"/>
        </w:rPr>
        <w:lastRenderedPageBreak/>
        <w:t>Фармакокинетические исследовани</w:t>
      </w:r>
      <w:r w:rsidR="00340AB4">
        <w:rPr>
          <w:rFonts w:asciiTheme="majorBidi" w:hAnsiTheme="majorBidi" w:cstheme="majorBidi"/>
          <w:lang w:val="ru"/>
        </w:rPr>
        <w:t>я акалабрктиниба</w:t>
      </w:r>
      <w:r w:rsidRPr="00E74959">
        <w:rPr>
          <w:rFonts w:asciiTheme="majorBidi" w:hAnsiTheme="majorBidi" w:cstheme="majorBidi"/>
          <w:lang w:val="ru"/>
        </w:rPr>
        <w:t xml:space="preserve"> у пациентов младше 18 лет не проводились.</w:t>
      </w:r>
    </w:p>
    <w:p w14:paraId="78FE9A4A" w14:textId="77777777" w:rsidR="00C602C5" w:rsidRPr="001F5921" w:rsidRDefault="00C602C5" w:rsidP="00C602C5">
      <w:pPr>
        <w:tabs>
          <w:tab w:val="left" w:pos="567"/>
        </w:tabs>
        <w:jc w:val="both"/>
        <w:rPr>
          <w:rFonts w:asciiTheme="majorBidi" w:hAnsiTheme="majorBidi" w:cstheme="majorBidi"/>
          <w:lang w:val="ru"/>
        </w:rPr>
      </w:pPr>
      <w:r>
        <w:rPr>
          <w:rFonts w:asciiTheme="majorBidi" w:hAnsiTheme="majorBidi" w:cstheme="majorBidi"/>
          <w:lang w:val="ru"/>
        </w:rPr>
        <w:tab/>
      </w:r>
      <w:r w:rsidRPr="00E74959">
        <w:rPr>
          <w:rFonts w:asciiTheme="majorBidi" w:hAnsiTheme="majorBidi" w:cstheme="majorBidi"/>
          <w:lang w:val="ru"/>
        </w:rPr>
        <w:t>Учитывая различия в воздействии (AUC и C</w:t>
      </w:r>
      <w:r w:rsidRPr="00E74959">
        <w:rPr>
          <w:rFonts w:asciiTheme="majorBidi" w:hAnsiTheme="majorBidi" w:cstheme="majorBidi"/>
          <w:vertAlign w:val="subscript"/>
          <w:lang w:val="ru"/>
        </w:rPr>
        <w:t>max</w:t>
      </w:r>
      <w:r w:rsidRPr="00E74959">
        <w:rPr>
          <w:rFonts w:asciiTheme="majorBidi" w:hAnsiTheme="majorBidi" w:cstheme="majorBidi"/>
          <w:lang w:val="ru"/>
        </w:rPr>
        <w:t>) между капсулами и смесями в капсулах, влияние лекарственной формы было оценено в популяционной модели ФК, и его включение не привело к статистическому улучшению характеристик модели и точности параметров. Проведенный анализ на основе имитационного моделирования показал, что существенного влияния на показатели воздействия из-за влияния рецептуры не ожидается, что свидетельствует об отсутствии какого-либо клинически значимого эффекта.</w:t>
      </w:r>
    </w:p>
    <w:p w14:paraId="5A720723" w14:textId="77777777" w:rsidR="00C602C5" w:rsidRPr="00E74959"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E74959">
        <w:rPr>
          <w:rFonts w:asciiTheme="majorBidi" w:hAnsiTheme="majorBidi" w:cstheme="majorBidi"/>
          <w:lang w:val="ru"/>
        </w:rPr>
        <w:t>Имеется тенденция к более чем пропорциональному увеличению концентрации с увеличением дозы в диапазоне доз от 2,5 до 400 мг (хотя в исследовании ACE-CL-001 было показано менее чем пропорциональное увеличение концентрации в диапазоне доз от 100 до 400 мг раз в день). Однако в диапазоне доз от 75 до 250 мг, по-видимому, не наблюдается существенного отклон</w:t>
      </w:r>
      <w:r>
        <w:rPr>
          <w:rFonts w:asciiTheme="majorBidi" w:hAnsiTheme="majorBidi" w:cstheme="majorBidi"/>
          <w:lang w:val="ru"/>
        </w:rPr>
        <w:t>ения от пропорциональности дозе.</w:t>
      </w:r>
    </w:p>
    <w:p w14:paraId="6388A619" w14:textId="77777777" w:rsidR="00C602C5" w:rsidRPr="00E74959"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E74959">
        <w:rPr>
          <w:rFonts w:asciiTheme="majorBidi" w:hAnsiTheme="majorBidi" w:cstheme="majorBidi"/>
          <w:lang w:val="ru"/>
        </w:rPr>
        <w:t xml:space="preserve">Почечный клиренс после внутривенного введения составил 0,654 л/ч, а фильтрация (fu*СКФ), как ожидается, составит около 0,2 л/ч, таким образом, активная почечная секреция, по-видимому, включена в почечное выведение акалабрутиниба. Однако почечный клиренс исходной субстанции в неизменном виде представляет собой лишь крайне незначительный путь выведения, поэтому любое воздействие на почечные белки-переносчики, скорее всего, не влияет на выведение акалабрутиниба. Взаимопревращение акалабрутиниба в другой энантиомер </w:t>
      </w:r>
      <w:r w:rsidRPr="00E74959">
        <w:rPr>
          <w:rFonts w:asciiTheme="majorBidi" w:hAnsiTheme="majorBidi" w:cstheme="majorBidi"/>
          <w:i/>
          <w:iCs/>
          <w:lang w:val="ru"/>
        </w:rPr>
        <w:t>in vivo</w:t>
      </w:r>
      <w:r w:rsidRPr="00E74959">
        <w:rPr>
          <w:rFonts w:asciiTheme="majorBidi" w:hAnsiTheme="majorBidi" w:cstheme="majorBidi"/>
          <w:lang w:val="ru"/>
        </w:rPr>
        <w:t xml:space="preserve"> вряд ли будет иметь клиническое значение.</w:t>
      </w:r>
    </w:p>
    <w:p w14:paraId="0C590BDD" w14:textId="77777777" w:rsidR="00C602C5" w:rsidRPr="001F5921" w:rsidRDefault="00C602C5" w:rsidP="00C602C5">
      <w:pPr>
        <w:tabs>
          <w:tab w:val="left" w:pos="567"/>
        </w:tabs>
        <w:jc w:val="both"/>
        <w:rPr>
          <w:rFonts w:asciiTheme="majorBidi" w:hAnsiTheme="majorBidi" w:cstheme="majorBidi"/>
          <w:lang w:val="ru"/>
        </w:rPr>
      </w:pPr>
      <w:r>
        <w:rPr>
          <w:rFonts w:asciiTheme="majorBidi" w:hAnsiTheme="majorBidi" w:cstheme="majorBidi"/>
        </w:rPr>
        <w:tab/>
        <w:t>С</w:t>
      </w:r>
      <w:r w:rsidRPr="00E74959">
        <w:rPr>
          <w:rFonts w:asciiTheme="majorBidi" w:hAnsiTheme="majorBidi" w:cstheme="majorBidi"/>
          <w:lang w:val="ru"/>
        </w:rPr>
        <w:t xml:space="preserve">пециального исследования выведения препарата почками не </w:t>
      </w:r>
      <w:r>
        <w:rPr>
          <w:rFonts w:asciiTheme="majorBidi" w:hAnsiTheme="majorBidi" w:cstheme="majorBidi"/>
          <w:lang w:val="ru"/>
        </w:rPr>
        <w:t>проводилось</w:t>
      </w:r>
      <w:r w:rsidRPr="00E74959">
        <w:rPr>
          <w:rFonts w:asciiTheme="majorBidi" w:hAnsiTheme="majorBidi" w:cstheme="majorBidi"/>
          <w:lang w:val="ru"/>
        </w:rPr>
        <w:t>, поскольку это второстепенный путь выведения. Значительная часть пациентов, участвовавших в анализе популяционной фармакокинетики, имела легкую степень почечной недостаточности, поэтому она включена в популяцию для оценки безопасности</w:t>
      </w:r>
      <w:r>
        <w:rPr>
          <w:rFonts w:asciiTheme="majorBidi" w:hAnsiTheme="majorBidi" w:cstheme="majorBidi"/>
          <w:lang w:val="ru"/>
        </w:rPr>
        <w:t>.</w:t>
      </w:r>
      <w:r w:rsidRPr="00E74959">
        <w:rPr>
          <w:rFonts w:asciiTheme="majorBidi" w:hAnsiTheme="majorBidi" w:cstheme="majorBidi"/>
          <w:lang w:val="ru"/>
        </w:rPr>
        <w:t xml:space="preserve"> По результатам анализа популяционной фармакокинетики не выявлено клинически значимых различий в ФК у 408 лиц с легкой почечной недостаточностью (рСКФ от 60 до 89 мл/мин/1,73м</w:t>
      </w:r>
      <w:r w:rsidRPr="00E74959">
        <w:rPr>
          <w:rFonts w:asciiTheme="majorBidi" w:hAnsiTheme="majorBidi" w:cstheme="majorBidi"/>
          <w:vertAlign w:val="superscript"/>
          <w:lang w:val="ru"/>
        </w:rPr>
        <w:t>2</w:t>
      </w:r>
      <w:r w:rsidRPr="00E74959">
        <w:rPr>
          <w:rFonts w:asciiTheme="majorBidi" w:hAnsiTheme="majorBidi" w:cstheme="majorBidi"/>
          <w:lang w:val="ru"/>
        </w:rPr>
        <w:t xml:space="preserve"> с расчетом на основе «Изменения диеты при заболеваниях почек» (MDRD)), 109 лиц с почечной недостаточностью средней тяжести (рСКФ от 30 до 59 мл/мин/1,73м</w:t>
      </w:r>
      <w:r w:rsidRPr="00E74959">
        <w:rPr>
          <w:rFonts w:asciiTheme="majorBidi" w:hAnsiTheme="majorBidi" w:cstheme="majorBidi"/>
          <w:vertAlign w:val="superscript"/>
          <w:lang w:val="ru"/>
        </w:rPr>
        <w:t>2</w:t>
      </w:r>
      <w:r w:rsidRPr="00E74959">
        <w:rPr>
          <w:rFonts w:asciiTheme="majorBidi" w:hAnsiTheme="majorBidi" w:cstheme="majorBidi"/>
          <w:lang w:val="ru"/>
        </w:rPr>
        <w:t>) по сравнению с 192 лицами с нормальной функцией почек (рСКФ ≥ 90 мл/мин/1,73м</w:t>
      </w:r>
      <w:r w:rsidRPr="00E74959">
        <w:rPr>
          <w:rFonts w:asciiTheme="majorBidi" w:hAnsiTheme="majorBidi" w:cstheme="majorBidi"/>
          <w:vertAlign w:val="superscript"/>
          <w:lang w:val="ru"/>
        </w:rPr>
        <w:t>2</w:t>
      </w:r>
      <w:r w:rsidRPr="00E74959">
        <w:rPr>
          <w:rFonts w:asciiTheme="majorBidi" w:hAnsiTheme="majorBidi" w:cstheme="majorBidi"/>
          <w:lang w:val="ru"/>
        </w:rPr>
        <w:t>). ФК акалабрутиниба не изучалась у пациентов</w:t>
      </w:r>
      <w:r>
        <w:rPr>
          <w:rFonts w:asciiTheme="majorBidi" w:hAnsiTheme="majorBidi" w:cstheme="majorBidi"/>
        </w:rPr>
        <w:t xml:space="preserve"> </w:t>
      </w:r>
      <w:r w:rsidRPr="00E74959">
        <w:rPr>
          <w:rFonts w:asciiTheme="majorBidi" w:hAnsiTheme="majorBidi" w:cstheme="majorBidi"/>
          <w:lang w:val="ru"/>
        </w:rPr>
        <w:t>с тяжелой почечной недостаточностью (рСКФ менее 29 мл/мин/1,73 м</w:t>
      </w:r>
      <w:r w:rsidRPr="00E74959">
        <w:rPr>
          <w:rFonts w:asciiTheme="majorBidi" w:hAnsiTheme="majorBidi" w:cstheme="majorBidi"/>
          <w:vertAlign w:val="superscript"/>
          <w:lang w:val="ru"/>
        </w:rPr>
        <w:t>2</w:t>
      </w:r>
      <w:r w:rsidRPr="00E74959">
        <w:rPr>
          <w:rFonts w:asciiTheme="majorBidi" w:hAnsiTheme="majorBidi" w:cstheme="majorBidi"/>
          <w:lang w:val="ru"/>
        </w:rPr>
        <w:t>) или почечной недостаточностью, требующей проведения диализа. При уровне креатинина, превышающем в 2,5 раза институциональную ВГН, пациенты не включались в клинические исследования</w:t>
      </w:r>
      <w:r>
        <w:rPr>
          <w:rFonts w:asciiTheme="majorBidi" w:hAnsiTheme="majorBidi" w:cstheme="majorBidi"/>
          <w:lang w:val="ru"/>
        </w:rPr>
        <w:t>.</w:t>
      </w:r>
    </w:p>
    <w:p w14:paraId="4F28DDA6" w14:textId="77777777" w:rsidR="00C602C5" w:rsidRPr="00E74959"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E74959">
        <w:rPr>
          <w:rFonts w:asciiTheme="majorBidi" w:hAnsiTheme="majorBidi" w:cstheme="majorBidi"/>
          <w:lang w:val="ru"/>
        </w:rPr>
        <w:t>Акалабрутиниб метаболизируется в печени. В специальных исследованиях у пациентов с печеночной недостаточностью по сравнению с лицами с нормальной функцией печени (n=6) концентрация акалабрутиниба (AUC) была увеличена в 1,9 раза, 1,5 раза и 5,3 раза у лиц с легкой (n=6) (класс A по Чайлд–Пью), умеренной (n=6) (класс B по Чайлд–Пью) и тяжелой (n=8) (класс C по Чайлд–Пью) печеночной недостаточностью, соответственно. Однако у испытуемых в группе умеренной печеночной недостаточности не наблюдалось значительного снижения показателей, характеризующих способность к выведению препаратов, поэтому влияние умеренной печеночной недостаточности в данном исследовании, вероятно, было недооценено. По результатам анализа популяционной фармакокинетики не выявлено клинически значимых различий между пациентами с легкой (n = 79) или умеренной (n = 6) печеночной недостаточностью (общий билирубин — от 1,5 до 3 раз выше ВГН и любой уровень АСТ) по сравнению с пациентами с нормальной (n = 613) печеночной функцией (общий билирубин и АСТ в пределах ВГН)</w:t>
      </w:r>
      <w:r>
        <w:rPr>
          <w:rFonts w:asciiTheme="majorBidi" w:hAnsiTheme="majorBidi" w:cstheme="majorBidi"/>
          <w:lang w:val="ru"/>
        </w:rPr>
        <w:t>.</w:t>
      </w:r>
    </w:p>
    <w:p w14:paraId="6DCC0444" w14:textId="77777777" w:rsidR="00C602C5" w:rsidRPr="00E74959" w:rsidRDefault="00C602C5" w:rsidP="00C602C5">
      <w:pPr>
        <w:tabs>
          <w:tab w:val="left" w:pos="567"/>
        </w:tabs>
        <w:jc w:val="both"/>
        <w:rPr>
          <w:rFonts w:asciiTheme="majorBidi" w:hAnsiTheme="majorBidi" w:cstheme="majorBidi"/>
        </w:rPr>
      </w:pPr>
    </w:p>
    <w:p w14:paraId="46CC922C" w14:textId="77777777" w:rsidR="00C602C5" w:rsidRPr="00E74959" w:rsidRDefault="00C602C5" w:rsidP="00C602C5">
      <w:pPr>
        <w:tabs>
          <w:tab w:val="left" w:pos="567"/>
        </w:tabs>
        <w:jc w:val="both"/>
        <w:rPr>
          <w:rFonts w:asciiTheme="majorBidi" w:hAnsiTheme="majorBidi" w:cstheme="majorBidi"/>
        </w:rPr>
      </w:pPr>
      <w:r>
        <w:rPr>
          <w:rFonts w:asciiTheme="majorBidi" w:hAnsiTheme="majorBidi" w:cstheme="majorBidi"/>
          <w:lang w:val="ru"/>
        </w:rPr>
        <w:lastRenderedPageBreak/>
        <w:tab/>
      </w:r>
      <w:r w:rsidRPr="00E74959">
        <w:rPr>
          <w:rFonts w:asciiTheme="majorBidi" w:hAnsiTheme="majorBidi" w:cstheme="majorBidi"/>
          <w:lang w:val="ru"/>
        </w:rPr>
        <w:t>Однако у испытуемых в группе с умеренной печеночной недостаточностью наблюдались в основном нарушения, не связанные со способностью к выведению препаратов (такие как энцефалопатия и асцит), а не с маркерами, которые, вероятно, имеют отношение к способности к выведению препаратов (такие как альбумин, билирубин и протромбиновое время), поэтому эффект умеренной печеночной недостаточности, вероятно, недооценен в представленном исследовании. Количество испытуемых с умеренной (и тяжелой) печеночной недостаточностью в популяционном анализе ФК было очень мало, поэтому данный анализ не может внести существенный вклад в заключение о влиянии умеренной печеночной недостаточности. Акалабрутиниб не рекомендуется применять при тяжелой печеночной недостаточности, но он может назначаться без коррекции дозы пациентам с легкой и умеренной печеночной недостаточностью; риск повышения концентрации акалабрутиниба у пациентов с умеренной печеночной недостаточностью, имеющих нарушения маркеров способности к выведению препаратов, был проанализирован у двух пациентов из когорт с умеренной печеночной недостаточностью (класс B по Чайлд–Пью), имеющих нарушения в отношении альбумина, и двух пациентов из когорт с тяжелой печеночной недостаточностью, наиболее близких к классификации класс B по Чайлд–Пью. Ожидаемое суточное воздействие при нормальной дозировке (основанное на среднем значении AUC</w:t>
      </w:r>
      <w:r w:rsidRPr="001F5921">
        <w:rPr>
          <w:rFonts w:asciiTheme="majorBidi" w:hAnsiTheme="majorBidi" w:cstheme="majorBidi"/>
          <w:vertAlign w:val="subscript"/>
          <w:lang w:val="ru"/>
        </w:rPr>
        <w:t>0-last</w:t>
      </w:r>
      <w:r w:rsidRPr="00E74959">
        <w:rPr>
          <w:rFonts w:asciiTheme="majorBidi" w:hAnsiTheme="majorBidi" w:cstheme="majorBidi"/>
          <w:lang w:val="ru"/>
        </w:rPr>
        <w:t>, полученном для этих четырех испытуемых) находится в пределах установленной зависимости «концентрация-безопасность». Однако вариабельность велика, а данные основаны на небольшом количестве испытуемых. Поэтому в качестве меры предосторожности введена рекомендация о тщательном медицинском сопровождении пациентов с умеренной печеночной недостаточностью для выявления признаков токсичности</w:t>
      </w:r>
      <w:r>
        <w:rPr>
          <w:rFonts w:asciiTheme="majorBidi" w:hAnsiTheme="majorBidi" w:cstheme="majorBidi"/>
          <w:lang w:val="ru"/>
        </w:rPr>
        <w:t>.</w:t>
      </w:r>
    </w:p>
    <w:p w14:paraId="31108A5C" w14:textId="77777777" w:rsidR="00C602C5" w:rsidRPr="00DF2ED6" w:rsidRDefault="00C602C5" w:rsidP="00C602C5">
      <w:pPr>
        <w:tabs>
          <w:tab w:val="left" w:pos="567"/>
        </w:tabs>
        <w:jc w:val="both"/>
        <w:rPr>
          <w:rFonts w:asciiTheme="majorBidi" w:hAnsiTheme="majorBidi" w:cstheme="majorBidi"/>
          <w:lang w:val="ru"/>
        </w:rPr>
      </w:pPr>
      <w:r>
        <w:rPr>
          <w:rFonts w:asciiTheme="majorBidi" w:hAnsiTheme="majorBidi" w:cstheme="majorBidi"/>
        </w:rPr>
        <w:tab/>
      </w:r>
      <w:r w:rsidRPr="00E74959">
        <w:rPr>
          <w:rFonts w:asciiTheme="majorBidi" w:hAnsiTheme="majorBidi" w:cstheme="majorBidi"/>
          <w:lang w:val="ru"/>
        </w:rPr>
        <w:t>Влияние тяжелой печеночной недостаточности на концентрацию исходного препарата акалабрутиниба было аналогично влиянию сильного ингибитора CYP34 на концентрацию акалабрутиниба.</w:t>
      </w:r>
      <w:r>
        <w:rPr>
          <w:rFonts w:asciiTheme="majorBidi" w:hAnsiTheme="majorBidi" w:cstheme="majorBidi"/>
          <w:lang w:val="ru"/>
        </w:rPr>
        <w:t xml:space="preserve"> </w:t>
      </w:r>
      <w:r w:rsidRPr="00E74959">
        <w:rPr>
          <w:rFonts w:asciiTheme="majorBidi" w:hAnsiTheme="majorBidi" w:cstheme="majorBidi"/>
          <w:lang w:val="ru"/>
        </w:rPr>
        <w:t>Следует избегать одновременного применения сильных индукторов CYP3A4</w:t>
      </w:r>
      <w:r>
        <w:rPr>
          <w:rFonts w:asciiTheme="majorBidi" w:hAnsiTheme="majorBidi" w:cstheme="majorBidi"/>
          <w:lang w:val="ru"/>
        </w:rPr>
        <w:t>.</w:t>
      </w:r>
    </w:p>
    <w:p w14:paraId="6298C63C" w14:textId="77777777" w:rsidR="00C602C5" w:rsidRPr="001F5921" w:rsidRDefault="00C602C5" w:rsidP="00C602C5">
      <w:pPr>
        <w:tabs>
          <w:tab w:val="left" w:pos="567"/>
        </w:tabs>
        <w:jc w:val="both"/>
        <w:rPr>
          <w:rFonts w:asciiTheme="majorBidi" w:hAnsiTheme="majorBidi" w:cstheme="majorBidi"/>
          <w:lang w:val="ru"/>
        </w:rPr>
      </w:pPr>
      <w:r>
        <w:rPr>
          <w:rFonts w:asciiTheme="majorBidi" w:hAnsiTheme="majorBidi" w:cstheme="majorBidi"/>
          <w:lang w:val="ru"/>
        </w:rPr>
        <w:tab/>
      </w:r>
      <w:r w:rsidRPr="00E74959">
        <w:rPr>
          <w:rFonts w:asciiTheme="majorBidi" w:hAnsiTheme="majorBidi" w:cstheme="majorBidi"/>
          <w:lang w:val="ru"/>
        </w:rPr>
        <w:t xml:space="preserve">Не рекомендуется одновременное применение ИПП, а для антацидов и H2-блокаторов рекомендуется раздельный прием. Влияние антацидов на рН желудка непродолжительно, поэтому прием акалабрутиниба через 2 часа после приема антацида, скорее всего, не приведет к клинически значимому влиянию на биодоступность акалабрутиниба из-за воздействия на рН желудка. Кроме того, поскольку акалабрутиниб быстро всасывается, прием антацидов (или H2-блокаторов с более медленным началом действия, чем у антацидов) через 2 часа после приема акалабрутиниба также, вероятно, не приведет к клинически значимому влиянию на биодоступность акалабрутиниба. </w:t>
      </w:r>
    </w:p>
    <w:p w14:paraId="19F9CB55" w14:textId="77777777" w:rsidR="00C602C5" w:rsidRPr="00E74959"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E74959">
        <w:rPr>
          <w:rFonts w:asciiTheme="majorBidi" w:hAnsiTheme="majorBidi" w:cstheme="majorBidi"/>
          <w:lang w:val="ru"/>
        </w:rPr>
        <w:t xml:space="preserve">Акалабрутиниб и ACP-5862 являются субстратами для БРРМЖ, однако имеющиеся на сегодня данные не позволяют предположить, что транспорт БРРМЖ в кишечнике будет в значительной степени ограничивать всасывание акалабрутиниба, учитывая признаки достаточно высокой степени абсорбции, линейную фармакокинетику в диапазоне клинических доз. Кроме того, имеющиеся фармакогенетические данные не указывают на вероятность клинически значимого эффекта ингибиторов БРРМЖ. </w:t>
      </w:r>
    </w:p>
    <w:p w14:paraId="1EFA460F" w14:textId="77777777" w:rsidR="00C602C5" w:rsidRPr="00E74959" w:rsidRDefault="00C602C5" w:rsidP="00C602C5">
      <w:pPr>
        <w:tabs>
          <w:tab w:val="left" w:pos="567"/>
        </w:tabs>
        <w:jc w:val="both"/>
        <w:rPr>
          <w:rFonts w:asciiTheme="majorBidi" w:hAnsiTheme="majorBidi" w:cstheme="majorBidi"/>
        </w:rPr>
      </w:pPr>
      <w:r>
        <w:rPr>
          <w:rFonts w:asciiTheme="majorBidi" w:hAnsiTheme="majorBidi" w:cstheme="majorBidi"/>
        </w:rPr>
        <w:tab/>
      </w:r>
      <w:r w:rsidRPr="00E74959">
        <w:rPr>
          <w:rFonts w:asciiTheme="majorBidi" w:hAnsiTheme="majorBidi" w:cstheme="majorBidi"/>
          <w:lang w:val="ru"/>
        </w:rPr>
        <w:t xml:space="preserve">По результатам сравнительного анализа, концентрация чувствительного субстрата CYP3A4 венетоклакса при совместном приеме с акалабрутинибом и без него находилась в одном диапазоне, что указывает на отсутствие большого потенциала ингибирования акалабрутинибом кишечного CYP3A4 </w:t>
      </w:r>
      <w:r w:rsidRPr="00E24B3F">
        <w:rPr>
          <w:rFonts w:asciiTheme="majorBidi" w:hAnsiTheme="majorBidi" w:cstheme="majorBidi"/>
          <w:i/>
          <w:lang w:val="ru"/>
        </w:rPr>
        <w:t>in vivo</w:t>
      </w:r>
      <w:r w:rsidRPr="00E74959">
        <w:rPr>
          <w:rFonts w:asciiTheme="majorBidi" w:hAnsiTheme="majorBidi" w:cstheme="majorBidi"/>
          <w:lang w:val="ru"/>
        </w:rPr>
        <w:t>. Однако риск слабого ингибирования субстратов CYP3A полностью исключить невозможно</w:t>
      </w:r>
      <w:r>
        <w:rPr>
          <w:rFonts w:asciiTheme="majorBidi" w:hAnsiTheme="majorBidi" w:cstheme="majorBidi"/>
          <w:lang w:val="ru"/>
        </w:rPr>
        <w:t>.</w:t>
      </w:r>
    </w:p>
    <w:p w14:paraId="025E808C" w14:textId="77777777" w:rsidR="00C602C5" w:rsidRPr="00E74959" w:rsidRDefault="00C602C5" w:rsidP="00C602C5">
      <w:pPr>
        <w:tabs>
          <w:tab w:val="left" w:pos="567"/>
        </w:tabs>
        <w:jc w:val="both"/>
        <w:rPr>
          <w:rFonts w:asciiTheme="majorBidi" w:hAnsiTheme="majorBidi" w:cstheme="majorBidi"/>
        </w:rPr>
      </w:pPr>
    </w:p>
    <w:p w14:paraId="7E763F31" w14:textId="77777777" w:rsidR="00C602C5" w:rsidRPr="00E74959" w:rsidRDefault="00C602C5" w:rsidP="00C602C5">
      <w:pPr>
        <w:tabs>
          <w:tab w:val="left" w:pos="567"/>
        </w:tabs>
        <w:jc w:val="both"/>
        <w:rPr>
          <w:rFonts w:asciiTheme="majorBidi" w:hAnsiTheme="majorBidi" w:cstheme="majorBidi"/>
        </w:rPr>
      </w:pPr>
      <w:r>
        <w:rPr>
          <w:rFonts w:asciiTheme="majorBidi" w:hAnsiTheme="majorBidi" w:cstheme="majorBidi"/>
          <w:lang w:val="ru"/>
        </w:rPr>
        <w:lastRenderedPageBreak/>
        <w:tab/>
      </w:r>
      <w:r w:rsidRPr="00E74959">
        <w:rPr>
          <w:rFonts w:asciiTheme="majorBidi" w:hAnsiTheme="majorBidi" w:cstheme="majorBidi"/>
          <w:lang w:val="ru"/>
        </w:rPr>
        <w:t>Совместный прием акалабрутиниба с субстратами CYP1A2 (например, теофиллином, кофеином) может снижать их концентрацию, что отражено в ОХЛП.</w:t>
      </w:r>
    </w:p>
    <w:p w14:paraId="19632DD2" w14:textId="77777777" w:rsidR="00C602C5" w:rsidRPr="00E74959"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E74959">
        <w:rPr>
          <w:rFonts w:asciiTheme="majorBidi" w:hAnsiTheme="majorBidi" w:cstheme="majorBidi"/>
          <w:lang w:val="ru"/>
        </w:rPr>
        <w:t xml:space="preserve">Исходя из данных </w:t>
      </w:r>
      <w:r w:rsidRPr="00E24B3F">
        <w:rPr>
          <w:rFonts w:asciiTheme="majorBidi" w:hAnsiTheme="majorBidi" w:cstheme="majorBidi"/>
          <w:i/>
          <w:lang w:val="ru"/>
        </w:rPr>
        <w:t xml:space="preserve">in vitro </w:t>
      </w:r>
      <w:r w:rsidRPr="00E74959">
        <w:rPr>
          <w:rFonts w:asciiTheme="majorBidi" w:hAnsiTheme="majorBidi" w:cstheme="majorBidi"/>
          <w:lang w:val="ru"/>
        </w:rPr>
        <w:t xml:space="preserve">по межлекарственным взаимодействиям (МЛВ) акалабрутиниба, нельзя исключить риск индукции кишечного CYP3A4. Однако, </w:t>
      </w:r>
      <w:r>
        <w:rPr>
          <w:rFonts w:asciiTheme="majorBidi" w:hAnsiTheme="majorBidi" w:cstheme="majorBidi"/>
          <w:lang w:val="ru"/>
        </w:rPr>
        <w:t xml:space="preserve">считается </w:t>
      </w:r>
      <w:r w:rsidRPr="00E74959">
        <w:rPr>
          <w:rFonts w:asciiTheme="majorBidi" w:hAnsiTheme="majorBidi" w:cstheme="majorBidi"/>
          <w:lang w:val="ru"/>
        </w:rPr>
        <w:t>маловероятным, что акалабрутиниб будет индуцировать кишечный CYP3A4 и приводить к клинически значимым взаимодействиям при совместном назначении с субстратами CYP3A.</w:t>
      </w:r>
      <w:r>
        <w:rPr>
          <w:rFonts w:asciiTheme="majorBidi" w:hAnsiTheme="majorBidi" w:cstheme="majorBidi"/>
        </w:rPr>
        <w:tab/>
      </w:r>
    </w:p>
    <w:p w14:paraId="0CE194CE" w14:textId="77777777" w:rsidR="00C602C5" w:rsidRPr="00E74959" w:rsidRDefault="00C602C5" w:rsidP="00C602C5">
      <w:pPr>
        <w:tabs>
          <w:tab w:val="left" w:pos="567"/>
        </w:tabs>
        <w:jc w:val="both"/>
        <w:rPr>
          <w:rFonts w:asciiTheme="majorBidi" w:hAnsiTheme="majorBidi" w:cstheme="majorBidi"/>
        </w:rPr>
      </w:pPr>
      <w:r>
        <w:rPr>
          <w:rFonts w:asciiTheme="majorBidi" w:hAnsiTheme="majorBidi" w:cstheme="majorBidi"/>
          <w:lang w:val="ru"/>
        </w:rPr>
        <w:tab/>
      </w:r>
      <w:r w:rsidRPr="00E74959">
        <w:rPr>
          <w:rFonts w:asciiTheme="majorBidi" w:hAnsiTheme="majorBidi" w:cstheme="majorBidi"/>
          <w:lang w:val="ru"/>
        </w:rPr>
        <w:t>По данным доклинических исследований, акалабрутиниб не обладает тератогенностью, но обладает эмбриональной/фетальной токсичностью. Поэтому его не следует применять во время беременности, а пациенткам, способным к деторождению, следует рекомендовать избегать беременности. Ожидается, что предлагаемые показания к применению преимущественно не будут включать женщин, способных к деторождению. На основании представленных данных возможность индуцирования акалабрутинибом CYP3A4 в кишечнике и развития клинически значимых реакций взаимодействия при совместном приеме с субстратами CYP3A представляется маловероятной</w:t>
      </w:r>
      <w:r>
        <w:rPr>
          <w:rFonts w:asciiTheme="majorBidi" w:hAnsiTheme="majorBidi" w:cstheme="majorBidi"/>
          <w:lang w:val="ru"/>
        </w:rPr>
        <w:t>, поэтому</w:t>
      </w:r>
      <w:r w:rsidRPr="00E74959">
        <w:rPr>
          <w:rFonts w:asciiTheme="majorBidi" w:hAnsiTheme="majorBidi" w:cstheme="majorBidi"/>
          <w:lang w:val="ru"/>
        </w:rPr>
        <w:t xml:space="preserve"> эффективность пероральных контрацептивов на фоне лечения акалабрутинибом </w:t>
      </w:r>
      <w:r>
        <w:rPr>
          <w:rFonts w:asciiTheme="majorBidi" w:hAnsiTheme="majorBidi" w:cstheme="majorBidi"/>
          <w:lang w:val="ru"/>
        </w:rPr>
        <w:t>не должна</w:t>
      </w:r>
      <w:r w:rsidRPr="00E74959">
        <w:rPr>
          <w:rFonts w:asciiTheme="majorBidi" w:hAnsiTheme="majorBidi" w:cstheme="majorBidi"/>
          <w:lang w:val="ru"/>
        </w:rPr>
        <w:t xml:space="preserve"> меняться</w:t>
      </w:r>
      <w:r>
        <w:rPr>
          <w:rFonts w:asciiTheme="majorBidi" w:hAnsiTheme="majorBidi" w:cstheme="majorBidi"/>
          <w:lang w:val="ru"/>
        </w:rPr>
        <w:t>.</w:t>
      </w:r>
    </w:p>
    <w:p w14:paraId="45164933" w14:textId="77777777" w:rsidR="00C602C5" w:rsidRDefault="00C602C5" w:rsidP="00C602C5">
      <w:pPr>
        <w:tabs>
          <w:tab w:val="left" w:pos="567"/>
        </w:tabs>
        <w:jc w:val="both"/>
        <w:rPr>
          <w:rFonts w:asciiTheme="majorBidi" w:hAnsiTheme="majorBidi" w:cstheme="majorBidi"/>
          <w:lang w:val="ru"/>
        </w:rPr>
      </w:pPr>
      <w:r>
        <w:rPr>
          <w:rFonts w:asciiTheme="majorBidi" w:hAnsiTheme="majorBidi" w:cstheme="majorBidi"/>
        </w:rPr>
        <w:tab/>
      </w:r>
      <w:r w:rsidRPr="00E74959">
        <w:rPr>
          <w:rFonts w:asciiTheme="majorBidi" w:hAnsiTheme="majorBidi" w:cstheme="majorBidi"/>
          <w:lang w:val="ru"/>
        </w:rPr>
        <w:t>Анализ связывания BTK в разных дозах и популяциях показывает, что предлагаемая доза 100 мг в сутки приводит к стабильно высокому связыванию (&gt;95%) при наименьшей вариабельности между индивидуумами</w:t>
      </w:r>
      <w:r>
        <w:fldChar w:fldCharType="begin"/>
      </w:r>
      <w:r w:rsidRPr="00453497">
        <w:instrText xml:space="preserve"> </w:instrText>
      </w:r>
      <w:r>
        <w:instrText>ADDIN</w:instrText>
      </w:r>
      <w:r w:rsidRPr="00453497">
        <w:instrText xml:space="preserve"> </w:instrText>
      </w:r>
      <w:r>
        <w:instrText>ZOTERO</w:instrText>
      </w:r>
      <w:r w:rsidRPr="00453497">
        <w:instrText>_</w:instrText>
      </w:r>
      <w:r>
        <w:instrText>ITEM</w:instrText>
      </w:r>
      <w:r w:rsidRPr="00453497">
        <w:instrText xml:space="preserve"> </w:instrText>
      </w:r>
      <w:r>
        <w:instrText>CSL</w:instrText>
      </w:r>
      <w:r w:rsidRPr="00453497">
        <w:instrText>_</w:instrText>
      </w:r>
      <w:r>
        <w:instrText>CITATION</w:instrText>
      </w:r>
      <w:r w:rsidRPr="00453497">
        <w:instrText xml:space="preserve"> {"</w:instrText>
      </w:r>
      <w:r>
        <w:instrText>citationID</w:instrText>
      </w:r>
      <w:r w:rsidRPr="00453497">
        <w:instrText>":"</w:instrText>
      </w:r>
      <w:r>
        <w:instrText>Y</w:instrText>
      </w:r>
      <w:r w:rsidRPr="00453497">
        <w:instrText>2</w:instrText>
      </w:r>
      <w:r>
        <w:instrText>Vj</w:instrText>
      </w:r>
      <w:r w:rsidRPr="00453497">
        <w:instrText>7</w:instrText>
      </w:r>
      <w:r>
        <w:instrText>xK</w:instrText>
      </w:r>
      <w:r w:rsidRPr="00453497">
        <w:instrText>6","</w:instrText>
      </w:r>
      <w:r>
        <w:instrText>properties</w:instrText>
      </w:r>
      <w:r w:rsidRPr="00453497">
        <w:instrText>":{"</w:instrText>
      </w:r>
      <w:r>
        <w:instrText>formattedCitation</w:instrText>
      </w:r>
      <w:r w:rsidRPr="00453497">
        <w:instrText>":"[4,5]","</w:instrText>
      </w:r>
      <w:r>
        <w:instrText>plainCitation</w:instrText>
      </w:r>
      <w:r w:rsidRPr="00453497">
        <w:instrText>":"[4,5]","</w:instrText>
      </w:r>
      <w:r>
        <w:instrText>noteIndex</w:instrText>
      </w:r>
      <w:r w:rsidRPr="00453497">
        <w:instrText>":0},"</w:instrText>
      </w:r>
      <w:r>
        <w:instrText>citationItems</w:instrText>
      </w:r>
      <w:r w:rsidRPr="00453497">
        <w:instrText>":[{"</w:instrText>
      </w:r>
      <w:r>
        <w:instrText>id</w:instrText>
      </w:r>
      <w:r w:rsidRPr="00453497">
        <w:instrText>":2946,"</w:instrText>
      </w:r>
      <w:r>
        <w:instrText>uris</w:instrText>
      </w:r>
      <w:r w:rsidRPr="00453497">
        <w:instrText>":["</w:instrText>
      </w:r>
      <w:r>
        <w:instrText>http</w:instrText>
      </w:r>
      <w:r w:rsidRPr="00453497">
        <w:instrText>://</w:instrText>
      </w:r>
      <w:r>
        <w:instrText>zotero</w:instrText>
      </w:r>
      <w:r w:rsidRPr="00453497">
        <w:instrText>.</w:instrText>
      </w:r>
      <w:r>
        <w:instrText>org</w:instrText>
      </w:r>
      <w:r w:rsidRPr="00453497">
        <w:instrText>/</w:instrText>
      </w:r>
      <w:r>
        <w:instrText>users</w:instrText>
      </w:r>
      <w:r w:rsidRPr="00453497">
        <w:instrText>/5483459/</w:instrText>
      </w:r>
      <w:r>
        <w:instrText>items</w:instrText>
      </w:r>
      <w:r w:rsidRPr="00453497">
        <w:instrText>/</w:instrText>
      </w:r>
      <w:r>
        <w:instrText>SNKK</w:instrText>
      </w:r>
      <w:r w:rsidRPr="00453497">
        <w:instrText>4</w:instrText>
      </w:r>
      <w:r>
        <w:instrText>SQ</w:instrText>
      </w:r>
      <w:r w:rsidRPr="00453497">
        <w:instrText>8"],"</w:instrText>
      </w:r>
      <w:r>
        <w:instrText>itemData</w:instrText>
      </w:r>
      <w:r w:rsidRPr="00453497">
        <w:instrText>":{"</w:instrText>
      </w:r>
      <w:r>
        <w:instrText>id</w:instrText>
      </w:r>
      <w:r w:rsidRPr="00453497">
        <w:instrText>":2946,"</w:instrText>
      </w:r>
      <w:r>
        <w:instrText>type</w:instrText>
      </w:r>
      <w:r w:rsidRPr="00453497">
        <w:instrText>":"</w:instrText>
      </w:r>
      <w:r>
        <w:instrText>article</w:instrText>
      </w:r>
      <w:r w:rsidRPr="00453497">
        <w:instrText>-</w:instrText>
      </w:r>
      <w:r>
        <w:instrText>journal</w:instrText>
      </w:r>
      <w:r w:rsidRPr="00453497">
        <w:instrText>","</w:instrText>
      </w:r>
      <w:r>
        <w:instrText>abstract</w:instrText>
      </w:r>
      <w:r w:rsidRPr="00453497">
        <w:instrText>":"</w:instrText>
      </w:r>
      <w:r>
        <w:instrText>International</w:instrText>
      </w:r>
      <w:r w:rsidRPr="00453497">
        <w:instrText xml:space="preserve"> </w:instrText>
      </w:r>
      <w:r>
        <w:instrText>trends</w:instrText>
      </w:r>
      <w:r w:rsidRPr="00453497">
        <w:instrText xml:space="preserve"> </w:instrText>
      </w:r>
      <w:r>
        <w:instrText>in</w:instrText>
      </w:r>
      <w:r w:rsidRPr="00453497">
        <w:instrText xml:space="preserve"> </w:instrText>
      </w:r>
      <w:r>
        <w:instrText>traditional</w:instrText>
      </w:r>
      <w:r w:rsidRPr="00453497">
        <w:instrText xml:space="preserve"> </w:instrText>
      </w:r>
      <w:r>
        <w:instrText>diabetes</w:instrText>
      </w:r>
      <w:r w:rsidRPr="00453497">
        <w:instrText xml:space="preserve"> </w:instrText>
      </w:r>
      <w:r>
        <w:instrText>complications</w:instrText>
      </w:r>
      <w:r w:rsidRPr="00453497">
        <w:instrText xml:space="preserve"> (</w:instrText>
      </w:r>
      <w:r>
        <w:instrText>cardiovascular</w:instrText>
      </w:r>
      <w:r w:rsidRPr="00453497">
        <w:instrText xml:space="preserve">, </w:instrText>
      </w:r>
      <w:r>
        <w:instrText>renal</w:instrText>
      </w:r>
      <w:r w:rsidRPr="00453497">
        <w:instrText xml:space="preserve">, </w:instrText>
      </w:r>
      <w:r>
        <w:instrText>peripheral</w:instrText>
      </w:r>
      <w:r w:rsidRPr="00453497">
        <w:instrText xml:space="preserve"> </w:instrText>
      </w:r>
      <w:r>
        <w:instrText>vascular</w:instrText>
      </w:r>
      <w:r w:rsidRPr="00453497">
        <w:instrText xml:space="preserve">, </w:instrText>
      </w:r>
      <w:r>
        <w:instrText>ophthalmic</w:instrText>
      </w:r>
      <w:r w:rsidRPr="00453497">
        <w:instrText xml:space="preserve">, </w:instrText>
      </w:r>
      <w:r>
        <w:instrText>hepatic</w:instrText>
      </w:r>
      <w:r w:rsidRPr="00453497">
        <w:instrText xml:space="preserve"> </w:instrText>
      </w:r>
      <w:r>
        <w:instrText>or</w:instrText>
      </w:r>
      <w:r w:rsidRPr="00453497">
        <w:instrText xml:space="preserve"> </w:instrText>
      </w:r>
      <w:r>
        <w:instrText>neurological</w:instrText>
      </w:r>
      <w:r w:rsidRPr="00453497">
        <w:instrText xml:space="preserve"> </w:instrText>
      </w:r>
      <w:r>
        <w:instrText>diseases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rates</w:instrText>
      </w:r>
      <w:r w:rsidRPr="00453497">
        <w:instrText xml:space="preserve"> </w:instrText>
      </w:r>
      <w:r>
        <w:instrText>are</w:instrText>
      </w:r>
      <w:r w:rsidRPr="00453497">
        <w:instrText xml:space="preserve"> </w:instrText>
      </w:r>
      <w:r>
        <w:instrText>poorly</w:instrText>
      </w:r>
      <w:r w:rsidRPr="00453497">
        <w:instrText xml:space="preserve"> </w:instrText>
      </w:r>
      <w:r>
        <w:instrText>characterised</w:instrText>
      </w:r>
      <w:r w:rsidRPr="00453497">
        <w:instrText xml:space="preserve">. </w:instrText>
      </w:r>
      <w:r>
        <w:instrText>An</w:instrText>
      </w:r>
      <w:r w:rsidRPr="00453497">
        <w:instrText xml:space="preserve"> </w:instrText>
      </w:r>
      <w:r>
        <w:instrText>earlier</w:instrText>
      </w:r>
      <w:r w:rsidRPr="00453497">
        <w:instrText xml:space="preserve"> </w:instrText>
      </w:r>
      <w:r>
        <w:instrText>review</w:instrText>
      </w:r>
      <w:r w:rsidRPr="00453497">
        <w:instrText xml:space="preserve"> </w:instrText>
      </w:r>
      <w:r>
        <w:instrText>of</w:instrText>
      </w:r>
      <w:r w:rsidRPr="00453497">
        <w:instrText xml:space="preserve"> </w:instrText>
      </w:r>
      <w:r>
        <w:instrText>studies</w:instrText>
      </w:r>
      <w:r w:rsidRPr="00453497">
        <w:instrText xml:space="preserve"> </w:instrText>
      </w:r>
      <w:r>
        <w:instrText>published</w:instrText>
      </w:r>
      <w:r w:rsidRPr="00453497">
        <w:instrText xml:space="preserve"> </w:instrText>
      </w:r>
      <w:r>
        <w:instrText>up</w:instrText>
      </w:r>
      <w:r w:rsidRPr="00453497">
        <w:instrText xml:space="preserve"> </w:instrText>
      </w:r>
      <w:r>
        <w:instrText>to</w:instrText>
      </w:r>
      <w:r w:rsidRPr="00453497">
        <w:instrText xml:space="preserve"> 2015 </w:instrText>
      </w:r>
      <w:r>
        <w:instrText>demonstrated</w:instrText>
      </w:r>
      <w:r w:rsidRPr="00453497">
        <w:instrText xml:space="preserve"> </w:instrText>
      </w:r>
      <w:r>
        <w:instrText>that</w:instrText>
      </w:r>
      <w:r w:rsidRPr="00453497">
        <w:instrText xml:space="preserve"> </w:instrText>
      </w:r>
      <w:r>
        <w:instrText>most</w:instrText>
      </w:r>
      <w:r w:rsidRPr="00453497">
        <w:instrText xml:space="preserve"> </w:instrText>
      </w:r>
      <w:r>
        <w:instrText>data</w:instrText>
      </w:r>
      <w:r w:rsidRPr="00453497">
        <w:instrText xml:space="preserve"> </w:instrText>
      </w:r>
      <w:r>
        <w:instrText>come</w:instrText>
      </w:r>
      <w:r w:rsidRPr="00453497">
        <w:instrText xml:space="preserve"> </w:instrText>
      </w:r>
      <w:r>
        <w:instrText>from</w:instrText>
      </w:r>
      <w:r w:rsidRPr="00453497">
        <w:instrText xml:space="preserve"> </w:instrText>
      </w:r>
      <w:r>
        <w:instrText>a</w:instrText>
      </w:r>
      <w:r w:rsidRPr="00453497">
        <w:instrText xml:space="preserve"> </w:instrText>
      </w:r>
      <w:r>
        <w:instrText>dozen</w:instrText>
      </w:r>
      <w:r w:rsidRPr="00453497">
        <w:instrText xml:space="preserve"> </w:instrText>
      </w:r>
      <w:r>
        <w:instrText>high</w:instrText>
      </w:r>
      <w:r w:rsidRPr="00453497">
        <w:instrText>-</w:instrText>
      </w:r>
      <w:r>
        <w:instrText>income</w:instrText>
      </w:r>
      <w:r w:rsidRPr="00453497">
        <w:instrText xml:space="preserve"> </w:instrText>
      </w:r>
      <w:r>
        <w:instrText>countries</w:instrText>
      </w:r>
      <w:r w:rsidRPr="00453497">
        <w:instrText xml:space="preserve"> (</w:instrText>
      </w:r>
      <w:r>
        <w:instrText>HICs</w:instrText>
      </w:r>
      <w:r w:rsidRPr="00453497">
        <w:instrText xml:space="preserve">) </w:instrText>
      </w:r>
      <w:r>
        <w:instrText>in</w:instrText>
      </w:r>
      <w:r w:rsidRPr="00453497">
        <w:instrText xml:space="preserve"> </w:instrText>
      </w:r>
      <w:r>
        <w:instrText>North</w:instrText>
      </w:r>
      <w:r w:rsidRPr="00453497">
        <w:instrText xml:space="preserve"> </w:instrText>
      </w:r>
      <w:r>
        <w:instrText>America</w:instrText>
      </w:r>
      <w:r w:rsidRPr="00453497">
        <w:instrText xml:space="preserve">, </w:instrText>
      </w:r>
      <w:r>
        <w:instrText>Europe</w:instrText>
      </w:r>
      <w:r w:rsidRPr="00453497">
        <w:instrText xml:space="preserve"> </w:instrText>
      </w:r>
      <w:r>
        <w:instrText>or</w:instrText>
      </w:r>
      <w:r w:rsidRPr="00453497">
        <w:instrText xml:space="preserve"> </w:instrText>
      </w:r>
      <w:r>
        <w:instrText>the</w:instrText>
      </w:r>
      <w:r w:rsidRPr="00453497">
        <w:instrText xml:space="preserve"> </w:instrText>
      </w:r>
      <w:r>
        <w:instrText>Asia</w:instrText>
      </w:r>
      <w:r w:rsidRPr="00453497">
        <w:instrText>–</w:instrText>
      </w:r>
      <w:r>
        <w:instrText>Pacific</w:instrText>
      </w:r>
      <w:r w:rsidRPr="00453497">
        <w:instrText xml:space="preserve"> </w:instrText>
      </w:r>
      <w:r>
        <w:instrText>region</w:instrText>
      </w:r>
      <w:r w:rsidRPr="00453497">
        <w:instrText xml:space="preserve"> </w:instrText>
      </w:r>
      <w:r>
        <w:instrText>and</w:instrText>
      </w:r>
      <w:r w:rsidRPr="00453497">
        <w:instrText xml:space="preserve"> </w:instrText>
      </w:r>
      <w:r>
        <w:instrText>that</w:instrText>
      </w:r>
      <w:r w:rsidRPr="00453497">
        <w:instrText xml:space="preserve">, </w:instrText>
      </w:r>
      <w:r>
        <w:instrText>in</w:instrText>
      </w:r>
      <w:r w:rsidRPr="00453497">
        <w:instrText xml:space="preserve"> </w:instrText>
      </w:r>
      <w:r>
        <w:instrText>these</w:instrText>
      </w:r>
      <w:r w:rsidRPr="00453497">
        <w:instrText xml:space="preserve"> </w:instrText>
      </w:r>
      <w:r>
        <w:instrText>countries</w:instrText>
      </w:r>
      <w:r w:rsidRPr="00453497">
        <w:instrText xml:space="preserve"> </w:instrText>
      </w:r>
      <w:r>
        <w:instrText>at</w:instrText>
      </w:r>
      <w:r w:rsidRPr="00453497">
        <w:instrText xml:space="preserve"> </w:instrText>
      </w:r>
      <w:r>
        <w:instrText>least</w:instrText>
      </w:r>
      <w:r w:rsidRPr="00453497">
        <w:instrText xml:space="preserve">, </w:instrText>
      </w:r>
      <w:r>
        <w:instrText>rates</w:instrText>
      </w:r>
      <w:r w:rsidRPr="00453497">
        <w:instrText xml:space="preserve"> </w:instrText>
      </w:r>
      <w:r>
        <w:instrText>of</w:instrText>
      </w:r>
      <w:r w:rsidRPr="00453497">
        <w:instrText xml:space="preserve"> </w:instrText>
      </w:r>
      <w:r>
        <w:instrText>acute</w:instrText>
      </w:r>
      <w:r w:rsidRPr="00453497">
        <w:instrText xml:space="preserve"> </w:instrText>
      </w:r>
      <w:r>
        <w:instrText>glycaemic</w:instrText>
      </w:r>
      <w:r w:rsidRPr="00453497">
        <w:instrText xml:space="preserve"> </w:instrText>
      </w:r>
      <w:r>
        <w:instrText>fluctuations</w:instrText>
      </w:r>
      <w:r w:rsidRPr="00453497">
        <w:instrText xml:space="preserve"> </w:instrText>
      </w:r>
      <w:r>
        <w:instrText>needing</w:instrText>
      </w:r>
      <w:r w:rsidRPr="00453497">
        <w:instrText xml:space="preserve"> </w:instrText>
      </w:r>
      <w:r>
        <w:instrText>medical</w:instrText>
      </w:r>
      <w:r w:rsidRPr="00453497">
        <w:instrText xml:space="preserve"> </w:instrText>
      </w:r>
      <w:r>
        <w:instrText>attention</w:instrText>
      </w:r>
      <w:r w:rsidRPr="00453497">
        <w:instrText xml:space="preserve"> </w:instrText>
      </w:r>
      <w:r>
        <w:instrText>and</w:instrText>
      </w:r>
      <w:r w:rsidRPr="00453497">
        <w:instrText xml:space="preserve"> </w:instrText>
      </w:r>
      <w:r>
        <w:instrText>amputations</w:instrText>
      </w:r>
      <w:r w:rsidRPr="00453497">
        <w:instrText xml:space="preserve">, </w:instrText>
      </w:r>
      <w:r>
        <w:instrText>myocardial</w:instrText>
      </w:r>
      <w:r w:rsidRPr="00453497">
        <w:instrText xml:space="preserve"> </w:instrText>
      </w:r>
      <w:r>
        <w:instrText>infarction</w:instrText>
      </w:r>
      <w:r w:rsidRPr="00453497">
        <w:instrText xml:space="preserve"> </w:instrText>
      </w:r>
      <w:r>
        <w:instrText>and</w:instrText>
      </w:r>
      <w:r w:rsidRPr="00453497">
        <w:instrText xml:space="preserve"> </w:instrText>
      </w:r>
      <w:r>
        <w:instrText>mortality</w:instrText>
      </w:r>
      <w:r w:rsidRPr="00453497">
        <w:instrText xml:space="preserve"> </w:instrText>
      </w:r>
      <w:r>
        <w:instrText>were</w:instrText>
      </w:r>
      <w:r w:rsidRPr="00453497">
        <w:instrText xml:space="preserve"> </w:instrText>
      </w:r>
      <w:r>
        <w:instrText>all</w:instrText>
      </w:r>
      <w:r w:rsidRPr="00453497">
        <w:instrText xml:space="preserve"> </w:instrText>
      </w:r>
      <w:r>
        <w:instrText>declining</w:instrText>
      </w:r>
      <w:r w:rsidRPr="00453497">
        <w:instrText xml:space="preserve"> </w:instrText>
      </w:r>
      <w:r>
        <w:instrText>over</w:instrText>
      </w:r>
      <w:r w:rsidRPr="00453497">
        <w:instrText xml:space="preserve"> </w:instrText>
      </w:r>
      <w:r>
        <w:instrText>the</w:instrText>
      </w:r>
      <w:r w:rsidRPr="00453497">
        <w:instrText xml:space="preserve"> </w:instrText>
      </w:r>
      <w:r>
        <w:instrText>period</w:instrText>
      </w:r>
      <w:r w:rsidRPr="00453497">
        <w:instrText xml:space="preserve">. </w:instrText>
      </w:r>
      <w:r>
        <w:instrText>Here</w:instrText>
      </w:r>
      <w:r w:rsidRPr="00453497">
        <w:instrText xml:space="preserve">, </w:instrText>
      </w:r>
      <w:r>
        <w:instrText>we</w:instrText>
      </w:r>
      <w:r w:rsidRPr="00453497">
        <w:instrText xml:space="preserve"> </w:instrText>
      </w:r>
      <w:r>
        <w:instrText>provide</w:instrText>
      </w:r>
      <w:r w:rsidRPr="00453497">
        <w:instrText xml:space="preserve"> </w:instrText>
      </w:r>
      <w:r>
        <w:instrText>an</w:instrText>
      </w:r>
      <w:r w:rsidRPr="00453497">
        <w:instrText xml:space="preserve"> </w:instrText>
      </w:r>
      <w:r>
        <w:instrText>updated</w:instrText>
      </w:r>
      <w:r w:rsidRPr="00453497">
        <w:instrText xml:space="preserve"> </w:instrText>
      </w:r>
      <w:r>
        <w:instrText>review</w:instrText>
      </w:r>
      <w:r w:rsidRPr="00453497">
        <w:instrText xml:space="preserve"> </w:instrText>
      </w:r>
      <w:r>
        <w:instrText>of</w:instrText>
      </w:r>
      <w:r w:rsidRPr="00453497">
        <w:instrText xml:space="preserve"> </w:instrText>
      </w:r>
      <w:r>
        <w:instrText>published</w:instrText>
      </w:r>
      <w:r w:rsidRPr="00453497">
        <w:instrText xml:space="preserve"> </w:instrText>
      </w:r>
      <w:r>
        <w:instrText>literature</w:instrText>
      </w:r>
      <w:r w:rsidRPr="00453497">
        <w:instrText xml:space="preserve"> </w:instrText>
      </w:r>
      <w:r>
        <w:instrText>on</w:instrText>
      </w:r>
      <w:r w:rsidRPr="00453497">
        <w:instrText xml:space="preserve"> </w:instrText>
      </w:r>
      <w:r>
        <w:instrText>trends</w:instrText>
      </w:r>
      <w:r w:rsidRPr="00453497">
        <w:instrText xml:space="preserve"> </w:instrText>
      </w:r>
      <w:r>
        <w:instrText>in</w:instrText>
      </w:r>
      <w:r w:rsidRPr="00453497">
        <w:instrText xml:space="preserve"> </w:instrText>
      </w:r>
      <w:r>
        <w:instrText>type</w:instrText>
      </w:r>
      <w:r w:rsidRPr="00453497">
        <w:instrText xml:space="preserve"> 2 </w:instrText>
      </w:r>
      <w:r>
        <w:instrText>diabetes</w:instrText>
      </w:r>
      <w:r w:rsidRPr="00453497">
        <w:instrText xml:space="preserve"> </w:instrText>
      </w:r>
      <w:r>
        <w:instrText>complications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in</w:instrText>
      </w:r>
      <w:r w:rsidRPr="00453497">
        <w:instrText xml:space="preserve"> </w:instrText>
      </w:r>
      <w:r>
        <w:instrText>adults</w:instrText>
      </w:r>
      <w:r w:rsidRPr="00453497">
        <w:instrText xml:space="preserve"> </w:instrText>
      </w:r>
      <w:r>
        <w:instrText>since</w:instrText>
      </w:r>
      <w:r w:rsidRPr="00453497">
        <w:instrText xml:space="preserve"> 2015. </w:instrText>
      </w:r>
      <w:r>
        <w:instrText>We</w:instrText>
      </w:r>
      <w:r w:rsidRPr="00453497">
        <w:instrText xml:space="preserve"> </w:instrText>
      </w:r>
      <w:r>
        <w:instrText>also</w:instrText>
      </w:r>
      <w:r w:rsidRPr="00453497">
        <w:instrText xml:space="preserve"> </w:instrText>
      </w:r>
      <w:r>
        <w:instrText>discuss</w:instrText>
      </w:r>
      <w:r w:rsidRPr="00453497">
        <w:instrText xml:space="preserve"> </w:instrText>
      </w:r>
      <w:r>
        <w:instrText>issues</w:instrText>
      </w:r>
      <w:r w:rsidRPr="00453497">
        <w:instrText xml:space="preserve"> </w:instrText>
      </w:r>
      <w:r>
        <w:instrText>related</w:instrText>
      </w:r>
      <w:r w:rsidRPr="00453497">
        <w:instrText xml:space="preserve"> </w:instrText>
      </w:r>
      <w:r>
        <w:instrText>to</w:instrText>
      </w:r>
      <w:r w:rsidRPr="00453497">
        <w:instrText xml:space="preserve"> </w:instrText>
      </w:r>
      <w:r>
        <w:instrText>data</w:instrText>
      </w:r>
      <w:r w:rsidRPr="00453497">
        <w:instrText xml:space="preserve"> </w:instrText>
      </w:r>
      <w:r>
        <w:instrText>collection</w:instrText>
      </w:r>
      <w:r w:rsidRPr="00453497">
        <w:instrText xml:space="preserve">, </w:instrText>
      </w:r>
      <w:r>
        <w:instrText>analysis</w:instrText>
      </w:r>
      <w:r w:rsidRPr="00453497">
        <w:instrText xml:space="preserve"> </w:instrText>
      </w:r>
      <w:r>
        <w:instrText>and</w:instrText>
      </w:r>
      <w:r w:rsidRPr="00453497">
        <w:instrText xml:space="preserve"> </w:instrText>
      </w:r>
      <w:r>
        <w:instrText>reporting</w:instrText>
      </w:r>
      <w:r w:rsidRPr="00453497">
        <w:instrText xml:space="preserve"> </w:instrText>
      </w:r>
      <w:r>
        <w:instrText>that</w:instrText>
      </w:r>
      <w:r w:rsidRPr="00453497">
        <w:instrText xml:space="preserve"> </w:instrText>
      </w:r>
      <w:r>
        <w:instrText>have</w:instrText>
      </w:r>
      <w:r w:rsidRPr="00453497">
        <w:instrText xml:space="preserve"> </w:instrText>
      </w:r>
      <w:r>
        <w:instrText>influenced</w:instrText>
      </w:r>
      <w:r w:rsidRPr="00453497">
        <w:instrText xml:space="preserve"> </w:instrText>
      </w:r>
      <w:r>
        <w:instrText>global</w:instrText>
      </w:r>
      <w:r w:rsidRPr="00453497">
        <w:instrText xml:space="preserve"> </w:instrText>
      </w:r>
      <w:r>
        <w:instrText>trends</w:instrText>
      </w:r>
      <w:r w:rsidRPr="00453497">
        <w:instrText xml:space="preserve"> </w:instrText>
      </w:r>
      <w:r>
        <w:instrText>in</w:instrText>
      </w:r>
      <w:r w:rsidRPr="00453497">
        <w:instrText xml:space="preserve"> </w:instrText>
      </w:r>
      <w:r>
        <w:instrText>type</w:instrText>
      </w:r>
      <w:r w:rsidRPr="00453497">
        <w:instrText xml:space="preserve"> 2 </w:instrText>
      </w:r>
      <w:r>
        <w:instrText>diabetes</w:instrText>
      </w:r>
      <w:r w:rsidRPr="00453497">
        <w:instrText xml:space="preserve"> </w:instrText>
      </w:r>
      <w:r>
        <w:instrText>and</w:instrText>
      </w:r>
      <w:r w:rsidRPr="00453497">
        <w:instrText xml:space="preserve"> </w:instrText>
      </w:r>
      <w:r>
        <w:instrText>its</w:instrText>
      </w:r>
      <w:r w:rsidRPr="00453497">
        <w:instrText xml:space="preserve"> </w:instrText>
      </w:r>
      <w:r>
        <w:instrText>complications</w:instrText>
      </w:r>
      <w:r w:rsidRPr="00453497">
        <w:instrText xml:space="preserve">. </w:instrText>
      </w:r>
      <w:r>
        <w:instrText>We</w:instrText>
      </w:r>
      <w:r w:rsidRPr="00453497">
        <w:instrText xml:space="preserve"> </w:instrText>
      </w:r>
      <w:r>
        <w:instrText>found</w:instrText>
      </w:r>
      <w:r w:rsidRPr="00453497">
        <w:instrText xml:space="preserve"> </w:instrText>
      </w:r>
      <w:r>
        <w:instrText>that</w:instrText>
      </w:r>
      <w:r w:rsidRPr="00453497">
        <w:instrText xml:space="preserve"> </w:instrText>
      </w:r>
      <w:r>
        <w:instrText>most</w:instrText>
      </w:r>
      <w:r w:rsidRPr="00453497">
        <w:instrText xml:space="preserve"> </w:instrText>
      </w:r>
      <w:r>
        <w:instrText>data</w:instrText>
      </w:r>
      <w:r w:rsidRPr="00453497">
        <w:instrText xml:space="preserve"> </w:instrText>
      </w:r>
      <w:r>
        <w:instrText>on</w:instrText>
      </w:r>
      <w:r w:rsidRPr="00453497">
        <w:instrText xml:space="preserve"> </w:instrText>
      </w:r>
      <w:r>
        <w:instrText>trends</w:instrText>
      </w:r>
      <w:r w:rsidRPr="00453497">
        <w:instrText xml:space="preserve"> </w:instrText>
      </w:r>
      <w:r>
        <w:instrText>in</w:instrText>
      </w:r>
      <w:r w:rsidRPr="00453497">
        <w:instrText xml:space="preserve"> </w:instrText>
      </w:r>
      <w:r>
        <w:instrText>type</w:instrText>
      </w:r>
      <w:r w:rsidRPr="00453497">
        <w:instrText xml:space="preserve"> 2 </w:instrText>
      </w:r>
      <w:r>
        <w:instrText>diabetes</w:instrText>
      </w:r>
      <w:r w:rsidRPr="00453497">
        <w:instrText xml:space="preserve">, </w:instrText>
      </w:r>
      <w:r>
        <w:instrText>its</w:instrText>
      </w:r>
      <w:r w:rsidRPr="00453497">
        <w:instrText xml:space="preserve"> </w:instrText>
      </w:r>
      <w:r>
        <w:instrText>complications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come</w:instrText>
      </w:r>
      <w:r w:rsidRPr="00453497">
        <w:instrText xml:space="preserve"> </w:instrText>
      </w:r>
      <w:r>
        <w:instrText>from</w:instrText>
      </w:r>
      <w:r w:rsidRPr="00453497">
        <w:instrText xml:space="preserve"> </w:instrText>
      </w:r>
      <w:r>
        <w:instrText>a</w:instrText>
      </w:r>
      <w:r w:rsidRPr="00453497">
        <w:instrText xml:space="preserve"> </w:instrText>
      </w:r>
      <w:r>
        <w:instrText>small</w:instrText>
      </w:r>
      <w:r w:rsidRPr="00453497">
        <w:instrText xml:space="preserve"> </w:instrText>
      </w:r>
      <w:r>
        <w:instrText>number</w:instrText>
      </w:r>
      <w:r w:rsidRPr="00453497">
        <w:instrText xml:space="preserve"> </w:instrText>
      </w:r>
      <w:r>
        <w:instrText>of</w:instrText>
      </w:r>
      <w:r w:rsidRPr="00453497">
        <w:instrText xml:space="preserve"> </w:instrText>
      </w:r>
      <w:r>
        <w:instrText>HICs</w:instrText>
      </w:r>
      <w:r w:rsidRPr="00453497">
        <w:instrText xml:space="preserve"> </w:instrText>
      </w:r>
      <w:r>
        <w:instrText>with</w:instrText>
      </w:r>
      <w:r w:rsidRPr="00453497">
        <w:instrText xml:space="preserve"> </w:instrText>
      </w:r>
      <w:r>
        <w:instrText>comprehensive</w:instrText>
      </w:r>
      <w:r w:rsidRPr="00453497">
        <w:instrText xml:space="preserve"> </w:instrText>
      </w:r>
      <w:r>
        <w:instrText>surveillance</w:instrText>
      </w:r>
      <w:r w:rsidRPr="00453497">
        <w:instrText xml:space="preserve"> </w:instrText>
      </w:r>
      <w:r>
        <w:instrText>systems</w:instrText>
      </w:r>
      <w:r w:rsidRPr="00453497">
        <w:instrText xml:space="preserve">, </w:instrText>
      </w:r>
      <w:r>
        <w:instrText>though</w:instrText>
      </w:r>
      <w:r w:rsidRPr="00453497">
        <w:instrText xml:space="preserve"> </w:instrText>
      </w:r>
      <w:r>
        <w:instrText>at</w:instrText>
      </w:r>
      <w:r w:rsidRPr="00453497">
        <w:instrText xml:space="preserve"> </w:instrText>
      </w:r>
      <w:r>
        <w:instrText>least</w:instrText>
      </w:r>
      <w:r w:rsidRPr="00453497">
        <w:instrText xml:space="preserve"> </w:instrText>
      </w:r>
      <w:r>
        <w:instrText>some</w:instrText>
      </w:r>
      <w:r w:rsidRPr="00453497">
        <w:instrText xml:space="preserve"> </w:instrText>
      </w:r>
      <w:r>
        <w:instrText>low</w:instrText>
      </w:r>
      <w:r w:rsidRPr="00453497">
        <w:instrText xml:space="preserve">- </w:instrText>
      </w:r>
      <w:r>
        <w:instrText>and</w:instrText>
      </w:r>
      <w:r w:rsidRPr="00453497">
        <w:instrText xml:space="preserve"> </w:instrText>
      </w:r>
      <w:r>
        <w:instrText>middle</w:instrText>
      </w:r>
      <w:r w:rsidRPr="00453497">
        <w:instrText>-</w:instrText>
      </w:r>
      <w:r>
        <w:instrText>income</w:instrText>
      </w:r>
      <w:r w:rsidRPr="00453497">
        <w:instrText xml:space="preserve"> </w:instrText>
      </w:r>
      <w:r>
        <w:instrText>countries</w:instrText>
      </w:r>
      <w:r w:rsidRPr="00453497">
        <w:instrText xml:space="preserve"> (</w:instrText>
      </w:r>
      <w:r>
        <w:instrText>LMICs</w:instrText>
      </w:r>
      <w:r w:rsidRPr="00453497">
        <w:instrText xml:space="preserve">) </w:instrText>
      </w:r>
      <w:r>
        <w:instrText>from</w:instrText>
      </w:r>
      <w:r w:rsidRPr="00453497">
        <w:instrText xml:space="preserve"> </w:instrText>
      </w:r>
      <w:r>
        <w:instrText>Africa</w:instrText>
      </w:r>
      <w:r w:rsidRPr="00453497">
        <w:instrText xml:space="preserve"> </w:instrText>
      </w:r>
      <w:r>
        <w:instrText>and</w:instrText>
      </w:r>
      <w:r w:rsidRPr="00453497">
        <w:instrText xml:space="preserve"> </w:instrText>
      </w:r>
      <w:r>
        <w:instrText>Latin</w:instrText>
      </w:r>
      <w:r w:rsidRPr="00453497">
        <w:instrText xml:space="preserve"> </w:instrText>
      </w:r>
      <w:r>
        <w:instrText>America</w:instrText>
      </w:r>
      <w:r w:rsidRPr="00453497">
        <w:instrText xml:space="preserve"> </w:instrText>
      </w:r>
      <w:r>
        <w:instrText>are</w:instrText>
      </w:r>
      <w:r w:rsidRPr="00453497">
        <w:instrText xml:space="preserve"> </w:instrText>
      </w:r>
      <w:r>
        <w:instrText>represented</w:instrText>
      </w:r>
      <w:r w:rsidRPr="00453497">
        <w:instrText xml:space="preserve"> </w:instrText>
      </w:r>
      <w:r>
        <w:instrText>in</w:instrText>
      </w:r>
      <w:r w:rsidRPr="00453497">
        <w:instrText xml:space="preserve"> </w:instrText>
      </w:r>
      <w:r>
        <w:instrText>this</w:instrText>
      </w:r>
      <w:r w:rsidRPr="00453497">
        <w:instrText xml:space="preserve"> </w:instrText>
      </w:r>
      <w:r>
        <w:instrText>review</w:instrText>
      </w:r>
      <w:r w:rsidRPr="00453497">
        <w:instrText xml:space="preserve">. </w:instrText>
      </w:r>
      <w:r>
        <w:instrText>The</w:instrText>
      </w:r>
      <w:r w:rsidRPr="00453497">
        <w:instrText xml:space="preserve"> </w:instrText>
      </w:r>
      <w:r>
        <w:instrText>published</w:instrText>
      </w:r>
      <w:r w:rsidRPr="00453497">
        <w:instrText xml:space="preserve"> </w:instrText>
      </w:r>
      <w:r>
        <w:instrText>data</w:instrText>
      </w:r>
      <w:r w:rsidRPr="00453497">
        <w:instrText xml:space="preserve"> </w:instrText>
      </w:r>
      <w:r>
        <w:instrText>suggest</w:instrText>
      </w:r>
      <w:r w:rsidRPr="00453497">
        <w:instrText xml:space="preserve"> </w:instrText>
      </w:r>
      <w:r>
        <w:instrText>that</w:instrText>
      </w:r>
      <w:r w:rsidRPr="00453497">
        <w:instrText xml:space="preserve"> </w:instrText>
      </w:r>
      <w:r>
        <w:instrText>HICs</w:instrText>
      </w:r>
      <w:r w:rsidRPr="00453497">
        <w:instrText xml:space="preserve"> </w:instrText>
      </w:r>
      <w:r>
        <w:instrText>have</w:instrText>
      </w:r>
      <w:r w:rsidRPr="00453497">
        <w:instrText xml:space="preserve"> </w:instrText>
      </w:r>
      <w:r>
        <w:instrText>experienced</w:instrText>
      </w:r>
      <w:r w:rsidRPr="00453497">
        <w:instrText xml:space="preserve"> </w:instrText>
      </w:r>
      <w:r>
        <w:instrText>declines</w:instrText>
      </w:r>
      <w:r w:rsidRPr="00453497">
        <w:instrText xml:space="preserve"> </w:instrText>
      </w:r>
      <w:r>
        <w:instrText>in</w:instrText>
      </w:r>
      <w:r w:rsidRPr="00453497">
        <w:instrText xml:space="preserve"> </w:instrText>
      </w:r>
      <w:r>
        <w:instrText>cardiovascular</w:instrText>
      </w:r>
      <w:r w:rsidRPr="00453497">
        <w:instrText xml:space="preserve"> </w:instrText>
      </w:r>
      <w:r>
        <w:instrText>complication</w:instrText>
      </w:r>
      <w:r w:rsidRPr="00453497">
        <w:instrText xml:space="preserve"> </w:instrText>
      </w:r>
      <w:r>
        <w:instrText>rates</w:instrText>
      </w:r>
      <w:r w:rsidRPr="00453497">
        <w:instrText xml:space="preserve"> </w:instrText>
      </w:r>
      <w:r>
        <w:instrText>and</w:instrText>
      </w:r>
      <w:r w:rsidRPr="00453497">
        <w:instrText xml:space="preserve"> </w:instrText>
      </w:r>
      <w:r>
        <w:instrText>all</w:instrText>
      </w:r>
      <w:r w:rsidRPr="00453497">
        <w:instrText>-</w:instrText>
      </w:r>
      <w:r>
        <w:instrText>cause</w:instrText>
      </w:r>
      <w:r w:rsidRPr="00453497">
        <w:instrText xml:space="preserve"> </w:instrText>
      </w:r>
      <w:r>
        <w:instrText>mortality</w:instrText>
      </w:r>
      <w:r w:rsidRPr="00453497">
        <w:instrText xml:space="preserve"> </w:instrText>
      </w:r>
      <w:r>
        <w:instrText>in</w:instrText>
      </w:r>
      <w:r w:rsidRPr="00453497">
        <w:instrText xml:space="preserve"> </w:instrText>
      </w:r>
      <w:r>
        <w:instrText>people</w:instrText>
      </w:r>
      <w:r w:rsidRPr="00453497">
        <w:instrText xml:space="preserve"> </w:instrText>
      </w:r>
      <w:r>
        <w:instrText>with</w:instrText>
      </w:r>
      <w:r w:rsidRPr="00453497">
        <w:instrText xml:space="preserve"> </w:instrText>
      </w:r>
      <w:r>
        <w:instrText>diabetes</w:instrText>
      </w:r>
      <w:r w:rsidRPr="00453497">
        <w:instrText xml:space="preserve">. </w:instrText>
      </w:r>
      <w:r>
        <w:instrText>In</w:instrText>
      </w:r>
      <w:r w:rsidRPr="00453497">
        <w:instrText xml:space="preserve"> </w:instrText>
      </w:r>
      <w:r>
        <w:instrText>parallel</w:instrText>
      </w:r>
      <w:r w:rsidRPr="00453497">
        <w:instrText xml:space="preserve">, </w:instrText>
      </w:r>
      <w:r>
        <w:instrText>cardiovascular</w:instrText>
      </w:r>
      <w:r w:rsidRPr="00453497">
        <w:instrText xml:space="preserve"> </w:instrText>
      </w:r>
      <w:r>
        <w:instrText>complications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rates</w:instrText>
      </w:r>
      <w:r w:rsidRPr="00453497">
        <w:instrText xml:space="preserve"> </w:instrText>
      </w:r>
      <w:r>
        <w:instrText>in</w:instrText>
      </w:r>
      <w:r w:rsidRPr="00453497">
        <w:instrText xml:space="preserve"> </w:instrText>
      </w:r>
      <w:r>
        <w:instrText>people</w:instrText>
      </w:r>
      <w:r w:rsidRPr="00453497">
        <w:instrText xml:space="preserve"> </w:instrText>
      </w:r>
      <w:r>
        <w:instrText>with</w:instrText>
      </w:r>
      <w:r w:rsidRPr="00453497">
        <w:instrText xml:space="preserve"> </w:instrText>
      </w:r>
      <w:r>
        <w:instrText>diabetes</w:instrText>
      </w:r>
      <w:r w:rsidRPr="00453497">
        <w:instrText xml:space="preserve"> </w:instrText>
      </w:r>
      <w:r>
        <w:instrText>have</w:instrText>
      </w:r>
      <w:r w:rsidRPr="00453497">
        <w:instrText xml:space="preserve"> </w:instrText>
      </w:r>
      <w:r>
        <w:instrText>increased</w:instrText>
      </w:r>
      <w:r w:rsidRPr="00453497">
        <w:instrText xml:space="preserve"> </w:instrText>
      </w:r>
      <w:r>
        <w:instrText>over</w:instrText>
      </w:r>
      <w:r w:rsidRPr="00453497">
        <w:instrText xml:space="preserve"> </w:instrText>
      </w:r>
      <w:r>
        <w:instrText>time</w:instrText>
      </w:r>
      <w:r w:rsidRPr="00453497">
        <w:instrText xml:space="preserve"> </w:instrText>
      </w:r>
      <w:r>
        <w:instrText>in</w:instrText>
      </w:r>
      <w:r w:rsidRPr="00453497">
        <w:instrText xml:space="preserve"> </w:instrText>
      </w:r>
      <w:r>
        <w:instrText>LMICs</w:instrText>
      </w:r>
      <w:r w:rsidRPr="00453497">
        <w:instrText xml:space="preserve">. </w:instrText>
      </w:r>
      <w:r>
        <w:instrText>However</w:instrText>
      </w:r>
      <w:r w:rsidRPr="00453497">
        <w:instrText xml:space="preserve">, </w:instrText>
      </w:r>
      <w:r>
        <w:instrText>caution</w:instrText>
      </w:r>
      <w:r w:rsidRPr="00453497">
        <w:instrText xml:space="preserve"> </w:instrText>
      </w:r>
      <w:r>
        <w:instrText>is</w:instrText>
      </w:r>
      <w:r w:rsidRPr="00453497">
        <w:instrText xml:space="preserve"> </w:instrText>
      </w:r>
      <w:r>
        <w:instrText>warranted</w:instrText>
      </w:r>
      <w:r w:rsidRPr="00453497">
        <w:instrText xml:space="preserve"> </w:instrText>
      </w:r>
      <w:r>
        <w:instrText>in</w:instrText>
      </w:r>
      <w:r w:rsidRPr="00453497">
        <w:instrText xml:space="preserve"> </w:instrText>
      </w:r>
      <w:r>
        <w:instrText>interpreting</w:instrText>
      </w:r>
      <w:r w:rsidRPr="00453497">
        <w:instrText xml:space="preserve"> </w:instrText>
      </w:r>
      <w:r>
        <w:instrText>trends</w:instrText>
      </w:r>
      <w:r w:rsidRPr="00453497">
        <w:instrText xml:space="preserve"> </w:instrText>
      </w:r>
      <w:r>
        <w:instrText>from</w:instrText>
      </w:r>
      <w:r w:rsidRPr="00453497">
        <w:instrText xml:space="preserve"> </w:instrText>
      </w:r>
      <w:r>
        <w:instrText>LMICs</w:instrText>
      </w:r>
      <w:r w:rsidRPr="00453497">
        <w:instrText xml:space="preserve"> </w:instrText>
      </w:r>
      <w:r>
        <w:instrText>due</w:instrText>
      </w:r>
      <w:r w:rsidRPr="00453497">
        <w:instrText xml:space="preserve"> </w:instrText>
      </w:r>
      <w:r>
        <w:instrText>to</w:instrText>
      </w:r>
      <w:r w:rsidRPr="00453497">
        <w:instrText xml:space="preserve"> </w:instrText>
      </w:r>
      <w:r>
        <w:instrText>extremely</w:instrText>
      </w:r>
      <w:r w:rsidRPr="00453497">
        <w:instrText xml:space="preserve"> </w:instrText>
      </w:r>
      <w:r>
        <w:instrText>sparse</w:instrText>
      </w:r>
      <w:r w:rsidRPr="00453497">
        <w:instrText xml:space="preserve"> </w:instrText>
      </w:r>
      <w:r>
        <w:instrText>data</w:instrText>
      </w:r>
      <w:r w:rsidRPr="00453497">
        <w:instrText xml:space="preserve"> </w:instrText>
      </w:r>
      <w:r>
        <w:instrText>or</w:instrText>
      </w:r>
      <w:r w:rsidRPr="00453497">
        <w:instrText xml:space="preserve"> </w:instrText>
      </w:r>
      <w:r>
        <w:instrText>data</w:instrText>
      </w:r>
      <w:r w:rsidRPr="00453497">
        <w:instrText xml:space="preserve"> </w:instrText>
      </w:r>
      <w:r>
        <w:instrText>that</w:instrText>
      </w:r>
      <w:r w:rsidRPr="00453497">
        <w:instrText xml:space="preserve"> </w:instrText>
      </w:r>
      <w:r>
        <w:instrText>are</w:instrText>
      </w:r>
      <w:r w:rsidRPr="00453497">
        <w:instrText xml:space="preserve"> </w:instrText>
      </w:r>
      <w:r>
        <w:instrText>not</w:instrText>
      </w:r>
      <w:r w:rsidRPr="00453497">
        <w:instrText xml:space="preserve"> </w:instrText>
      </w:r>
      <w:r>
        <w:instrText>comparable</w:instrText>
      </w:r>
      <w:r w:rsidRPr="00453497">
        <w:instrText xml:space="preserve"> </w:instrText>
      </w:r>
      <w:r>
        <w:instrText>across</w:instrText>
      </w:r>
      <w:r w:rsidRPr="00453497">
        <w:instrText xml:space="preserve"> </w:instrText>
      </w:r>
      <w:r>
        <w:instrText>countries</w:instrText>
      </w:r>
      <w:r w:rsidRPr="00453497">
        <w:instrText xml:space="preserve">. </w:instrText>
      </w:r>
      <w:r>
        <w:instrText>We</w:instrText>
      </w:r>
      <w:r w:rsidRPr="00453497">
        <w:instrText xml:space="preserve"> </w:instrText>
      </w:r>
      <w:r>
        <w:instrText>noted</w:instrText>
      </w:r>
      <w:r w:rsidRPr="00453497">
        <w:instrText xml:space="preserve"> </w:instrText>
      </w:r>
      <w:r>
        <w:instrText>that</w:instrText>
      </w:r>
      <w:r w:rsidRPr="00453497">
        <w:instrText xml:space="preserve"> </w:instrText>
      </w:r>
      <w:r>
        <w:instrText>approaches</w:instrText>
      </w:r>
      <w:r w:rsidRPr="00453497">
        <w:instrText xml:space="preserve"> </w:instrText>
      </w:r>
      <w:r>
        <w:instrText>to</w:instrText>
      </w:r>
      <w:r w:rsidRPr="00453497">
        <w:instrText xml:space="preserve"> </w:instrText>
      </w:r>
      <w:r>
        <w:instrText>case</w:instrText>
      </w:r>
      <w:r w:rsidRPr="00453497">
        <w:instrText xml:space="preserve"> </w:instrText>
      </w:r>
      <w:r>
        <w:instrText>ascertainment</w:instrText>
      </w:r>
      <w:r w:rsidRPr="00453497">
        <w:instrText xml:space="preserve"> </w:instrText>
      </w:r>
      <w:r>
        <w:instrText>and</w:instrText>
      </w:r>
      <w:r w:rsidRPr="00453497">
        <w:instrText xml:space="preserve"> </w:instrText>
      </w:r>
      <w:r>
        <w:instrText>definitions</w:instrText>
      </w:r>
      <w:r w:rsidRPr="00453497">
        <w:instrText xml:space="preserve"> </w:instrText>
      </w:r>
      <w:r>
        <w:instrText>of</w:instrText>
      </w:r>
      <w:r w:rsidRPr="00453497">
        <w:instrText xml:space="preserve"> </w:instrText>
      </w:r>
      <w:r>
        <w:instrText>complications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numerators</w:instrText>
      </w:r>
      <w:r w:rsidRPr="00453497">
        <w:instrText xml:space="preserve">) </w:instrText>
      </w:r>
      <w:r>
        <w:instrText>and</w:instrText>
      </w:r>
      <w:r w:rsidRPr="00453497">
        <w:instrText xml:space="preserve"> </w:instrText>
      </w:r>
      <w:r>
        <w:instrText>type</w:instrText>
      </w:r>
      <w:r w:rsidRPr="00453497">
        <w:instrText xml:space="preserve"> 2 </w:instrText>
      </w:r>
      <w:r>
        <w:instrText>diabetes</w:instrText>
      </w:r>
      <w:r w:rsidRPr="00453497">
        <w:instrText xml:space="preserve"> (</w:instrText>
      </w:r>
      <w:r>
        <w:instrText>the</w:instrText>
      </w:r>
      <w:r w:rsidRPr="00453497">
        <w:instrText xml:space="preserve"> </w:instrText>
      </w:r>
      <w:r>
        <w:instrText>denominator</w:instrText>
      </w:r>
      <w:r w:rsidRPr="00453497">
        <w:instrText xml:space="preserve">) </w:instrText>
      </w:r>
      <w:r>
        <w:instrText>vary</w:instrText>
      </w:r>
      <w:r w:rsidRPr="00453497">
        <w:instrText xml:space="preserve"> </w:instrText>
      </w:r>
      <w:r>
        <w:instrText>widely</w:instrText>
      </w:r>
      <w:r w:rsidRPr="00453497">
        <w:instrText xml:space="preserve"> </w:instrText>
      </w:r>
      <w:r>
        <w:instrText>and</w:instrText>
      </w:r>
      <w:r w:rsidRPr="00453497">
        <w:instrText xml:space="preserve"> </w:instrText>
      </w:r>
      <w:r>
        <w:instrText>influence</w:instrText>
      </w:r>
      <w:r w:rsidRPr="00453497">
        <w:instrText xml:space="preserve"> </w:instrText>
      </w:r>
      <w:r>
        <w:instrText>the</w:instrText>
      </w:r>
      <w:r w:rsidRPr="00453497">
        <w:instrText xml:space="preserve"> </w:instrText>
      </w:r>
      <w:r>
        <w:instrText>interpretation</w:instrText>
      </w:r>
      <w:r w:rsidRPr="00453497">
        <w:instrText xml:space="preserve"> </w:instrText>
      </w:r>
      <w:r>
        <w:instrText>of</w:instrText>
      </w:r>
      <w:r w:rsidRPr="00453497">
        <w:instrText xml:space="preserve"> </w:instrText>
      </w:r>
      <w:r>
        <w:instrText>international</w:instrText>
      </w:r>
      <w:r w:rsidRPr="00453497">
        <w:instrText xml:space="preserve"> </w:instrText>
      </w:r>
      <w:r>
        <w:instrText>data</w:instrText>
      </w:r>
      <w:r w:rsidRPr="00453497">
        <w:instrText xml:space="preserve">. </w:instrText>
      </w:r>
      <w:r>
        <w:instrText>We</w:instrText>
      </w:r>
      <w:r w:rsidRPr="00453497">
        <w:instrText xml:space="preserve"> </w:instrText>
      </w:r>
      <w:r>
        <w:instrText>offer</w:instrText>
      </w:r>
      <w:r w:rsidRPr="00453497">
        <w:instrText xml:space="preserve"> </w:instrText>
      </w:r>
      <w:r>
        <w:instrText>four</w:instrText>
      </w:r>
      <w:r w:rsidRPr="00453497">
        <w:instrText xml:space="preserve"> </w:instrText>
      </w:r>
      <w:r>
        <w:instrText>key</w:instrText>
      </w:r>
      <w:r w:rsidRPr="00453497">
        <w:instrText xml:space="preserve"> </w:instrText>
      </w:r>
      <w:r>
        <w:instrText>recommendations</w:instrText>
      </w:r>
      <w:r w:rsidRPr="00453497">
        <w:instrText xml:space="preserve"> </w:instrText>
      </w:r>
      <w:r>
        <w:instrText>to</w:instrText>
      </w:r>
      <w:r w:rsidRPr="00453497">
        <w:instrText xml:space="preserve"> </w:instrText>
      </w:r>
      <w:r>
        <w:instrText>more</w:instrText>
      </w:r>
      <w:r w:rsidRPr="00453497">
        <w:instrText xml:space="preserve"> </w:instrText>
      </w:r>
      <w:r>
        <w:instrText>rigorously</w:instrText>
      </w:r>
      <w:r w:rsidRPr="00453497">
        <w:instrText xml:space="preserve"> </w:instrText>
      </w:r>
      <w:r>
        <w:instrText>document</w:instrText>
      </w:r>
      <w:r w:rsidRPr="00453497">
        <w:instrText xml:space="preserve"> </w:instrText>
      </w:r>
      <w:r>
        <w:instrText>trends</w:instrText>
      </w:r>
      <w:r w:rsidRPr="00453497">
        <w:instrText xml:space="preserve"> </w:instrText>
      </w:r>
      <w:r>
        <w:instrText>in</w:instrText>
      </w:r>
      <w:r w:rsidRPr="00453497">
        <w:instrText xml:space="preserve"> </w:instrText>
      </w:r>
      <w:r>
        <w:instrText>rates</w:instrText>
      </w:r>
      <w:r w:rsidRPr="00453497">
        <w:instrText xml:space="preserve"> </w:instrText>
      </w:r>
      <w:r>
        <w:instrText>of</w:instrText>
      </w:r>
      <w:r w:rsidRPr="00453497">
        <w:instrText xml:space="preserve"> </w:instrText>
      </w:r>
      <w:r>
        <w:instrText>type</w:instrText>
      </w:r>
      <w:r w:rsidRPr="00453497">
        <w:instrText xml:space="preserve"> 2 </w:instrText>
      </w:r>
      <w:r>
        <w:instrText>diabetes</w:instrText>
      </w:r>
      <w:r w:rsidRPr="00453497">
        <w:instrText xml:space="preserve"> </w:instrText>
      </w:r>
      <w:r>
        <w:instrText>complications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over</w:instrText>
      </w:r>
      <w:r w:rsidRPr="00453497">
        <w:instrText xml:space="preserve"> </w:instrText>
      </w:r>
      <w:r>
        <w:instrText>time</w:instrText>
      </w:r>
      <w:r w:rsidRPr="00453497">
        <w:instrText xml:space="preserve"> </w:instrText>
      </w:r>
      <w:r>
        <w:instrText>and</w:instrText>
      </w:r>
      <w:r w:rsidRPr="00453497">
        <w:instrText xml:space="preserve"> </w:instrText>
      </w:r>
      <w:r>
        <w:instrText>worldwide</w:instrText>
      </w:r>
      <w:r w:rsidRPr="00453497">
        <w:instrText xml:space="preserve">: (1) </w:instrText>
      </w:r>
      <w:r>
        <w:instrText>increasing</w:instrText>
      </w:r>
      <w:r w:rsidRPr="00453497">
        <w:instrText xml:space="preserve"> </w:instrText>
      </w:r>
      <w:r>
        <w:instrText>investments</w:instrText>
      </w:r>
      <w:r w:rsidRPr="00453497">
        <w:instrText xml:space="preserve"> </w:instrText>
      </w:r>
      <w:r>
        <w:instrText>in</w:instrText>
      </w:r>
      <w:r w:rsidRPr="00453497">
        <w:instrText xml:space="preserve"> </w:instrText>
      </w:r>
      <w:r>
        <w:instrText>data</w:instrText>
      </w:r>
      <w:r w:rsidRPr="00453497">
        <w:instrText xml:space="preserve"> </w:instrText>
      </w:r>
      <w:r>
        <w:instrText>collection</w:instrText>
      </w:r>
      <w:r w:rsidRPr="00453497">
        <w:instrText xml:space="preserve"> </w:instrText>
      </w:r>
      <w:r>
        <w:instrText>systems</w:instrText>
      </w:r>
      <w:r w:rsidRPr="00453497">
        <w:instrText xml:space="preserve">; (2) </w:instrText>
      </w:r>
      <w:r>
        <w:instrText>standardising</w:instrText>
      </w:r>
      <w:r w:rsidRPr="00453497">
        <w:instrText xml:space="preserve"> </w:instrText>
      </w:r>
      <w:r>
        <w:instrText>case</w:instrText>
      </w:r>
      <w:r w:rsidRPr="00453497">
        <w:instrText xml:space="preserve"> </w:instrText>
      </w:r>
      <w:r>
        <w:instrText>definitions</w:instrText>
      </w:r>
      <w:r w:rsidRPr="00453497">
        <w:instrText xml:space="preserve"> </w:instrText>
      </w:r>
      <w:r>
        <w:instrText>and</w:instrText>
      </w:r>
      <w:r w:rsidRPr="00453497">
        <w:instrText xml:space="preserve"> </w:instrText>
      </w:r>
      <w:r>
        <w:instrText>approaches</w:instrText>
      </w:r>
      <w:r w:rsidRPr="00453497">
        <w:instrText xml:space="preserve"> </w:instrText>
      </w:r>
      <w:r>
        <w:instrText>to</w:instrText>
      </w:r>
      <w:r w:rsidRPr="00453497">
        <w:instrText xml:space="preserve"> </w:instrText>
      </w:r>
      <w:r>
        <w:instrText>ascertainment</w:instrText>
      </w:r>
      <w:r w:rsidRPr="00453497">
        <w:instrText xml:space="preserve">; (3) </w:instrText>
      </w:r>
      <w:r>
        <w:instrText>strengthening</w:instrText>
      </w:r>
      <w:r w:rsidRPr="00453497">
        <w:instrText xml:space="preserve"> </w:instrText>
      </w:r>
      <w:r>
        <w:instrText>analytical</w:instrText>
      </w:r>
      <w:r w:rsidRPr="00453497">
        <w:instrText xml:space="preserve"> </w:instrText>
      </w:r>
      <w:r>
        <w:instrText>capacity</w:instrText>
      </w:r>
      <w:r w:rsidRPr="00453497">
        <w:instrText xml:space="preserve">; </w:instrText>
      </w:r>
      <w:r>
        <w:instrText>and</w:instrText>
      </w:r>
      <w:r w:rsidRPr="00453497">
        <w:instrText xml:space="preserve"> (4) </w:instrText>
      </w:r>
      <w:r>
        <w:instrText>developing</w:instrText>
      </w:r>
      <w:r w:rsidRPr="00453497">
        <w:instrText xml:space="preserve"> </w:instrText>
      </w:r>
      <w:r>
        <w:instrText>and</w:instrText>
      </w:r>
      <w:r w:rsidRPr="00453497">
        <w:instrText xml:space="preserve"> </w:instrText>
      </w:r>
      <w:r>
        <w:instrText>implementing</w:instrText>
      </w:r>
      <w:r w:rsidRPr="00453497">
        <w:instrText xml:space="preserve"> </w:instrText>
      </w:r>
      <w:r>
        <w:instrText>structured</w:instrText>
      </w:r>
      <w:r w:rsidRPr="00453497">
        <w:instrText xml:space="preserve"> </w:instrText>
      </w:r>
      <w:r>
        <w:instrText>guidelines</w:instrText>
      </w:r>
      <w:r w:rsidRPr="00453497">
        <w:instrText xml:space="preserve"> </w:instrText>
      </w:r>
      <w:r>
        <w:instrText>for</w:instrText>
      </w:r>
      <w:r w:rsidRPr="00453497">
        <w:instrText xml:space="preserve"> </w:instrText>
      </w:r>
      <w:r>
        <w:instrText>reporting</w:instrText>
      </w:r>
      <w:r w:rsidRPr="00453497">
        <w:instrText xml:space="preserve"> </w:instrText>
      </w:r>
      <w:r>
        <w:instrText>of</w:instrText>
      </w:r>
      <w:r w:rsidRPr="00453497">
        <w:instrText xml:space="preserve"> </w:instrText>
      </w:r>
      <w:r>
        <w:instrText>data</w:instrText>
      </w:r>
      <w:r w:rsidRPr="00453497">
        <w:instrText>.","</w:instrText>
      </w:r>
      <w:r>
        <w:instrText>container</w:instrText>
      </w:r>
      <w:r w:rsidRPr="00453497">
        <w:instrText>-</w:instrText>
      </w:r>
      <w:r>
        <w:instrText>title</w:instrText>
      </w:r>
      <w:r w:rsidRPr="00453497">
        <w:instrText>":"</w:instrText>
      </w:r>
      <w:r>
        <w:instrText>Diabetologia</w:instrText>
      </w:r>
      <w:r w:rsidRPr="00453497">
        <w:instrText>","</w:instrText>
      </w:r>
      <w:r>
        <w:instrText>DOI</w:instrText>
      </w:r>
      <w:r w:rsidRPr="00453497">
        <w:instrText>":"10.1007/</w:instrText>
      </w:r>
      <w:r>
        <w:instrText>s</w:instrText>
      </w:r>
      <w:r w:rsidRPr="00453497">
        <w:instrText>00125-021-05585-2","</w:instrText>
      </w:r>
      <w:r>
        <w:instrText>ISSN</w:instrText>
      </w:r>
      <w:r w:rsidRPr="00453497">
        <w:instrText>":"0012-186</w:instrText>
      </w:r>
      <w:r>
        <w:instrText>X</w:instrText>
      </w:r>
      <w:r w:rsidRPr="00453497">
        <w:instrText>","</w:instrText>
      </w:r>
      <w:r>
        <w:instrText>issue</w:instrText>
      </w:r>
      <w:r w:rsidRPr="00453497">
        <w:instrText>":"1","</w:instrText>
      </w:r>
      <w:r>
        <w:instrText>journalAbbreviation":"Diabetologia","note":"PMID: 34837505\nPMCID: PMC8660730","page":"3-13","source":"PubMed Central","title":"Interpreting global trends in type 2 diabetes complications and mortality","volume":"65","author":[{"family":"Ali","given":"Mohammed K."},{"family":"Pearson-Stuttard","given":"Jonathan"},{"family":"Selvin","given":"Elizabeth"},{"family":"Gregg","given":"Edward W."}],"issued":{"date-parts":[["2022"]]}},"label":"page"},{"id":2949,"uris":["http://zotero.org/users/5483459/items/CQK8RGJ2"],"itemData":{"id":2949,"type":"article-journal","abstract":"AIMS: To estimate the number of deaths attributable to diabetes in 20-79-year-old adults in 2019.\nMETHODS: The following were used to estimate the number of deaths attributable to diabetes: all-cause mortality estimates from the World Health Organization life table, country level age- and sex-specific estimates of diabetes prevalence in 2019 and relative risks of death in people with diabetes compared to people without diabetes.\nRESULTS: An estimated 4.2 million deaths among 20-79-year-old adults are attributable to diabetes. Diabetes is estimated to contribute to 11.3% of deaths globally, ranging from 6.8% (lowest) in the Africa Region to 16.2% (highest) in the Middle East and North Africa. About half (46.2%) of the deaths attributable to diabetes occur in people under the age of 60 years. The Africa Region has the highest</w:instrText>
      </w:r>
      <w:r w:rsidRPr="004471D7">
        <w:instrText xml:space="preserve"> (73.1%) </w:instrText>
      </w:r>
      <w:r>
        <w:instrText>proportion</w:instrText>
      </w:r>
      <w:r w:rsidRPr="004471D7">
        <w:instrText xml:space="preserve"> </w:instrText>
      </w:r>
      <w:r>
        <w:instrText>of</w:instrText>
      </w:r>
      <w:r w:rsidRPr="004471D7">
        <w:instrText xml:space="preserve"> </w:instrText>
      </w:r>
      <w:r>
        <w:instrText>deaths</w:instrText>
      </w:r>
      <w:r w:rsidRPr="004471D7">
        <w:instrText xml:space="preserve"> </w:instrText>
      </w:r>
      <w:r>
        <w:instrText>attributable</w:instrText>
      </w:r>
      <w:r w:rsidRPr="004471D7">
        <w:instrText xml:space="preserve"> </w:instrText>
      </w:r>
      <w:r>
        <w:instrText>to</w:instrText>
      </w:r>
      <w:r w:rsidRPr="004471D7">
        <w:instrText xml:space="preserve"> </w:instrText>
      </w:r>
      <w:r>
        <w:instrText>diabetes</w:instrText>
      </w:r>
      <w:r w:rsidRPr="004471D7">
        <w:instrText xml:space="preserve"> </w:instrText>
      </w:r>
      <w:r>
        <w:instrText>in</w:instrText>
      </w:r>
      <w:r w:rsidRPr="004471D7">
        <w:instrText xml:space="preserve"> </w:instrText>
      </w:r>
      <w:r>
        <w:instrText>people</w:instrText>
      </w:r>
      <w:r w:rsidRPr="004471D7">
        <w:instrText xml:space="preserve"> </w:instrText>
      </w:r>
      <w:r>
        <w:instrText>under</w:instrText>
      </w:r>
      <w:r w:rsidRPr="004471D7">
        <w:instrText xml:space="preserve"> </w:instrText>
      </w:r>
      <w:r>
        <w:instrText>the</w:instrText>
      </w:r>
      <w:r w:rsidRPr="004471D7">
        <w:instrText xml:space="preserve"> </w:instrText>
      </w:r>
      <w:r>
        <w:instrText>age</w:instrText>
      </w:r>
      <w:r w:rsidRPr="004471D7">
        <w:instrText xml:space="preserve"> </w:instrText>
      </w:r>
      <w:r>
        <w:instrText>of</w:instrText>
      </w:r>
      <w:r w:rsidRPr="004471D7">
        <w:instrText xml:space="preserve"> 60</w:instrText>
      </w:r>
      <w:r>
        <w:instrText> years</w:instrText>
      </w:r>
      <w:r w:rsidRPr="004471D7">
        <w:instrText xml:space="preserve">, </w:instrText>
      </w:r>
      <w:r>
        <w:instrText>while</w:instrText>
      </w:r>
      <w:r w:rsidRPr="004471D7">
        <w:instrText xml:space="preserve"> </w:instrText>
      </w:r>
      <w:r>
        <w:instrText>the</w:instrText>
      </w:r>
      <w:r w:rsidRPr="004471D7">
        <w:instrText xml:space="preserve"> </w:instrText>
      </w:r>
      <w:r>
        <w:instrText>Europe</w:instrText>
      </w:r>
      <w:r w:rsidRPr="004471D7">
        <w:instrText xml:space="preserve"> </w:instrText>
      </w:r>
      <w:r>
        <w:instrText>Region</w:instrText>
      </w:r>
      <w:r w:rsidRPr="004471D7">
        <w:instrText xml:space="preserve"> </w:instrText>
      </w:r>
      <w:r>
        <w:instrText>has</w:instrText>
      </w:r>
      <w:r w:rsidRPr="004471D7">
        <w:instrText xml:space="preserve"> </w:instrText>
      </w:r>
      <w:r>
        <w:instrText>the</w:instrText>
      </w:r>
      <w:r w:rsidRPr="004471D7">
        <w:instrText xml:space="preserve"> </w:instrText>
      </w:r>
      <w:r>
        <w:instrText>lowest</w:instrText>
      </w:r>
      <w:r w:rsidRPr="004471D7">
        <w:instrText xml:space="preserve"> (31.4%).\</w:instrText>
      </w:r>
      <w:r>
        <w:instrText>nCONCLUSIONS</w:instrText>
      </w:r>
      <w:r w:rsidRPr="004471D7">
        <w:instrText xml:space="preserve">: </w:instrText>
      </w:r>
      <w:r>
        <w:instrText>Diabetes</w:instrText>
      </w:r>
      <w:r w:rsidRPr="004471D7">
        <w:instrText xml:space="preserve"> </w:instrText>
      </w:r>
      <w:r>
        <w:instrText>is</w:instrText>
      </w:r>
      <w:r w:rsidRPr="004471D7">
        <w:instrText xml:space="preserve"> </w:instrText>
      </w:r>
      <w:r>
        <w:instrText>estimated</w:instrText>
      </w:r>
      <w:r w:rsidRPr="004471D7">
        <w:instrText xml:space="preserve"> </w:instrText>
      </w:r>
      <w:r>
        <w:instrText>to</w:instrText>
      </w:r>
      <w:r w:rsidRPr="004471D7">
        <w:instrText xml:space="preserve"> </w:instrText>
      </w:r>
      <w:r>
        <w:instrText>contribute</w:instrText>
      </w:r>
      <w:r w:rsidRPr="004471D7">
        <w:instrText xml:space="preserve"> </w:instrText>
      </w:r>
      <w:r>
        <w:instrText>to</w:instrText>
      </w:r>
      <w:r w:rsidRPr="004471D7">
        <w:instrText xml:space="preserve"> </w:instrText>
      </w:r>
      <w:r>
        <w:instrText>one</w:instrText>
      </w:r>
      <w:r w:rsidRPr="004471D7">
        <w:instrText xml:space="preserve"> </w:instrText>
      </w:r>
      <w:r>
        <w:instrText>in</w:instrText>
      </w:r>
      <w:r w:rsidRPr="004471D7">
        <w:instrText xml:space="preserve"> </w:instrText>
      </w:r>
      <w:r>
        <w:instrText>nine</w:instrText>
      </w:r>
      <w:r w:rsidRPr="004471D7">
        <w:instrText xml:space="preserve"> </w:instrText>
      </w:r>
      <w:r>
        <w:instrText>deaths</w:instrText>
      </w:r>
      <w:r w:rsidRPr="004471D7">
        <w:instrText xml:space="preserve"> </w:instrText>
      </w:r>
      <w:r>
        <w:instrText>among</w:instrText>
      </w:r>
      <w:r w:rsidRPr="004471D7">
        <w:instrText xml:space="preserve"> </w:instrText>
      </w:r>
      <w:r>
        <w:instrText>adults</w:instrText>
      </w:r>
      <w:r w:rsidRPr="004471D7">
        <w:instrText xml:space="preserve"> </w:instrText>
      </w:r>
      <w:r>
        <w:instrText>aged</w:instrText>
      </w:r>
      <w:r w:rsidRPr="004471D7">
        <w:instrText xml:space="preserve"> 20-79</w:instrText>
      </w:r>
      <w:r>
        <w:instrText> years</w:instrText>
      </w:r>
      <w:r w:rsidRPr="004471D7">
        <w:instrText xml:space="preserve">. </w:instrText>
      </w:r>
      <w:r>
        <w:instrText>Prevention</w:instrText>
      </w:r>
      <w:r w:rsidRPr="004471D7">
        <w:instrText xml:space="preserve"> </w:instrText>
      </w:r>
      <w:r>
        <w:instrText>of</w:instrText>
      </w:r>
      <w:r w:rsidRPr="004471D7">
        <w:instrText xml:space="preserve"> </w:instrText>
      </w:r>
      <w:r>
        <w:instrText>diabetes</w:instrText>
      </w:r>
      <w:r w:rsidRPr="004471D7">
        <w:instrText xml:space="preserve"> </w:instrText>
      </w:r>
      <w:r>
        <w:instrText>and</w:instrText>
      </w:r>
      <w:r w:rsidRPr="004471D7">
        <w:instrText xml:space="preserve"> </w:instrText>
      </w:r>
      <w:r>
        <w:instrText>its</w:instrText>
      </w:r>
      <w:r w:rsidRPr="004471D7">
        <w:instrText xml:space="preserve"> </w:instrText>
      </w:r>
      <w:r>
        <w:instrText>complications</w:instrText>
      </w:r>
      <w:r w:rsidRPr="004471D7">
        <w:instrText xml:space="preserve"> </w:instrText>
      </w:r>
      <w:r>
        <w:instrText>is</w:instrText>
      </w:r>
      <w:r w:rsidRPr="004471D7">
        <w:instrText xml:space="preserve"> </w:instrText>
      </w:r>
      <w:r>
        <w:instrText>essential</w:instrText>
      </w:r>
      <w:r w:rsidRPr="004471D7">
        <w:instrText xml:space="preserve">, </w:instrText>
      </w:r>
      <w:r>
        <w:instrText>particularly</w:instrText>
      </w:r>
      <w:r w:rsidRPr="004471D7">
        <w:instrText xml:space="preserve"> </w:instrText>
      </w:r>
      <w:r>
        <w:instrText>in</w:instrText>
      </w:r>
      <w:r w:rsidRPr="004471D7">
        <w:instrText xml:space="preserve"> </w:instrText>
      </w:r>
      <w:r>
        <w:instrText>middle</w:instrText>
      </w:r>
      <w:r w:rsidRPr="004471D7">
        <w:instrText>-</w:instrText>
      </w:r>
      <w:r>
        <w:instrText>income</w:instrText>
      </w:r>
      <w:r w:rsidRPr="004471D7">
        <w:instrText xml:space="preserve"> </w:instrText>
      </w:r>
      <w:r>
        <w:instrText>countries</w:instrText>
      </w:r>
      <w:r w:rsidRPr="004471D7">
        <w:instrText xml:space="preserve">, </w:instrText>
      </w:r>
      <w:r>
        <w:instrText>where</w:instrText>
      </w:r>
      <w:r w:rsidRPr="004471D7">
        <w:instrText xml:space="preserve"> </w:instrText>
      </w:r>
      <w:r>
        <w:instrText>the</w:instrText>
      </w:r>
      <w:r w:rsidRPr="004471D7">
        <w:instrText xml:space="preserve"> </w:instrText>
      </w:r>
      <w:r>
        <w:instrText>current</w:instrText>
      </w:r>
      <w:r w:rsidRPr="004471D7">
        <w:instrText xml:space="preserve"> </w:instrText>
      </w:r>
      <w:r>
        <w:instrText>impact</w:instrText>
      </w:r>
      <w:r w:rsidRPr="004471D7">
        <w:instrText xml:space="preserve"> </w:instrText>
      </w:r>
      <w:r>
        <w:instrText>is</w:instrText>
      </w:r>
      <w:r w:rsidRPr="004471D7">
        <w:instrText xml:space="preserve"> </w:instrText>
      </w:r>
      <w:r>
        <w:instrText>estimated</w:instrText>
      </w:r>
      <w:r w:rsidRPr="004471D7">
        <w:instrText xml:space="preserve"> </w:instrText>
      </w:r>
      <w:r>
        <w:instrText>to</w:instrText>
      </w:r>
      <w:r w:rsidRPr="004471D7">
        <w:instrText xml:space="preserve"> </w:instrText>
      </w:r>
      <w:r>
        <w:instrText>be</w:instrText>
      </w:r>
      <w:r w:rsidRPr="004471D7">
        <w:instrText xml:space="preserve"> </w:instrText>
      </w:r>
      <w:r>
        <w:instrText>the</w:instrText>
      </w:r>
      <w:r w:rsidRPr="004471D7">
        <w:instrText xml:space="preserve"> </w:instrText>
      </w:r>
      <w:r>
        <w:instrText>largest</w:instrText>
      </w:r>
      <w:r w:rsidRPr="004471D7">
        <w:instrText xml:space="preserve">. </w:instrText>
      </w:r>
      <w:r>
        <w:instrText>Contemporary</w:instrText>
      </w:r>
      <w:r w:rsidRPr="004471D7">
        <w:instrText xml:space="preserve"> </w:instrText>
      </w:r>
      <w:r>
        <w:instrText>data</w:instrText>
      </w:r>
      <w:r w:rsidRPr="004471D7">
        <w:instrText xml:space="preserve"> </w:instrText>
      </w:r>
      <w:r>
        <w:instrText>from</w:instrText>
      </w:r>
      <w:r w:rsidRPr="004471D7">
        <w:instrText xml:space="preserve"> </w:instrText>
      </w:r>
      <w:r>
        <w:instrText>diverse</w:instrText>
      </w:r>
      <w:r w:rsidRPr="004471D7">
        <w:instrText xml:space="preserve"> </w:instrText>
      </w:r>
      <w:r>
        <w:instrText>populations</w:instrText>
      </w:r>
      <w:r w:rsidRPr="004471D7">
        <w:instrText xml:space="preserve"> </w:instrText>
      </w:r>
      <w:r>
        <w:instrText>are</w:instrText>
      </w:r>
      <w:r w:rsidRPr="004471D7">
        <w:instrText xml:space="preserve"> </w:instrText>
      </w:r>
      <w:r>
        <w:instrText>needed</w:instrText>
      </w:r>
      <w:r w:rsidRPr="004471D7">
        <w:instrText xml:space="preserve"> </w:instrText>
      </w:r>
      <w:r>
        <w:instrText>to</w:instrText>
      </w:r>
      <w:r w:rsidRPr="004471D7">
        <w:instrText xml:space="preserve"> </w:instrText>
      </w:r>
      <w:r>
        <w:instrText>validate</w:instrText>
      </w:r>
      <w:r w:rsidRPr="004471D7">
        <w:instrText xml:space="preserve"> </w:instrText>
      </w:r>
      <w:r>
        <w:instrText>these</w:instrText>
      </w:r>
      <w:r w:rsidRPr="004471D7">
        <w:instrText xml:space="preserve"> </w:instrText>
      </w:r>
      <w:r>
        <w:instrText>estimates</w:instrText>
      </w:r>
      <w:r w:rsidRPr="004471D7">
        <w:instrText>.","</w:instrText>
      </w:r>
      <w:r>
        <w:instrText>container</w:instrText>
      </w:r>
      <w:r w:rsidRPr="004471D7">
        <w:instrText>-</w:instrText>
      </w:r>
      <w:r>
        <w:instrText>title</w:instrText>
      </w:r>
      <w:r w:rsidRPr="004471D7">
        <w:instrText>":"</w:instrText>
      </w:r>
      <w:r>
        <w:instrText>Diabetes</w:instrText>
      </w:r>
      <w:r w:rsidRPr="004471D7">
        <w:instrText xml:space="preserve"> </w:instrText>
      </w:r>
      <w:r>
        <w:instrText>Research</w:instrText>
      </w:r>
      <w:r w:rsidRPr="004471D7">
        <w:instrText xml:space="preserve"> </w:instrText>
      </w:r>
      <w:r>
        <w:instrText>and</w:instrText>
      </w:r>
      <w:r w:rsidRPr="004471D7">
        <w:instrText xml:space="preserve"> </w:instrText>
      </w:r>
      <w:r>
        <w:instrText>Clinical</w:instrText>
      </w:r>
      <w:r w:rsidRPr="004471D7">
        <w:instrText xml:space="preserve"> </w:instrText>
      </w:r>
      <w:r>
        <w:instrText>Practice</w:instrText>
      </w:r>
      <w:r w:rsidRPr="004471D7">
        <w:instrText>","</w:instrText>
      </w:r>
      <w:r>
        <w:instrText>DOI</w:instrText>
      </w:r>
      <w:r w:rsidRPr="004471D7">
        <w:instrText>":"10.1016/</w:instrText>
      </w:r>
      <w:r>
        <w:instrText>j</w:instrText>
      </w:r>
      <w:r w:rsidRPr="004471D7">
        <w:instrText>.</w:instrText>
      </w:r>
      <w:r>
        <w:instrText>diabres</w:instrText>
      </w:r>
      <w:r w:rsidRPr="004471D7">
        <w:instrText>.2020.108086","</w:instrText>
      </w:r>
      <w:r>
        <w:instrText>ISSN</w:instrText>
      </w:r>
      <w:r w:rsidRPr="004471D7">
        <w:instrText>":"1872-8227","</w:instrText>
      </w:r>
      <w:r>
        <w:instrText>journalAbbreviation</w:instrText>
      </w:r>
      <w:r w:rsidRPr="004471D7">
        <w:instrText>":"</w:instrText>
      </w:r>
      <w:r>
        <w:instrText>Diabetes</w:instrText>
      </w:r>
      <w:r w:rsidRPr="004471D7">
        <w:instrText xml:space="preserve"> </w:instrText>
      </w:r>
      <w:r>
        <w:instrText>Res</w:instrText>
      </w:r>
      <w:r w:rsidRPr="004471D7">
        <w:instrText xml:space="preserve"> </w:instrText>
      </w:r>
      <w:r>
        <w:instrText>Clin</w:instrText>
      </w:r>
      <w:r w:rsidRPr="004471D7">
        <w:instrText xml:space="preserve"> </w:instrText>
      </w:r>
      <w:r>
        <w:instrText>Pract</w:instrText>
      </w:r>
      <w:r w:rsidRPr="004471D7">
        <w:instrText>","</w:instrText>
      </w:r>
      <w:r>
        <w:instrText>language</w:instrText>
      </w:r>
      <w:r w:rsidRPr="004471D7">
        <w:instrText>":"</w:instrText>
      </w:r>
      <w:r>
        <w:instrText>eng</w:instrText>
      </w:r>
      <w:r w:rsidRPr="004471D7">
        <w:instrText>","</w:instrText>
      </w:r>
      <w:r>
        <w:instrText>note</w:instrText>
      </w:r>
      <w:r w:rsidRPr="004471D7">
        <w:instrText>":"</w:instrText>
      </w:r>
      <w:r>
        <w:instrText>PMID</w:instrText>
      </w:r>
      <w:r w:rsidRPr="004471D7">
        <w:instrText>: 32068099","</w:instrText>
      </w:r>
      <w:r>
        <w:instrText>page</w:instrText>
      </w:r>
      <w:r w:rsidRPr="004471D7">
        <w:instrText>":"108086","</w:instrText>
      </w:r>
      <w:r>
        <w:instrText>source</w:instrText>
      </w:r>
      <w:r w:rsidRPr="004471D7">
        <w:instrText>":"</w:instrText>
      </w:r>
      <w:r>
        <w:instrText>PubMed</w:instrText>
      </w:r>
      <w:r w:rsidRPr="004471D7">
        <w:instrText>","</w:instrText>
      </w:r>
      <w:r>
        <w:instrText>title</w:instrText>
      </w:r>
      <w:r w:rsidRPr="004471D7">
        <w:instrText>":"</w:instrText>
      </w:r>
      <w:r>
        <w:instrText>Mortality</w:instrText>
      </w:r>
      <w:r w:rsidRPr="004471D7">
        <w:instrText xml:space="preserve"> </w:instrText>
      </w:r>
      <w:r>
        <w:instrText>attributable</w:instrText>
      </w:r>
      <w:r w:rsidRPr="004471D7">
        <w:instrText xml:space="preserve"> </w:instrText>
      </w:r>
      <w:r>
        <w:instrText>to</w:instrText>
      </w:r>
      <w:r w:rsidRPr="004471D7">
        <w:instrText xml:space="preserve"> </w:instrText>
      </w:r>
      <w:r>
        <w:instrText>diabetes</w:instrText>
      </w:r>
      <w:r w:rsidRPr="004471D7">
        <w:instrText xml:space="preserve"> </w:instrText>
      </w:r>
      <w:r>
        <w:instrText>in</w:instrText>
      </w:r>
      <w:r w:rsidRPr="004471D7">
        <w:instrText xml:space="preserve"> 20-79</w:instrText>
      </w:r>
      <w:r>
        <w:instrText> years</w:instrText>
      </w:r>
      <w:r w:rsidRPr="004471D7">
        <w:instrText xml:space="preserve"> </w:instrText>
      </w:r>
      <w:r>
        <w:instrText>old</w:instrText>
      </w:r>
      <w:r w:rsidRPr="004471D7">
        <w:instrText xml:space="preserve"> </w:instrText>
      </w:r>
      <w:r>
        <w:instrText>adults</w:instrText>
      </w:r>
      <w:r w:rsidRPr="004471D7">
        <w:instrText xml:space="preserve">, 2019 </w:instrText>
      </w:r>
      <w:r>
        <w:instrText>estimates</w:instrText>
      </w:r>
      <w:r w:rsidRPr="004471D7">
        <w:instrText xml:space="preserve">: </w:instrText>
      </w:r>
      <w:r>
        <w:instrText>Results</w:instrText>
      </w:r>
      <w:r w:rsidRPr="004471D7">
        <w:instrText xml:space="preserve"> </w:instrText>
      </w:r>
      <w:r>
        <w:instrText>from</w:instrText>
      </w:r>
      <w:r w:rsidRPr="004471D7">
        <w:instrText xml:space="preserve"> </w:instrText>
      </w:r>
      <w:r>
        <w:instrText>the</w:instrText>
      </w:r>
      <w:r w:rsidRPr="004471D7">
        <w:instrText xml:space="preserve"> </w:instrText>
      </w:r>
      <w:r>
        <w:instrText>International</w:instrText>
      </w:r>
      <w:r w:rsidRPr="004471D7">
        <w:instrText xml:space="preserve"> </w:instrText>
      </w:r>
      <w:r>
        <w:instrText>Diabetes</w:instrText>
      </w:r>
      <w:r w:rsidRPr="004471D7">
        <w:instrText xml:space="preserve"> </w:instrText>
      </w:r>
      <w:r>
        <w:instrText>Federation</w:instrText>
      </w:r>
      <w:r w:rsidRPr="004471D7">
        <w:instrText xml:space="preserve"> </w:instrText>
      </w:r>
      <w:r>
        <w:instrText>Diabetes</w:instrText>
      </w:r>
      <w:r w:rsidRPr="004471D7">
        <w:instrText xml:space="preserve"> </w:instrText>
      </w:r>
      <w:r>
        <w:instrText>Atlas</w:instrText>
      </w:r>
      <w:r w:rsidRPr="004471D7">
        <w:instrText>, 9</w:instrText>
      </w:r>
      <w:r>
        <w:instrText>th</w:instrText>
      </w:r>
      <w:r w:rsidRPr="004471D7">
        <w:instrText xml:space="preserve"> </w:instrText>
      </w:r>
      <w:r>
        <w:instrText>edition</w:instrText>
      </w:r>
      <w:r w:rsidRPr="004471D7">
        <w:instrText>","</w:instrText>
      </w:r>
      <w:r>
        <w:instrText>title</w:instrText>
      </w:r>
      <w:r w:rsidRPr="004471D7">
        <w:instrText>-</w:instrText>
      </w:r>
      <w:r>
        <w:instrText>short</w:instrText>
      </w:r>
      <w:r w:rsidRPr="004471D7">
        <w:instrText>":"</w:instrText>
      </w:r>
      <w:r>
        <w:instrText>Mortality</w:instrText>
      </w:r>
      <w:r w:rsidRPr="004471D7">
        <w:instrText xml:space="preserve"> </w:instrText>
      </w:r>
      <w:r>
        <w:instrText>attributable</w:instrText>
      </w:r>
      <w:r w:rsidRPr="004471D7">
        <w:instrText xml:space="preserve"> </w:instrText>
      </w:r>
      <w:r>
        <w:instrText>to</w:instrText>
      </w:r>
      <w:r w:rsidRPr="004471D7">
        <w:instrText xml:space="preserve"> </w:instrText>
      </w:r>
      <w:r>
        <w:instrText>diabetes</w:instrText>
      </w:r>
      <w:r w:rsidRPr="004471D7">
        <w:instrText xml:space="preserve"> </w:instrText>
      </w:r>
      <w:r>
        <w:instrText>in</w:instrText>
      </w:r>
      <w:r w:rsidRPr="004471D7">
        <w:instrText xml:space="preserve"> 20-79</w:instrText>
      </w:r>
      <w:r>
        <w:instrText> years</w:instrText>
      </w:r>
      <w:r w:rsidRPr="004471D7">
        <w:instrText xml:space="preserve"> </w:instrText>
      </w:r>
      <w:r>
        <w:instrText>old</w:instrText>
      </w:r>
      <w:r w:rsidRPr="004471D7">
        <w:instrText xml:space="preserve"> </w:instrText>
      </w:r>
      <w:r>
        <w:instrText>adults</w:instrText>
      </w:r>
      <w:r w:rsidRPr="004471D7">
        <w:instrText xml:space="preserve">, 2019 </w:instrText>
      </w:r>
      <w:r>
        <w:instrText>estimates</w:instrText>
      </w:r>
      <w:r w:rsidRPr="004471D7">
        <w:instrText>","</w:instrText>
      </w:r>
      <w:r>
        <w:instrText>volume</w:instrText>
      </w:r>
      <w:r w:rsidRPr="004471D7">
        <w:instrText>":"162","</w:instrText>
      </w:r>
      <w:r>
        <w:instrText>author</w:instrText>
      </w:r>
      <w:r w:rsidRPr="004471D7">
        <w:instrText>":[{"</w:instrText>
      </w:r>
      <w:r>
        <w:instrText>family</w:instrText>
      </w:r>
      <w:r w:rsidRPr="004471D7">
        <w:instrText>":"</w:instrText>
      </w:r>
      <w:r>
        <w:instrText>Saeedi</w:instrText>
      </w:r>
      <w:r w:rsidRPr="004471D7">
        <w:instrText>","</w:instrText>
      </w:r>
      <w:r>
        <w:instrText>given</w:instrText>
      </w:r>
      <w:r w:rsidRPr="004471D7">
        <w:instrText>":"</w:instrText>
      </w:r>
      <w:r>
        <w:instrText>Pouya</w:instrText>
      </w:r>
      <w:r w:rsidRPr="004471D7">
        <w:instrText>"},{"</w:instrText>
      </w:r>
      <w:r>
        <w:instrText>family</w:instrText>
      </w:r>
      <w:r w:rsidRPr="004471D7">
        <w:instrText>":"</w:instrText>
      </w:r>
      <w:r>
        <w:instrText>Salpea</w:instrText>
      </w:r>
      <w:r w:rsidRPr="004471D7">
        <w:instrText>","</w:instrText>
      </w:r>
      <w:r>
        <w:instrText>given</w:instrText>
      </w:r>
      <w:r w:rsidRPr="004471D7">
        <w:instrText>":"</w:instrText>
      </w:r>
      <w:r>
        <w:instrText>Paraskevi</w:instrText>
      </w:r>
      <w:r w:rsidRPr="004471D7">
        <w:instrText>"},{"</w:instrText>
      </w:r>
      <w:r>
        <w:instrText>family</w:instrText>
      </w:r>
      <w:r w:rsidRPr="004471D7">
        <w:instrText>":"</w:instrText>
      </w:r>
      <w:r>
        <w:instrText>Karuranga</w:instrText>
      </w:r>
      <w:r w:rsidRPr="004471D7">
        <w:instrText>","</w:instrText>
      </w:r>
      <w:r>
        <w:instrText>given</w:instrText>
      </w:r>
      <w:r w:rsidRPr="004471D7">
        <w:instrText>":"</w:instrText>
      </w:r>
      <w:r>
        <w:instrText>Suvi</w:instrText>
      </w:r>
      <w:r w:rsidRPr="004471D7">
        <w:instrText>"},{"</w:instrText>
      </w:r>
      <w:r>
        <w:instrText>family</w:instrText>
      </w:r>
      <w:r w:rsidRPr="004471D7">
        <w:instrText>":"</w:instrText>
      </w:r>
      <w:r>
        <w:instrText>Petersohn</w:instrText>
      </w:r>
      <w:r w:rsidRPr="004471D7">
        <w:instrText>","</w:instrText>
      </w:r>
      <w:r>
        <w:instrText>given</w:instrText>
      </w:r>
      <w:r w:rsidRPr="004471D7">
        <w:instrText>":"</w:instrText>
      </w:r>
      <w:r>
        <w:instrText>Inga</w:instrText>
      </w:r>
      <w:r w:rsidRPr="004471D7">
        <w:instrText>"},{"</w:instrText>
      </w:r>
      <w:r>
        <w:instrText>family</w:instrText>
      </w:r>
      <w:r w:rsidRPr="004471D7">
        <w:instrText>":"</w:instrText>
      </w:r>
      <w:r>
        <w:instrText>Malanda</w:instrText>
      </w:r>
      <w:r w:rsidRPr="004471D7">
        <w:instrText>","</w:instrText>
      </w:r>
      <w:r>
        <w:instrText>given</w:instrText>
      </w:r>
      <w:r w:rsidRPr="004471D7">
        <w:instrText>":"</w:instrText>
      </w:r>
      <w:r>
        <w:instrText>Belma</w:instrText>
      </w:r>
      <w:r w:rsidRPr="004471D7">
        <w:instrText>"},{"</w:instrText>
      </w:r>
      <w:r>
        <w:instrText>family</w:instrText>
      </w:r>
      <w:r w:rsidRPr="004471D7">
        <w:instrText>":"</w:instrText>
      </w:r>
      <w:r>
        <w:instrText>Gregg</w:instrText>
      </w:r>
      <w:r w:rsidRPr="004471D7">
        <w:instrText>","</w:instrText>
      </w:r>
      <w:r>
        <w:instrText>given</w:instrText>
      </w:r>
      <w:r w:rsidRPr="004471D7">
        <w:instrText>":"</w:instrText>
      </w:r>
      <w:r>
        <w:instrText>Edward</w:instrText>
      </w:r>
      <w:r w:rsidRPr="004471D7">
        <w:instrText xml:space="preserve"> </w:instrText>
      </w:r>
      <w:r>
        <w:instrText>W</w:instrText>
      </w:r>
      <w:r w:rsidRPr="004471D7">
        <w:instrText>."},{"</w:instrText>
      </w:r>
      <w:r>
        <w:instrText>family</w:instrText>
      </w:r>
      <w:r w:rsidRPr="004471D7">
        <w:instrText>":"</w:instrText>
      </w:r>
      <w:r>
        <w:instrText>Unwin</w:instrText>
      </w:r>
      <w:r w:rsidRPr="004471D7">
        <w:instrText>","</w:instrText>
      </w:r>
      <w:r>
        <w:instrText>given</w:instrText>
      </w:r>
      <w:r w:rsidRPr="004471D7">
        <w:instrText>":"</w:instrText>
      </w:r>
      <w:r>
        <w:instrText>Nigel</w:instrText>
      </w:r>
      <w:r w:rsidRPr="004471D7">
        <w:instrText>"},{"</w:instrText>
      </w:r>
      <w:r>
        <w:instrText>family</w:instrText>
      </w:r>
      <w:r w:rsidRPr="004471D7">
        <w:instrText>":"</w:instrText>
      </w:r>
      <w:r>
        <w:instrText>Wild</w:instrText>
      </w:r>
      <w:r w:rsidRPr="004471D7">
        <w:instrText>","</w:instrText>
      </w:r>
      <w:r>
        <w:instrText>given</w:instrText>
      </w:r>
      <w:r w:rsidRPr="004471D7">
        <w:instrText>":"</w:instrText>
      </w:r>
      <w:r>
        <w:instrText>Sarah</w:instrText>
      </w:r>
      <w:r w:rsidRPr="004471D7">
        <w:instrText xml:space="preserve"> </w:instrText>
      </w:r>
      <w:r>
        <w:instrText>H</w:instrText>
      </w:r>
      <w:r w:rsidRPr="004471D7">
        <w:instrText>."},{"</w:instrText>
      </w:r>
      <w:r>
        <w:instrText>family</w:instrText>
      </w:r>
      <w:r w:rsidRPr="004471D7">
        <w:instrText>":"</w:instrText>
      </w:r>
      <w:r>
        <w:instrText>Williams</w:instrText>
      </w:r>
      <w:r w:rsidRPr="004471D7">
        <w:instrText>","</w:instrText>
      </w:r>
      <w:r>
        <w:instrText>given</w:instrText>
      </w:r>
      <w:r w:rsidRPr="004471D7">
        <w:instrText>":"</w:instrText>
      </w:r>
      <w:r>
        <w:instrText>Rhys</w:instrText>
      </w:r>
      <w:r w:rsidRPr="004471D7">
        <w:instrText>"}],"</w:instrText>
      </w:r>
      <w:r>
        <w:instrText>issued</w:instrText>
      </w:r>
      <w:r w:rsidRPr="004471D7">
        <w:instrText>":{"</w:instrText>
      </w:r>
      <w:r>
        <w:instrText>date</w:instrText>
      </w:r>
      <w:r w:rsidRPr="004471D7">
        <w:instrText>-</w:instrText>
      </w:r>
      <w:r>
        <w:instrText>parts</w:instrText>
      </w:r>
      <w:r w:rsidRPr="004471D7">
        <w:instrText>":[["2020",4]]}},"</w:instrText>
      </w:r>
      <w:r>
        <w:instrText>label</w:instrText>
      </w:r>
      <w:r w:rsidRPr="004471D7">
        <w:instrText>":"</w:instrText>
      </w:r>
      <w:r>
        <w:instrText>page</w:instrText>
      </w:r>
      <w:r w:rsidRPr="004471D7">
        <w:instrText>"}],"</w:instrText>
      </w:r>
      <w:r>
        <w:instrText>schema</w:instrText>
      </w:r>
      <w:r w:rsidRPr="004471D7">
        <w:instrText>":"</w:instrText>
      </w:r>
      <w:r>
        <w:instrText>https</w:instrText>
      </w:r>
      <w:r w:rsidRPr="004471D7">
        <w:instrText>://</w:instrText>
      </w:r>
      <w:r>
        <w:instrText>github</w:instrText>
      </w:r>
      <w:r w:rsidRPr="004471D7">
        <w:instrText>.</w:instrText>
      </w:r>
      <w:r>
        <w:instrText>com</w:instrText>
      </w:r>
      <w:r w:rsidRPr="004471D7">
        <w:instrText>/</w:instrText>
      </w:r>
      <w:r>
        <w:instrText>citation</w:instrText>
      </w:r>
      <w:r w:rsidRPr="004471D7">
        <w:instrText>-</w:instrText>
      </w:r>
      <w:r>
        <w:instrText>style</w:instrText>
      </w:r>
      <w:r w:rsidRPr="004471D7">
        <w:instrText>-</w:instrText>
      </w:r>
      <w:r>
        <w:instrText>language</w:instrText>
      </w:r>
      <w:r w:rsidRPr="004471D7">
        <w:instrText>/</w:instrText>
      </w:r>
      <w:r>
        <w:instrText>schema</w:instrText>
      </w:r>
      <w:r w:rsidRPr="004471D7">
        <w:instrText>/</w:instrText>
      </w:r>
      <w:r>
        <w:instrText>raw</w:instrText>
      </w:r>
      <w:r w:rsidRPr="004471D7">
        <w:instrText>/</w:instrText>
      </w:r>
      <w:r>
        <w:instrText>master</w:instrText>
      </w:r>
      <w:r w:rsidRPr="004471D7">
        <w:instrText>/</w:instrText>
      </w:r>
      <w:r>
        <w:instrText>csl</w:instrText>
      </w:r>
      <w:r w:rsidRPr="004471D7">
        <w:instrText>-</w:instrText>
      </w:r>
      <w:r>
        <w:instrText>citation</w:instrText>
      </w:r>
      <w:r w:rsidRPr="004471D7">
        <w:instrText>.</w:instrText>
      </w:r>
      <w:r>
        <w:instrText>json</w:instrText>
      </w:r>
      <w:r w:rsidRPr="004471D7">
        <w:instrText xml:space="preserve">"} </w:instrText>
      </w:r>
      <w:r>
        <w:fldChar w:fldCharType="separate"/>
      </w:r>
      <w:r w:rsidRPr="004471D7">
        <w:t>[</w:t>
      </w:r>
      <w:r>
        <w:t>1</w:t>
      </w:r>
      <w:r w:rsidRPr="004471D7">
        <w:t>]</w:t>
      </w:r>
      <w:r>
        <w:fldChar w:fldCharType="end"/>
      </w:r>
      <w:r w:rsidRPr="00E74959">
        <w:rPr>
          <w:rFonts w:asciiTheme="majorBidi" w:hAnsiTheme="majorBidi" w:cstheme="majorBidi"/>
          <w:lang w:val="ru"/>
        </w:rPr>
        <w:t>.</w:t>
      </w:r>
    </w:p>
    <w:p w14:paraId="0303035F" w14:textId="77777777" w:rsidR="00C602C5" w:rsidRPr="00992324" w:rsidRDefault="00C602C5" w:rsidP="00C602C5">
      <w:pPr>
        <w:ind w:firstLine="708"/>
        <w:jc w:val="both"/>
        <w:rPr>
          <w:lang w:val="ru"/>
        </w:rPr>
      </w:pPr>
      <w:r w:rsidRPr="00992324">
        <w:t xml:space="preserve">Учитывая масштаб программы разработки на сегодняшний день и разнообразие выборок, включенных в клинические исследования, безопасность акалабрутиниба была хорошо охарактеризована. </w:t>
      </w:r>
      <w:r w:rsidRPr="00992324">
        <w:rPr>
          <w:color w:val="333333"/>
        </w:rPr>
        <w:t>Данный препарат не ингибирует другие тирозинкиназы, в частности EGF (epidermal growth factor / эпидермальный фактор роста), ITK (Interleukin 2-inducible T-cell kinase/интерлейкин-2 индуцируемая Т-клеточная киназа</w:t>
      </w:r>
      <w:r w:rsidRPr="00992324">
        <w:rPr>
          <w:rStyle w:val="aff0"/>
          <w:rFonts w:eastAsia="MS Mincho"/>
          <w:color w:val="333333"/>
          <w:shd w:val="clear" w:color="auto" w:fill="FFFFFF"/>
        </w:rPr>
        <w:t>) </w:t>
      </w:r>
      <w:r w:rsidRPr="00992324">
        <w:rPr>
          <w:color w:val="333333"/>
        </w:rPr>
        <w:t>или TEC (tyrosine kinase expressed in hepatocellular carcinoma/тирозинкиназа экспрессируемая в гепатоцеллюлярной карциноме</w:t>
      </w:r>
      <w:r w:rsidRPr="00992324">
        <w:rPr>
          <w:rStyle w:val="aff0"/>
          <w:rFonts w:eastAsia="MS Mincho"/>
          <w:color w:val="333333"/>
          <w:shd w:val="clear" w:color="auto" w:fill="FFFFFF"/>
        </w:rPr>
        <w:t>)</w:t>
      </w:r>
      <w:r w:rsidRPr="00992324">
        <w:rPr>
          <w:color w:val="333333"/>
        </w:rPr>
        <w:t>, поэтому клиническая эффективность препарата в проводимых исследованиях сопровождалась развитием меньшего количества внетаргетных эффектов, таких как кровотечения и аритмии</w:t>
      </w:r>
      <w:r>
        <w:rPr>
          <w:color w:val="333333"/>
        </w:rPr>
        <w:t xml:space="preserve"> </w:t>
      </w:r>
      <w:r>
        <w:fldChar w:fldCharType="begin"/>
      </w:r>
      <w:r w:rsidRPr="00453497">
        <w:instrText xml:space="preserve"> </w:instrText>
      </w:r>
      <w:r>
        <w:instrText>ADDIN</w:instrText>
      </w:r>
      <w:r w:rsidRPr="00453497">
        <w:instrText xml:space="preserve"> </w:instrText>
      </w:r>
      <w:r>
        <w:instrText>ZOTERO</w:instrText>
      </w:r>
      <w:r w:rsidRPr="00453497">
        <w:instrText>_</w:instrText>
      </w:r>
      <w:r>
        <w:instrText>ITEM</w:instrText>
      </w:r>
      <w:r w:rsidRPr="00453497">
        <w:instrText xml:space="preserve"> </w:instrText>
      </w:r>
      <w:r>
        <w:instrText>CSL</w:instrText>
      </w:r>
      <w:r w:rsidRPr="00453497">
        <w:instrText>_</w:instrText>
      </w:r>
      <w:r>
        <w:instrText>CITATION</w:instrText>
      </w:r>
      <w:r w:rsidRPr="00453497">
        <w:instrText xml:space="preserve"> {"</w:instrText>
      </w:r>
      <w:r>
        <w:instrText>citationID</w:instrText>
      </w:r>
      <w:r w:rsidRPr="00453497">
        <w:instrText>":"</w:instrText>
      </w:r>
      <w:r>
        <w:instrText>Y</w:instrText>
      </w:r>
      <w:r w:rsidRPr="00453497">
        <w:instrText>2</w:instrText>
      </w:r>
      <w:r>
        <w:instrText>Vj</w:instrText>
      </w:r>
      <w:r w:rsidRPr="00453497">
        <w:instrText>7</w:instrText>
      </w:r>
      <w:r>
        <w:instrText>xK</w:instrText>
      </w:r>
      <w:r w:rsidRPr="00453497">
        <w:instrText>6","</w:instrText>
      </w:r>
      <w:r>
        <w:instrText>properties</w:instrText>
      </w:r>
      <w:r w:rsidRPr="00453497">
        <w:instrText>":{"</w:instrText>
      </w:r>
      <w:r>
        <w:instrText>formattedCitation</w:instrText>
      </w:r>
      <w:r w:rsidRPr="00453497">
        <w:instrText>":"[4,5]","</w:instrText>
      </w:r>
      <w:r>
        <w:instrText>plainCitation</w:instrText>
      </w:r>
      <w:r w:rsidRPr="00453497">
        <w:instrText>":"[4,5]","</w:instrText>
      </w:r>
      <w:r>
        <w:instrText>noteIndex</w:instrText>
      </w:r>
      <w:r w:rsidRPr="00453497">
        <w:instrText>":0},"</w:instrText>
      </w:r>
      <w:r>
        <w:instrText>citationItems</w:instrText>
      </w:r>
      <w:r w:rsidRPr="00453497">
        <w:instrText>":[{"</w:instrText>
      </w:r>
      <w:r>
        <w:instrText>id</w:instrText>
      </w:r>
      <w:r w:rsidRPr="00453497">
        <w:instrText>":2946,"</w:instrText>
      </w:r>
      <w:r>
        <w:instrText>uris</w:instrText>
      </w:r>
      <w:r w:rsidRPr="00453497">
        <w:instrText>":["</w:instrText>
      </w:r>
      <w:r>
        <w:instrText>http</w:instrText>
      </w:r>
      <w:r w:rsidRPr="00453497">
        <w:instrText>://</w:instrText>
      </w:r>
      <w:r>
        <w:instrText>zotero</w:instrText>
      </w:r>
      <w:r w:rsidRPr="00453497">
        <w:instrText>.</w:instrText>
      </w:r>
      <w:r>
        <w:instrText>org</w:instrText>
      </w:r>
      <w:r w:rsidRPr="00453497">
        <w:instrText>/</w:instrText>
      </w:r>
      <w:r>
        <w:instrText>users</w:instrText>
      </w:r>
      <w:r w:rsidRPr="00453497">
        <w:instrText>/5483459/</w:instrText>
      </w:r>
      <w:r>
        <w:instrText>items</w:instrText>
      </w:r>
      <w:r w:rsidRPr="00453497">
        <w:instrText>/</w:instrText>
      </w:r>
      <w:r>
        <w:instrText>SNKK</w:instrText>
      </w:r>
      <w:r w:rsidRPr="00453497">
        <w:instrText>4</w:instrText>
      </w:r>
      <w:r>
        <w:instrText>SQ</w:instrText>
      </w:r>
      <w:r w:rsidRPr="00453497">
        <w:instrText>8"],"</w:instrText>
      </w:r>
      <w:r>
        <w:instrText>itemData</w:instrText>
      </w:r>
      <w:r w:rsidRPr="00453497">
        <w:instrText>":{"</w:instrText>
      </w:r>
      <w:r>
        <w:instrText>id</w:instrText>
      </w:r>
      <w:r w:rsidRPr="00453497">
        <w:instrText>":2946,"</w:instrText>
      </w:r>
      <w:r>
        <w:instrText>type</w:instrText>
      </w:r>
      <w:r w:rsidRPr="00453497">
        <w:instrText>":"</w:instrText>
      </w:r>
      <w:r>
        <w:instrText>article</w:instrText>
      </w:r>
      <w:r w:rsidRPr="00453497">
        <w:instrText>-</w:instrText>
      </w:r>
      <w:r>
        <w:instrText>journal</w:instrText>
      </w:r>
      <w:r w:rsidRPr="00453497">
        <w:instrText>","</w:instrText>
      </w:r>
      <w:r>
        <w:instrText>abstract</w:instrText>
      </w:r>
      <w:r w:rsidRPr="00453497">
        <w:instrText>":"</w:instrText>
      </w:r>
      <w:r>
        <w:instrText>International</w:instrText>
      </w:r>
      <w:r w:rsidRPr="00453497">
        <w:instrText xml:space="preserve"> </w:instrText>
      </w:r>
      <w:r>
        <w:instrText>trends</w:instrText>
      </w:r>
      <w:r w:rsidRPr="00453497">
        <w:instrText xml:space="preserve"> </w:instrText>
      </w:r>
      <w:r>
        <w:instrText>in</w:instrText>
      </w:r>
      <w:r w:rsidRPr="00453497">
        <w:instrText xml:space="preserve"> </w:instrText>
      </w:r>
      <w:r>
        <w:instrText>traditional</w:instrText>
      </w:r>
      <w:r w:rsidRPr="00453497">
        <w:instrText xml:space="preserve"> </w:instrText>
      </w:r>
      <w:r>
        <w:instrText>diabetes</w:instrText>
      </w:r>
      <w:r w:rsidRPr="00453497">
        <w:instrText xml:space="preserve"> </w:instrText>
      </w:r>
      <w:r>
        <w:instrText>complications</w:instrText>
      </w:r>
      <w:r w:rsidRPr="00453497">
        <w:instrText xml:space="preserve"> (</w:instrText>
      </w:r>
      <w:r>
        <w:instrText>cardiovascular</w:instrText>
      </w:r>
      <w:r w:rsidRPr="00453497">
        <w:instrText xml:space="preserve">, </w:instrText>
      </w:r>
      <w:r>
        <w:instrText>renal</w:instrText>
      </w:r>
      <w:r w:rsidRPr="00453497">
        <w:instrText xml:space="preserve">, </w:instrText>
      </w:r>
      <w:r>
        <w:instrText>peripheral</w:instrText>
      </w:r>
      <w:r w:rsidRPr="00453497">
        <w:instrText xml:space="preserve"> </w:instrText>
      </w:r>
      <w:r>
        <w:instrText>vascular</w:instrText>
      </w:r>
      <w:r w:rsidRPr="00453497">
        <w:instrText xml:space="preserve">, </w:instrText>
      </w:r>
      <w:r>
        <w:instrText>ophthalmic</w:instrText>
      </w:r>
      <w:r w:rsidRPr="00453497">
        <w:instrText xml:space="preserve">, </w:instrText>
      </w:r>
      <w:r>
        <w:instrText>hepatic</w:instrText>
      </w:r>
      <w:r w:rsidRPr="00453497">
        <w:instrText xml:space="preserve"> </w:instrText>
      </w:r>
      <w:r>
        <w:instrText>or</w:instrText>
      </w:r>
      <w:r w:rsidRPr="00453497">
        <w:instrText xml:space="preserve"> </w:instrText>
      </w:r>
      <w:r>
        <w:instrText>neurological</w:instrText>
      </w:r>
      <w:r w:rsidRPr="00453497">
        <w:instrText xml:space="preserve"> </w:instrText>
      </w:r>
      <w:r>
        <w:instrText>diseases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rates</w:instrText>
      </w:r>
      <w:r w:rsidRPr="00453497">
        <w:instrText xml:space="preserve"> </w:instrText>
      </w:r>
      <w:r>
        <w:instrText>are</w:instrText>
      </w:r>
      <w:r w:rsidRPr="00453497">
        <w:instrText xml:space="preserve"> </w:instrText>
      </w:r>
      <w:r>
        <w:instrText>poorly</w:instrText>
      </w:r>
      <w:r w:rsidRPr="00453497">
        <w:instrText xml:space="preserve"> </w:instrText>
      </w:r>
      <w:r>
        <w:instrText>characterised</w:instrText>
      </w:r>
      <w:r w:rsidRPr="00453497">
        <w:instrText xml:space="preserve">. </w:instrText>
      </w:r>
      <w:r>
        <w:instrText>An</w:instrText>
      </w:r>
      <w:r w:rsidRPr="00453497">
        <w:instrText xml:space="preserve"> </w:instrText>
      </w:r>
      <w:r>
        <w:instrText>earlier</w:instrText>
      </w:r>
      <w:r w:rsidRPr="00453497">
        <w:instrText xml:space="preserve"> </w:instrText>
      </w:r>
      <w:r>
        <w:instrText>review</w:instrText>
      </w:r>
      <w:r w:rsidRPr="00453497">
        <w:instrText xml:space="preserve"> </w:instrText>
      </w:r>
      <w:r>
        <w:instrText>of</w:instrText>
      </w:r>
      <w:r w:rsidRPr="00453497">
        <w:instrText xml:space="preserve"> </w:instrText>
      </w:r>
      <w:r>
        <w:instrText>studies</w:instrText>
      </w:r>
      <w:r w:rsidRPr="00453497">
        <w:instrText xml:space="preserve"> </w:instrText>
      </w:r>
      <w:r>
        <w:instrText>published</w:instrText>
      </w:r>
      <w:r w:rsidRPr="00453497">
        <w:instrText xml:space="preserve"> </w:instrText>
      </w:r>
      <w:r>
        <w:instrText>up</w:instrText>
      </w:r>
      <w:r w:rsidRPr="00453497">
        <w:instrText xml:space="preserve"> </w:instrText>
      </w:r>
      <w:r>
        <w:instrText>to</w:instrText>
      </w:r>
      <w:r w:rsidRPr="00453497">
        <w:instrText xml:space="preserve"> 2015 </w:instrText>
      </w:r>
      <w:r>
        <w:instrText>demonstrated</w:instrText>
      </w:r>
      <w:r w:rsidRPr="00453497">
        <w:instrText xml:space="preserve"> </w:instrText>
      </w:r>
      <w:r>
        <w:instrText>that</w:instrText>
      </w:r>
      <w:r w:rsidRPr="00453497">
        <w:instrText xml:space="preserve"> </w:instrText>
      </w:r>
      <w:r>
        <w:instrText>most</w:instrText>
      </w:r>
      <w:r w:rsidRPr="00453497">
        <w:instrText xml:space="preserve"> </w:instrText>
      </w:r>
      <w:r>
        <w:instrText>data</w:instrText>
      </w:r>
      <w:r w:rsidRPr="00453497">
        <w:instrText xml:space="preserve"> </w:instrText>
      </w:r>
      <w:r>
        <w:instrText>come</w:instrText>
      </w:r>
      <w:r w:rsidRPr="00453497">
        <w:instrText xml:space="preserve"> </w:instrText>
      </w:r>
      <w:r>
        <w:instrText>from</w:instrText>
      </w:r>
      <w:r w:rsidRPr="00453497">
        <w:instrText xml:space="preserve"> </w:instrText>
      </w:r>
      <w:r>
        <w:instrText>a</w:instrText>
      </w:r>
      <w:r w:rsidRPr="00453497">
        <w:instrText xml:space="preserve"> </w:instrText>
      </w:r>
      <w:r>
        <w:instrText>dozen</w:instrText>
      </w:r>
      <w:r w:rsidRPr="00453497">
        <w:instrText xml:space="preserve"> </w:instrText>
      </w:r>
      <w:r>
        <w:instrText>high</w:instrText>
      </w:r>
      <w:r w:rsidRPr="00453497">
        <w:instrText>-</w:instrText>
      </w:r>
      <w:r>
        <w:instrText>income</w:instrText>
      </w:r>
      <w:r w:rsidRPr="00453497">
        <w:instrText xml:space="preserve"> </w:instrText>
      </w:r>
      <w:r>
        <w:instrText>countries</w:instrText>
      </w:r>
      <w:r w:rsidRPr="00453497">
        <w:instrText xml:space="preserve"> (</w:instrText>
      </w:r>
      <w:r>
        <w:instrText>HICs</w:instrText>
      </w:r>
      <w:r w:rsidRPr="00453497">
        <w:instrText xml:space="preserve">) </w:instrText>
      </w:r>
      <w:r>
        <w:instrText>in</w:instrText>
      </w:r>
      <w:r w:rsidRPr="00453497">
        <w:instrText xml:space="preserve"> </w:instrText>
      </w:r>
      <w:r>
        <w:instrText>North</w:instrText>
      </w:r>
      <w:r w:rsidRPr="00453497">
        <w:instrText xml:space="preserve"> </w:instrText>
      </w:r>
      <w:r>
        <w:instrText>America</w:instrText>
      </w:r>
      <w:r w:rsidRPr="00453497">
        <w:instrText xml:space="preserve">, </w:instrText>
      </w:r>
      <w:r>
        <w:instrText>Europe</w:instrText>
      </w:r>
      <w:r w:rsidRPr="00453497">
        <w:instrText xml:space="preserve"> </w:instrText>
      </w:r>
      <w:r>
        <w:instrText>or</w:instrText>
      </w:r>
      <w:r w:rsidRPr="00453497">
        <w:instrText xml:space="preserve"> </w:instrText>
      </w:r>
      <w:r>
        <w:instrText>the</w:instrText>
      </w:r>
      <w:r w:rsidRPr="00453497">
        <w:instrText xml:space="preserve"> </w:instrText>
      </w:r>
      <w:r>
        <w:instrText>Asia</w:instrText>
      </w:r>
      <w:r w:rsidRPr="00453497">
        <w:instrText>–</w:instrText>
      </w:r>
      <w:r>
        <w:instrText>Pacific</w:instrText>
      </w:r>
      <w:r w:rsidRPr="00453497">
        <w:instrText xml:space="preserve"> </w:instrText>
      </w:r>
      <w:r>
        <w:instrText>region</w:instrText>
      </w:r>
      <w:r w:rsidRPr="00453497">
        <w:instrText xml:space="preserve"> </w:instrText>
      </w:r>
      <w:r>
        <w:instrText>and</w:instrText>
      </w:r>
      <w:r w:rsidRPr="00453497">
        <w:instrText xml:space="preserve"> </w:instrText>
      </w:r>
      <w:r>
        <w:instrText>that</w:instrText>
      </w:r>
      <w:r w:rsidRPr="00453497">
        <w:instrText xml:space="preserve">, </w:instrText>
      </w:r>
      <w:r>
        <w:instrText>in</w:instrText>
      </w:r>
      <w:r w:rsidRPr="00453497">
        <w:instrText xml:space="preserve"> </w:instrText>
      </w:r>
      <w:r>
        <w:instrText>these</w:instrText>
      </w:r>
      <w:r w:rsidRPr="00453497">
        <w:instrText xml:space="preserve"> </w:instrText>
      </w:r>
      <w:r>
        <w:instrText>countries</w:instrText>
      </w:r>
      <w:r w:rsidRPr="00453497">
        <w:instrText xml:space="preserve"> </w:instrText>
      </w:r>
      <w:r>
        <w:instrText>at</w:instrText>
      </w:r>
      <w:r w:rsidRPr="00453497">
        <w:instrText xml:space="preserve"> </w:instrText>
      </w:r>
      <w:r>
        <w:instrText>least</w:instrText>
      </w:r>
      <w:r w:rsidRPr="00453497">
        <w:instrText xml:space="preserve">, </w:instrText>
      </w:r>
      <w:r>
        <w:instrText>rates</w:instrText>
      </w:r>
      <w:r w:rsidRPr="00453497">
        <w:instrText xml:space="preserve"> </w:instrText>
      </w:r>
      <w:r>
        <w:instrText>of</w:instrText>
      </w:r>
      <w:r w:rsidRPr="00453497">
        <w:instrText xml:space="preserve"> </w:instrText>
      </w:r>
      <w:r>
        <w:instrText>acute</w:instrText>
      </w:r>
      <w:r w:rsidRPr="00453497">
        <w:instrText xml:space="preserve"> </w:instrText>
      </w:r>
      <w:r>
        <w:instrText>glycaemic</w:instrText>
      </w:r>
      <w:r w:rsidRPr="00453497">
        <w:instrText xml:space="preserve"> </w:instrText>
      </w:r>
      <w:r>
        <w:instrText>fluctuations</w:instrText>
      </w:r>
      <w:r w:rsidRPr="00453497">
        <w:instrText xml:space="preserve"> </w:instrText>
      </w:r>
      <w:r>
        <w:instrText>needing</w:instrText>
      </w:r>
      <w:r w:rsidRPr="00453497">
        <w:instrText xml:space="preserve"> </w:instrText>
      </w:r>
      <w:r>
        <w:instrText>medical</w:instrText>
      </w:r>
      <w:r w:rsidRPr="00453497">
        <w:instrText xml:space="preserve"> </w:instrText>
      </w:r>
      <w:r>
        <w:instrText>attention</w:instrText>
      </w:r>
      <w:r w:rsidRPr="00453497">
        <w:instrText xml:space="preserve"> </w:instrText>
      </w:r>
      <w:r>
        <w:instrText>and</w:instrText>
      </w:r>
      <w:r w:rsidRPr="00453497">
        <w:instrText xml:space="preserve"> </w:instrText>
      </w:r>
      <w:r>
        <w:instrText>amputations</w:instrText>
      </w:r>
      <w:r w:rsidRPr="00453497">
        <w:instrText xml:space="preserve">, </w:instrText>
      </w:r>
      <w:r>
        <w:instrText>myocardial</w:instrText>
      </w:r>
      <w:r w:rsidRPr="00453497">
        <w:instrText xml:space="preserve"> </w:instrText>
      </w:r>
      <w:r>
        <w:instrText>infarction</w:instrText>
      </w:r>
      <w:r w:rsidRPr="00453497">
        <w:instrText xml:space="preserve"> </w:instrText>
      </w:r>
      <w:r>
        <w:instrText>and</w:instrText>
      </w:r>
      <w:r w:rsidRPr="00453497">
        <w:instrText xml:space="preserve"> </w:instrText>
      </w:r>
      <w:r>
        <w:instrText>mortality</w:instrText>
      </w:r>
      <w:r w:rsidRPr="00453497">
        <w:instrText xml:space="preserve"> </w:instrText>
      </w:r>
      <w:r>
        <w:instrText>were</w:instrText>
      </w:r>
      <w:r w:rsidRPr="00453497">
        <w:instrText xml:space="preserve"> </w:instrText>
      </w:r>
      <w:r>
        <w:instrText>all</w:instrText>
      </w:r>
      <w:r w:rsidRPr="00453497">
        <w:instrText xml:space="preserve"> </w:instrText>
      </w:r>
      <w:r>
        <w:instrText>declining</w:instrText>
      </w:r>
      <w:r w:rsidRPr="00453497">
        <w:instrText xml:space="preserve"> </w:instrText>
      </w:r>
      <w:r>
        <w:instrText>over</w:instrText>
      </w:r>
      <w:r w:rsidRPr="00453497">
        <w:instrText xml:space="preserve"> </w:instrText>
      </w:r>
      <w:r>
        <w:instrText>the</w:instrText>
      </w:r>
      <w:r w:rsidRPr="00453497">
        <w:instrText xml:space="preserve"> </w:instrText>
      </w:r>
      <w:r>
        <w:instrText>period</w:instrText>
      </w:r>
      <w:r w:rsidRPr="00453497">
        <w:instrText xml:space="preserve">. </w:instrText>
      </w:r>
      <w:r>
        <w:instrText>Here</w:instrText>
      </w:r>
      <w:r w:rsidRPr="00453497">
        <w:instrText xml:space="preserve">, </w:instrText>
      </w:r>
      <w:r>
        <w:instrText>we</w:instrText>
      </w:r>
      <w:r w:rsidRPr="00453497">
        <w:instrText xml:space="preserve"> </w:instrText>
      </w:r>
      <w:r>
        <w:instrText>provide</w:instrText>
      </w:r>
      <w:r w:rsidRPr="00453497">
        <w:instrText xml:space="preserve"> </w:instrText>
      </w:r>
      <w:r>
        <w:instrText>an</w:instrText>
      </w:r>
      <w:r w:rsidRPr="00453497">
        <w:instrText xml:space="preserve"> </w:instrText>
      </w:r>
      <w:r>
        <w:instrText>updated</w:instrText>
      </w:r>
      <w:r w:rsidRPr="00453497">
        <w:instrText xml:space="preserve"> </w:instrText>
      </w:r>
      <w:r>
        <w:instrText>review</w:instrText>
      </w:r>
      <w:r w:rsidRPr="00453497">
        <w:instrText xml:space="preserve"> </w:instrText>
      </w:r>
      <w:r>
        <w:instrText>of</w:instrText>
      </w:r>
      <w:r w:rsidRPr="00453497">
        <w:instrText xml:space="preserve"> </w:instrText>
      </w:r>
      <w:r>
        <w:instrText>published</w:instrText>
      </w:r>
      <w:r w:rsidRPr="00453497">
        <w:instrText xml:space="preserve"> </w:instrText>
      </w:r>
      <w:r>
        <w:instrText>literature</w:instrText>
      </w:r>
      <w:r w:rsidRPr="00453497">
        <w:instrText xml:space="preserve"> </w:instrText>
      </w:r>
      <w:r>
        <w:instrText>on</w:instrText>
      </w:r>
      <w:r w:rsidRPr="00453497">
        <w:instrText xml:space="preserve"> </w:instrText>
      </w:r>
      <w:r>
        <w:instrText>trends</w:instrText>
      </w:r>
      <w:r w:rsidRPr="00453497">
        <w:instrText xml:space="preserve"> </w:instrText>
      </w:r>
      <w:r>
        <w:instrText>in</w:instrText>
      </w:r>
      <w:r w:rsidRPr="00453497">
        <w:instrText xml:space="preserve"> </w:instrText>
      </w:r>
      <w:r>
        <w:instrText>type</w:instrText>
      </w:r>
      <w:r w:rsidRPr="00453497">
        <w:instrText xml:space="preserve"> 2 </w:instrText>
      </w:r>
      <w:r>
        <w:instrText>diabetes</w:instrText>
      </w:r>
      <w:r w:rsidRPr="00453497">
        <w:instrText xml:space="preserve"> </w:instrText>
      </w:r>
      <w:r>
        <w:instrText>complications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in</w:instrText>
      </w:r>
      <w:r w:rsidRPr="00453497">
        <w:instrText xml:space="preserve"> </w:instrText>
      </w:r>
      <w:r>
        <w:instrText>adults</w:instrText>
      </w:r>
      <w:r w:rsidRPr="00453497">
        <w:instrText xml:space="preserve"> </w:instrText>
      </w:r>
      <w:r>
        <w:instrText>since</w:instrText>
      </w:r>
      <w:r w:rsidRPr="00453497">
        <w:instrText xml:space="preserve"> 2015. </w:instrText>
      </w:r>
      <w:r>
        <w:instrText>We</w:instrText>
      </w:r>
      <w:r w:rsidRPr="00453497">
        <w:instrText xml:space="preserve"> </w:instrText>
      </w:r>
      <w:r>
        <w:instrText>also</w:instrText>
      </w:r>
      <w:r w:rsidRPr="00453497">
        <w:instrText xml:space="preserve"> </w:instrText>
      </w:r>
      <w:r>
        <w:instrText>discuss</w:instrText>
      </w:r>
      <w:r w:rsidRPr="00453497">
        <w:instrText xml:space="preserve"> </w:instrText>
      </w:r>
      <w:r>
        <w:instrText>issues</w:instrText>
      </w:r>
      <w:r w:rsidRPr="00453497">
        <w:instrText xml:space="preserve"> </w:instrText>
      </w:r>
      <w:r>
        <w:instrText>related</w:instrText>
      </w:r>
      <w:r w:rsidRPr="00453497">
        <w:instrText xml:space="preserve"> </w:instrText>
      </w:r>
      <w:r>
        <w:instrText>to</w:instrText>
      </w:r>
      <w:r w:rsidRPr="00453497">
        <w:instrText xml:space="preserve"> </w:instrText>
      </w:r>
      <w:r>
        <w:instrText>data</w:instrText>
      </w:r>
      <w:r w:rsidRPr="00453497">
        <w:instrText xml:space="preserve"> </w:instrText>
      </w:r>
      <w:r>
        <w:instrText>collection</w:instrText>
      </w:r>
      <w:r w:rsidRPr="00453497">
        <w:instrText xml:space="preserve">, </w:instrText>
      </w:r>
      <w:r>
        <w:instrText>analysis</w:instrText>
      </w:r>
      <w:r w:rsidRPr="00453497">
        <w:instrText xml:space="preserve"> </w:instrText>
      </w:r>
      <w:r>
        <w:instrText>and</w:instrText>
      </w:r>
      <w:r w:rsidRPr="00453497">
        <w:instrText xml:space="preserve"> </w:instrText>
      </w:r>
      <w:r>
        <w:instrText>reporting</w:instrText>
      </w:r>
      <w:r w:rsidRPr="00453497">
        <w:instrText xml:space="preserve"> </w:instrText>
      </w:r>
      <w:r>
        <w:instrText>that</w:instrText>
      </w:r>
      <w:r w:rsidRPr="00453497">
        <w:instrText xml:space="preserve"> </w:instrText>
      </w:r>
      <w:r>
        <w:instrText>have</w:instrText>
      </w:r>
      <w:r w:rsidRPr="00453497">
        <w:instrText xml:space="preserve"> </w:instrText>
      </w:r>
      <w:r>
        <w:instrText>influenced</w:instrText>
      </w:r>
      <w:r w:rsidRPr="00453497">
        <w:instrText xml:space="preserve"> </w:instrText>
      </w:r>
      <w:r>
        <w:instrText>global</w:instrText>
      </w:r>
      <w:r w:rsidRPr="00453497">
        <w:instrText xml:space="preserve"> </w:instrText>
      </w:r>
      <w:r>
        <w:instrText>trends</w:instrText>
      </w:r>
      <w:r w:rsidRPr="00453497">
        <w:instrText xml:space="preserve"> </w:instrText>
      </w:r>
      <w:r>
        <w:instrText>in</w:instrText>
      </w:r>
      <w:r w:rsidRPr="00453497">
        <w:instrText xml:space="preserve"> </w:instrText>
      </w:r>
      <w:r>
        <w:instrText>type</w:instrText>
      </w:r>
      <w:r w:rsidRPr="00453497">
        <w:instrText xml:space="preserve"> 2 </w:instrText>
      </w:r>
      <w:r>
        <w:instrText>diabetes</w:instrText>
      </w:r>
      <w:r w:rsidRPr="00453497">
        <w:instrText xml:space="preserve"> </w:instrText>
      </w:r>
      <w:r>
        <w:instrText>and</w:instrText>
      </w:r>
      <w:r w:rsidRPr="00453497">
        <w:instrText xml:space="preserve"> </w:instrText>
      </w:r>
      <w:r>
        <w:instrText>its</w:instrText>
      </w:r>
      <w:r w:rsidRPr="00453497">
        <w:instrText xml:space="preserve"> </w:instrText>
      </w:r>
      <w:r>
        <w:instrText>complications</w:instrText>
      </w:r>
      <w:r w:rsidRPr="00453497">
        <w:instrText xml:space="preserve">. </w:instrText>
      </w:r>
      <w:r>
        <w:instrText>We</w:instrText>
      </w:r>
      <w:r w:rsidRPr="00453497">
        <w:instrText xml:space="preserve"> </w:instrText>
      </w:r>
      <w:r>
        <w:instrText>found</w:instrText>
      </w:r>
      <w:r w:rsidRPr="00453497">
        <w:instrText xml:space="preserve"> </w:instrText>
      </w:r>
      <w:r>
        <w:instrText>that</w:instrText>
      </w:r>
      <w:r w:rsidRPr="00453497">
        <w:instrText xml:space="preserve"> </w:instrText>
      </w:r>
      <w:r>
        <w:instrText>most</w:instrText>
      </w:r>
      <w:r w:rsidRPr="00453497">
        <w:instrText xml:space="preserve"> </w:instrText>
      </w:r>
      <w:r>
        <w:instrText>data</w:instrText>
      </w:r>
      <w:r w:rsidRPr="00453497">
        <w:instrText xml:space="preserve"> </w:instrText>
      </w:r>
      <w:r>
        <w:instrText>on</w:instrText>
      </w:r>
      <w:r w:rsidRPr="00453497">
        <w:instrText xml:space="preserve"> </w:instrText>
      </w:r>
      <w:r>
        <w:instrText>trends</w:instrText>
      </w:r>
      <w:r w:rsidRPr="00453497">
        <w:instrText xml:space="preserve"> </w:instrText>
      </w:r>
      <w:r>
        <w:instrText>in</w:instrText>
      </w:r>
      <w:r w:rsidRPr="00453497">
        <w:instrText xml:space="preserve"> </w:instrText>
      </w:r>
      <w:r>
        <w:instrText>type</w:instrText>
      </w:r>
      <w:r w:rsidRPr="00453497">
        <w:instrText xml:space="preserve"> 2 </w:instrText>
      </w:r>
      <w:r>
        <w:instrText>diabetes</w:instrText>
      </w:r>
      <w:r w:rsidRPr="00453497">
        <w:instrText xml:space="preserve">, </w:instrText>
      </w:r>
      <w:r>
        <w:instrText>its</w:instrText>
      </w:r>
      <w:r w:rsidRPr="00453497">
        <w:instrText xml:space="preserve"> </w:instrText>
      </w:r>
      <w:r>
        <w:instrText>complications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come</w:instrText>
      </w:r>
      <w:r w:rsidRPr="00453497">
        <w:instrText xml:space="preserve"> </w:instrText>
      </w:r>
      <w:r>
        <w:instrText>from</w:instrText>
      </w:r>
      <w:r w:rsidRPr="00453497">
        <w:instrText xml:space="preserve"> </w:instrText>
      </w:r>
      <w:r>
        <w:instrText>a</w:instrText>
      </w:r>
      <w:r w:rsidRPr="00453497">
        <w:instrText xml:space="preserve"> </w:instrText>
      </w:r>
      <w:r>
        <w:instrText>small</w:instrText>
      </w:r>
      <w:r w:rsidRPr="00453497">
        <w:instrText xml:space="preserve"> </w:instrText>
      </w:r>
      <w:r>
        <w:instrText>number</w:instrText>
      </w:r>
      <w:r w:rsidRPr="00453497">
        <w:instrText xml:space="preserve"> </w:instrText>
      </w:r>
      <w:r>
        <w:instrText>of</w:instrText>
      </w:r>
      <w:r w:rsidRPr="00453497">
        <w:instrText xml:space="preserve"> </w:instrText>
      </w:r>
      <w:r>
        <w:instrText>HICs</w:instrText>
      </w:r>
      <w:r w:rsidRPr="00453497">
        <w:instrText xml:space="preserve"> </w:instrText>
      </w:r>
      <w:r>
        <w:instrText>with</w:instrText>
      </w:r>
      <w:r w:rsidRPr="00453497">
        <w:instrText xml:space="preserve"> </w:instrText>
      </w:r>
      <w:r>
        <w:instrText>comprehensive</w:instrText>
      </w:r>
      <w:r w:rsidRPr="00453497">
        <w:instrText xml:space="preserve"> </w:instrText>
      </w:r>
      <w:r>
        <w:instrText>surveillance</w:instrText>
      </w:r>
      <w:r w:rsidRPr="00453497">
        <w:instrText xml:space="preserve"> </w:instrText>
      </w:r>
      <w:r>
        <w:instrText>systems</w:instrText>
      </w:r>
      <w:r w:rsidRPr="00453497">
        <w:instrText xml:space="preserve">, </w:instrText>
      </w:r>
      <w:r>
        <w:instrText>though</w:instrText>
      </w:r>
      <w:r w:rsidRPr="00453497">
        <w:instrText xml:space="preserve"> </w:instrText>
      </w:r>
      <w:r>
        <w:instrText>at</w:instrText>
      </w:r>
      <w:r w:rsidRPr="00453497">
        <w:instrText xml:space="preserve"> </w:instrText>
      </w:r>
      <w:r>
        <w:instrText>least</w:instrText>
      </w:r>
      <w:r w:rsidRPr="00453497">
        <w:instrText xml:space="preserve"> </w:instrText>
      </w:r>
      <w:r>
        <w:instrText>some</w:instrText>
      </w:r>
      <w:r w:rsidRPr="00453497">
        <w:instrText xml:space="preserve"> </w:instrText>
      </w:r>
      <w:r>
        <w:instrText>low</w:instrText>
      </w:r>
      <w:r w:rsidRPr="00453497">
        <w:instrText xml:space="preserve">- </w:instrText>
      </w:r>
      <w:r>
        <w:instrText>and</w:instrText>
      </w:r>
      <w:r w:rsidRPr="00453497">
        <w:instrText xml:space="preserve"> </w:instrText>
      </w:r>
      <w:r>
        <w:instrText>middle</w:instrText>
      </w:r>
      <w:r w:rsidRPr="00453497">
        <w:instrText>-</w:instrText>
      </w:r>
      <w:r>
        <w:instrText>income</w:instrText>
      </w:r>
      <w:r w:rsidRPr="00453497">
        <w:instrText xml:space="preserve"> </w:instrText>
      </w:r>
      <w:r>
        <w:instrText>countries</w:instrText>
      </w:r>
      <w:r w:rsidRPr="00453497">
        <w:instrText xml:space="preserve"> (</w:instrText>
      </w:r>
      <w:r>
        <w:instrText>LMICs</w:instrText>
      </w:r>
      <w:r w:rsidRPr="00453497">
        <w:instrText xml:space="preserve">) </w:instrText>
      </w:r>
      <w:r>
        <w:instrText>from</w:instrText>
      </w:r>
      <w:r w:rsidRPr="00453497">
        <w:instrText xml:space="preserve"> </w:instrText>
      </w:r>
      <w:r>
        <w:instrText>Africa</w:instrText>
      </w:r>
      <w:r w:rsidRPr="00453497">
        <w:instrText xml:space="preserve"> </w:instrText>
      </w:r>
      <w:r>
        <w:instrText>and</w:instrText>
      </w:r>
      <w:r w:rsidRPr="00453497">
        <w:instrText xml:space="preserve"> </w:instrText>
      </w:r>
      <w:r>
        <w:instrText>Latin</w:instrText>
      </w:r>
      <w:r w:rsidRPr="00453497">
        <w:instrText xml:space="preserve"> </w:instrText>
      </w:r>
      <w:r>
        <w:instrText>America</w:instrText>
      </w:r>
      <w:r w:rsidRPr="00453497">
        <w:instrText xml:space="preserve"> </w:instrText>
      </w:r>
      <w:r>
        <w:instrText>are</w:instrText>
      </w:r>
      <w:r w:rsidRPr="00453497">
        <w:instrText xml:space="preserve"> </w:instrText>
      </w:r>
      <w:r>
        <w:instrText>represented</w:instrText>
      </w:r>
      <w:r w:rsidRPr="00453497">
        <w:instrText xml:space="preserve"> </w:instrText>
      </w:r>
      <w:r>
        <w:instrText>in</w:instrText>
      </w:r>
      <w:r w:rsidRPr="00453497">
        <w:instrText xml:space="preserve"> </w:instrText>
      </w:r>
      <w:r>
        <w:instrText>this</w:instrText>
      </w:r>
      <w:r w:rsidRPr="00453497">
        <w:instrText xml:space="preserve"> </w:instrText>
      </w:r>
      <w:r>
        <w:instrText>review</w:instrText>
      </w:r>
      <w:r w:rsidRPr="00453497">
        <w:instrText xml:space="preserve">. </w:instrText>
      </w:r>
      <w:r>
        <w:instrText>The</w:instrText>
      </w:r>
      <w:r w:rsidRPr="00453497">
        <w:instrText xml:space="preserve"> </w:instrText>
      </w:r>
      <w:r>
        <w:instrText>published</w:instrText>
      </w:r>
      <w:r w:rsidRPr="00453497">
        <w:instrText xml:space="preserve"> </w:instrText>
      </w:r>
      <w:r>
        <w:instrText>data</w:instrText>
      </w:r>
      <w:r w:rsidRPr="00453497">
        <w:instrText xml:space="preserve"> </w:instrText>
      </w:r>
      <w:r>
        <w:instrText>suggest</w:instrText>
      </w:r>
      <w:r w:rsidRPr="00453497">
        <w:instrText xml:space="preserve"> </w:instrText>
      </w:r>
      <w:r>
        <w:instrText>that</w:instrText>
      </w:r>
      <w:r w:rsidRPr="00453497">
        <w:instrText xml:space="preserve"> </w:instrText>
      </w:r>
      <w:r>
        <w:instrText>HICs</w:instrText>
      </w:r>
      <w:r w:rsidRPr="00453497">
        <w:instrText xml:space="preserve"> </w:instrText>
      </w:r>
      <w:r>
        <w:instrText>have</w:instrText>
      </w:r>
      <w:r w:rsidRPr="00453497">
        <w:instrText xml:space="preserve"> </w:instrText>
      </w:r>
      <w:r>
        <w:instrText>experienced</w:instrText>
      </w:r>
      <w:r w:rsidRPr="00453497">
        <w:instrText xml:space="preserve"> </w:instrText>
      </w:r>
      <w:r>
        <w:instrText>declines</w:instrText>
      </w:r>
      <w:r w:rsidRPr="00453497">
        <w:instrText xml:space="preserve"> </w:instrText>
      </w:r>
      <w:r>
        <w:instrText>in</w:instrText>
      </w:r>
      <w:r w:rsidRPr="00453497">
        <w:instrText xml:space="preserve"> </w:instrText>
      </w:r>
      <w:r>
        <w:instrText>cardiovascular</w:instrText>
      </w:r>
      <w:r w:rsidRPr="00453497">
        <w:instrText xml:space="preserve"> </w:instrText>
      </w:r>
      <w:r>
        <w:instrText>complication</w:instrText>
      </w:r>
      <w:r w:rsidRPr="00453497">
        <w:instrText xml:space="preserve"> </w:instrText>
      </w:r>
      <w:r>
        <w:instrText>rates</w:instrText>
      </w:r>
      <w:r w:rsidRPr="00453497">
        <w:instrText xml:space="preserve"> </w:instrText>
      </w:r>
      <w:r>
        <w:instrText>and</w:instrText>
      </w:r>
      <w:r w:rsidRPr="00453497">
        <w:instrText xml:space="preserve"> </w:instrText>
      </w:r>
      <w:r>
        <w:instrText>all</w:instrText>
      </w:r>
      <w:r w:rsidRPr="00453497">
        <w:instrText>-</w:instrText>
      </w:r>
      <w:r>
        <w:instrText>cause</w:instrText>
      </w:r>
      <w:r w:rsidRPr="00453497">
        <w:instrText xml:space="preserve"> </w:instrText>
      </w:r>
      <w:r>
        <w:instrText>mortality</w:instrText>
      </w:r>
      <w:r w:rsidRPr="00453497">
        <w:instrText xml:space="preserve"> </w:instrText>
      </w:r>
      <w:r>
        <w:instrText>in</w:instrText>
      </w:r>
      <w:r w:rsidRPr="00453497">
        <w:instrText xml:space="preserve"> </w:instrText>
      </w:r>
      <w:r>
        <w:instrText>people</w:instrText>
      </w:r>
      <w:r w:rsidRPr="00453497">
        <w:instrText xml:space="preserve"> </w:instrText>
      </w:r>
      <w:r>
        <w:instrText>with</w:instrText>
      </w:r>
      <w:r w:rsidRPr="00453497">
        <w:instrText xml:space="preserve"> </w:instrText>
      </w:r>
      <w:r>
        <w:instrText>diabetes</w:instrText>
      </w:r>
      <w:r w:rsidRPr="00453497">
        <w:instrText xml:space="preserve">. </w:instrText>
      </w:r>
      <w:r>
        <w:instrText>In</w:instrText>
      </w:r>
      <w:r w:rsidRPr="00453497">
        <w:instrText xml:space="preserve"> </w:instrText>
      </w:r>
      <w:r>
        <w:instrText>parallel</w:instrText>
      </w:r>
      <w:r w:rsidRPr="00453497">
        <w:instrText xml:space="preserve">, </w:instrText>
      </w:r>
      <w:r>
        <w:instrText>cardiovascular</w:instrText>
      </w:r>
      <w:r w:rsidRPr="00453497">
        <w:instrText xml:space="preserve"> </w:instrText>
      </w:r>
      <w:r>
        <w:instrText>complications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rates</w:instrText>
      </w:r>
      <w:r w:rsidRPr="00453497">
        <w:instrText xml:space="preserve"> </w:instrText>
      </w:r>
      <w:r>
        <w:instrText>in</w:instrText>
      </w:r>
      <w:r w:rsidRPr="00453497">
        <w:instrText xml:space="preserve"> </w:instrText>
      </w:r>
      <w:r>
        <w:instrText>people</w:instrText>
      </w:r>
      <w:r w:rsidRPr="00453497">
        <w:instrText xml:space="preserve"> </w:instrText>
      </w:r>
      <w:r>
        <w:instrText>with</w:instrText>
      </w:r>
      <w:r w:rsidRPr="00453497">
        <w:instrText xml:space="preserve"> </w:instrText>
      </w:r>
      <w:r>
        <w:instrText>diabetes</w:instrText>
      </w:r>
      <w:r w:rsidRPr="00453497">
        <w:instrText xml:space="preserve"> </w:instrText>
      </w:r>
      <w:r>
        <w:instrText>have</w:instrText>
      </w:r>
      <w:r w:rsidRPr="00453497">
        <w:instrText xml:space="preserve"> </w:instrText>
      </w:r>
      <w:r>
        <w:instrText>increased</w:instrText>
      </w:r>
      <w:r w:rsidRPr="00453497">
        <w:instrText xml:space="preserve"> </w:instrText>
      </w:r>
      <w:r>
        <w:instrText>over</w:instrText>
      </w:r>
      <w:r w:rsidRPr="00453497">
        <w:instrText xml:space="preserve"> </w:instrText>
      </w:r>
      <w:r>
        <w:instrText>time</w:instrText>
      </w:r>
      <w:r w:rsidRPr="00453497">
        <w:instrText xml:space="preserve"> </w:instrText>
      </w:r>
      <w:r>
        <w:instrText>in</w:instrText>
      </w:r>
      <w:r w:rsidRPr="00453497">
        <w:instrText xml:space="preserve"> </w:instrText>
      </w:r>
      <w:r>
        <w:instrText>LMICs</w:instrText>
      </w:r>
      <w:r w:rsidRPr="00453497">
        <w:instrText xml:space="preserve">. </w:instrText>
      </w:r>
      <w:r>
        <w:instrText>However</w:instrText>
      </w:r>
      <w:r w:rsidRPr="00453497">
        <w:instrText xml:space="preserve">, </w:instrText>
      </w:r>
      <w:r>
        <w:instrText>caution</w:instrText>
      </w:r>
      <w:r w:rsidRPr="00453497">
        <w:instrText xml:space="preserve"> </w:instrText>
      </w:r>
      <w:r>
        <w:instrText>is</w:instrText>
      </w:r>
      <w:r w:rsidRPr="00453497">
        <w:instrText xml:space="preserve"> </w:instrText>
      </w:r>
      <w:r>
        <w:instrText>warranted</w:instrText>
      </w:r>
      <w:r w:rsidRPr="00453497">
        <w:instrText xml:space="preserve"> </w:instrText>
      </w:r>
      <w:r>
        <w:instrText>in</w:instrText>
      </w:r>
      <w:r w:rsidRPr="00453497">
        <w:instrText xml:space="preserve"> </w:instrText>
      </w:r>
      <w:r>
        <w:instrText>interpreting</w:instrText>
      </w:r>
      <w:r w:rsidRPr="00453497">
        <w:instrText xml:space="preserve"> </w:instrText>
      </w:r>
      <w:r>
        <w:instrText>trends</w:instrText>
      </w:r>
      <w:r w:rsidRPr="00453497">
        <w:instrText xml:space="preserve"> </w:instrText>
      </w:r>
      <w:r>
        <w:instrText>from</w:instrText>
      </w:r>
      <w:r w:rsidRPr="00453497">
        <w:instrText xml:space="preserve"> </w:instrText>
      </w:r>
      <w:r>
        <w:instrText>LMICs</w:instrText>
      </w:r>
      <w:r w:rsidRPr="00453497">
        <w:instrText xml:space="preserve"> </w:instrText>
      </w:r>
      <w:r>
        <w:instrText>due</w:instrText>
      </w:r>
      <w:r w:rsidRPr="00453497">
        <w:instrText xml:space="preserve"> </w:instrText>
      </w:r>
      <w:r>
        <w:instrText>to</w:instrText>
      </w:r>
      <w:r w:rsidRPr="00453497">
        <w:instrText xml:space="preserve"> </w:instrText>
      </w:r>
      <w:r>
        <w:instrText>extremely</w:instrText>
      </w:r>
      <w:r w:rsidRPr="00453497">
        <w:instrText xml:space="preserve"> </w:instrText>
      </w:r>
      <w:r>
        <w:instrText>sparse</w:instrText>
      </w:r>
      <w:r w:rsidRPr="00453497">
        <w:instrText xml:space="preserve"> </w:instrText>
      </w:r>
      <w:r>
        <w:instrText>data</w:instrText>
      </w:r>
      <w:r w:rsidRPr="00453497">
        <w:instrText xml:space="preserve"> </w:instrText>
      </w:r>
      <w:r>
        <w:instrText>or</w:instrText>
      </w:r>
      <w:r w:rsidRPr="00453497">
        <w:instrText xml:space="preserve"> </w:instrText>
      </w:r>
      <w:r>
        <w:instrText>data</w:instrText>
      </w:r>
      <w:r w:rsidRPr="00453497">
        <w:instrText xml:space="preserve"> </w:instrText>
      </w:r>
      <w:r>
        <w:instrText>that</w:instrText>
      </w:r>
      <w:r w:rsidRPr="00453497">
        <w:instrText xml:space="preserve"> </w:instrText>
      </w:r>
      <w:r>
        <w:instrText>are</w:instrText>
      </w:r>
      <w:r w:rsidRPr="00453497">
        <w:instrText xml:space="preserve"> </w:instrText>
      </w:r>
      <w:r>
        <w:instrText>not</w:instrText>
      </w:r>
      <w:r w:rsidRPr="00453497">
        <w:instrText xml:space="preserve"> </w:instrText>
      </w:r>
      <w:r>
        <w:instrText>comparable</w:instrText>
      </w:r>
      <w:r w:rsidRPr="00453497">
        <w:instrText xml:space="preserve"> </w:instrText>
      </w:r>
      <w:r>
        <w:instrText>across</w:instrText>
      </w:r>
      <w:r w:rsidRPr="00453497">
        <w:instrText xml:space="preserve"> </w:instrText>
      </w:r>
      <w:r>
        <w:instrText>countries</w:instrText>
      </w:r>
      <w:r w:rsidRPr="00453497">
        <w:instrText xml:space="preserve">. </w:instrText>
      </w:r>
      <w:r>
        <w:instrText>We</w:instrText>
      </w:r>
      <w:r w:rsidRPr="00453497">
        <w:instrText xml:space="preserve"> </w:instrText>
      </w:r>
      <w:r>
        <w:instrText>noted</w:instrText>
      </w:r>
      <w:r w:rsidRPr="00453497">
        <w:instrText xml:space="preserve"> </w:instrText>
      </w:r>
      <w:r>
        <w:instrText>that</w:instrText>
      </w:r>
      <w:r w:rsidRPr="00453497">
        <w:instrText xml:space="preserve"> </w:instrText>
      </w:r>
      <w:r>
        <w:instrText>approaches</w:instrText>
      </w:r>
      <w:r w:rsidRPr="00453497">
        <w:instrText xml:space="preserve"> </w:instrText>
      </w:r>
      <w:r>
        <w:instrText>to</w:instrText>
      </w:r>
      <w:r w:rsidRPr="00453497">
        <w:instrText xml:space="preserve"> </w:instrText>
      </w:r>
      <w:r>
        <w:instrText>case</w:instrText>
      </w:r>
      <w:r w:rsidRPr="00453497">
        <w:instrText xml:space="preserve"> </w:instrText>
      </w:r>
      <w:r>
        <w:instrText>ascertainment</w:instrText>
      </w:r>
      <w:r w:rsidRPr="00453497">
        <w:instrText xml:space="preserve"> </w:instrText>
      </w:r>
      <w:r>
        <w:instrText>and</w:instrText>
      </w:r>
      <w:r w:rsidRPr="00453497">
        <w:instrText xml:space="preserve"> </w:instrText>
      </w:r>
      <w:r>
        <w:instrText>definitions</w:instrText>
      </w:r>
      <w:r w:rsidRPr="00453497">
        <w:instrText xml:space="preserve"> </w:instrText>
      </w:r>
      <w:r>
        <w:instrText>of</w:instrText>
      </w:r>
      <w:r w:rsidRPr="00453497">
        <w:instrText xml:space="preserve"> </w:instrText>
      </w:r>
      <w:r>
        <w:instrText>complications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numerators</w:instrText>
      </w:r>
      <w:r w:rsidRPr="00453497">
        <w:instrText xml:space="preserve">) </w:instrText>
      </w:r>
      <w:r>
        <w:instrText>and</w:instrText>
      </w:r>
      <w:r w:rsidRPr="00453497">
        <w:instrText xml:space="preserve"> </w:instrText>
      </w:r>
      <w:r>
        <w:instrText>type</w:instrText>
      </w:r>
      <w:r w:rsidRPr="00453497">
        <w:instrText xml:space="preserve"> 2 </w:instrText>
      </w:r>
      <w:r>
        <w:instrText>diabetes</w:instrText>
      </w:r>
      <w:r w:rsidRPr="00453497">
        <w:instrText xml:space="preserve"> (</w:instrText>
      </w:r>
      <w:r>
        <w:instrText>the</w:instrText>
      </w:r>
      <w:r w:rsidRPr="00453497">
        <w:instrText xml:space="preserve"> </w:instrText>
      </w:r>
      <w:r>
        <w:instrText>denominator</w:instrText>
      </w:r>
      <w:r w:rsidRPr="00453497">
        <w:instrText xml:space="preserve">) </w:instrText>
      </w:r>
      <w:r>
        <w:instrText>vary</w:instrText>
      </w:r>
      <w:r w:rsidRPr="00453497">
        <w:instrText xml:space="preserve"> </w:instrText>
      </w:r>
      <w:r>
        <w:instrText>widely</w:instrText>
      </w:r>
      <w:r w:rsidRPr="00453497">
        <w:instrText xml:space="preserve"> </w:instrText>
      </w:r>
      <w:r>
        <w:instrText>and</w:instrText>
      </w:r>
      <w:r w:rsidRPr="00453497">
        <w:instrText xml:space="preserve"> </w:instrText>
      </w:r>
      <w:r>
        <w:instrText>influence</w:instrText>
      </w:r>
      <w:r w:rsidRPr="00453497">
        <w:instrText xml:space="preserve"> </w:instrText>
      </w:r>
      <w:r>
        <w:instrText>the</w:instrText>
      </w:r>
      <w:r w:rsidRPr="00453497">
        <w:instrText xml:space="preserve"> </w:instrText>
      </w:r>
      <w:r>
        <w:instrText>interpretation</w:instrText>
      </w:r>
      <w:r w:rsidRPr="00453497">
        <w:instrText xml:space="preserve"> </w:instrText>
      </w:r>
      <w:r>
        <w:instrText>of</w:instrText>
      </w:r>
      <w:r w:rsidRPr="00453497">
        <w:instrText xml:space="preserve"> </w:instrText>
      </w:r>
      <w:r>
        <w:instrText>international</w:instrText>
      </w:r>
      <w:r w:rsidRPr="00453497">
        <w:instrText xml:space="preserve"> </w:instrText>
      </w:r>
      <w:r>
        <w:instrText>data</w:instrText>
      </w:r>
      <w:r w:rsidRPr="00453497">
        <w:instrText xml:space="preserve">. </w:instrText>
      </w:r>
      <w:r>
        <w:instrText>We</w:instrText>
      </w:r>
      <w:r w:rsidRPr="00453497">
        <w:instrText xml:space="preserve"> </w:instrText>
      </w:r>
      <w:r>
        <w:instrText>offer</w:instrText>
      </w:r>
      <w:r w:rsidRPr="00453497">
        <w:instrText xml:space="preserve"> </w:instrText>
      </w:r>
      <w:r>
        <w:instrText>four</w:instrText>
      </w:r>
      <w:r w:rsidRPr="00453497">
        <w:instrText xml:space="preserve"> </w:instrText>
      </w:r>
      <w:r>
        <w:instrText>key</w:instrText>
      </w:r>
      <w:r w:rsidRPr="00453497">
        <w:instrText xml:space="preserve"> </w:instrText>
      </w:r>
      <w:r>
        <w:instrText>recommendations</w:instrText>
      </w:r>
      <w:r w:rsidRPr="00453497">
        <w:instrText xml:space="preserve"> </w:instrText>
      </w:r>
      <w:r>
        <w:instrText>to</w:instrText>
      </w:r>
      <w:r w:rsidRPr="00453497">
        <w:instrText xml:space="preserve"> </w:instrText>
      </w:r>
      <w:r>
        <w:instrText>more</w:instrText>
      </w:r>
      <w:r w:rsidRPr="00453497">
        <w:instrText xml:space="preserve"> </w:instrText>
      </w:r>
      <w:r>
        <w:instrText>rigorously</w:instrText>
      </w:r>
      <w:r w:rsidRPr="00453497">
        <w:instrText xml:space="preserve"> </w:instrText>
      </w:r>
      <w:r>
        <w:instrText>document</w:instrText>
      </w:r>
      <w:r w:rsidRPr="00453497">
        <w:instrText xml:space="preserve"> </w:instrText>
      </w:r>
      <w:r>
        <w:instrText>trends</w:instrText>
      </w:r>
      <w:r w:rsidRPr="00453497">
        <w:instrText xml:space="preserve"> </w:instrText>
      </w:r>
      <w:r>
        <w:instrText>in</w:instrText>
      </w:r>
      <w:r w:rsidRPr="00453497">
        <w:instrText xml:space="preserve"> </w:instrText>
      </w:r>
      <w:r>
        <w:instrText>rates</w:instrText>
      </w:r>
      <w:r w:rsidRPr="00453497">
        <w:instrText xml:space="preserve"> </w:instrText>
      </w:r>
      <w:r>
        <w:instrText>of</w:instrText>
      </w:r>
      <w:r w:rsidRPr="00453497">
        <w:instrText xml:space="preserve"> </w:instrText>
      </w:r>
      <w:r>
        <w:instrText>type</w:instrText>
      </w:r>
      <w:r w:rsidRPr="00453497">
        <w:instrText xml:space="preserve"> 2 </w:instrText>
      </w:r>
      <w:r>
        <w:instrText>diabetes</w:instrText>
      </w:r>
      <w:r w:rsidRPr="00453497">
        <w:instrText xml:space="preserve"> </w:instrText>
      </w:r>
      <w:r>
        <w:instrText>complications</w:instrText>
      </w:r>
      <w:r w:rsidRPr="00453497">
        <w:instrText xml:space="preserve"> </w:instrText>
      </w:r>
      <w:r>
        <w:instrText>and</w:instrText>
      </w:r>
      <w:r w:rsidRPr="00453497">
        <w:instrText xml:space="preserve"> </w:instrText>
      </w:r>
      <w:r>
        <w:instrText>mortality</w:instrText>
      </w:r>
      <w:r w:rsidRPr="00453497">
        <w:instrText xml:space="preserve">, </w:instrText>
      </w:r>
      <w:r>
        <w:instrText>over</w:instrText>
      </w:r>
      <w:r w:rsidRPr="00453497">
        <w:instrText xml:space="preserve"> </w:instrText>
      </w:r>
      <w:r>
        <w:instrText>time</w:instrText>
      </w:r>
      <w:r w:rsidRPr="00453497">
        <w:instrText xml:space="preserve"> </w:instrText>
      </w:r>
      <w:r>
        <w:instrText>and</w:instrText>
      </w:r>
      <w:r w:rsidRPr="00453497">
        <w:instrText xml:space="preserve"> </w:instrText>
      </w:r>
      <w:r>
        <w:instrText>worldwide</w:instrText>
      </w:r>
      <w:r w:rsidRPr="00453497">
        <w:instrText xml:space="preserve">: (1) </w:instrText>
      </w:r>
      <w:r>
        <w:instrText>increasing</w:instrText>
      </w:r>
      <w:r w:rsidRPr="00453497">
        <w:instrText xml:space="preserve"> </w:instrText>
      </w:r>
      <w:r>
        <w:instrText>investments</w:instrText>
      </w:r>
      <w:r w:rsidRPr="00453497">
        <w:instrText xml:space="preserve"> </w:instrText>
      </w:r>
      <w:r>
        <w:instrText>in</w:instrText>
      </w:r>
      <w:r w:rsidRPr="00453497">
        <w:instrText xml:space="preserve"> </w:instrText>
      </w:r>
      <w:r>
        <w:instrText>data</w:instrText>
      </w:r>
      <w:r w:rsidRPr="00453497">
        <w:instrText xml:space="preserve"> </w:instrText>
      </w:r>
      <w:r>
        <w:instrText>collection</w:instrText>
      </w:r>
      <w:r w:rsidRPr="00453497">
        <w:instrText xml:space="preserve"> </w:instrText>
      </w:r>
      <w:r>
        <w:instrText>systems</w:instrText>
      </w:r>
      <w:r w:rsidRPr="00453497">
        <w:instrText xml:space="preserve">; (2) </w:instrText>
      </w:r>
      <w:r>
        <w:instrText>standardising</w:instrText>
      </w:r>
      <w:r w:rsidRPr="00453497">
        <w:instrText xml:space="preserve"> </w:instrText>
      </w:r>
      <w:r>
        <w:instrText>case</w:instrText>
      </w:r>
      <w:r w:rsidRPr="00453497">
        <w:instrText xml:space="preserve"> </w:instrText>
      </w:r>
      <w:r>
        <w:instrText>definitions</w:instrText>
      </w:r>
      <w:r w:rsidRPr="00453497">
        <w:instrText xml:space="preserve"> </w:instrText>
      </w:r>
      <w:r>
        <w:instrText>and</w:instrText>
      </w:r>
      <w:r w:rsidRPr="00453497">
        <w:instrText xml:space="preserve"> </w:instrText>
      </w:r>
      <w:r>
        <w:instrText>approaches</w:instrText>
      </w:r>
      <w:r w:rsidRPr="00453497">
        <w:instrText xml:space="preserve"> </w:instrText>
      </w:r>
      <w:r>
        <w:instrText>to</w:instrText>
      </w:r>
      <w:r w:rsidRPr="00453497">
        <w:instrText xml:space="preserve"> </w:instrText>
      </w:r>
      <w:r>
        <w:instrText>ascertainment</w:instrText>
      </w:r>
      <w:r w:rsidRPr="00453497">
        <w:instrText xml:space="preserve">; (3) </w:instrText>
      </w:r>
      <w:r>
        <w:instrText>strengthening</w:instrText>
      </w:r>
      <w:r w:rsidRPr="00453497">
        <w:instrText xml:space="preserve"> </w:instrText>
      </w:r>
      <w:r>
        <w:instrText>analytical</w:instrText>
      </w:r>
      <w:r w:rsidRPr="00453497">
        <w:instrText xml:space="preserve"> </w:instrText>
      </w:r>
      <w:r>
        <w:instrText>capacity</w:instrText>
      </w:r>
      <w:r w:rsidRPr="00453497">
        <w:instrText xml:space="preserve">; </w:instrText>
      </w:r>
      <w:r>
        <w:instrText>and</w:instrText>
      </w:r>
      <w:r w:rsidRPr="00453497">
        <w:instrText xml:space="preserve"> (4) </w:instrText>
      </w:r>
      <w:r>
        <w:instrText>developing</w:instrText>
      </w:r>
      <w:r w:rsidRPr="00453497">
        <w:instrText xml:space="preserve"> </w:instrText>
      </w:r>
      <w:r>
        <w:instrText>and</w:instrText>
      </w:r>
      <w:r w:rsidRPr="00453497">
        <w:instrText xml:space="preserve"> </w:instrText>
      </w:r>
      <w:r>
        <w:instrText>implementing</w:instrText>
      </w:r>
      <w:r w:rsidRPr="00453497">
        <w:instrText xml:space="preserve"> </w:instrText>
      </w:r>
      <w:r>
        <w:instrText>structured</w:instrText>
      </w:r>
      <w:r w:rsidRPr="00453497">
        <w:instrText xml:space="preserve"> </w:instrText>
      </w:r>
      <w:r>
        <w:instrText>guidelines</w:instrText>
      </w:r>
      <w:r w:rsidRPr="00453497">
        <w:instrText xml:space="preserve"> </w:instrText>
      </w:r>
      <w:r>
        <w:instrText>for</w:instrText>
      </w:r>
      <w:r w:rsidRPr="00453497">
        <w:instrText xml:space="preserve"> </w:instrText>
      </w:r>
      <w:r>
        <w:instrText>reporting</w:instrText>
      </w:r>
      <w:r w:rsidRPr="00453497">
        <w:instrText xml:space="preserve"> </w:instrText>
      </w:r>
      <w:r>
        <w:instrText>of</w:instrText>
      </w:r>
      <w:r w:rsidRPr="00453497">
        <w:instrText xml:space="preserve"> </w:instrText>
      </w:r>
      <w:r>
        <w:instrText>data</w:instrText>
      </w:r>
      <w:r w:rsidRPr="00453497">
        <w:instrText>.","</w:instrText>
      </w:r>
      <w:r>
        <w:instrText>container</w:instrText>
      </w:r>
      <w:r w:rsidRPr="00453497">
        <w:instrText>-</w:instrText>
      </w:r>
      <w:r>
        <w:instrText>title</w:instrText>
      </w:r>
      <w:r w:rsidRPr="00453497">
        <w:instrText>":"</w:instrText>
      </w:r>
      <w:r>
        <w:instrText>Diabetologia</w:instrText>
      </w:r>
      <w:r w:rsidRPr="00453497">
        <w:instrText>","</w:instrText>
      </w:r>
      <w:r>
        <w:instrText>DOI</w:instrText>
      </w:r>
      <w:r w:rsidRPr="00453497">
        <w:instrText>":"10.1007/</w:instrText>
      </w:r>
      <w:r>
        <w:instrText>s</w:instrText>
      </w:r>
      <w:r w:rsidRPr="00453497">
        <w:instrText>00125-021-05585-2","</w:instrText>
      </w:r>
      <w:r>
        <w:instrText>ISSN</w:instrText>
      </w:r>
      <w:r w:rsidRPr="00453497">
        <w:instrText>":"0012-186</w:instrText>
      </w:r>
      <w:r>
        <w:instrText>X</w:instrText>
      </w:r>
      <w:r w:rsidRPr="00453497">
        <w:instrText>","</w:instrText>
      </w:r>
      <w:r>
        <w:instrText>issue</w:instrText>
      </w:r>
      <w:r w:rsidRPr="00453497">
        <w:instrText>":"1","</w:instrText>
      </w:r>
      <w:r>
        <w:instrText>journalAbbreviation":"Diabetologia","note":"PMID: 34837505\nPMCID: PMC8660730","page":"3-13","source":"PubMed Central","title":"Interpreting global trends in type 2 diabetes complications and mortality","volume":"65","author":[{"family":"Ali","given":"Mohammed K."},{"family":"Pearson-Stuttard","given":"Jonathan"},{"family":"Selvin","given":"Elizabeth"},{"family":"Gregg","given":"Edward W."}],"issued":{"date-parts":[["2022"]]}},"label":"page"},{"id":2949,"uris":["http://zotero.org/users/5483459/items/CQK8RGJ2"],"itemData":{"id":2949,"type":"article-journal","abstract":"AIMS: To estimate the number of deaths attributable to diabetes in 20-79-year-old adults in 2019.\nMETHODS: The following were used to estimate the number of deaths attributable to diabetes: all-cause mortality estimates from the World Health Organization life table, country level age- and sex-specific estimates of diabetes prevalence in 2019 and relative risks of death in people with diabetes compared to people without diabetes.\nRESULTS: An estimated 4.2 million deaths among 20-79-year-old adults are attributable to diabetes. Diabetes is estimated to contribute to 11.3% of deaths globally, ranging from 6.8% (lowest) in the Africa Region to 16.2% (highest) in the Middle East and North Africa. About half (46.2%) of the deaths attributable to diabetes occur in people under the age of 60 years. The Africa Region has the highest</w:instrText>
      </w:r>
      <w:r w:rsidRPr="004471D7">
        <w:instrText xml:space="preserve"> (73.1%) </w:instrText>
      </w:r>
      <w:r>
        <w:instrText>proportion</w:instrText>
      </w:r>
      <w:r w:rsidRPr="004471D7">
        <w:instrText xml:space="preserve"> </w:instrText>
      </w:r>
      <w:r>
        <w:instrText>of</w:instrText>
      </w:r>
      <w:r w:rsidRPr="004471D7">
        <w:instrText xml:space="preserve"> </w:instrText>
      </w:r>
      <w:r>
        <w:instrText>deaths</w:instrText>
      </w:r>
      <w:r w:rsidRPr="004471D7">
        <w:instrText xml:space="preserve"> </w:instrText>
      </w:r>
      <w:r>
        <w:instrText>attributable</w:instrText>
      </w:r>
      <w:r w:rsidRPr="004471D7">
        <w:instrText xml:space="preserve"> </w:instrText>
      </w:r>
      <w:r>
        <w:instrText>to</w:instrText>
      </w:r>
      <w:r w:rsidRPr="004471D7">
        <w:instrText xml:space="preserve"> </w:instrText>
      </w:r>
      <w:r>
        <w:instrText>diabetes</w:instrText>
      </w:r>
      <w:r w:rsidRPr="004471D7">
        <w:instrText xml:space="preserve"> </w:instrText>
      </w:r>
      <w:r>
        <w:instrText>in</w:instrText>
      </w:r>
      <w:r w:rsidRPr="004471D7">
        <w:instrText xml:space="preserve"> </w:instrText>
      </w:r>
      <w:r>
        <w:instrText>people</w:instrText>
      </w:r>
      <w:r w:rsidRPr="004471D7">
        <w:instrText xml:space="preserve"> </w:instrText>
      </w:r>
      <w:r>
        <w:instrText>under</w:instrText>
      </w:r>
      <w:r w:rsidRPr="004471D7">
        <w:instrText xml:space="preserve"> </w:instrText>
      </w:r>
      <w:r>
        <w:instrText>the</w:instrText>
      </w:r>
      <w:r w:rsidRPr="004471D7">
        <w:instrText xml:space="preserve"> </w:instrText>
      </w:r>
      <w:r>
        <w:instrText>age</w:instrText>
      </w:r>
      <w:r w:rsidRPr="004471D7">
        <w:instrText xml:space="preserve"> </w:instrText>
      </w:r>
      <w:r>
        <w:instrText>of</w:instrText>
      </w:r>
      <w:r w:rsidRPr="004471D7">
        <w:instrText xml:space="preserve"> 60</w:instrText>
      </w:r>
      <w:r>
        <w:instrText> years</w:instrText>
      </w:r>
      <w:r w:rsidRPr="004471D7">
        <w:instrText xml:space="preserve">, </w:instrText>
      </w:r>
      <w:r>
        <w:instrText>while</w:instrText>
      </w:r>
      <w:r w:rsidRPr="004471D7">
        <w:instrText xml:space="preserve"> </w:instrText>
      </w:r>
      <w:r>
        <w:instrText>the</w:instrText>
      </w:r>
      <w:r w:rsidRPr="004471D7">
        <w:instrText xml:space="preserve"> </w:instrText>
      </w:r>
      <w:r>
        <w:instrText>Europe</w:instrText>
      </w:r>
      <w:r w:rsidRPr="004471D7">
        <w:instrText xml:space="preserve"> </w:instrText>
      </w:r>
      <w:r>
        <w:instrText>Region</w:instrText>
      </w:r>
      <w:r w:rsidRPr="004471D7">
        <w:instrText xml:space="preserve"> </w:instrText>
      </w:r>
      <w:r>
        <w:instrText>has</w:instrText>
      </w:r>
      <w:r w:rsidRPr="004471D7">
        <w:instrText xml:space="preserve"> </w:instrText>
      </w:r>
      <w:r>
        <w:instrText>the</w:instrText>
      </w:r>
      <w:r w:rsidRPr="004471D7">
        <w:instrText xml:space="preserve"> </w:instrText>
      </w:r>
      <w:r>
        <w:instrText>lowest</w:instrText>
      </w:r>
      <w:r w:rsidRPr="004471D7">
        <w:instrText xml:space="preserve"> (31.4%).\</w:instrText>
      </w:r>
      <w:r>
        <w:instrText>nCONCLUSIONS</w:instrText>
      </w:r>
      <w:r w:rsidRPr="004471D7">
        <w:instrText xml:space="preserve">: </w:instrText>
      </w:r>
      <w:r>
        <w:instrText>Diabetes</w:instrText>
      </w:r>
      <w:r w:rsidRPr="004471D7">
        <w:instrText xml:space="preserve"> </w:instrText>
      </w:r>
      <w:r>
        <w:instrText>is</w:instrText>
      </w:r>
      <w:r w:rsidRPr="004471D7">
        <w:instrText xml:space="preserve"> </w:instrText>
      </w:r>
      <w:r>
        <w:instrText>estimated</w:instrText>
      </w:r>
      <w:r w:rsidRPr="004471D7">
        <w:instrText xml:space="preserve"> </w:instrText>
      </w:r>
      <w:r>
        <w:instrText>to</w:instrText>
      </w:r>
      <w:r w:rsidRPr="004471D7">
        <w:instrText xml:space="preserve"> </w:instrText>
      </w:r>
      <w:r>
        <w:instrText>contribute</w:instrText>
      </w:r>
      <w:r w:rsidRPr="004471D7">
        <w:instrText xml:space="preserve"> </w:instrText>
      </w:r>
      <w:r>
        <w:instrText>to</w:instrText>
      </w:r>
      <w:r w:rsidRPr="004471D7">
        <w:instrText xml:space="preserve"> </w:instrText>
      </w:r>
      <w:r>
        <w:instrText>one</w:instrText>
      </w:r>
      <w:r w:rsidRPr="004471D7">
        <w:instrText xml:space="preserve"> </w:instrText>
      </w:r>
      <w:r>
        <w:instrText>in</w:instrText>
      </w:r>
      <w:r w:rsidRPr="004471D7">
        <w:instrText xml:space="preserve"> </w:instrText>
      </w:r>
      <w:r>
        <w:instrText>nine</w:instrText>
      </w:r>
      <w:r w:rsidRPr="004471D7">
        <w:instrText xml:space="preserve"> </w:instrText>
      </w:r>
      <w:r>
        <w:instrText>deaths</w:instrText>
      </w:r>
      <w:r w:rsidRPr="004471D7">
        <w:instrText xml:space="preserve"> </w:instrText>
      </w:r>
      <w:r>
        <w:instrText>among</w:instrText>
      </w:r>
      <w:r w:rsidRPr="004471D7">
        <w:instrText xml:space="preserve"> </w:instrText>
      </w:r>
      <w:r>
        <w:instrText>adults</w:instrText>
      </w:r>
      <w:r w:rsidRPr="004471D7">
        <w:instrText xml:space="preserve"> </w:instrText>
      </w:r>
      <w:r>
        <w:instrText>aged</w:instrText>
      </w:r>
      <w:r w:rsidRPr="004471D7">
        <w:instrText xml:space="preserve"> 20-79</w:instrText>
      </w:r>
      <w:r>
        <w:instrText> years</w:instrText>
      </w:r>
      <w:r w:rsidRPr="004471D7">
        <w:instrText xml:space="preserve">. </w:instrText>
      </w:r>
      <w:r>
        <w:instrText>Prevention</w:instrText>
      </w:r>
      <w:r w:rsidRPr="004471D7">
        <w:instrText xml:space="preserve"> </w:instrText>
      </w:r>
      <w:r>
        <w:instrText>of</w:instrText>
      </w:r>
      <w:r w:rsidRPr="004471D7">
        <w:instrText xml:space="preserve"> </w:instrText>
      </w:r>
      <w:r>
        <w:instrText>diabetes</w:instrText>
      </w:r>
      <w:r w:rsidRPr="004471D7">
        <w:instrText xml:space="preserve"> </w:instrText>
      </w:r>
      <w:r>
        <w:instrText>and</w:instrText>
      </w:r>
      <w:r w:rsidRPr="004471D7">
        <w:instrText xml:space="preserve"> </w:instrText>
      </w:r>
      <w:r>
        <w:instrText>its</w:instrText>
      </w:r>
      <w:r w:rsidRPr="004471D7">
        <w:instrText xml:space="preserve"> </w:instrText>
      </w:r>
      <w:r>
        <w:instrText>complications</w:instrText>
      </w:r>
      <w:r w:rsidRPr="004471D7">
        <w:instrText xml:space="preserve"> </w:instrText>
      </w:r>
      <w:r>
        <w:instrText>is</w:instrText>
      </w:r>
      <w:r w:rsidRPr="004471D7">
        <w:instrText xml:space="preserve"> </w:instrText>
      </w:r>
      <w:r>
        <w:instrText>essential</w:instrText>
      </w:r>
      <w:r w:rsidRPr="004471D7">
        <w:instrText xml:space="preserve">, </w:instrText>
      </w:r>
      <w:r>
        <w:instrText>particularly</w:instrText>
      </w:r>
      <w:r w:rsidRPr="004471D7">
        <w:instrText xml:space="preserve"> </w:instrText>
      </w:r>
      <w:r>
        <w:instrText>in</w:instrText>
      </w:r>
      <w:r w:rsidRPr="004471D7">
        <w:instrText xml:space="preserve"> </w:instrText>
      </w:r>
      <w:r>
        <w:instrText>middle</w:instrText>
      </w:r>
      <w:r w:rsidRPr="004471D7">
        <w:instrText>-</w:instrText>
      </w:r>
      <w:r>
        <w:instrText>income</w:instrText>
      </w:r>
      <w:r w:rsidRPr="004471D7">
        <w:instrText xml:space="preserve"> </w:instrText>
      </w:r>
      <w:r>
        <w:instrText>countries</w:instrText>
      </w:r>
      <w:r w:rsidRPr="004471D7">
        <w:instrText xml:space="preserve">, </w:instrText>
      </w:r>
      <w:r>
        <w:instrText>where</w:instrText>
      </w:r>
      <w:r w:rsidRPr="004471D7">
        <w:instrText xml:space="preserve"> </w:instrText>
      </w:r>
      <w:r>
        <w:instrText>the</w:instrText>
      </w:r>
      <w:r w:rsidRPr="004471D7">
        <w:instrText xml:space="preserve"> </w:instrText>
      </w:r>
      <w:r>
        <w:instrText>current</w:instrText>
      </w:r>
      <w:r w:rsidRPr="004471D7">
        <w:instrText xml:space="preserve"> </w:instrText>
      </w:r>
      <w:r>
        <w:instrText>impact</w:instrText>
      </w:r>
      <w:r w:rsidRPr="004471D7">
        <w:instrText xml:space="preserve"> </w:instrText>
      </w:r>
      <w:r>
        <w:instrText>is</w:instrText>
      </w:r>
      <w:r w:rsidRPr="004471D7">
        <w:instrText xml:space="preserve"> </w:instrText>
      </w:r>
      <w:r>
        <w:instrText>estimated</w:instrText>
      </w:r>
      <w:r w:rsidRPr="004471D7">
        <w:instrText xml:space="preserve"> </w:instrText>
      </w:r>
      <w:r>
        <w:instrText>to</w:instrText>
      </w:r>
      <w:r w:rsidRPr="004471D7">
        <w:instrText xml:space="preserve"> </w:instrText>
      </w:r>
      <w:r>
        <w:instrText>be</w:instrText>
      </w:r>
      <w:r w:rsidRPr="004471D7">
        <w:instrText xml:space="preserve"> </w:instrText>
      </w:r>
      <w:r>
        <w:instrText>the</w:instrText>
      </w:r>
      <w:r w:rsidRPr="004471D7">
        <w:instrText xml:space="preserve"> </w:instrText>
      </w:r>
      <w:r>
        <w:instrText>largest</w:instrText>
      </w:r>
      <w:r w:rsidRPr="004471D7">
        <w:instrText xml:space="preserve">. </w:instrText>
      </w:r>
      <w:r>
        <w:instrText>Contemporary</w:instrText>
      </w:r>
      <w:r w:rsidRPr="004471D7">
        <w:instrText xml:space="preserve"> </w:instrText>
      </w:r>
      <w:r>
        <w:instrText>data</w:instrText>
      </w:r>
      <w:r w:rsidRPr="004471D7">
        <w:instrText xml:space="preserve"> </w:instrText>
      </w:r>
      <w:r>
        <w:instrText>from</w:instrText>
      </w:r>
      <w:r w:rsidRPr="004471D7">
        <w:instrText xml:space="preserve"> </w:instrText>
      </w:r>
      <w:r>
        <w:instrText>diverse</w:instrText>
      </w:r>
      <w:r w:rsidRPr="004471D7">
        <w:instrText xml:space="preserve"> </w:instrText>
      </w:r>
      <w:r>
        <w:instrText>populations</w:instrText>
      </w:r>
      <w:r w:rsidRPr="004471D7">
        <w:instrText xml:space="preserve"> </w:instrText>
      </w:r>
      <w:r>
        <w:instrText>are</w:instrText>
      </w:r>
      <w:r w:rsidRPr="004471D7">
        <w:instrText xml:space="preserve"> </w:instrText>
      </w:r>
      <w:r>
        <w:instrText>needed</w:instrText>
      </w:r>
      <w:r w:rsidRPr="004471D7">
        <w:instrText xml:space="preserve"> </w:instrText>
      </w:r>
      <w:r>
        <w:instrText>to</w:instrText>
      </w:r>
      <w:r w:rsidRPr="004471D7">
        <w:instrText xml:space="preserve"> </w:instrText>
      </w:r>
      <w:r>
        <w:instrText>validate</w:instrText>
      </w:r>
      <w:r w:rsidRPr="004471D7">
        <w:instrText xml:space="preserve"> </w:instrText>
      </w:r>
      <w:r>
        <w:instrText>these</w:instrText>
      </w:r>
      <w:r w:rsidRPr="004471D7">
        <w:instrText xml:space="preserve"> </w:instrText>
      </w:r>
      <w:r>
        <w:instrText>estimates</w:instrText>
      </w:r>
      <w:r w:rsidRPr="004471D7">
        <w:instrText>.","</w:instrText>
      </w:r>
      <w:r>
        <w:instrText>container</w:instrText>
      </w:r>
      <w:r w:rsidRPr="004471D7">
        <w:instrText>-</w:instrText>
      </w:r>
      <w:r>
        <w:instrText>title</w:instrText>
      </w:r>
      <w:r w:rsidRPr="004471D7">
        <w:instrText>":"</w:instrText>
      </w:r>
      <w:r>
        <w:instrText>Diabetes</w:instrText>
      </w:r>
      <w:r w:rsidRPr="004471D7">
        <w:instrText xml:space="preserve"> </w:instrText>
      </w:r>
      <w:r>
        <w:instrText>Research</w:instrText>
      </w:r>
      <w:r w:rsidRPr="004471D7">
        <w:instrText xml:space="preserve"> </w:instrText>
      </w:r>
      <w:r>
        <w:instrText>and</w:instrText>
      </w:r>
      <w:r w:rsidRPr="004471D7">
        <w:instrText xml:space="preserve"> </w:instrText>
      </w:r>
      <w:r>
        <w:instrText>Clinical</w:instrText>
      </w:r>
      <w:r w:rsidRPr="004471D7">
        <w:instrText xml:space="preserve"> </w:instrText>
      </w:r>
      <w:r>
        <w:instrText>Practice</w:instrText>
      </w:r>
      <w:r w:rsidRPr="004471D7">
        <w:instrText>","</w:instrText>
      </w:r>
      <w:r>
        <w:instrText>DOI</w:instrText>
      </w:r>
      <w:r w:rsidRPr="004471D7">
        <w:instrText>":"10.1016/</w:instrText>
      </w:r>
      <w:r>
        <w:instrText>j</w:instrText>
      </w:r>
      <w:r w:rsidRPr="004471D7">
        <w:instrText>.</w:instrText>
      </w:r>
      <w:r>
        <w:instrText>diabres</w:instrText>
      </w:r>
      <w:r w:rsidRPr="004471D7">
        <w:instrText>.2020.108086","</w:instrText>
      </w:r>
      <w:r>
        <w:instrText>ISSN</w:instrText>
      </w:r>
      <w:r w:rsidRPr="004471D7">
        <w:instrText>":"1872-8227","</w:instrText>
      </w:r>
      <w:r>
        <w:instrText>journalAbbreviation</w:instrText>
      </w:r>
      <w:r w:rsidRPr="004471D7">
        <w:instrText>":"</w:instrText>
      </w:r>
      <w:r>
        <w:instrText>Diabetes</w:instrText>
      </w:r>
      <w:r w:rsidRPr="004471D7">
        <w:instrText xml:space="preserve"> </w:instrText>
      </w:r>
      <w:r>
        <w:instrText>Res</w:instrText>
      </w:r>
      <w:r w:rsidRPr="004471D7">
        <w:instrText xml:space="preserve"> </w:instrText>
      </w:r>
      <w:r>
        <w:instrText>Clin</w:instrText>
      </w:r>
      <w:r w:rsidRPr="004471D7">
        <w:instrText xml:space="preserve"> </w:instrText>
      </w:r>
      <w:r>
        <w:instrText>Pract</w:instrText>
      </w:r>
      <w:r w:rsidRPr="004471D7">
        <w:instrText>","</w:instrText>
      </w:r>
      <w:r>
        <w:instrText>language</w:instrText>
      </w:r>
      <w:r w:rsidRPr="004471D7">
        <w:instrText>":"</w:instrText>
      </w:r>
      <w:r>
        <w:instrText>eng</w:instrText>
      </w:r>
      <w:r w:rsidRPr="004471D7">
        <w:instrText>","</w:instrText>
      </w:r>
      <w:r>
        <w:instrText>note</w:instrText>
      </w:r>
      <w:r w:rsidRPr="004471D7">
        <w:instrText>":"</w:instrText>
      </w:r>
      <w:r>
        <w:instrText>PMID</w:instrText>
      </w:r>
      <w:r w:rsidRPr="004471D7">
        <w:instrText>: 32068099","</w:instrText>
      </w:r>
      <w:r>
        <w:instrText>page</w:instrText>
      </w:r>
      <w:r w:rsidRPr="004471D7">
        <w:instrText>":"108086","</w:instrText>
      </w:r>
      <w:r>
        <w:instrText>source</w:instrText>
      </w:r>
      <w:r w:rsidRPr="004471D7">
        <w:instrText>":"</w:instrText>
      </w:r>
      <w:r>
        <w:instrText>PubMed</w:instrText>
      </w:r>
      <w:r w:rsidRPr="004471D7">
        <w:instrText>","</w:instrText>
      </w:r>
      <w:r>
        <w:instrText>title</w:instrText>
      </w:r>
      <w:r w:rsidRPr="004471D7">
        <w:instrText>":"</w:instrText>
      </w:r>
      <w:r>
        <w:instrText>Mortality</w:instrText>
      </w:r>
      <w:r w:rsidRPr="004471D7">
        <w:instrText xml:space="preserve"> </w:instrText>
      </w:r>
      <w:r>
        <w:instrText>attributable</w:instrText>
      </w:r>
      <w:r w:rsidRPr="004471D7">
        <w:instrText xml:space="preserve"> </w:instrText>
      </w:r>
      <w:r>
        <w:instrText>to</w:instrText>
      </w:r>
      <w:r w:rsidRPr="004471D7">
        <w:instrText xml:space="preserve"> </w:instrText>
      </w:r>
      <w:r>
        <w:instrText>diabetes</w:instrText>
      </w:r>
      <w:r w:rsidRPr="004471D7">
        <w:instrText xml:space="preserve"> </w:instrText>
      </w:r>
      <w:r>
        <w:instrText>in</w:instrText>
      </w:r>
      <w:r w:rsidRPr="004471D7">
        <w:instrText xml:space="preserve"> 20-79</w:instrText>
      </w:r>
      <w:r>
        <w:instrText> years</w:instrText>
      </w:r>
      <w:r w:rsidRPr="004471D7">
        <w:instrText xml:space="preserve"> </w:instrText>
      </w:r>
      <w:r>
        <w:instrText>old</w:instrText>
      </w:r>
      <w:r w:rsidRPr="004471D7">
        <w:instrText xml:space="preserve"> </w:instrText>
      </w:r>
      <w:r>
        <w:instrText>adults</w:instrText>
      </w:r>
      <w:r w:rsidRPr="004471D7">
        <w:instrText xml:space="preserve">, 2019 </w:instrText>
      </w:r>
      <w:r>
        <w:instrText>estimates</w:instrText>
      </w:r>
      <w:r w:rsidRPr="004471D7">
        <w:instrText xml:space="preserve">: </w:instrText>
      </w:r>
      <w:r>
        <w:instrText>Results</w:instrText>
      </w:r>
      <w:r w:rsidRPr="004471D7">
        <w:instrText xml:space="preserve"> </w:instrText>
      </w:r>
      <w:r>
        <w:instrText>from</w:instrText>
      </w:r>
      <w:r w:rsidRPr="004471D7">
        <w:instrText xml:space="preserve"> </w:instrText>
      </w:r>
      <w:r>
        <w:instrText>the</w:instrText>
      </w:r>
      <w:r w:rsidRPr="004471D7">
        <w:instrText xml:space="preserve"> </w:instrText>
      </w:r>
      <w:r>
        <w:instrText>International</w:instrText>
      </w:r>
      <w:r w:rsidRPr="004471D7">
        <w:instrText xml:space="preserve"> </w:instrText>
      </w:r>
      <w:r>
        <w:instrText>Diabetes</w:instrText>
      </w:r>
      <w:r w:rsidRPr="004471D7">
        <w:instrText xml:space="preserve"> </w:instrText>
      </w:r>
      <w:r>
        <w:instrText>Federation</w:instrText>
      </w:r>
      <w:r w:rsidRPr="004471D7">
        <w:instrText xml:space="preserve"> </w:instrText>
      </w:r>
      <w:r>
        <w:instrText>Diabetes</w:instrText>
      </w:r>
      <w:r w:rsidRPr="004471D7">
        <w:instrText xml:space="preserve"> </w:instrText>
      </w:r>
      <w:r>
        <w:instrText>Atlas</w:instrText>
      </w:r>
      <w:r w:rsidRPr="004471D7">
        <w:instrText>, 9</w:instrText>
      </w:r>
      <w:r>
        <w:instrText>th</w:instrText>
      </w:r>
      <w:r w:rsidRPr="004471D7">
        <w:instrText xml:space="preserve"> </w:instrText>
      </w:r>
      <w:r>
        <w:instrText>edition</w:instrText>
      </w:r>
      <w:r w:rsidRPr="004471D7">
        <w:instrText>","</w:instrText>
      </w:r>
      <w:r>
        <w:instrText>title</w:instrText>
      </w:r>
      <w:r w:rsidRPr="004471D7">
        <w:instrText>-</w:instrText>
      </w:r>
      <w:r>
        <w:instrText>short</w:instrText>
      </w:r>
      <w:r w:rsidRPr="004471D7">
        <w:instrText>":"</w:instrText>
      </w:r>
      <w:r>
        <w:instrText>Mortality</w:instrText>
      </w:r>
      <w:r w:rsidRPr="004471D7">
        <w:instrText xml:space="preserve"> </w:instrText>
      </w:r>
      <w:r>
        <w:instrText>attributable</w:instrText>
      </w:r>
      <w:r w:rsidRPr="004471D7">
        <w:instrText xml:space="preserve"> </w:instrText>
      </w:r>
      <w:r>
        <w:instrText>to</w:instrText>
      </w:r>
      <w:r w:rsidRPr="004471D7">
        <w:instrText xml:space="preserve"> </w:instrText>
      </w:r>
      <w:r>
        <w:instrText>diabetes</w:instrText>
      </w:r>
      <w:r w:rsidRPr="004471D7">
        <w:instrText xml:space="preserve"> </w:instrText>
      </w:r>
      <w:r>
        <w:instrText>in</w:instrText>
      </w:r>
      <w:r w:rsidRPr="004471D7">
        <w:instrText xml:space="preserve"> 20-79</w:instrText>
      </w:r>
      <w:r>
        <w:instrText> years</w:instrText>
      </w:r>
      <w:r w:rsidRPr="004471D7">
        <w:instrText xml:space="preserve"> </w:instrText>
      </w:r>
      <w:r>
        <w:instrText>old</w:instrText>
      </w:r>
      <w:r w:rsidRPr="004471D7">
        <w:instrText xml:space="preserve"> </w:instrText>
      </w:r>
      <w:r>
        <w:instrText>adults</w:instrText>
      </w:r>
      <w:r w:rsidRPr="004471D7">
        <w:instrText xml:space="preserve">, 2019 </w:instrText>
      </w:r>
      <w:r>
        <w:instrText>estimates</w:instrText>
      </w:r>
      <w:r w:rsidRPr="004471D7">
        <w:instrText>","</w:instrText>
      </w:r>
      <w:r>
        <w:instrText>volume</w:instrText>
      </w:r>
      <w:r w:rsidRPr="004471D7">
        <w:instrText>":"162","</w:instrText>
      </w:r>
      <w:r>
        <w:instrText>author</w:instrText>
      </w:r>
      <w:r w:rsidRPr="004471D7">
        <w:instrText>":[{"</w:instrText>
      </w:r>
      <w:r>
        <w:instrText>family</w:instrText>
      </w:r>
      <w:r w:rsidRPr="004471D7">
        <w:instrText>":"</w:instrText>
      </w:r>
      <w:r>
        <w:instrText>Saeedi</w:instrText>
      </w:r>
      <w:r w:rsidRPr="004471D7">
        <w:instrText>","</w:instrText>
      </w:r>
      <w:r>
        <w:instrText>given</w:instrText>
      </w:r>
      <w:r w:rsidRPr="004471D7">
        <w:instrText>":"</w:instrText>
      </w:r>
      <w:r>
        <w:instrText>Pouya</w:instrText>
      </w:r>
      <w:r w:rsidRPr="004471D7">
        <w:instrText>"},{"</w:instrText>
      </w:r>
      <w:r>
        <w:instrText>family</w:instrText>
      </w:r>
      <w:r w:rsidRPr="004471D7">
        <w:instrText>":"</w:instrText>
      </w:r>
      <w:r>
        <w:instrText>Salpea</w:instrText>
      </w:r>
      <w:r w:rsidRPr="004471D7">
        <w:instrText>","</w:instrText>
      </w:r>
      <w:r>
        <w:instrText>given</w:instrText>
      </w:r>
      <w:r w:rsidRPr="004471D7">
        <w:instrText>":"</w:instrText>
      </w:r>
      <w:r>
        <w:instrText>Paraskevi</w:instrText>
      </w:r>
      <w:r w:rsidRPr="004471D7">
        <w:instrText>"},{"</w:instrText>
      </w:r>
      <w:r>
        <w:instrText>family</w:instrText>
      </w:r>
      <w:r w:rsidRPr="004471D7">
        <w:instrText>":"</w:instrText>
      </w:r>
      <w:r>
        <w:instrText>Karuranga</w:instrText>
      </w:r>
      <w:r w:rsidRPr="004471D7">
        <w:instrText>","</w:instrText>
      </w:r>
      <w:r>
        <w:instrText>given</w:instrText>
      </w:r>
      <w:r w:rsidRPr="004471D7">
        <w:instrText>":"</w:instrText>
      </w:r>
      <w:r>
        <w:instrText>Suvi</w:instrText>
      </w:r>
      <w:r w:rsidRPr="004471D7">
        <w:instrText>"},{"</w:instrText>
      </w:r>
      <w:r>
        <w:instrText>family</w:instrText>
      </w:r>
      <w:r w:rsidRPr="004471D7">
        <w:instrText>":"</w:instrText>
      </w:r>
      <w:r>
        <w:instrText>Petersohn</w:instrText>
      </w:r>
      <w:r w:rsidRPr="004471D7">
        <w:instrText>","</w:instrText>
      </w:r>
      <w:r>
        <w:instrText>given</w:instrText>
      </w:r>
      <w:r w:rsidRPr="004471D7">
        <w:instrText>":"</w:instrText>
      </w:r>
      <w:r>
        <w:instrText>Inga</w:instrText>
      </w:r>
      <w:r w:rsidRPr="004471D7">
        <w:instrText>"},{"</w:instrText>
      </w:r>
      <w:r>
        <w:instrText>family</w:instrText>
      </w:r>
      <w:r w:rsidRPr="004471D7">
        <w:instrText>":"</w:instrText>
      </w:r>
      <w:r>
        <w:instrText>Malanda</w:instrText>
      </w:r>
      <w:r w:rsidRPr="004471D7">
        <w:instrText>","</w:instrText>
      </w:r>
      <w:r>
        <w:instrText>given</w:instrText>
      </w:r>
      <w:r w:rsidRPr="004471D7">
        <w:instrText>":"</w:instrText>
      </w:r>
      <w:r>
        <w:instrText>Belma</w:instrText>
      </w:r>
      <w:r w:rsidRPr="004471D7">
        <w:instrText>"},{"</w:instrText>
      </w:r>
      <w:r>
        <w:instrText>family</w:instrText>
      </w:r>
      <w:r w:rsidRPr="004471D7">
        <w:instrText>":"</w:instrText>
      </w:r>
      <w:r>
        <w:instrText>Gregg</w:instrText>
      </w:r>
      <w:r w:rsidRPr="004471D7">
        <w:instrText>","</w:instrText>
      </w:r>
      <w:r>
        <w:instrText>given</w:instrText>
      </w:r>
      <w:r w:rsidRPr="004471D7">
        <w:instrText>":"</w:instrText>
      </w:r>
      <w:r>
        <w:instrText>Edward</w:instrText>
      </w:r>
      <w:r w:rsidRPr="004471D7">
        <w:instrText xml:space="preserve"> </w:instrText>
      </w:r>
      <w:r>
        <w:instrText>W</w:instrText>
      </w:r>
      <w:r w:rsidRPr="004471D7">
        <w:instrText>."},{"</w:instrText>
      </w:r>
      <w:r>
        <w:instrText>family</w:instrText>
      </w:r>
      <w:r w:rsidRPr="004471D7">
        <w:instrText>":"</w:instrText>
      </w:r>
      <w:r>
        <w:instrText>Unwin</w:instrText>
      </w:r>
      <w:r w:rsidRPr="004471D7">
        <w:instrText>","</w:instrText>
      </w:r>
      <w:r>
        <w:instrText>given</w:instrText>
      </w:r>
      <w:r w:rsidRPr="004471D7">
        <w:instrText>":"</w:instrText>
      </w:r>
      <w:r>
        <w:instrText>Nigel</w:instrText>
      </w:r>
      <w:r w:rsidRPr="004471D7">
        <w:instrText>"},{"</w:instrText>
      </w:r>
      <w:r>
        <w:instrText>family</w:instrText>
      </w:r>
      <w:r w:rsidRPr="004471D7">
        <w:instrText>":"</w:instrText>
      </w:r>
      <w:r>
        <w:instrText>Wild</w:instrText>
      </w:r>
      <w:r w:rsidRPr="004471D7">
        <w:instrText>","</w:instrText>
      </w:r>
      <w:r>
        <w:instrText>given</w:instrText>
      </w:r>
      <w:r w:rsidRPr="004471D7">
        <w:instrText>":"</w:instrText>
      </w:r>
      <w:r>
        <w:instrText>Sarah</w:instrText>
      </w:r>
      <w:r w:rsidRPr="004471D7">
        <w:instrText xml:space="preserve"> </w:instrText>
      </w:r>
      <w:r>
        <w:instrText>H</w:instrText>
      </w:r>
      <w:r w:rsidRPr="004471D7">
        <w:instrText>."},{"</w:instrText>
      </w:r>
      <w:r>
        <w:instrText>family</w:instrText>
      </w:r>
      <w:r w:rsidRPr="004471D7">
        <w:instrText>":"</w:instrText>
      </w:r>
      <w:r>
        <w:instrText>Williams</w:instrText>
      </w:r>
      <w:r w:rsidRPr="004471D7">
        <w:instrText>","</w:instrText>
      </w:r>
      <w:r>
        <w:instrText>given</w:instrText>
      </w:r>
      <w:r w:rsidRPr="004471D7">
        <w:instrText>":"</w:instrText>
      </w:r>
      <w:r>
        <w:instrText>Rhys</w:instrText>
      </w:r>
      <w:r w:rsidRPr="004471D7">
        <w:instrText>"}],"</w:instrText>
      </w:r>
      <w:r>
        <w:instrText>issued</w:instrText>
      </w:r>
      <w:r w:rsidRPr="004471D7">
        <w:instrText>":{"</w:instrText>
      </w:r>
      <w:r>
        <w:instrText>date</w:instrText>
      </w:r>
      <w:r w:rsidRPr="004471D7">
        <w:instrText>-</w:instrText>
      </w:r>
      <w:r>
        <w:instrText>parts</w:instrText>
      </w:r>
      <w:r w:rsidRPr="004471D7">
        <w:instrText>":[["2020",4]]}},"</w:instrText>
      </w:r>
      <w:r>
        <w:instrText>label</w:instrText>
      </w:r>
      <w:r w:rsidRPr="004471D7">
        <w:instrText>":"</w:instrText>
      </w:r>
      <w:r>
        <w:instrText>page</w:instrText>
      </w:r>
      <w:r w:rsidRPr="004471D7">
        <w:instrText>"}],"</w:instrText>
      </w:r>
      <w:r>
        <w:instrText>schema</w:instrText>
      </w:r>
      <w:r w:rsidRPr="004471D7">
        <w:instrText>":"</w:instrText>
      </w:r>
      <w:r>
        <w:instrText>https</w:instrText>
      </w:r>
      <w:r w:rsidRPr="004471D7">
        <w:instrText>://</w:instrText>
      </w:r>
      <w:r>
        <w:instrText>github</w:instrText>
      </w:r>
      <w:r w:rsidRPr="004471D7">
        <w:instrText>.</w:instrText>
      </w:r>
      <w:r>
        <w:instrText>com</w:instrText>
      </w:r>
      <w:r w:rsidRPr="004471D7">
        <w:instrText>/</w:instrText>
      </w:r>
      <w:r>
        <w:instrText>citation</w:instrText>
      </w:r>
      <w:r w:rsidRPr="004471D7">
        <w:instrText>-</w:instrText>
      </w:r>
      <w:r>
        <w:instrText>style</w:instrText>
      </w:r>
      <w:r w:rsidRPr="004471D7">
        <w:instrText>-</w:instrText>
      </w:r>
      <w:r>
        <w:instrText>language</w:instrText>
      </w:r>
      <w:r w:rsidRPr="004471D7">
        <w:instrText>/</w:instrText>
      </w:r>
      <w:r>
        <w:instrText>schema</w:instrText>
      </w:r>
      <w:r w:rsidRPr="004471D7">
        <w:instrText>/</w:instrText>
      </w:r>
      <w:r>
        <w:instrText>raw</w:instrText>
      </w:r>
      <w:r w:rsidRPr="004471D7">
        <w:instrText>/</w:instrText>
      </w:r>
      <w:r>
        <w:instrText>master</w:instrText>
      </w:r>
      <w:r w:rsidRPr="004471D7">
        <w:instrText>/</w:instrText>
      </w:r>
      <w:r>
        <w:instrText>csl</w:instrText>
      </w:r>
      <w:r w:rsidRPr="004471D7">
        <w:instrText>-</w:instrText>
      </w:r>
      <w:r>
        <w:instrText>citation</w:instrText>
      </w:r>
      <w:r w:rsidRPr="004471D7">
        <w:instrText>.</w:instrText>
      </w:r>
      <w:r>
        <w:instrText>json</w:instrText>
      </w:r>
      <w:r w:rsidRPr="004471D7">
        <w:instrText xml:space="preserve">"} </w:instrText>
      </w:r>
      <w:r>
        <w:fldChar w:fldCharType="separate"/>
      </w:r>
      <w:r w:rsidRPr="004471D7">
        <w:t>[</w:t>
      </w:r>
      <w:r>
        <w:t>2,3</w:t>
      </w:r>
      <w:r w:rsidRPr="004471D7">
        <w:t>]</w:t>
      </w:r>
      <w:r>
        <w:fldChar w:fldCharType="end"/>
      </w:r>
      <w:r w:rsidRPr="00992324">
        <w:rPr>
          <w:color w:val="333333"/>
        </w:rPr>
        <w:t>.</w:t>
      </w:r>
    </w:p>
    <w:p w14:paraId="25A4FED2" w14:textId="5AE3016B" w:rsidR="00C602C5" w:rsidRDefault="00C602C5" w:rsidP="00C602C5">
      <w:pPr>
        <w:ind w:firstLine="708"/>
        <w:jc w:val="both"/>
        <w:rPr>
          <w:lang w:val="ru"/>
        </w:rPr>
      </w:pPr>
      <w:r w:rsidRPr="008E19B5">
        <w:rPr>
          <w:lang w:val="ru"/>
        </w:rPr>
        <w:t xml:space="preserve">Наиболее частыми (≥ 20%) нежелательными лекарственными реакциями (НЛР) всех степеней тяжести среди 1040 пациентов, получавших монотерапию препаратом </w:t>
      </w:r>
      <w:r w:rsidR="00340AB4">
        <w:rPr>
          <w:lang w:val="ru"/>
        </w:rPr>
        <w:t>акалабрутинибом</w:t>
      </w:r>
      <w:r w:rsidRPr="008E19B5">
        <w:rPr>
          <w:lang w:val="ru"/>
        </w:rPr>
        <w:t>, были инфекция (66,7%), головная боль (37,8%), диарея (36,7%), кровоподтеки (34,1%), скелетно-мышечные боли (33,1%), тошнота (21,7%), усталость (21,3%), кашель (21%) и сыпь (20,3%). Чаще всего (≥ 5%) регистрировались такие нежелательные лекарственные реакции ≥ 3-й степени тяжести как инфекция (17,6%), лейкопения (14,3%), нейтропения (14,2%) и анемия (7,8%).</w:t>
      </w:r>
    </w:p>
    <w:p w14:paraId="45D097AE" w14:textId="5F0BDC0D" w:rsidR="00C602C5" w:rsidRPr="00E24B3F" w:rsidRDefault="00C602C5" w:rsidP="00C602C5">
      <w:pPr>
        <w:ind w:firstLine="709"/>
        <w:jc w:val="both"/>
      </w:pPr>
      <w:bookmarkStart w:id="428" w:name="_Hlk484354093"/>
      <w:bookmarkStart w:id="429" w:name="_Hlk484365465"/>
      <w:bookmarkEnd w:id="416"/>
      <w:r w:rsidRPr="00E24B3F">
        <w:t xml:space="preserve">Риск применения испытуемого препарата </w:t>
      </w:r>
      <w:del w:id="430" w:author="Khasanova, Nailya" w:date="2024-09-23T08:28:00Z">
        <w:r w:rsidRPr="00E24B3F" w:rsidDel="00814DBB">
          <w:rPr>
            <w:color w:val="000000"/>
          </w:rPr>
          <w:delText>DT-AKL</w:delText>
        </w:r>
      </w:del>
      <w:ins w:id="431" w:author="Khasanova, Nailya" w:date="2024-09-23T08:28:00Z">
        <w:r w:rsidR="00814DBB">
          <w:rPr>
            <w:color w:val="000000"/>
          </w:rPr>
          <w:t>PT-AKL</w:t>
        </w:r>
      </w:ins>
      <w:r w:rsidRPr="00E24B3F">
        <w:t>, как и оригинального препарата Калквенс</w:t>
      </w:r>
      <w:r w:rsidRPr="00E24B3F">
        <w:rPr>
          <w:vertAlign w:val="superscript"/>
        </w:rPr>
        <w:t>®</w:t>
      </w:r>
      <w:r w:rsidRPr="00E24B3F">
        <w:t>, ассоциирован, прежде всего, с перечисленными выше реакциями (информация собрана на основании данных литературы, в которых представлены результаты клинических исследований применения препарата акалабрутиниб).</w:t>
      </w:r>
    </w:p>
    <w:p w14:paraId="6E57D370" w14:textId="77777777" w:rsidR="00C602C5" w:rsidRPr="00E24B3F" w:rsidRDefault="00C602C5" w:rsidP="00C602C5">
      <w:pPr>
        <w:ind w:firstLine="709"/>
        <w:jc w:val="both"/>
      </w:pPr>
      <w:r w:rsidRPr="00E24B3F">
        <w:t>Случаев прекращения участия в КИ здоровыми добровольцами по причине развития НЯ при приеме акалабрутиниба не отмечено.</w:t>
      </w:r>
      <w:bookmarkStart w:id="432" w:name="_Hlk484365438"/>
      <w:bookmarkEnd w:id="432"/>
    </w:p>
    <w:p w14:paraId="3A5758BD" w14:textId="45D13885" w:rsidR="00C602C5" w:rsidRPr="00E24B3F" w:rsidRDefault="00C602C5" w:rsidP="00C602C5">
      <w:pPr>
        <w:ind w:firstLine="709"/>
        <w:jc w:val="both"/>
      </w:pPr>
      <w:r w:rsidRPr="00E24B3F">
        <w:rPr>
          <w:iCs/>
        </w:rPr>
        <w:t xml:space="preserve">В настоящем исследовании каждый доброволец получит по </w:t>
      </w:r>
      <w:r w:rsidR="00340AB4">
        <w:rPr>
          <w:iCs/>
        </w:rPr>
        <w:t>2</w:t>
      </w:r>
      <w:r w:rsidRPr="00E24B3F">
        <w:rPr>
          <w:iCs/>
        </w:rPr>
        <w:t xml:space="preserve"> приема акалабрутиниба в разовой дозе </w:t>
      </w:r>
      <w:r>
        <w:rPr>
          <w:iCs/>
        </w:rPr>
        <w:t>100</w:t>
      </w:r>
      <w:r w:rsidRPr="00E24B3F">
        <w:rPr>
          <w:iCs/>
        </w:rPr>
        <w:t xml:space="preserve">  мг. Каждый прием будет отделен от последующего отмывочным периодом в </w:t>
      </w:r>
      <w:r w:rsidR="00340AB4">
        <w:rPr>
          <w:iCs/>
        </w:rPr>
        <w:t>7</w:t>
      </w:r>
      <w:r w:rsidRPr="00E24B3F">
        <w:rPr>
          <w:iCs/>
        </w:rPr>
        <w:t xml:space="preserve"> дней. Предполагается, что нежелательные явления в группе здоровых добровольцев будут соответствовать профилю безопасности акалабрутиниба, описаннму для пациентов,  и характеризоваться преимущественно легкой или умеренной степенью выраженности. </w:t>
      </w:r>
    </w:p>
    <w:p w14:paraId="43F4179D" w14:textId="77777777" w:rsidR="00C602C5" w:rsidRPr="008D38C3" w:rsidRDefault="00C602C5" w:rsidP="00C602C5">
      <w:pPr>
        <w:ind w:firstLine="709"/>
        <w:jc w:val="both"/>
      </w:pPr>
      <w:r w:rsidRPr="00E24B3F">
        <w:rPr>
          <w:iCs/>
        </w:rPr>
        <w:lastRenderedPageBreak/>
        <w:t>Прием лекарственных препаратов, характеризующихся</w:t>
      </w:r>
      <w:r w:rsidRPr="008D38C3">
        <w:rPr>
          <w:iCs/>
        </w:rPr>
        <w:t xml:space="preserve"> известным взаимодействием с </w:t>
      </w:r>
      <w:r>
        <w:rPr>
          <w:iCs/>
        </w:rPr>
        <w:t>акалабрутиниб</w:t>
      </w:r>
      <w:r w:rsidRPr="008D38C3">
        <w:rPr>
          <w:iCs/>
        </w:rPr>
        <w:t xml:space="preserve">ом, в исследовании будет запрещен. </w:t>
      </w:r>
    </w:p>
    <w:p w14:paraId="063AAA6B" w14:textId="77777777" w:rsidR="00C602C5" w:rsidRPr="008D38C3" w:rsidRDefault="00C602C5" w:rsidP="00C602C5">
      <w:pPr>
        <w:ind w:firstLine="709"/>
        <w:jc w:val="both"/>
        <w:rPr>
          <w:iCs/>
        </w:rPr>
      </w:pPr>
      <w:r w:rsidRPr="008D38C3">
        <w:rPr>
          <w:iCs/>
        </w:rPr>
        <w:t>В связи с приведенными аргументами риск развития нежелательных явлений для здоровых добровольцев будет минимальным.</w:t>
      </w:r>
      <w:bookmarkEnd w:id="428"/>
      <w:bookmarkEnd w:id="429"/>
    </w:p>
    <w:p w14:paraId="13A8902F" w14:textId="3DE75055" w:rsidR="00C602C5" w:rsidRPr="00FB008F" w:rsidRDefault="00C602C5" w:rsidP="00C602C5">
      <w:pPr>
        <w:pStyle w:val="20"/>
        <w:rPr>
          <w:color w:val="000000" w:themeColor="text1"/>
          <w:szCs w:val="24"/>
        </w:rPr>
      </w:pPr>
      <w:bookmarkStart w:id="433" w:name="_Toc115217985"/>
      <w:bookmarkStart w:id="434" w:name="_Toc159973330"/>
      <w:r w:rsidRPr="00FB008F">
        <w:rPr>
          <w:color w:val="000000" w:themeColor="text1"/>
          <w:szCs w:val="24"/>
        </w:rPr>
        <w:t>Инструкции для исследователя</w:t>
      </w:r>
      <w:bookmarkEnd w:id="417"/>
      <w:bookmarkEnd w:id="418"/>
      <w:bookmarkEnd w:id="433"/>
      <w:bookmarkEnd w:id="434"/>
    </w:p>
    <w:p w14:paraId="44B00F39" w14:textId="1D1540B3" w:rsidR="00C602C5" w:rsidRPr="00FB008F" w:rsidRDefault="00C602C5" w:rsidP="008260B3">
      <w:pPr>
        <w:pStyle w:val="3"/>
        <w:spacing w:before="240" w:after="240"/>
        <w:jc w:val="both"/>
        <w:rPr>
          <w:color w:val="000000" w:themeColor="text1"/>
          <w:szCs w:val="24"/>
        </w:rPr>
      </w:pPr>
      <w:bookmarkStart w:id="435" w:name="_Toc301482878"/>
      <w:bookmarkStart w:id="436" w:name="_Toc298775568"/>
      <w:bookmarkStart w:id="437" w:name="_Toc115217986"/>
      <w:bookmarkStart w:id="438" w:name="_Toc159973331"/>
      <w:r w:rsidRPr="00FB008F">
        <w:rPr>
          <w:color w:val="000000" w:themeColor="text1"/>
          <w:szCs w:val="24"/>
        </w:rPr>
        <w:t>Показания к применению</w:t>
      </w:r>
      <w:bookmarkEnd w:id="435"/>
      <w:bookmarkEnd w:id="436"/>
      <w:bookmarkEnd w:id="437"/>
      <w:bookmarkEnd w:id="438"/>
    </w:p>
    <w:p w14:paraId="77CC8D6A" w14:textId="77777777" w:rsidR="00637D4D" w:rsidRPr="00DB5DFA" w:rsidRDefault="00637D4D" w:rsidP="00637D4D">
      <w:pPr>
        <w:pStyle w:val="a5"/>
        <w:numPr>
          <w:ilvl w:val="0"/>
          <w:numId w:val="7"/>
        </w:numPr>
        <w:spacing w:before="100" w:beforeAutospacing="1" w:after="100" w:afterAutospacing="1"/>
        <w:rPr>
          <w:color w:val="333333"/>
        </w:rPr>
      </w:pPr>
      <w:bookmarkStart w:id="439" w:name="_Toc301482879"/>
      <w:bookmarkStart w:id="440" w:name="_Toc287529201"/>
      <w:bookmarkStart w:id="441" w:name="_Toc298775569"/>
      <w:bookmarkStart w:id="442" w:name="_Toc115217987"/>
      <w:bookmarkStart w:id="443" w:name="_Toc159973332"/>
      <w:commentRangeStart w:id="444"/>
      <w:r>
        <w:t>Хронический лимфоцитарный лейкоз (ХЛЛ)/мелкоклеточная лимфоцитарная лимфома (МЛЛ) у взрослых пациентов старше 18 лет;</w:t>
      </w:r>
    </w:p>
    <w:p w14:paraId="7D5A0527" w14:textId="77777777" w:rsidR="00637D4D" w:rsidRPr="00637D4D" w:rsidRDefault="00637D4D" w:rsidP="00637D4D">
      <w:pPr>
        <w:pStyle w:val="a5"/>
        <w:numPr>
          <w:ilvl w:val="0"/>
          <w:numId w:val="7"/>
        </w:numPr>
        <w:jc w:val="both"/>
      </w:pPr>
      <w:r>
        <w:t>Мантийноклеточная лимфома (МКЛ) у взрослых пациентов старше 18 лет, которые получили, по крайней мере, одну линию терапии</w:t>
      </w:r>
      <w:commentRangeEnd w:id="444"/>
      <w:r>
        <w:rPr>
          <w:rStyle w:val="afb"/>
        </w:rPr>
        <w:commentReference w:id="444"/>
      </w:r>
    </w:p>
    <w:p w14:paraId="3B7ACB99" w14:textId="1B7C72CB" w:rsidR="00C602C5" w:rsidRPr="00FB008F" w:rsidRDefault="00C602C5" w:rsidP="008260B3">
      <w:pPr>
        <w:pStyle w:val="3"/>
        <w:spacing w:before="240" w:after="240"/>
        <w:jc w:val="both"/>
        <w:rPr>
          <w:color w:val="000000" w:themeColor="text1"/>
          <w:szCs w:val="24"/>
        </w:rPr>
      </w:pPr>
      <w:r w:rsidRPr="00FB008F">
        <w:rPr>
          <w:color w:val="000000" w:themeColor="text1"/>
          <w:szCs w:val="24"/>
        </w:rPr>
        <w:t>Противопоказания</w:t>
      </w:r>
      <w:bookmarkEnd w:id="439"/>
      <w:bookmarkEnd w:id="440"/>
      <w:bookmarkEnd w:id="441"/>
      <w:bookmarkEnd w:id="442"/>
      <w:bookmarkEnd w:id="443"/>
    </w:p>
    <w:p w14:paraId="70E17E2D" w14:textId="77777777" w:rsidR="00C602C5" w:rsidRDefault="00C602C5" w:rsidP="00C602C5">
      <w:pPr>
        <w:spacing w:before="240" w:after="240"/>
        <w:ind w:firstLine="708"/>
        <w:jc w:val="both"/>
        <w:rPr>
          <w:rFonts w:eastAsia="Calibri"/>
          <w:b/>
          <w:i/>
          <w:iCs/>
          <w:color w:val="000000" w:themeColor="text1"/>
        </w:rPr>
      </w:pPr>
      <w:bookmarkStart w:id="445" w:name="_Toc301482880"/>
      <w:bookmarkStart w:id="446" w:name="_Toc287529202"/>
      <w:bookmarkStart w:id="447" w:name="_Toc298775570"/>
      <w:r w:rsidRPr="00FB008F">
        <w:rPr>
          <w:color w:val="333333"/>
        </w:rPr>
        <w:t>Повышенная чувствительность, детский возраст до 18 лет, пациенты с нарушением функции печени тяжелой степени тяжести, пациенты с нарушением функции почек тяжелой степени тяжести, а также пациенты, которым требуется проведение диализа.</w:t>
      </w:r>
    </w:p>
    <w:p w14:paraId="15B27D23" w14:textId="77777777" w:rsidR="00C602C5" w:rsidRPr="00FB008F" w:rsidRDefault="00C602C5" w:rsidP="00C602C5">
      <w:pPr>
        <w:spacing w:before="240" w:after="240"/>
        <w:jc w:val="both"/>
        <w:rPr>
          <w:rFonts w:eastAsia="Calibri"/>
          <w:b/>
          <w:i/>
          <w:iCs/>
          <w:color w:val="000000" w:themeColor="text1"/>
        </w:rPr>
      </w:pPr>
      <w:r w:rsidRPr="00FB008F">
        <w:rPr>
          <w:rFonts w:eastAsia="Calibri"/>
          <w:b/>
          <w:i/>
          <w:iCs/>
          <w:color w:val="000000" w:themeColor="text1"/>
        </w:rPr>
        <w:t>С осторожностью</w:t>
      </w:r>
    </w:p>
    <w:p w14:paraId="7B7753B2" w14:textId="77777777" w:rsidR="00C602C5" w:rsidRPr="00FB008F" w:rsidRDefault="00C602C5" w:rsidP="00C602C5">
      <w:pPr>
        <w:spacing w:before="75"/>
        <w:ind w:firstLine="708"/>
        <w:jc w:val="both"/>
        <w:rPr>
          <w:color w:val="333333"/>
        </w:rPr>
      </w:pPr>
      <w:bookmarkStart w:id="448" w:name="_Toc115217988"/>
      <w:r w:rsidRPr="00FB008F">
        <w:rPr>
          <w:color w:val="333333"/>
        </w:rPr>
        <w:t>Серьезные геморрагические явления, включая фатальные, были отмечены у пациентов с онкогематологическими заболеваниями, получавших монотерапию. Массивные кровотечения (кровотечения 3 степени тяжести и выше, серьезные кровотечения или кровотечения с вовлечением центральной нервной системы), зарегистрированы у 3.6% пациентов, при этом у 0.1% пациентов отмечены фатальные кровотечения. В целом, геморрагические явления, включая кровоподтеки и петехии, отмечались у 46% пациентов с онкогематологическими заболеваниями.</w:t>
      </w:r>
    </w:p>
    <w:p w14:paraId="2BD2C568" w14:textId="77777777" w:rsidR="00C602C5" w:rsidRPr="00FB008F" w:rsidRDefault="00C602C5" w:rsidP="00C602C5">
      <w:pPr>
        <w:spacing w:before="75"/>
        <w:ind w:firstLine="708"/>
        <w:jc w:val="both"/>
        <w:rPr>
          <w:color w:val="333333"/>
        </w:rPr>
      </w:pPr>
      <w:r w:rsidRPr="00FB008F">
        <w:rPr>
          <w:color w:val="333333"/>
        </w:rPr>
        <w:t>Серьезные инфекции (бактериальные, вирусные или грибковые), включая явления с летальным исходом, были зарегистрированы у пациентов с онкогематологическими заболеваниями, получавших монотерапию. Инфекции 3 степени тяжести и выше были зарегистрированы у 18% данных пациентов. Наиболее частой инфекцией 3 степени тяжести и выше была пневмония. Зарегистрированы случаи инфекций, вызванных реактивацией вируса гепатита В, аспергиллезом, а также случаи прогрессирующей мультифокальной лейкоэнцефалопатии.</w:t>
      </w:r>
    </w:p>
    <w:p w14:paraId="4FEBF66E" w14:textId="77777777" w:rsidR="00C602C5" w:rsidRPr="00FB008F" w:rsidRDefault="00C602C5" w:rsidP="00C602C5">
      <w:pPr>
        <w:ind w:firstLine="708"/>
        <w:jc w:val="both"/>
        <w:rPr>
          <w:color w:val="333333"/>
        </w:rPr>
      </w:pPr>
      <w:r w:rsidRPr="00FB008F">
        <w:rPr>
          <w:color w:val="333333"/>
        </w:rPr>
        <w:t>У пациентов с повышенным риском оппортунистических инфекций следует рассмотреть возможность профилактики. Следует тщательно следить за появлением признаков и симптомов инфекции и проводить необходимую терапию в соответствии с принятой практикой.</w:t>
      </w:r>
    </w:p>
    <w:p w14:paraId="2A59B706" w14:textId="77777777" w:rsidR="00C602C5" w:rsidRPr="00FB008F" w:rsidRDefault="00C602C5" w:rsidP="00C602C5">
      <w:pPr>
        <w:spacing w:before="75"/>
        <w:ind w:firstLine="708"/>
        <w:jc w:val="both"/>
        <w:rPr>
          <w:color w:val="333333"/>
        </w:rPr>
      </w:pPr>
      <w:r w:rsidRPr="00FB008F">
        <w:rPr>
          <w:color w:val="333333"/>
        </w:rPr>
        <w:t>Согласно результатам лабораторных исследований, цитопения 3 и 4 степени тяжести, развившаяся на фоне терапии, включая нейтропению (21%), анемию (10%) и тромбоцитопению (7%), возникала у пациентов с онкогематологическими заболеваниями, получавших монотерапию.</w:t>
      </w:r>
    </w:p>
    <w:p w14:paraId="4ECF2B95" w14:textId="77777777" w:rsidR="00C602C5" w:rsidRPr="00FB008F" w:rsidRDefault="00C602C5" w:rsidP="00C602C5">
      <w:pPr>
        <w:spacing w:before="75"/>
        <w:ind w:firstLine="708"/>
        <w:jc w:val="both"/>
        <w:rPr>
          <w:color w:val="333333"/>
        </w:rPr>
      </w:pPr>
      <w:r w:rsidRPr="00FB008F">
        <w:rPr>
          <w:color w:val="333333"/>
        </w:rPr>
        <w:t>Случаи второго первичного злокачественного новообразования, включая случаи рака помимо рака кожи, были отмечены у 12% пациентов с онкогематологическими заболеваниями, получавших монотерапию. Наиболее частым вторым первичным злокачественным заболеванием был рак кожи, который был выявлен у 7% пациентов. Следует проводить наблюдение за пациентами с целью выявления развития рака кожи.</w:t>
      </w:r>
    </w:p>
    <w:p w14:paraId="7CC7DB20" w14:textId="77777777" w:rsidR="00C602C5" w:rsidRPr="00FB008F" w:rsidRDefault="00C602C5" w:rsidP="00C602C5">
      <w:pPr>
        <w:spacing w:before="75" w:after="75"/>
        <w:ind w:firstLine="709"/>
        <w:jc w:val="both"/>
        <w:rPr>
          <w:color w:val="333333"/>
        </w:rPr>
      </w:pPr>
      <w:r w:rsidRPr="00FB008F">
        <w:rPr>
          <w:color w:val="333333"/>
        </w:rPr>
        <w:lastRenderedPageBreak/>
        <w:t>Мерцание/трепетание предсердий 1 или 2 степени тяжести было отмечено у 3% пациентов, а 3 степени тяжести - у 1% пациентов с онкогематологическими заболеваниями, получавших монотерапию. Следует проводить наблюдение за пациентами для выявления симптомов мерцания/трепетания предсердий (например, сердцебиение, головокружение, обморок, боль в грудной клетке, одышка), и, при необходимости, проводить ЭКГ.</w:t>
      </w:r>
    </w:p>
    <w:p w14:paraId="1A2E5F53" w14:textId="77777777" w:rsidR="00C602C5" w:rsidRPr="00C43FAC" w:rsidRDefault="00C602C5" w:rsidP="00C602C5">
      <w:pPr>
        <w:spacing w:before="75" w:after="75"/>
        <w:jc w:val="both"/>
        <w:rPr>
          <w:b/>
          <w:bCs/>
          <w:color w:val="333333"/>
        </w:rPr>
      </w:pPr>
      <w:r w:rsidRPr="00C43FAC">
        <w:rPr>
          <w:b/>
          <w:bCs/>
          <w:i/>
          <w:iCs/>
          <w:color w:val="333333"/>
        </w:rPr>
        <w:t>Влияние на способность к управлению транспортными средствами и механизмами</w:t>
      </w:r>
    </w:p>
    <w:p w14:paraId="000BC102" w14:textId="754ED74E" w:rsidR="00C602C5" w:rsidRPr="00FB008F" w:rsidRDefault="00340AB4" w:rsidP="00C602C5">
      <w:pPr>
        <w:pStyle w:val="af3"/>
        <w:spacing w:before="75" w:beforeAutospacing="0" w:after="75" w:afterAutospacing="0"/>
        <w:ind w:firstLine="708"/>
        <w:jc w:val="both"/>
        <w:rPr>
          <w:color w:val="333333"/>
        </w:rPr>
      </w:pPr>
      <w:r>
        <w:rPr>
          <w:color w:val="333333"/>
        </w:rPr>
        <w:t>Акалабрутиниб</w:t>
      </w:r>
      <w:r w:rsidR="00C602C5" w:rsidRPr="00FB008F">
        <w:rPr>
          <w:color w:val="333333"/>
        </w:rPr>
        <w:t> не оказывает или оказывает незначительное влияние на способность к управлению транспортными средствами и механизмами. Однако во время терапии акалабрутинибом могут возникать утомляемость и головокружение, и при наличии этих симптомов пациенты должны соблюдать осторожность при управлении транспортными средствами и механизмами.</w:t>
      </w:r>
    </w:p>
    <w:p w14:paraId="5DF812A3" w14:textId="693CC21C" w:rsidR="00C602C5" w:rsidRPr="00FB008F" w:rsidRDefault="00C602C5" w:rsidP="00C602C5">
      <w:pPr>
        <w:pStyle w:val="3"/>
        <w:spacing w:after="240"/>
        <w:jc w:val="both"/>
        <w:rPr>
          <w:color w:val="000000" w:themeColor="text1"/>
          <w:szCs w:val="24"/>
        </w:rPr>
      </w:pPr>
      <w:bookmarkStart w:id="449" w:name="_Toc159973333"/>
      <w:bookmarkEnd w:id="445"/>
      <w:bookmarkEnd w:id="446"/>
      <w:bookmarkEnd w:id="447"/>
      <w:r w:rsidRPr="00FB008F">
        <w:rPr>
          <w:color w:val="000000" w:themeColor="text1"/>
          <w:szCs w:val="24"/>
        </w:rPr>
        <w:t>Применение при беременности и в период грудного вскармливания</w:t>
      </w:r>
      <w:bookmarkEnd w:id="448"/>
      <w:bookmarkEnd w:id="449"/>
    </w:p>
    <w:p w14:paraId="10EFD7CD" w14:textId="77777777" w:rsidR="00C602C5" w:rsidRPr="00FB008F" w:rsidRDefault="00C602C5" w:rsidP="00C602C5">
      <w:pPr>
        <w:pStyle w:val="af3"/>
        <w:spacing w:before="75" w:beforeAutospacing="0" w:after="75" w:afterAutospacing="0"/>
        <w:jc w:val="both"/>
        <w:rPr>
          <w:color w:val="333333"/>
        </w:rPr>
      </w:pPr>
      <w:bookmarkStart w:id="450" w:name="_Toc301482881"/>
      <w:bookmarkStart w:id="451" w:name="_Toc287529203"/>
      <w:bookmarkStart w:id="452" w:name="_Toc298775571"/>
      <w:r w:rsidRPr="00FB008F">
        <w:rPr>
          <w:i/>
          <w:iCs/>
          <w:color w:val="333333"/>
        </w:rPr>
        <w:t>Беременность</w:t>
      </w:r>
    </w:p>
    <w:p w14:paraId="5C3699C1" w14:textId="2C1946A2" w:rsidR="00C602C5" w:rsidRPr="00FB008F" w:rsidRDefault="00340AB4" w:rsidP="00C602C5">
      <w:pPr>
        <w:pStyle w:val="af3"/>
        <w:spacing w:before="75" w:beforeAutospacing="0" w:after="75" w:afterAutospacing="0"/>
        <w:ind w:firstLine="708"/>
        <w:jc w:val="both"/>
        <w:rPr>
          <w:color w:val="333333"/>
        </w:rPr>
      </w:pPr>
      <w:r>
        <w:rPr>
          <w:color w:val="333333"/>
        </w:rPr>
        <w:t>Акалабрутиниб</w:t>
      </w:r>
      <w:r w:rsidR="00C602C5" w:rsidRPr="00FB008F">
        <w:rPr>
          <w:color w:val="333333"/>
        </w:rPr>
        <w:t xml:space="preserve"> не следует применять во время беременности, и женщинам с сохраненной репродуктивной функцией следует избегать наступления беременности во время терапии препаратом </w:t>
      </w:r>
      <w:r>
        <w:rPr>
          <w:color w:val="333333"/>
        </w:rPr>
        <w:t>акалабрутиниб</w:t>
      </w:r>
      <w:r w:rsidR="00C602C5" w:rsidRPr="00FB008F">
        <w:rPr>
          <w:color w:val="333333"/>
        </w:rPr>
        <w:t xml:space="preserve">. Исходя из результатов исследований на животных, при приеме акалабрутиниба во время беременности возможен риск для плода. Имеющихся клинических данных о применении </w:t>
      </w:r>
      <w:r>
        <w:rPr>
          <w:color w:val="333333"/>
        </w:rPr>
        <w:t>акалабрутиниба</w:t>
      </w:r>
      <w:r w:rsidR="00C602C5" w:rsidRPr="00FB008F">
        <w:rPr>
          <w:color w:val="333333"/>
        </w:rPr>
        <w:t> у беременных женщин недостаточно, чтобы говорить о риске крупных врожденных дефектов и выкидышей в связи с терапией препаратом. Введение акалабрутиниба беременным кроликам в дозах, обеспечивающей в 4 раза более высокую экспозицию (AUC) по сравнению с таковой при применении препарата в рекомендованной дозе у человека, было связано с замедлением темпа роста плода. Дистоция была отмечена в исследовании на крысах, с введением препарата на протяжении беременности начиная с момента имплантации, родов и лактации в дозах, обеспечивающих в 2</w:t>
      </w:r>
      <w:r w:rsidR="00A87656">
        <w:rPr>
          <w:color w:val="333333"/>
        </w:rPr>
        <w:t>,</w:t>
      </w:r>
      <w:r w:rsidR="00C602C5" w:rsidRPr="00FB008F">
        <w:rPr>
          <w:color w:val="333333"/>
        </w:rPr>
        <w:t>3 раза более высокую экспозицию по сравнению с таковой при применении препарата в рекомендованной дозе у человека.</w:t>
      </w:r>
    </w:p>
    <w:p w14:paraId="35B5697D" w14:textId="77777777" w:rsidR="00C602C5" w:rsidRPr="00FB008F" w:rsidRDefault="00C602C5" w:rsidP="00C602C5">
      <w:pPr>
        <w:pStyle w:val="af3"/>
        <w:spacing w:before="75" w:beforeAutospacing="0" w:after="75" w:afterAutospacing="0"/>
        <w:jc w:val="both"/>
        <w:rPr>
          <w:color w:val="333333"/>
        </w:rPr>
      </w:pPr>
      <w:r w:rsidRPr="00FB008F">
        <w:rPr>
          <w:i/>
          <w:iCs/>
          <w:color w:val="333333"/>
        </w:rPr>
        <w:t>Грудное вскармливание</w:t>
      </w:r>
    </w:p>
    <w:p w14:paraId="0B9CBB3A" w14:textId="2021BC91" w:rsidR="00C602C5" w:rsidRPr="00FB008F" w:rsidRDefault="00C602C5" w:rsidP="00C602C5">
      <w:pPr>
        <w:pStyle w:val="af3"/>
        <w:spacing w:before="75" w:beforeAutospacing="0" w:after="75" w:afterAutospacing="0"/>
        <w:ind w:firstLine="708"/>
        <w:jc w:val="both"/>
        <w:rPr>
          <w:color w:val="333333"/>
        </w:rPr>
      </w:pPr>
      <w:r w:rsidRPr="00FB008F">
        <w:rPr>
          <w:color w:val="333333"/>
        </w:rPr>
        <w:t xml:space="preserve">Нет данных о том, что акалабрутиниб выделяется с грудным молоком. Нет данных о влиянии акалабрутиниба на младенцев, получающих грудное вскармливание, или на выработку грудного молока. Акалабрутиниб и его активный метаболит присутствовали в молоке лактирующих крыс. Риск для ребенка, получающего грудное вскармливание, не исключается. Рекомендуется прекратить грудное вскармливание в период приема </w:t>
      </w:r>
      <w:r w:rsidR="00340AB4">
        <w:rPr>
          <w:color w:val="333333"/>
        </w:rPr>
        <w:t>акалабрутиниба</w:t>
      </w:r>
      <w:r w:rsidRPr="00FB008F">
        <w:rPr>
          <w:color w:val="333333"/>
        </w:rPr>
        <w:t> и в течение 2 сут после приема последней дозы препарата.</w:t>
      </w:r>
    </w:p>
    <w:p w14:paraId="16C7593E" w14:textId="2BC5B15E" w:rsidR="00C602C5" w:rsidRPr="00FB008F" w:rsidRDefault="00C602C5" w:rsidP="008260B3">
      <w:pPr>
        <w:pStyle w:val="3"/>
      </w:pPr>
      <w:bookmarkStart w:id="453" w:name="_Toc159973334"/>
      <w:r w:rsidRPr="00FB008F">
        <w:t>Особые указания</w:t>
      </w:r>
      <w:bookmarkEnd w:id="453"/>
    </w:p>
    <w:p w14:paraId="78B769B3" w14:textId="77777777" w:rsidR="00C602C5" w:rsidRPr="00FB008F" w:rsidRDefault="00C602C5" w:rsidP="00C602C5">
      <w:pPr>
        <w:pStyle w:val="af3"/>
        <w:spacing w:before="75" w:beforeAutospacing="0" w:after="75" w:afterAutospacing="0"/>
        <w:jc w:val="both"/>
        <w:rPr>
          <w:color w:val="333333"/>
        </w:rPr>
      </w:pPr>
      <w:bookmarkStart w:id="454" w:name="_Toc149215655"/>
      <w:r w:rsidRPr="00FB008F">
        <w:rPr>
          <w:i/>
          <w:iCs/>
          <w:color w:val="333333"/>
        </w:rPr>
        <w:t>Геморрагические явления</w:t>
      </w:r>
    </w:p>
    <w:p w14:paraId="2F5EF17D" w14:textId="40D12C1A" w:rsidR="00C602C5" w:rsidRPr="00FB008F" w:rsidRDefault="00C602C5" w:rsidP="00340AB4">
      <w:pPr>
        <w:pStyle w:val="af3"/>
        <w:spacing w:before="75" w:beforeAutospacing="0" w:after="0" w:afterAutospacing="0"/>
        <w:ind w:firstLine="708"/>
        <w:jc w:val="both"/>
        <w:rPr>
          <w:color w:val="333333"/>
        </w:rPr>
      </w:pPr>
      <w:r w:rsidRPr="00FB008F">
        <w:rPr>
          <w:color w:val="333333"/>
        </w:rPr>
        <w:t xml:space="preserve">Серьезные геморрагические явления, включая фатальные, были отмечены у пациентов с онкогематологическими заболеваниями (n=1040), получавших монотерапию </w:t>
      </w:r>
      <w:r w:rsidR="00340AB4">
        <w:rPr>
          <w:color w:val="333333"/>
        </w:rPr>
        <w:t>акалабрутинибом.</w:t>
      </w:r>
      <w:r w:rsidRPr="00FB008F">
        <w:rPr>
          <w:color w:val="333333"/>
        </w:rPr>
        <w:t xml:space="preserve"> Массивные кровотечения (кровотечения 3 степени тяжести и выше, серьезные кровотечения или кровотечения с вовлечением ЦНС), зарегистрированы у 3.6% пациентов, при этом у 0.1% пациентов отмечены фатальные кровотечения. В целом, геморрагические явления, включая кровоподтеки и петехии, отмечались у 46% пациентов с онкогематологическими заболеваниями.</w:t>
      </w:r>
    </w:p>
    <w:p w14:paraId="68630CD1" w14:textId="06969D14" w:rsidR="00C602C5" w:rsidRPr="00FB008F" w:rsidRDefault="00C602C5" w:rsidP="00340AB4">
      <w:pPr>
        <w:pStyle w:val="af3"/>
        <w:spacing w:before="75" w:beforeAutospacing="0" w:after="75" w:afterAutospacing="0"/>
        <w:ind w:firstLine="708"/>
        <w:jc w:val="both"/>
        <w:rPr>
          <w:color w:val="333333"/>
        </w:rPr>
      </w:pPr>
      <w:r w:rsidRPr="00FB008F">
        <w:rPr>
          <w:color w:val="333333"/>
        </w:rPr>
        <w:t xml:space="preserve">Механизм развития кровотечений до конца не изучен. У пациентов, получающих антитромбоцитарные препараты, антикоагулянты или тромболитики, риск кровотечений </w:t>
      </w:r>
      <w:r w:rsidRPr="00FB008F">
        <w:rPr>
          <w:color w:val="333333"/>
        </w:rPr>
        <w:lastRenderedPageBreak/>
        <w:t xml:space="preserve">может быть повышен. В связи с этим, пациент, получающий антитромбоцитарные препараты, антикоагулянты или тромболитики, должен находиться под медицинским наблюдением для выявления признаков кровотечения. Следует рассмотреть соотношение пользы и риска временного прекращения приема </w:t>
      </w:r>
      <w:r w:rsidR="00340AB4">
        <w:rPr>
          <w:color w:val="333333"/>
        </w:rPr>
        <w:t>акалабрутиниба</w:t>
      </w:r>
      <w:r w:rsidRPr="00FB008F">
        <w:rPr>
          <w:color w:val="333333"/>
        </w:rPr>
        <w:t>, как минимум, в течение 3 дней до и после хирургического вмешательства.</w:t>
      </w:r>
    </w:p>
    <w:p w14:paraId="3AEFA7E9" w14:textId="77777777" w:rsidR="00C602C5" w:rsidRPr="00FB008F" w:rsidRDefault="00C602C5" w:rsidP="00C602C5">
      <w:pPr>
        <w:pStyle w:val="af3"/>
        <w:spacing w:before="75" w:beforeAutospacing="0" w:after="75" w:afterAutospacing="0"/>
        <w:jc w:val="both"/>
        <w:rPr>
          <w:color w:val="333333"/>
        </w:rPr>
      </w:pPr>
      <w:r w:rsidRPr="00FB008F">
        <w:rPr>
          <w:i/>
          <w:iCs/>
          <w:color w:val="333333"/>
        </w:rPr>
        <w:t>Инфекции</w:t>
      </w:r>
    </w:p>
    <w:p w14:paraId="17096466" w14:textId="40F2E72B" w:rsidR="00C602C5" w:rsidRPr="00FB008F" w:rsidRDefault="00C602C5" w:rsidP="00C602C5">
      <w:pPr>
        <w:pStyle w:val="af3"/>
        <w:spacing w:before="75" w:beforeAutospacing="0" w:after="75" w:afterAutospacing="0"/>
        <w:ind w:firstLine="708"/>
        <w:jc w:val="both"/>
        <w:rPr>
          <w:color w:val="333333"/>
        </w:rPr>
      </w:pPr>
      <w:r w:rsidRPr="00FB008F">
        <w:rPr>
          <w:color w:val="333333"/>
        </w:rPr>
        <w:t xml:space="preserve">Серьезные инфекции (бактериальные, вирусные или грибковые), включая явления с летальным исходом, были зарегистрированы у пациентов с онкогематологическими заболеваниями (n=1040), получавших монотерапию </w:t>
      </w:r>
      <w:r w:rsidR="00340AB4">
        <w:rPr>
          <w:color w:val="333333"/>
        </w:rPr>
        <w:t>акалабрутинибом.</w:t>
      </w:r>
      <w:r w:rsidRPr="00FB008F">
        <w:rPr>
          <w:color w:val="333333"/>
        </w:rPr>
        <w:t xml:space="preserve"> Инфекции 3 степени тяжести и выше были зарегистрированы у 18% данных пациентов. Наиболее частой инфекцией 3 степени тяжести и выше была пневмония. Зарегистрированы случаи инфекций, вызванных реактивацией вируса гепатита В, аспергиллезом, а также случаи прогрессирующей мультифокальной лейкоэнцефалопатии.</w:t>
      </w:r>
    </w:p>
    <w:p w14:paraId="5E5D4CDB" w14:textId="77777777" w:rsidR="00C602C5" w:rsidRPr="00FB008F" w:rsidRDefault="00C602C5" w:rsidP="00C602C5">
      <w:pPr>
        <w:pStyle w:val="af3"/>
        <w:spacing w:before="75" w:beforeAutospacing="0" w:after="75" w:afterAutospacing="0"/>
        <w:ind w:firstLine="708"/>
        <w:jc w:val="both"/>
        <w:rPr>
          <w:color w:val="333333"/>
        </w:rPr>
      </w:pPr>
      <w:r w:rsidRPr="00FB008F">
        <w:rPr>
          <w:color w:val="333333"/>
        </w:rPr>
        <w:t>У пациентов с повышенным риском оппортунистических инфекций следует рассмотреть возможность профилактики. Следует тщательно следить за появлением признаков и симптомов инфекции и проводить необходимую терапию в соответствии с принятой практикой.</w:t>
      </w:r>
    </w:p>
    <w:p w14:paraId="3C5A696A" w14:textId="77777777" w:rsidR="00C602C5" w:rsidRPr="00FB008F" w:rsidRDefault="00C602C5" w:rsidP="00C602C5">
      <w:pPr>
        <w:pStyle w:val="af3"/>
        <w:spacing w:before="75" w:beforeAutospacing="0" w:after="75" w:afterAutospacing="0"/>
        <w:jc w:val="both"/>
        <w:rPr>
          <w:color w:val="333333"/>
        </w:rPr>
      </w:pPr>
      <w:r w:rsidRPr="00FB008F">
        <w:rPr>
          <w:i/>
          <w:iCs/>
          <w:color w:val="333333"/>
        </w:rPr>
        <w:t>Цитопения</w:t>
      </w:r>
    </w:p>
    <w:p w14:paraId="738AEB02" w14:textId="30C90CBB" w:rsidR="00C602C5" w:rsidRPr="00FB008F" w:rsidRDefault="00C602C5" w:rsidP="00C602C5">
      <w:pPr>
        <w:pStyle w:val="af3"/>
        <w:spacing w:before="75" w:beforeAutospacing="0" w:after="75" w:afterAutospacing="0"/>
        <w:ind w:firstLine="708"/>
        <w:jc w:val="both"/>
        <w:rPr>
          <w:color w:val="333333"/>
        </w:rPr>
      </w:pPr>
      <w:r w:rsidRPr="00FB008F">
        <w:rPr>
          <w:color w:val="333333"/>
        </w:rPr>
        <w:t xml:space="preserve">Согласно результатам лабораторных исследований, цитопения 3 и 4 степени тяжести, развившаяся на фоне терапии, включая нейтропению (21%), анемию (10%) и тромбоцитопению (7%), возникала у пациентов с онкогематологическими заболеваниями (п=1040), получавших монотерапию препаратом </w:t>
      </w:r>
      <w:r w:rsidR="00340AB4">
        <w:rPr>
          <w:color w:val="333333"/>
        </w:rPr>
        <w:t>акалабрутиниб.</w:t>
      </w:r>
    </w:p>
    <w:p w14:paraId="3366B452" w14:textId="77777777" w:rsidR="00C602C5" w:rsidRPr="00FB008F" w:rsidRDefault="00C602C5" w:rsidP="00C602C5">
      <w:pPr>
        <w:pStyle w:val="af3"/>
        <w:spacing w:before="75" w:beforeAutospacing="0" w:after="75" w:afterAutospacing="0"/>
        <w:jc w:val="both"/>
        <w:rPr>
          <w:color w:val="333333"/>
        </w:rPr>
      </w:pPr>
      <w:r w:rsidRPr="00FB008F">
        <w:rPr>
          <w:color w:val="333333"/>
        </w:rPr>
        <w:t>Следует осуществлять мониторинг параметров общего анализа крови в соответствии с установленными процедурами.</w:t>
      </w:r>
    </w:p>
    <w:p w14:paraId="06208CBA" w14:textId="77777777" w:rsidR="00C602C5" w:rsidRPr="00FB008F" w:rsidRDefault="00C602C5" w:rsidP="00C602C5">
      <w:pPr>
        <w:pStyle w:val="af3"/>
        <w:spacing w:before="75" w:beforeAutospacing="0" w:after="75" w:afterAutospacing="0"/>
        <w:jc w:val="both"/>
        <w:rPr>
          <w:color w:val="333333"/>
        </w:rPr>
      </w:pPr>
      <w:r w:rsidRPr="00FB008F">
        <w:rPr>
          <w:i/>
          <w:iCs/>
          <w:color w:val="333333"/>
        </w:rPr>
        <w:t>Второе первичное злокачественное новообразование</w:t>
      </w:r>
    </w:p>
    <w:p w14:paraId="29C3745E" w14:textId="6949B2E3" w:rsidR="00C602C5" w:rsidRPr="00FB008F" w:rsidRDefault="00C602C5" w:rsidP="00C602C5">
      <w:pPr>
        <w:pStyle w:val="af3"/>
        <w:spacing w:before="75" w:beforeAutospacing="0" w:after="75" w:afterAutospacing="0"/>
        <w:ind w:firstLine="708"/>
        <w:jc w:val="both"/>
        <w:rPr>
          <w:color w:val="333333"/>
        </w:rPr>
      </w:pPr>
      <w:r w:rsidRPr="00FB008F">
        <w:rPr>
          <w:color w:val="333333"/>
        </w:rPr>
        <w:t xml:space="preserve">Случаи второго первичного злокачественного новообразования, включая случаи рака помимо рака кожи, были отмечены у 12% пациентов с онкогематологическими заболеваниями (n=1040), получавших монотерапию </w:t>
      </w:r>
      <w:r w:rsidR="00340AB4">
        <w:rPr>
          <w:color w:val="333333"/>
        </w:rPr>
        <w:t>акалабрутинибом.</w:t>
      </w:r>
      <w:r w:rsidRPr="00FB008F">
        <w:rPr>
          <w:color w:val="333333"/>
        </w:rPr>
        <w:t xml:space="preserve"> Наиболее частым вторым первичным злокачественным заболеванием был рак кожи, который был выявлен у 7% пациентов. Следует проводить наблюдение за пациентами с целью выявления развития рака кожи.</w:t>
      </w:r>
    </w:p>
    <w:p w14:paraId="4A5407D9" w14:textId="77777777" w:rsidR="00C602C5" w:rsidRPr="00FB008F" w:rsidRDefault="00C602C5" w:rsidP="00C602C5">
      <w:pPr>
        <w:pStyle w:val="af3"/>
        <w:spacing w:before="75" w:beforeAutospacing="0" w:after="75" w:afterAutospacing="0"/>
        <w:jc w:val="both"/>
        <w:rPr>
          <w:color w:val="333333"/>
        </w:rPr>
      </w:pPr>
      <w:r w:rsidRPr="00FB008F">
        <w:rPr>
          <w:i/>
          <w:iCs/>
          <w:color w:val="333333"/>
        </w:rPr>
        <w:t>Мерцательная аритмия</w:t>
      </w:r>
    </w:p>
    <w:p w14:paraId="14BDF789" w14:textId="7BE4C513" w:rsidR="00C602C5" w:rsidRDefault="00C602C5" w:rsidP="00C602C5">
      <w:pPr>
        <w:pStyle w:val="af3"/>
        <w:spacing w:before="75" w:beforeAutospacing="0" w:after="75" w:afterAutospacing="0"/>
        <w:ind w:firstLine="708"/>
        <w:jc w:val="both"/>
        <w:rPr>
          <w:color w:val="333333"/>
        </w:rPr>
      </w:pPr>
      <w:r w:rsidRPr="00FB008F">
        <w:rPr>
          <w:color w:val="333333"/>
        </w:rPr>
        <w:t xml:space="preserve">Мерцание/трепетание предсердий 1 или 2 степени тяжести было отмечено у 3% пациентов, а 3 степени тяжести - у 1% пациентов с онкогематологическими заболеваниями, получавших монотерапию препаратом </w:t>
      </w:r>
      <w:r w:rsidR="00340AB4">
        <w:rPr>
          <w:color w:val="333333"/>
        </w:rPr>
        <w:t>акалабрутиниб</w:t>
      </w:r>
      <w:r w:rsidRPr="00FB008F">
        <w:rPr>
          <w:color w:val="333333"/>
        </w:rPr>
        <w:t> (n=1040). Следует проводить наблюдение за пациентами для выявления симптомов мерцания/трепетания предсердий (например, сердцебиение, головокружение, обморок, боль в грудной клетке, одышка), и, при необходимости, проводить ЭКГ.</w:t>
      </w:r>
    </w:p>
    <w:p w14:paraId="56CE053B" w14:textId="77777777" w:rsidR="00C602C5" w:rsidRPr="00C43FAC" w:rsidRDefault="00C602C5" w:rsidP="00C602C5">
      <w:pPr>
        <w:spacing w:before="240"/>
        <w:jc w:val="both"/>
        <w:rPr>
          <w:b/>
          <w:i/>
          <w:iCs/>
        </w:rPr>
      </w:pPr>
      <w:r w:rsidRPr="00C43FAC">
        <w:rPr>
          <w:b/>
          <w:i/>
          <w:iCs/>
        </w:rPr>
        <w:t>Женщины и мужчины с сохраненным репродуктивным потенциалом</w:t>
      </w:r>
    </w:p>
    <w:p w14:paraId="38AB86B2" w14:textId="7F0CA5D2" w:rsidR="00C602C5" w:rsidRPr="00FB008F" w:rsidRDefault="00C602C5" w:rsidP="00C602C5">
      <w:pPr>
        <w:pStyle w:val="af3"/>
        <w:spacing w:before="75" w:beforeAutospacing="0" w:after="75" w:afterAutospacing="0"/>
        <w:ind w:firstLine="708"/>
        <w:jc w:val="both"/>
        <w:rPr>
          <w:color w:val="333333"/>
        </w:rPr>
      </w:pPr>
      <w:r w:rsidRPr="00C43FAC">
        <w:rPr>
          <w:color w:val="333333"/>
        </w:rPr>
        <w:t xml:space="preserve">Нет данных о влиянии </w:t>
      </w:r>
      <w:r w:rsidR="00340AB4">
        <w:rPr>
          <w:color w:val="333333"/>
        </w:rPr>
        <w:t>акалабрутиниба</w:t>
      </w:r>
      <w:r w:rsidRPr="00C43FAC">
        <w:rPr>
          <w:color w:val="333333"/>
        </w:rPr>
        <w:t> на фертильность у людей. В ходе доклинических исследований акалабрутиниба не было обнаружено нежелательного влияния препарата на показатели фертильности у самцов и самок крыс.</w:t>
      </w:r>
    </w:p>
    <w:p w14:paraId="275B2179" w14:textId="77777777" w:rsidR="00C602C5" w:rsidRPr="00C43FAC" w:rsidRDefault="00C602C5" w:rsidP="00C602C5">
      <w:pPr>
        <w:spacing w:before="240" w:after="240"/>
        <w:jc w:val="both"/>
        <w:rPr>
          <w:b/>
          <w:i/>
        </w:rPr>
      </w:pPr>
      <w:r w:rsidRPr="00FB008F">
        <w:rPr>
          <w:b/>
          <w:i/>
        </w:rPr>
        <w:t>Применение у пожилых пациентов</w:t>
      </w:r>
      <w:bookmarkEnd w:id="454"/>
    </w:p>
    <w:p w14:paraId="6E1FEB62" w14:textId="77777777" w:rsidR="00C602C5" w:rsidRPr="00FB008F" w:rsidRDefault="00C602C5" w:rsidP="00C602C5">
      <w:pPr>
        <w:ind w:firstLine="708"/>
        <w:jc w:val="both"/>
      </w:pPr>
      <w:r w:rsidRPr="00FB008F">
        <w:rPr>
          <w:color w:val="333333"/>
        </w:rPr>
        <w:lastRenderedPageBreak/>
        <w:t>Препарат разрешен для применения у пожилых пациентов.</w:t>
      </w:r>
      <w:r>
        <w:t xml:space="preserve"> </w:t>
      </w:r>
      <w:r w:rsidRPr="00FB008F">
        <w:rPr>
          <w:lang w:val="ru"/>
        </w:rPr>
        <w:t>По данным ковариационного анализа влияние пола, расы/этнической принадлежности, массы тела и возраста ни на один из параметров ФК не было признано статистически значимым</w:t>
      </w:r>
      <w:r w:rsidRPr="00FB008F">
        <w:t>. Коррекция дозы у пожилых пациентов не требуется.</w:t>
      </w:r>
    </w:p>
    <w:p w14:paraId="5995F2EE" w14:textId="40D684A5" w:rsidR="00C602C5" w:rsidRPr="00FB008F" w:rsidRDefault="00C602C5" w:rsidP="008260B3">
      <w:pPr>
        <w:pStyle w:val="3"/>
        <w:spacing w:before="240" w:after="240"/>
        <w:jc w:val="both"/>
        <w:rPr>
          <w:szCs w:val="24"/>
        </w:rPr>
      </w:pPr>
      <w:bookmarkStart w:id="455" w:name="_Toc115217989"/>
      <w:bookmarkStart w:id="456" w:name="_Toc159973335"/>
      <w:r w:rsidRPr="00FB008F">
        <w:rPr>
          <w:szCs w:val="24"/>
        </w:rPr>
        <w:t>Способ применения и дозы</w:t>
      </w:r>
      <w:bookmarkEnd w:id="450"/>
      <w:bookmarkEnd w:id="451"/>
      <w:bookmarkEnd w:id="452"/>
      <w:bookmarkEnd w:id="455"/>
      <w:bookmarkEnd w:id="456"/>
    </w:p>
    <w:p w14:paraId="689576B1" w14:textId="5DA14FC0" w:rsidR="00C602C5" w:rsidRPr="00FB008F" w:rsidRDefault="00C602C5" w:rsidP="00C602C5">
      <w:pPr>
        <w:spacing w:before="75" w:after="75"/>
        <w:ind w:firstLine="708"/>
        <w:jc w:val="both"/>
        <w:rPr>
          <w:color w:val="333333"/>
        </w:rPr>
      </w:pPr>
      <w:bookmarkStart w:id="457" w:name="_Toc301482882"/>
      <w:bookmarkStart w:id="458" w:name="_Toc287529204"/>
      <w:bookmarkStart w:id="459" w:name="_Toc298775572"/>
      <w:bookmarkStart w:id="460" w:name="_Toc115217990"/>
      <w:r w:rsidRPr="00FB008F">
        <w:rPr>
          <w:color w:val="333333"/>
        </w:rPr>
        <w:t xml:space="preserve">Терапию препаратом </w:t>
      </w:r>
      <w:r w:rsidR="00340AB4">
        <w:rPr>
          <w:color w:val="333333"/>
        </w:rPr>
        <w:t>акалабрутиниб</w:t>
      </w:r>
      <w:r w:rsidRPr="00FB008F">
        <w:rPr>
          <w:color w:val="333333"/>
        </w:rPr>
        <w:t> следует начинать и проводить под контролем врача, имеющего опыт проведения противоопухолевой лекарственной терапии.</w:t>
      </w:r>
    </w:p>
    <w:p w14:paraId="48F74329" w14:textId="77777777" w:rsidR="00C602C5" w:rsidRPr="00C43FAC" w:rsidRDefault="00C602C5" w:rsidP="00C602C5">
      <w:pPr>
        <w:spacing w:before="75" w:after="75"/>
        <w:jc w:val="both"/>
        <w:rPr>
          <w:i/>
          <w:color w:val="333333"/>
        </w:rPr>
      </w:pPr>
      <w:r w:rsidRPr="00C43FAC">
        <w:rPr>
          <w:b/>
          <w:bCs/>
          <w:i/>
          <w:color w:val="333333"/>
        </w:rPr>
        <w:t>Дозы</w:t>
      </w:r>
    </w:p>
    <w:p w14:paraId="50D85416" w14:textId="77777777" w:rsidR="00C602C5" w:rsidRPr="00FB008F" w:rsidRDefault="00C602C5" w:rsidP="00C602C5">
      <w:pPr>
        <w:spacing w:before="75" w:after="75"/>
        <w:ind w:firstLine="708"/>
        <w:jc w:val="both"/>
        <w:rPr>
          <w:color w:val="333333"/>
        </w:rPr>
      </w:pPr>
      <w:r w:rsidRPr="00FB008F">
        <w:rPr>
          <w:i/>
          <w:iCs/>
          <w:color w:val="333333"/>
        </w:rPr>
        <w:t>Хронический лимфоцитарный лейкоз/мелкоклеточная лимфоцитарная лимфома:</w:t>
      </w:r>
      <w:r w:rsidRPr="00FB008F">
        <w:rPr>
          <w:color w:val="333333"/>
        </w:rPr>
        <w:t> 100 мг (1 капсула) 2 раза/сут в виде монотерапии или в комбинации с обинутузумабом. Информация о дозировании обинутузумаба приведена в Инструкции по применению этого препарата.</w:t>
      </w:r>
    </w:p>
    <w:p w14:paraId="161EA1D1" w14:textId="77777777" w:rsidR="00C602C5" w:rsidRPr="00FB008F" w:rsidRDefault="00C602C5" w:rsidP="00C602C5">
      <w:pPr>
        <w:spacing w:before="75" w:after="75"/>
        <w:ind w:firstLine="708"/>
        <w:jc w:val="both"/>
        <w:rPr>
          <w:color w:val="333333"/>
        </w:rPr>
      </w:pPr>
      <w:r w:rsidRPr="00FB008F">
        <w:rPr>
          <w:i/>
          <w:iCs/>
          <w:color w:val="333333"/>
        </w:rPr>
        <w:t>Мантийноклеточная лимфома:</w:t>
      </w:r>
      <w:r w:rsidRPr="00FB008F">
        <w:rPr>
          <w:color w:val="333333"/>
        </w:rPr>
        <w:t> 100 мг (1 капсула) 2 раза/сут.</w:t>
      </w:r>
    </w:p>
    <w:p w14:paraId="30328FE4" w14:textId="77777777" w:rsidR="00C602C5" w:rsidRPr="00FB008F" w:rsidRDefault="00C602C5" w:rsidP="00C602C5">
      <w:pPr>
        <w:spacing w:before="75" w:after="75"/>
        <w:ind w:firstLine="708"/>
        <w:jc w:val="both"/>
        <w:rPr>
          <w:color w:val="333333"/>
        </w:rPr>
      </w:pPr>
      <w:r w:rsidRPr="00FB008F">
        <w:rPr>
          <w:color w:val="333333"/>
        </w:rPr>
        <w:t>Интервал между приемом доз должен составлять примерно 12 ч. Рекомендуется продолжать терапию до прогрессирования заболевания или развития неприемлемой токсичности.</w:t>
      </w:r>
    </w:p>
    <w:p w14:paraId="1EC6E3D0" w14:textId="77777777" w:rsidR="00C602C5" w:rsidRPr="00C43FAC" w:rsidRDefault="00C602C5" w:rsidP="00C602C5">
      <w:pPr>
        <w:spacing w:before="75" w:after="75"/>
        <w:jc w:val="both"/>
        <w:rPr>
          <w:i/>
          <w:color w:val="333333"/>
        </w:rPr>
      </w:pPr>
      <w:r w:rsidRPr="00C43FAC">
        <w:rPr>
          <w:b/>
          <w:bCs/>
          <w:i/>
          <w:color w:val="333333"/>
        </w:rPr>
        <w:t>Пропуск приема дозы препарата</w:t>
      </w:r>
    </w:p>
    <w:p w14:paraId="4F1E6F10" w14:textId="19974919" w:rsidR="00C602C5" w:rsidRPr="00FB008F" w:rsidRDefault="00C602C5" w:rsidP="00C602C5">
      <w:pPr>
        <w:spacing w:before="75" w:after="75"/>
        <w:ind w:firstLine="708"/>
        <w:jc w:val="both"/>
        <w:rPr>
          <w:color w:val="333333"/>
        </w:rPr>
      </w:pPr>
      <w:r w:rsidRPr="00FB008F">
        <w:rPr>
          <w:color w:val="333333"/>
        </w:rPr>
        <w:t xml:space="preserve">Если пациент пропустил прием </w:t>
      </w:r>
      <w:r w:rsidR="00340AB4">
        <w:rPr>
          <w:color w:val="333333"/>
        </w:rPr>
        <w:t>акалабрутиниба</w:t>
      </w:r>
      <w:r w:rsidRPr="00FB008F">
        <w:rPr>
          <w:color w:val="333333"/>
        </w:rPr>
        <w:t> более чем на 3 ч, следующую дозу препарата следует принять в следующее обычное запланированное время. Не следует принимать дополнительную капсулу препарата для компенсации пропущенной дозы.</w:t>
      </w:r>
    </w:p>
    <w:p w14:paraId="5D97A41C" w14:textId="77777777" w:rsidR="00C602C5" w:rsidRPr="00C43FAC" w:rsidRDefault="00C602C5" w:rsidP="00C602C5">
      <w:pPr>
        <w:spacing w:before="75" w:after="75"/>
        <w:jc w:val="both"/>
        <w:rPr>
          <w:i/>
          <w:color w:val="333333"/>
        </w:rPr>
      </w:pPr>
      <w:r w:rsidRPr="00C43FAC">
        <w:rPr>
          <w:b/>
          <w:bCs/>
          <w:i/>
          <w:color w:val="333333"/>
        </w:rPr>
        <w:t>Коррекция дозы</w:t>
      </w:r>
    </w:p>
    <w:p w14:paraId="1D7FA436" w14:textId="77777777" w:rsidR="00C602C5" w:rsidRPr="00C43FAC" w:rsidRDefault="00C602C5" w:rsidP="00C602C5">
      <w:pPr>
        <w:spacing w:before="75" w:after="75"/>
        <w:jc w:val="both"/>
        <w:rPr>
          <w:color w:val="333333"/>
        </w:rPr>
      </w:pPr>
      <w:r w:rsidRPr="00C43FAC">
        <w:rPr>
          <w:bCs/>
          <w:i/>
          <w:iCs/>
          <w:color w:val="333333"/>
        </w:rPr>
        <w:t>Нежелательные реакции</w:t>
      </w:r>
    </w:p>
    <w:p w14:paraId="44CB5D85" w14:textId="0E26C3D8" w:rsidR="00C602C5" w:rsidRPr="00FB008F" w:rsidRDefault="00C602C5" w:rsidP="00340AB4">
      <w:pPr>
        <w:ind w:firstLine="708"/>
        <w:jc w:val="both"/>
        <w:rPr>
          <w:color w:val="333333"/>
        </w:rPr>
      </w:pPr>
      <w:r w:rsidRPr="00FB008F">
        <w:rPr>
          <w:color w:val="333333"/>
        </w:rPr>
        <w:t xml:space="preserve">Рекомендации по коррекции дозы </w:t>
      </w:r>
      <w:r w:rsidR="00340AB4">
        <w:rPr>
          <w:color w:val="333333"/>
        </w:rPr>
        <w:t>акалабрутиниба</w:t>
      </w:r>
      <w:r w:rsidR="00340AB4" w:rsidRPr="00FB008F">
        <w:rPr>
          <w:color w:val="333333"/>
        </w:rPr>
        <w:t xml:space="preserve"> </w:t>
      </w:r>
      <w:r w:rsidRPr="00FB008F">
        <w:rPr>
          <w:color w:val="333333"/>
        </w:rPr>
        <w:t>при нежелательных реакциях 3 степени тяжести и выше приведены в таблице 1.</w:t>
      </w:r>
    </w:p>
    <w:p w14:paraId="48CF901B" w14:textId="092A4B2C" w:rsidR="00C602C5" w:rsidRPr="00FB008F" w:rsidRDefault="00C602C5" w:rsidP="00340AB4">
      <w:pPr>
        <w:spacing w:after="75"/>
        <w:ind w:firstLine="708"/>
        <w:jc w:val="both"/>
        <w:rPr>
          <w:color w:val="333333"/>
        </w:rPr>
      </w:pPr>
      <w:r w:rsidRPr="00FB008F">
        <w:rPr>
          <w:color w:val="333333"/>
        </w:rPr>
        <w:t xml:space="preserve">Следует временно приостановить терапию препаратом </w:t>
      </w:r>
      <w:r w:rsidR="00340AB4">
        <w:rPr>
          <w:color w:val="333333"/>
        </w:rPr>
        <w:t>акалабрутиниб</w:t>
      </w:r>
      <w:r w:rsidRPr="00FB008F">
        <w:rPr>
          <w:color w:val="333333"/>
        </w:rPr>
        <w:t xml:space="preserve"> для устранения негематологических нежелательных реакций 3 степени тяжести и выше, тромбоцитопении 3 степени тяжести со значимым кровотечением, тромбоцитопении 4 степени тяжести или нейтропении 4 степени тяжести длительностью более 7 дней. После разрешения нежелательной реакции до 1 степени тяжести или до исходного уровня следует возобновить терапию, следуя рекомендациям в таблице </w:t>
      </w:r>
      <w:r>
        <w:rPr>
          <w:color w:val="333333"/>
        </w:rPr>
        <w:t>5-</w:t>
      </w:r>
      <w:r w:rsidRPr="00FB008F">
        <w:rPr>
          <w:color w:val="333333"/>
        </w:rPr>
        <w:t>1.</w:t>
      </w:r>
    </w:p>
    <w:p w14:paraId="7C4FE118" w14:textId="6084D400" w:rsidR="008260B3" w:rsidRDefault="008260B3" w:rsidP="008260B3">
      <w:pPr>
        <w:pStyle w:val="af5"/>
        <w:keepNext/>
      </w:pPr>
      <w:bookmarkStart w:id="461" w:name="_Toc159973382"/>
      <w:r>
        <w:t xml:space="preserve">Таблица </w:t>
      </w:r>
      <w:fldSimple w:instr=" STYLEREF 1 \s ">
        <w:r>
          <w:rPr>
            <w:noProof/>
          </w:rPr>
          <w:t>5</w:t>
        </w:r>
      </w:fldSimple>
      <w:r>
        <w:noBreakHyphen/>
      </w:r>
      <w:fldSimple w:instr=" SEQ Таблица \* ARABIC \s 1 ">
        <w:r>
          <w:rPr>
            <w:noProof/>
          </w:rPr>
          <w:t>1</w:t>
        </w:r>
      </w:fldSimple>
      <w:r>
        <w:t>.</w:t>
      </w:r>
      <w:r w:rsidRPr="008260B3">
        <w:rPr>
          <w:iCs/>
        </w:rPr>
        <w:t xml:space="preserve"> </w:t>
      </w:r>
      <w:r w:rsidRPr="008260B3">
        <w:rPr>
          <w:b w:val="0"/>
          <w:iCs/>
        </w:rPr>
        <w:t>Рекомендации по коррекции дозы при нежелательных реакциях</w:t>
      </w:r>
      <w:r w:rsidRPr="008260B3">
        <w:rPr>
          <w:b w:val="0"/>
          <w:iCs/>
          <w:vertAlign w:val="superscript"/>
        </w:rPr>
        <w:t>1</w:t>
      </w:r>
      <w:r w:rsidRPr="008260B3">
        <w:rPr>
          <w:b w:val="0"/>
          <w:iCs/>
        </w:rPr>
        <w:t>.</w:t>
      </w:r>
      <w:bookmarkEnd w:id="4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02"/>
        <w:gridCol w:w="4844"/>
      </w:tblGrid>
      <w:tr w:rsidR="00C602C5" w:rsidRPr="00FB008F" w14:paraId="31652130" w14:textId="77777777" w:rsidTr="008670F3">
        <w:trPr>
          <w:tblHeader/>
        </w:trPr>
        <w:tc>
          <w:tcPr>
            <w:tcW w:w="0" w:type="auto"/>
            <w:shd w:val="clear" w:color="auto" w:fill="D9D9D9" w:themeFill="background1" w:themeFillShade="D9"/>
            <w:tcMar>
              <w:top w:w="45" w:type="dxa"/>
              <w:left w:w="75" w:type="dxa"/>
              <w:bottom w:w="45" w:type="dxa"/>
              <w:right w:w="75" w:type="dxa"/>
            </w:tcMar>
            <w:vAlign w:val="center"/>
            <w:hideMark/>
          </w:tcPr>
          <w:p w14:paraId="4BF642CF" w14:textId="77777777" w:rsidR="00C602C5" w:rsidRPr="00C43FAC" w:rsidRDefault="00C602C5" w:rsidP="008670F3">
            <w:pPr>
              <w:spacing w:before="75" w:after="75"/>
              <w:rPr>
                <w:b/>
              </w:rPr>
            </w:pPr>
            <w:r w:rsidRPr="00C43FAC">
              <w:rPr>
                <w:b/>
                <w:bCs/>
              </w:rPr>
              <w:t>Возникновение нежелательной реакции</w:t>
            </w:r>
          </w:p>
        </w:tc>
        <w:tc>
          <w:tcPr>
            <w:tcW w:w="0" w:type="auto"/>
            <w:shd w:val="clear" w:color="auto" w:fill="D9D9D9" w:themeFill="background1" w:themeFillShade="D9"/>
            <w:tcMar>
              <w:top w:w="45" w:type="dxa"/>
              <w:left w:w="75" w:type="dxa"/>
              <w:bottom w:w="45" w:type="dxa"/>
              <w:right w:w="75" w:type="dxa"/>
            </w:tcMar>
            <w:vAlign w:val="center"/>
            <w:hideMark/>
          </w:tcPr>
          <w:p w14:paraId="416DEE8B" w14:textId="77777777" w:rsidR="00C602C5" w:rsidRPr="00C43FAC" w:rsidRDefault="00C602C5" w:rsidP="008670F3">
            <w:pPr>
              <w:spacing w:before="75" w:after="75"/>
              <w:rPr>
                <w:b/>
              </w:rPr>
            </w:pPr>
            <w:r w:rsidRPr="00C43FAC">
              <w:rPr>
                <w:b/>
                <w:bCs/>
              </w:rPr>
              <w:t>Изменение дозы</w:t>
            </w:r>
            <w:r w:rsidRPr="00C43FAC">
              <w:rPr>
                <w:b/>
                <w:bCs/>
              </w:rPr>
              <w:br/>
            </w:r>
            <w:r w:rsidRPr="00C43FAC">
              <w:rPr>
                <w:b/>
              </w:rPr>
              <w:t>Начальная доза - 100 мг 2 раза/сут</w:t>
            </w:r>
          </w:p>
        </w:tc>
      </w:tr>
      <w:tr w:rsidR="00C602C5" w:rsidRPr="00FB008F" w14:paraId="41E6F8C4" w14:textId="77777777" w:rsidTr="008670F3">
        <w:tc>
          <w:tcPr>
            <w:tcW w:w="0" w:type="auto"/>
            <w:tcMar>
              <w:top w:w="45" w:type="dxa"/>
              <w:left w:w="75" w:type="dxa"/>
              <w:bottom w:w="45" w:type="dxa"/>
              <w:right w:w="75" w:type="dxa"/>
            </w:tcMar>
            <w:vAlign w:val="center"/>
            <w:hideMark/>
          </w:tcPr>
          <w:p w14:paraId="0FB70E59" w14:textId="77777777" w:rsidR="00C602C5" w:rsidRPr="00C43FAC" w:rsidRDefault="00C602C5" w:rsidP="008670F3">
            <w:pPr>
              <w:spacing w:before="75" w:after="75"/>
            </w:pPr>
            <w:r w:rsidRPr="00C43FAC">
              <w:t>1-й и 2-й раз</w:t>
            </w:r>
          </w:p>
        </w:tc>
        <w:tc>
          <w:tcPr>
            <w:tcW w:w="0" w:type="auto"/>
            <w:tcMar>
              <w:top w:w="45" w:type="dxa"/>
              <w:left w:w="75" w:type="dxa"/>
              <w:bottom w:w="45" w:type="dxa"/>
              <w:right w:w="75" w:type="dxa"/>
            </w:tcMar>
            <w:vAlign w:val="center"/>
            <w:hideMark/>
          </w:tcPr>
          <w:p w14:paraId="7CAE32FC" w14:textId="77777777" w:rsidR="00C602C5" w:rsidRPr="00C43FAC" w:rsidRDefault="00C602C5" w:rsidP="008670F3">
            <w:pPr>
              <w:spacing w:before="75" w:after="75"/>
            </w:pPr>
            <w:r w:rsidRPr="00C43FAC">
              <w:t>Возобновить терапию в дозе 100 мг 2 раза/сут</w:t>
            </w:r>
          </w:p>
        </w:tc>
      </w:tr>
      <w:tr w:rsidR="00C602C5" w:rsidRPr="00FB008F" w14:paraId="400CC1F0" w14:textId="77777777" w:rsidTr="008670F3">
        <w:tc>
          <w:tcPr>
            <w:tcW w:w="0" w:type="auto"/>
            <w:tcMar>
              <w:top w:w="45" w:type="dxa"/>
              <w:left w:w="75" w:type="dxa"/>
              <w:bottom w:w="45" w:type="dxa"/>
              <w:right w:w="75" w:type="dxa"/>
            </w:tcMar>
            <w:vAlign w:val="center"/>
            <w:hideMark/>
          </w:tcPr>
          <w:p w14:paraId="54E23D8F" w14:textId="77777777" w:rsidR="00C602C5" w:rsidRPr="00C43FAC" w:rsidRDefault="00C602C5" w:rsidP="008670F3">
            <w:pPr>
              <w:spacing w:before="75" w:after="75"/>
            </w:pPr>
            <w:r w:rsidRPr="00C43FAC">
              <w:t>3-й раз</w:t>
            </w:r>
          </w:p>
        </w:tc>
        <w:tc>
          <w:tcPr>
            <w:tcW w:w="0" w:type="auto"/>
            <w:tcMar>
              <w:top w:w="45" w:type="dxa"/>
              <w:left w:w="75" w:type="dxa"/>
              <w:bottom w:w="45" w:type="dxa"/>
              <w:right w:w="75" w:type="dxa"/>
            </w:tcMar>
            <w:vAlign w:val="center"/>
            <w:hideMark/>
          </w:tcPr>
          <w:p w14:paraId="0660864C" w14:textId="77777777" w:rsidR="00C602C5" w:rsidRPr="00C43FAC" w:rsidRDefault="00C602C5" w:rsidP="008670F3">
            <w:pPr>
              <w:spacing w:before="75" w:after="75"/>
            </w:pPr>
            <w:r w:rsidRPr="00C43FAC">
              <w:t>Возобновить терапию в дозе 100 мг/сут</w:t>
            </w:r>
          </w:p>
        </w:tc>
      </w:tr>
      <w:tr w:rsidR="00C602C5" w:rsidRPr="00FB008F" w14:paraId="7F031C83" w14:textId="77777777" w:rsidTr="008670F3">
        <w:tc>
          <w:tcPr>
            <w:tcW w:w="0" w:type="auto"/>
            <w:tcMar>
              <w:top w:w="45" w:type="dxa"/>
              <w:left w:w="75" w:type="dxa"/>
              <w:bottom w:w="45" w:type="dxa"/>
              <w:right w:w="75" w:type="dxa"/>
            </w:tcMar>
            <w:vAlign w:val="center"/>
            <w:hideMark/>
          </w:tcPr>
          <w:p w14:paraId="4478F419" w14:textId="77777777" w:rsidR="00C602C5" w:rsidRPr="00C43FAC" w:rsidRDefault="00C602C5" w:rsidP="008670F3">
            <w:pPr>
              <w:spacing w:before="75" w:after="75"/>
            </w:pPr>
            <w:r w:rsidRPr="00C43FAC">
              <w:t>4-й раз</w:t>
            </w:r>
          </w:p>
        </w:tc>
        <w:tc>
          <w:tcPr>
            <w:tcW w:w="0" w:type="auto"/>
            <w:tcMar>
              <w:top w:w="45" w:type="dxa"/>
              <w:left w:w="75" w:type="dxa"/>
              <w:bottom w:w="45" w:type="dxa"/>
              <w:right w:w="75" w:type="dxa"/>
            </w:tcMar>
            <w:vAlign w:val="center"/>
            <w:hideMark/>
          </w:tcPr>
          <w:p w14:paraId="6F3929BD" w14:textId="15C876C1" w:rsidR="00C602C5" w:rsidRPr="00C43FAC" w:rsidRDefault="00C602C5" w:rsidP="008670F3">
            <w:pPr>
              <w:spacing w:before="75" w:after="75"/>
            </w:pPr>
            <w:r w:rsidRPr="00C43FAC">
              <w:t xml:space="preserve">Прекратить терапию препаратом </w:t>
            </w:r>
            <w:r w:rsidR="00340AB4">
              <w:rPr>
                <w:color w:val="333333"/>
              </w:rPr>
              <w:t>акалабрутиниб</w:t>
            </w:r>
          </w:p>
        </w:tc>
      </w:tr>
      <w:tr w:rsidR="00C602C5" w:rsidRPr="00FB008F" w14:paraId="64CA548F" w14:textId="77777777" w:rsidTr="008670F3">
        <w:tc>
          <w:tcPr>
            <w:tcW w:w="0" w:type="auto"/>
            <w:gridSpan w:val="2"/>
            <w:tcMar>
              <w:top w:w="45" w:type="dxa"/>
              <w:left w:w="75" w:type="dxa"/>
              <w:bottom w:w="45" w:type="dxa"/>
              <w:right w:w="75" w:type="dxa"/>
            </w:tcMar>
            <w:vAlign w:val="center"/>
          </w:tcPr>
          <w:p w14:paraId="3569BA50" w14:textId="77777777" w:rsidR="00C602C5" w:rsidRPr="00C43FAC" w:rsidRDefault="00C602C5" w:rsidP="008670F3">
            <w:pPr>
              <w:spacing w:before="75" w:after="75"/>
              <w:rPr>
                <w:b/>
                <w:sz w:val="20"/>
                <w:szCs w:val="20"/>
              </w:rPr>
            </w:pPr>
            <w:r w:rsidRPr="00C43FAC">
              <w:rPr>
                <w:b/>
                <w:sz w:val="20"/>
                <w:szCs w:val="20"/>
              </w:rPr>
              <w:t>Примечание:</w:t>
            </w:r>
          </w:p>
          <w:p w14:paraId="341D581E" w14:textId="77777777" w:rsidR="00C602C5" w:rsidRPr="00C43FAC" w:rsidRDefault="00C602C5" w:rsidP="008670F3">
            <w:pPr>
              <w:spacing w:before="75" w:after="75"/>
              <w:rPr>
                <w:color w:val="333333"/>
                <w:sz w:val="20"/>
                <w:szCs w:val="20"/>
              </w:rPr>
            </w:pPr>
            <w:r w:rsidRPr="00FB008F">
              <w:rPr>
                <w:color w:val="333333"/>
                <w:sz w:val="20"/>
                <w:szCs w:val="20"/>
                <w:vertAlign w:val="superscript"/>
              </w:rPr>
              <w:lastRenderedPageBreak/>
              <w:t>1</w:t>
            </w:r>
            <w:r w:rsidRPr="00FB008F">
              <w:rPr>
                <w:color w:val="333333"/>
                <w:sz w:val="20"/>
                <w:szCs w:val="20"/>
              </w:rPr>
              <w:t>Классификация нежелательных реакций согласно версии 4.03 общих терминологических критериев нежелательных явлений Национального института онкологии (National Cancer Institute Common Terminology Criteria f</w:t>
            </w:r>
            <w:r>
              <w:rPr>
                <w:color w:val="333333"/>
                <w:sz w:val="20"/>
                <w:szCs w:val="20"/>
              </w:rPr>
              <w:t>or Adverse Events (NCI СТСАЕ)).</w:t>
            </w:r>
          </w:p>
        </w:tc>
      </w:tr>
    </w:tbl>
    <w:p w14:paraId="2B00346A" w14:textId="7BF47F68" w:rsidR="008260B3" w:rsidRDefault="008260B3" w:rsidP="00340AB4">
      <w:pPr>
        <w:pStyle w:val="af5"/>
        <w:keepNext/>
        <w:spacing w:before="240"/>
        <w:jc w:val="both"/>
      </w:pPr>
      <w:bookmarkStart w:id="462" w:name="_Toc159973383"/>
      <w:r>
        <w:lastRenderedPageBreak/>
        <w:t xml:space="preserve">Таблица </w:t>
      </w:r>
      <w:fldSimple w:instr=" STYLEREF 1 \s ">
        <w:r>
          <w:rPr>
            <w:noProof/>
          </w:rPr>
          <w:t>5</w:t>
        </w:r>
      </w:fldSimple>
      <w:r>
        <w:noBreakHyphen/>
      </w:r>
      <w:fldSimple w:instr=" SEQ Таблица \* ARABIC \s 1 ">
        <w:r>
          <w:rPr>
            <w:noProof/>
          </w:rPr>
          <w:t>2</w:t>
        </w:r>
      </w:fldSimple>
      <w:r>
        <w:t>.</w:t>
      </w:r>
      <w:r w:rsidRPr="008260B3">
        <w:rPr>
          <w:iCs/>
        </w:rPr>
        <w:t xml:space="preserve"> </w:t>
      </w:r>
      <w:r w:rsidRPr="008260B3">
        <w:rPr>
          <w:b w:val="0"/>
          <w:iCs/>
        </w:rPr>
        <w:t>Применение с ингибиторами или индукторами изоферментов цитохрома CYP3A и препаратами, снижающими кислотность желудочного сока.</w:t>
      </w:r>
      <w:bookmarkEnd w:id="4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17"/>
        <w:gridCol w:w="2219"/>
        <w:gridCol w:w="5810"/>
      </w:tblGrid>
      <w:tr w:rsidR="00C602C5" w:rsidRPr="00FB008F" w14:paraId="09C8D45C" w14:textId="77777777" w:rsidTr="008670F3">
        <w:trPr>
          <w:tblHeader/>
        </w:trPr>
        <w:tc>
          <w:tcPr>
            <w:tcW w:w="0" w:type="auto"/>
            <w:shd w:val="clear" w:color="auto" w:fill="D9D9D9" w:themeFill="background1" w:themeFillShade="D9"/>
            <w:tcMar>
              <w:top w:w="45" w:type="dxa"/>
              <w:left w:w="75" w:type="dxa"/>
              <w:bottom w:w="45" w:type="dxa"/>
              <w:right w:w="75" w:type="dxa"/>
            </w:tcMar>
            <w:vAlign w:val="center"/>
            <w:hideMark/>
          </w:tcPr>
          <w:p w14:paraId="3C5392B1" w14:textId="77777777" w:rsidR="00C602C5" w:rsidRPr="00FB008F" w:rsidRDefault="00C602C5" w:rsidP="008260B3">
            <w:pPr>
              <w:jc w:val="center"/>
              <w:rPr>
                <w:color w:val="333333"/>
                <w:sz w:val="20"/>
                <w:szCs w:val="20"/>
              </w:rPr>
            </w:pPr>
          </w:p>
        </w:tc>
        <w:tc>
          <w:tcPr>
            <w:tcW w:w="0" w:type="auto"/>
            <w:shd w:val="clear" w:color="auto" w:fill="D9D9D9" w:themeFill="background1" w:themeFillShade="D9"/>
            <w:tcMar>
              <w:top w:w="45" w:type="dxa"/>
              <w:left w:w="75" w:type="dxa"/>
              <w:bottom w:w="45" w:type="dxa"/>
              <w:right w:w="75" w:type="dxa"/>
            </w:tcMar>
            <w:vAlign w:val="center"/>
            <w:hideMark/>
          </w:tcPr>
          <w:p w14:paraId="6D2F71A1" w14:textId="77777777" w:rsidR="00C602C5" w:rsidRPr="00FB008F" w:rsidRDefault="00C602C5" w:rsidP="008260B3">
            <w:pPr>
              <w:spacing w:before="75" w:after="75"/>
              <w:jc w:val="center"/>
              <w:rPr>
                <w:sz w:val="20"/>
                <w:szCs w:val="20"/>
              </w:rPr>
            </w:pPr>
            <w:r w:rsidRPr="00FB008F">
              <w:rPr>
                <w:b/>
                <w:bCs/>
                <w:sz w:val="20"/>
                <w:szCs w:val="20"/>
              </w:rPr>
              <w:t>Сопутствующая</w:t>
            </w:r>
            <w:r w:rsidRPr="00FB008F">
              <w:rPr>
                <w:b/>
                <w:bCs/>
                <w:sz w:val="20"/>
                <w:szCs w:val="20"/>
              </w:rPr>
              <w:br/>
              <w:t>терапия</w:t>
            </w:r>
          </w:p>
        </w:tc>
        <w:tc>
          <w:tcPr>
            <w:tcW w:w="0" w:type="auto"/>
            <w:shd w:val="clear" w:color="auto" w:fill="D9D9D9" w:themeFill="background1" w:themeFillShade="D9"/>
            <w:tcMar>
              <w:top w:w="45" w:type="dxa"/>
              <w:left w:w="75" w:type="dxa"/>
              <w:bottom w:w="45" w:type="dxa"/>
              <w:right w:w="75" w:type="dxa"/>
            </w:tcMar>
            <w:vAlign w:val="center"/>
            <w:hideMark/>
          </w:tcPr>
          <w:p w14:paraId="50272BD1" w14:textId="00AEAB54" w:rsidR="00C602C5" w:rsidRPr="00FB008F" w:rsidRDefault="00C602C5" w:rsidP="008260B3">
            <w:pPr>
              <w:spacing w:before="75" w:after="75"/>
              <w:jc w:val="center"/>
              <w:rPr>
                <w:sz w:val="20"/>
                <w:szCs w:val="20"/>
              </w:rPr>
            </w:pPr>
            <w:r w:rsidRPr="00FB008F">
              <w:rPr>
                <w:b/>
                <w:bCs/>
                <w:sz w:val="20"/>
                <w:szCs w:val="20"/>
              </w:rPr>
              <w:t xml:space="preserve">Рекомендации по применению препарата </w:t>
            </w:r>
            <w:r w:rsidR="00340AB4" w:rsidRPr="00340AB4">
              <w:rPr>
                <w:b/>
                <w:color w:val="333333"/>
                <w:sz w:val="20"/>
                <w:szCs w:val="20"/>
              </w:rPr>
              <w:t>акалабрутиниб</w:t>
            </w:r>
          </w:p>
        </w:tc>
      </w:tr>
      <w:tr w:rsidR="00C602C5" w:rsidRPr="00FB008F" w14:paraId="51C543D1" w14:textId="77777777" w:rsidTr="008670F3">
        <w:tc>
          <w:tcPr>
            <w:tcW w:w="0" w:type="auto"/>
            <w:tcMar>
              <w:top w:w="45" w:type="dxa"/>
              <w:left w:w="75" w:type="dxa"/>
              <w:bottom w:w="45" w:type="dxa"/>
              <w:right w:w="75" w:type="dxa"/>
            </w:tcMar>
            <w:vAlign w:val="center"/>
            <w:hideMark/>
          </w:tcPr>
          <w:p w14:paraId="78878251" w14:textId="77777777" w:rsidR="00C602C5" w:rsidRPr="00FB008F" w:rsidRDefault="00C602C5" w:rsidP="008670F3">
            <w:pPr>
              <w:spacing w:before="75" w:after="75"/>
              <w:rPr>
                <w:sz w:val="20"/>
                <w:szCs w:val="20"/>
              </w:rPr>
            </w:pPr>
            <w:r w:rsidRPr="00FB008F">
              <w:rPr>
                <w:b/>
                <w:bCs/>
                <w:sz w:val="20"/>
                <w:szCs w:val="20"/>
              </w:rPr>
              <w:t>Ингибиторы</w:t>
            </w:r>
            <w:r w:rsidRPr="00FB008F">
              <w:rPr>
                <w:b/>
                <w:bCs/>
                <w:sz w:val="20"/>
                <w:szCs w:val="20"/>
              </w:rPr>
              <w:br/>
              <w:t>CYP3A</w:t>
            </w:r>
          </w:p>
        </w:tc>
        <w:tc>
          <w:tcPr>
            <w:tcW w:w="0" w:type="auto"/>
            <w:tcMar>
              <w:top w:w="45" w:type="dxa"/>
              <w:left w:w="75" w:type="dxa"/>
              <w:bottom w:w="45" w:type="dxa"/>
              <w:right w:w="75" w:type="dxa"/>
            </w:tcMar>
            <w:vAlign w:val="center"/>
            <w:hideMark/>
          </w:tcPr>
          <w:p w14:paraId="019F66C6" w14:textId="77777777" w:rsidR="00C602C5" w:rsidRPr="00FB008F" w:rsidRDefault="00C602C5" w:rsidP="008670F3">
            <w:pPr>
              <w:spacing w:before="75" w:after="75"/>
              <w:rPr>
                <w:sz w:val="20"/>
                <w:szCs w:val="20"/>
              </w:rPr>
            </w:pPr>
            <w:r w:rsidRPr="00FB008F">
              <w:rPr>
                <w:sz w:val="20"/>
                <w:szCs w:val="20"/>
              </w:rPr>
              <w:t>Мощный ингибитор CYP3A</w:t>
            </w:r>
          </w:p>
        </w:tc>
        <w:tc>
          <w:tcPr>
            <w:tcW w:w="0" w:type="auto"/>
            <w:tcMar>
              <w:top w:w="45" w:type="dxa"/>
              <w:left w:w="75" w:type="dxa"/>
              <w:bottom w:w="45" w:type="dxa"/>
              <w:right w:w="75" w:type="dxa"/>
            </w:tcMar>
            <w:vAlign w:val="center"/>
            <w:hideMark/>
          </w:tcPr>
          <w:p w14:paraId="5B366B75" w14:textId="77777777" w:rsidR="00C602C5" w:rsidRPr="00FB008F" w:rsidRDefault="00C602C5" w:rsidP="008670F3">
            <w:pPr>
              <w:spacing w:before="75" w:after="75"/>
              <w:rPr>
                <w:sz w:val="20"/>
                <w:szCs w:val="20"/>
              </w:rPr>
            </w:pPr>
            <w:r w:rsidRPr="00FB008F">
              <w:rPr>
                <w:sz w:val="20"/>
                <w:szCs w:val="20"/>
              </w:rPr>
              <w:t>Рассмотреть альтернативные методы терапии или вести тщательное наблюдение за пациентом с целью мониторирования развития нежелательных реакций</w:t>
            </w:r>
          </w:p>
        </w:tc>
      </w:tr>
      <w:tr w:rsidR="00C602C5" w:rsidRPr="00FB008F" w14:paraId="2A00C1BE" w14:textId="77777777" w:rsidTr="008670F3">
        <w:tc>
          <w:tcPr>
            <w:tcW w:w="0" w:type="auto"/>
            <w:tcMar>
              <w:top w:w="45" w:type="dxa"/>
              <w:left w:w="75" w:type="dxa"/>
              <w:bottom w:w="45" w:type="dxa"/>
              <w:right w:w="75" w:type="dxa"/>
            </w:tcMar>
            <w:vAlign w:val="center"/>
            <w:hideMark/>
          </w:tcPr>
          <w:p w14:paraId="17C785D7" w14:textId="77777777" w:rsidR="00C602C5" w:rsidRPr="00FB008F" w:rsidRDefault="00C602C5" w:rsidP="008670F3">
            <w:pPr>
              <w:spacing w:before="75" w:after="75"/>
              <w:rPr>
                <w:sz w:val="20"/>
                <w:szCs w:val="20"/>
              </w:rPr>
            </w:pPr>
            <w:r w:rsidRPr="00FB008F">
              <w:rPr>
                <w:b/>
                <w:bCs/>
                <w:sz w:val="20"/>
                <w:szCs w:val="20"/>
              </w:rPr>
              <w:t>Индукторы</w:t>
            </w:r>
            <w:r w:rsidRPr="00FB008F">
              <w:rPr>
                <w:b/>
                <w:bCs/>
                <w:sz w:val="20"/>
                <w:szCs w:val="20"/>
              </w:rPr>
              <w:br/>
              <w:t>CYP3A</w:t>
            </w:r>
          </w:p>
        </w:tc>
        <w:tc>
          <w:tcPr>
            <w:tcW w:w="0" w:type="auto"/>
            <w:tcMar>
              <w:top w:w="45" w:type="dxa"/>
              <w:left w:w="75" w:type="dxa"/>
              <w:bottom w:w="45" w:type="dxa"/>
              <w:right w:w="75" w:type="dxa"/>
            </w:tcMar>
            <w:vAlign w:val="center"/>
            <w:hideMark/>
          </w:tcPr>
          <w:p w14:paraId="5C664592" w14:textId="77777777" w:rsidR="00C602C5" w:rsidRPr="00FB008F" w:rsidRDefault="00C602C5" w:rsidP="008670F3">
            <w:pPr>
              <w:spacing w:before="75" w:after="75"/>
              <w:rPr>
                <w:sz w:val="20"/>
                <w:szCs w:val="20"/>
              </w:rPr>
            </w:pPr>
            <w:r w:rsidRPr="00FB008F">
              <w:rPr>
                <w:sz w:val="20"/>
                <w:szCs w:val="20"/>
              </w:rPr>
              <w:t>Мощный индуктор CYP3A</w:t>
            </w:r>
          </w:p>
        </w:tc>
        <w:tc>
          <w:tcPr>
            <w:tcW w:w="0" w:type="auto"/>
            <w:tcMar>
              <w:top w:w="45" w:type="dxa"/>
              <w:left w:w="75" w:type="dxa"/>
              <w:bottom w:w="45" w:type="dxa"/>
              <w:right w:w="75" w:type="dxa"/>
            </w:tcMar>
            <w:vAlign w:val="center"/>
            <w:hideMark/>
          </w:tcPr>
          <w:p w14:paraId="5A87E248" w14:textId="3B645739" w:rsidR="00C602C5" w:rsidRPr="00FB008F" w:rsidRDefault="00C602C5" w:rsidP="00340AB4">
            <w:pPr>
              <w:spacing w:before="75" w:after="75"/>
              <w:rPr>
                <w:sz w:val="20"/>
                <w:szCs w:val="20"/>
              </w:rPr>
            </w:pPr>
            <w:r w:rsidRPr="00FB008F">
              <w:rPr>
                <w:sz w:val="20"/>
                <w:szCs w:val="20"/>
              </w:rPr>
              <w:t xml:space="preserve">Рассмотреть альтернативные методы терапии. Если применение мощного индуктора CYP3A необходимо, рекомендуется увеличить дозу препарата </w:t>
            </w:r>
            <w:r w:rsidR="00340AB4">
              <w:rPr>
                <w:sz w:val="20"/>
                <w:szCs w:val="20"/>
              </w:rPr>
              <w:t>акалабрутиниб</w:t>
            </w:r>
            <w:r w:rsidRPr="00FB008F">
              <w:rPr>
                <w:sz w:val="20"/>
                <w:szCs w:val="20"/>
              </w:rPr>
              <w:t> до 200 мг 2 раза/сут</w:t>
            </w:r>
          </w:p>
        </w:tc>
      </w:tr>
      <w:tr w:rsidR="00C602C5" w:rsidRPr="00FB008F" w14:paraId="2A2DF534" w14:textId="77777777" w:rsidTr="008670F3">
        <w:tc>
          <w:tcPr>
            <w:tcW w:w="0" w:type="auto"/>
            <w:vMerge w:val="restart"/>
            <w:tcMar>
              <w:top w:w="45" w:type="dxa"/>
              <w:left w:w="75" w:type="dxa"/>
              <w:bottom w:w="45" w:type="dxa"/>
              <w:right w:w="75" w:type="dxa"/>
            </w:tcMar>
            <w:vAlign w:val="center"/>
            <w:hideMark/>
          </w:tcPr>
          <w:p w14:paraId="7A156AD7" w14:textId="77777777" w:rsidR="00C602C5" w:rsidRPr="00FB008F" w:rsidRDefault="00C602C5" w:rsidP="008670F3">
            <w:pPr>
              <w:spacing w:before="75" w:after="75"/>
              <w:rPr>
                <w:sz w:val="20"/>
                <w:szCs w:val="20"/>
              </w:rPr>
            </w:pPr>
            <w:r w:rsidRPr="00FB008F">
              <w:rPr>
                <w:b/>
                <w:bCs/>
                <w:sz w:val="20"/>
                <w:szCs w:val="20"/>
              </w:rPr>
              <w:t>Препараты,</w:t>
            </w:r>
            <w:r w:rsidRPr="00FB008F">
              <w:rPr>
                <w:b/>
                <w:bCs/>
                <w:sz w:val="20"/>
                <w:szCs w:val="20"/>
              </w:rPr>
              <w:br/>
              <w:t>снижающие</w:t>
            </w:r>
            <w:r w:rsidRPr="00FB008F">
              <w:rPr>
                <w:b/>
                <w:bCs/>
                <w:sz w:val="20"/>
                <w:szCs w:val="20"/>
              </w:rPr>
              <w:br/>
              <w:t>кислотность</w:t>
            </w:r>
            <w:r w:rsidRPr="00FB008F">
              <w:rPr>
                <w:b/>
                <w:bCs/>
                <w:sz w:val="20"/>
                <w:szCs w:val="20"/>
              </w:rPr>
              <w:br/>
              <w:t>желудочного</w:t>
            </w:r>
            <w:r w:rsidRPr="00FB008F">
              <w:rPr>
                <w:b/>
                <w:bCs/>
                <w:sz w:val="20"/>
                <w:szCs w:val="20"/>
              </w:rPr>
              <w:br/>
              <w:t>сока</w:t>
            </w:r>
          </w:p>
        </w:tc>
        <w:tc>
          <w:tcPr>
            <w:tcW w:w="0" w:type="auto"/>
            <w:tcMar>
              <w:top w:w="45" w:type="dxa"/>
              <w:left w:w="75" w:type="dxa"/>
              <w:bottom w:w="45" w:type="dxa"/>
              <w:right w:w="75" w:type="dxa"/>
            </w:tcMar>
            <w:vAlign w:val="center"/>
            <w:hideMark/>
          </w:tcPr>
          <w:p w14:paraId="22B0ABA0" w14:textId="77777777" w:rsidR="00C602C5" w:rsidRPr="00FB008F" w:rsidRDefault="00C602C5" w:rsidP="008670F3">
            <w:pPr>
              <w:spacing w:before="75" w:after="75"/>
              <w:rPr>
                <w:sz w:val="20"/>
                <w:szCs w:val="20"/>
              </w:rPr>
            </w:pPr>
            <w:r w:rsidRPr="00FB008F">
              <w:rPr>
                <w:sz w:val="20"/>
                <w:szCs w:val="20"/>
              </w:rPr>
              <w:t>Ингибиторы протонового насоса</w:t>
            </w:r>
          </w:p>
        </w:tc>
        <w:tc>
          <w:tcPr>
            <w:tcW w:w="0" w:type="auto"/>
            <w:tcMar>
              <w:top w:w="45" w:type="dxa"/>
              <w:left w:w="75" w:type="dxa"/>
              <w:bottom w:w="45" w:type="dxa"/>
              <w:right w:w="75" w:type="dxa"/>
            </w:tcMar>
            <w:vAlign w:val="center"/>
            <w:hideMark/>
          </w:tcPr>
          <w:p w14:paraId="6EB4D3CB" w14:textId="77777777" w:rsidR="00C602C5" w:rsidRPr="00FB008F" w:rsidRDefault="00C602C5" w:rsidP="008670F3">
            <w:pPr>
              <w:spacing w:before="75" w:after="75"/>
              <w:rPr>
                <w:sz w:val="20"/>
                <w:szCs w:val="20"/>
              </w:rPr>
            </w:pPr>
            <w:r w:rsidRPr="00FB008F">
              <w:rPr>
                <w:sz w:val="20"/>
                <w:szCs w:val="20"/>
              </w:rPr>
              <w:t>Следует избегать совместного применения</w:t>
            </w:r>
          </w:p>
        </w:tc>
      </w:tr>
      <w:tr w:rsidR="00C602C5" w:rsidRPr="00FB008F" w14:paraId="789C2EFF" w14:textId="77777777" w:rsidTr="008670F3">
        <w:tc>
          <w:tcPr>
            <w:tcW w:w="0" w:type="auto"/>
            <w:vMerge/>
            <w:vAlign w:val="center"/>
            <w:hideMark/>
          </w:tcPr>
          <w:p w14:paraId="40249971" w14:textId="77777777" w:rsidR="00C602C5" w:rsidRPr="00FB008F" w:rsidRDefault="00C602C5" w:rsidP="008670F3">
            <w:pPr>
              <w:spacing w:before="75" w:after="75"/>
              <w:rPr>
                <w:sz w:val="20"/>
                <w:szCs w:val="20"/>
              </w:rPr>
            </w:pPr>
          </w:p>
        </w:tc>
        <w:tc>
          <w:tcPr>
            <w:tcW w:w="0" w:type="auto"/>
            <w:tcMar>
              <w:top w:w="45" w:type="dxa"/>
              <w:left w:w="75" w:type="dxa"/>
              <w:bottom w:w="45" w:type="dxa"/>
              <w:right w:w="75" w:type="dxa"/>
            </w:tcMar>
            <w:vAlign w:val="center"/>
            <w:hideMark/>
          </w:tcPr>
          <w:p w14:paraId="571F5DD0" w14:textId="77777777" w:rsidR="00C602C5" w:rsidRPr="00FB008F" w:rsidRDefault="00C602C5" w:rsidP="008670F3">
            <w:pPr>
              <w:spacing w:before="75" w:after="75"/>
              <w:rPr>
                <w:sz w:val="20"/>
                <w:szCs w:val="20"/>
              </w:rPr>
            </w:pPr>
            <w:r w:rsidRPr="00FB008F">
              <w:rPr>
                <w:sz w:val="20"/>
                <w:szCs w:val="20"/>
              </w:rPr>
              <w:t>Блокаторы гистаминовых Н</w:t>
            </w:r>
            <w:r w:rsidRPr="00FB008F">
              <w:rPr>
                <w:sz w:val="20"/>
                <w:szCs w:val="20"/>
                <w:vertAlign w:val="subscript"/>
              </w:rPr>
              <w:t>2</w:t>
            </w:r>
            <w:r w:rsidRPr="00FB008F">
              <w:rPr>
                <w:sz w:val="20"/>
                <w:szCs w:val="20"/>
              </w:rPr>
              <w:t>-рецепторов</w:t>
            </w:r>
          </w:p>
        </w:tc>
        <w:tc>
          <w:tcPr>
            <w:tcW w:w="0" w:type="auto"/>
            <w:tcMar>
              <w:top w:w="45" w:type="dxa"/>
              <w:left w:w="75" w:type="dxa"/>
              <w:bottom w:w="45" w:type="dxa"/>
              <w:right w:w="75" w:type="dxa"/>
            </w:tcMar>
            <w:vAlign w:val="center"/>
            <w:hideMark/>
          </w:tcPr>
          <w:p w14:paraId="695EE5A1" w14:textId="31C9F97C" w:rsidR="00C602C5" w:rsidRPr="00FB008F" w:rsidRDefault="00C602C5" w:rsidP="008670F3">
            <w:pPr>
              <w:spacing w:before="75" w:after="75"/>
              <w:rPr>
                <w:sz w:val="20"/>
                <w:szCs w:val="20"/>
              </w:rPr>
            </w:pPr>
            <w:r w:rsidRPr="00FB008F">
              <w:rPr>
                <w:sz w:val="20"/>
                <w:szCs w:val="20"/>
              </w:rPr>
              <w:t xml:space="preserve">Следует принимать препарат </w:t>
            </w:r>
            <w:r w:rsidR="00340AB4">
              <w:rPr>
                <w:sz w:val="20"/>
                <w:szCs w:val="20"/>
              </w:rPr>
              <w:t>акалабрутиниб</w:t>
            </w:r>
            <w:r w:rsidRPr="00FB008F">
              <w:rPr>
                <w:sz w:val="20"/>
                <w:szCs w:val="20"/>
              </w:rPr>
              <w:t> за 2 ч до применения блокаторов гистаминовых Н</w:t>
            </w:r>
            <w:r w:rsidRPr="00FB008F">
              <w:rPr>
                <w:sz w:val="20"/>
                <w:szCs w:val="20"/>
                <w:vertAlign w:val="subscript"/>
              </w:rPr>
              <w:t>2</w:t>
            </w:r>
            <w:r w:rsidRPr="00FB008F">
              <w:rPr>
                <w:sz w:val="20"/>
                <w:szCs w:val="20"/>
              </w:rPr>
              <w:t>-рецепторов</w:t>
            </w:r>
          </w:p>
        </w:tc>
      </w:tr>
      <w:tr w:rsidR="00C602C5" w:rsidRPr="00FB008F" w14:paraId="14D21D40" w14:textId="77777777" w:rsidTr="008670F3">
        <w:tc>
          <w:tcPr>
            <w:tcW w:w="0" w:type="auto"/>
            <w:vMerge/>
            <w:vAlign w:val="center"/>
            <w:hideMark/>
          </w:tcPr>
          <w:p w14:paraId="1AC3E0DA" w14:textId="77777777" w:rsidR="00C602C5" w:rsidRPr="00FB008F" w:rsidRDefault="00C602C5" w:rsidP="008670F3">
            <w:pPr>
              <w:spacing w:before="75" w:after="75"/>
              <w:rPr>
                <w:sz w:val="20"/>
                <w:szCs w:val="20"/>
              </w:rPr>
            </w:pPr>
          </w:p>
        </w:tc>
        <w:tc>
          <w:tcPr>
            <w:tcW w:w="0" w:type="auto"/>
            <w:tcMar>
              <w:top w:w="45" w:type="dxa"/>
              <w:left w:w="75" w:type="dxa"/>
              <w:bottom w:w="45" w:type="dxa"/>
              <w:right w:w="75" w:type="dxa"/>
            </w:tcMar>
            <w:vAlign w:val="center"/>
            <w:hideMark/>
          </w:tcPr>
          <w:p w14:paraId="6795DA8B" w14:textId="77777777" w:rsidR="00C602C5" w:rsidRPr="00FB008F" w:rsidRDefault="00C602C5" w:rsidP="008670F3">
            <w:pPr>
              <w:spacing w:before="75" w:after="75"/>
              <w:rPr>
                <w:sz w:val="20"/>
                <w:szCs w:val="20"/>
              </w:rPr>
            </w:pPr>
            <w:r w:rsidRPr="00FB008F">
              <w:rPr>
                <w:sz w:val="20"/>
                <w:szCs w:val="20"/>
              </w:rPr>
              <w:t>Антациды</w:t>
            </w:r>
          </w:p>
        </w:tc>
        <w:tc>
          <w:tcPr>
            <w:tcW w:w="0" w:type="auto"/>
            <w:tcMar>
              <w:top w:w="45" w:type="dxa"/>
              <w:left w:w="75" w:type="dxa"/>
              <w:bottom w:w="45" w:type="dxa"/>
              <w:right w:w="75" w:type="dxa"/>
            </w:tcMar>
            <w:vAlign w:val="center"/>
            <w:hideMark/>
          </w:tcPr>
          <w:p w14:paraId="7AEDEE0B" w14:textId="77777777" w:rsidR="00C602C5" w:rsidRPr="00FB008F" w:rsidRDefault="00C602C5" w:rsidP="008670F3">
            <w:pPr>
              <w:spacing w:before="75" w:after="75"/>
              <w:rPr>
                <w:sz w:val="20"/>
                <w:szCs w:val="20"/>
              </w:rPr>
            </w:pPr>
            <w:r w:rsidRPr="00FB008F">
              <w:rPr>
                <w:sz w:val="20"/>
                <w:szCs w:val="20"/>
              </w:rPr>
              <w:t>Принимать препараты с интервалом, не менее 2 ч</w:t>
            </w:r>
          </w:p>
        </w:tc>
      </w:tr>
    </w:tbl>
    <w:p w14:paraId="5BB8E076" w14:textId="77777777" w:rsidR="00C602C5" w:rsidRPr="008837F8" w:rsidRDefault="00C602C5" w:rsidP="00C602C5">
      <w:pPr>
        <w:spacing w:before="75" w:after="75"/>
        <w:jc w:val="both"/>
        <w:rPr>
          <w:i/>
          <w:color w:val="333333"/>
        </w:rPr>
      </w:pPr>
      <w:r w:rsidRPr="008837F8">
        <w:rPr>
          <w:b/>
          <w:bCs/>
          <w:i/>
          <w:color w:val="333333"/>
        </w:rPr>
        <w:t>Способ применения</w:t>
      </w:r>
    </w:p>
    <w:p w14:paraId="5E880241" w14:textId="65BB5C52" w:rsidR="00C602C5" w:rsidRPr="008837F8" w:rsidRDefault="00C602C5" w:rsidP="00C602C5">
      <w:pPr>
        <w:spacing w:before="75" w:after="75"/>
        <w:ind w:firstLine="708"/>
        <w:jc w:val="both"/>
        <w:rPr>
          <w:color w:val="333333"/>
        </w:rPr>
      </w:pPr>
      <w:r w:rsidRPr="008837F8">
        <w:rPr>
          <w:color w:val="333333"/>
        </w:rPr>
        <w:t xml:space="preserve">Капсулы препарата </w:t>
      </w:r>
      <w:r w:rsidR="00340AB4">
        <w:rPr>
          <w:sz w:val="20"/>
          <w:szCs w:val="20"/>
        </w:rPr>
        <w:t>акалаб</w:t>
      </w:r>
      <w:r w:rsidR="00340AB4" w:rsidRPr="00340AB4">
        <w:rPr>
          <w:szCs w:val="24"/>
        </w:rPr>
        <w:t>рутиниб</w:t>
      </w:r>
      <w:r w:rsidRPr="00340AB4">
        <w:rPr>
          <w:color w:val="333333"/>
          <w:szCs w:val="24"/>
        </w:rPr>
        <w:t xml:space="preserve"> следует </w:t>
      </w:r>
      <w:r w:rsidRPr="008837F8">
        <w:rPr>
          <w:color w:val="333333"/>
        </w:rPr>
        <w:t>проглатывать целиком, запивая водой, приблизительно в одно и то же время суток, независимо от приема пищи. Капсулу не следует разжевывать, растворять или открывать.</w:t>
      </w:r>
    </w:p>
    <w:p w14:paraId="22CB6D54" w14:textId="085D7617" w:rsidR="00C602C5" w:rsidRPr="008837F8" w:rsidRDefault="00C602C5" w:rsidP="00C602C5">
      <w:pPr>
        <w:pStyle w:val="3"/>
        <w:tabs>
          <w:tab w:val="left" w:pos="8647"/>
        </w:tabs>
        <w:spacing w:after="240"/>
        <w:jc w:val="both"/>
        <w:rPr>
          <w:szCs w:val="24"/>
        </w:rPr>
      </w:pPr>
      <w:bookmarkStart w:id="463" w:name="_Toc159973336"/>
      <w:commentRangeStart w:id="464"/>
      <w:r w:rsidRPr="00FB008F">
        <w:rPr>
          <w:szCs w:val="24"/>
        </w:rPr>
        <w:t>Побочн</w:t>
      </w:r>
      <w:bookmarkEnd w:id="457"/>
      <w:bookmarkEnd w:id="458"/>
      <w:bookmarkEnd w:id="459"/>
      <w:r w:rsidRPr="00FB008F">
        <w:rPr>
          <w:szCs w:val="24"/>
        </w:rPr>
        <w:t>ое действие</w:t>
      </w:r>
      <w:bookmarkEnd w:id="460"/>
      <w:bookmarkEnd w:id="463"/>
      <w:commentRangeEnd w:id="464"/>
      <w:r w:rsidR="00340AB4">
        <w:rPr>
          <w:rStyle w:val="afb"/>
          <w:rFonts w:eastAsia="Times New Roman"/>
          <w:b w:val="0"/>
          <w:bCs w:val="0"/>
        </w:rPr>
        <w:commentReference w:id="464"/>
      </w:r>
    </w:p>
    <w:p w14:paraId="712DF0B3" w14:textId="77777777" w:rsidR="00C602C5" w:rsidRPr="008837F8" w:rsidRDefault="00C602C5" w:rsidP="00C602C5">
      <w:pPr>
        <w:spacing w:before="75" w:after="75"/>
        <w:rPr>
          <w:i/>
          <w:color w:val="333333"/>
        </w:rPr>
      </w:pPr>
      <w:r w:rsidRPr="008837F8">
        <w:rPr>
          <w:b/>
          <w:bCs/>
          <w:i/>
          <w:color w:val="333333"/>
        </w:rPr>
        <w:t>Профиль безопасности</w:t>
      </w:r>
    </w:p>
    <w:p w14:paraId="0A780448" w14:textId="77777777" w:rsidR="00C602C5" w:rsidRPr="00FB008F" w:rsidRDefault="00C602C5" w:rsidP="00C602C5">
      <w:pPr>
        <w:spacing w:before="75" w:after="75"/>
        <w:ind w:firstLine="708"/>
        <w:jc w:val="both"/>
        <w:rPr>
          <w:color w:val="333333"/>
        </w:rPr>
      </w:pPr>
      <w:r w:rsidRPr="00FB008F">
        <w:rPr>
          <w:color w:val="333333"/>
        </w:rPr>
        <w:t>Общий профиль безопасности акалабрутиниба основан на данных 1040 пациентов с онкогематологическими заболеваниями, получавших монотерапию акалабрутинибом. Наиболее частыми нежелательными лекарственными реакциями (≥20%) различной степени тяжести, отмеченными у пациентов, получавших акалабрутиниб, были инфекция, головная боль, диарея, кровоподтеки, боль в мышцах и костях, тошнота, утомляемость и сыпь.</w:t>
      </w:r>
    </w:p>
    <w:p w14:paraId="3948FE5F" w14:textId="77777777" w:rsidR="00C602C5" w:rsidRPr="00FB008F" w:rsidRDefault="00C602C5" w:rsidP="00C602C5">
      <w:pPr>
        <w:spacing w:before="75" w:after="75"/>
        <w:ind w:firstLine="708"/>
        <w:jc w:val="both"/>
        <w:rPr>
          <w:color w:val="333333"/>
        </w:rPr>
      </w:pPr>
      <w:r w:rsidRPr="00FB008F">
        <w:rPr>
          <w:color w:val="333333"/>
        </w:rPr>
        <w:t>Наиболее частыми (≥5%) нежелательными лекарственными реакциями ≥3 степени тяжести были инфекция (17.6%), нейтропения (14.2%) и анемия (7.8%).</w:t>
      </w:r>
    </w:p>
    <w:p w14:paraId="40534F8A" w14:textId="77777777" w:rsidR="00C602C5" w:rsidRPr="00FB008F" w:rsidRDefault="00C602C5" w:rsidP="00C602C5">
      <w:pPr>
        <w:spacing w:before="75" w:after="75"/>
        <w:ind w:firstLine="708"/>
        <w:jc w:val="both"/>
        <w:rPr>
          <w:color w:val="333333"/>
        </w:rPr>
      </w:pPr>
      <w:r w:rsidRPr="00FB008F">
        <w:rPr>
          <w:color w:val="333333"/>
        </w:rPr>
        <w:t>Из-за развития нежелательных явлений у 4.2% пациентов доза препарата была снижена, у 9.3% пациентов терапия была прекращена. Медиана интенсивности дозы составила 98.7%.</w:t>
      </w:r>
    </w:p>
    <w:p w14:paraId="571F307B" w14:textId="77777777" w:rsidR="00C602C5" w:rsidRPr="008837F8" w:rsidRDefault="00C602C5" w:rsidP="00C602C5">
      <w:pPr>
        <w:spacing w:before="75" w:after="75"/>
        <w:jc w:val="both"/>
        <w:rPr>
          <w:i/>
          <w:color w:val="333333"/>
        </w:rPr>
      </w:pPr>
      <w:r w:rsidRPr="008837F8">
        <w:rPr>
          <w:b/>
          <w:bCs/>
          <w:i/>
          <w:color w:val="333333"/>
        </w:rPr>
        <w:t>Табличный перечень нежелательных реакций</w:t>
      </w:r>
    </w:p>
    <w:p w14:paraId="6293C63C" w14:textId="2FE96A63" w:rsidR="00C602C5" w:rsidRPr="00FB008F" w:rsidRDefault="00C602C5" w:rsidP="00C602C5">
      <w:pPr>
        <w:spacing w:before="75" w:after="75"/>
        <w:ind w:firstLine="708"/>
        <w:jc w:val="both"/>
        <w:rPr>
          <w:color w:val="333333"/>
        </w:rPr>
      </w:pPr>
      <w:r w:rsidRPr="00FB008F">
        <w:rPr>
          <w:color w:val="333333"/>
        </w:rPr>
        <w:lastRenderedPageBreak/>
        <w:t xml:space="preserve">Рассматриваемые ниже нежелательные лекарственные реакции были отмечены в клинических исследованиях у пациентов, получавших препарат </w:t>
      </w:r>
      <w:r w:rsidR="00340AB4" w:rsidRPr="00340AB4">
        <w:rPr>
          <w:szCs w:val="24"/>
        </w:rPr>
        <w:t>акалабрутиниб</w:t>
      </w:r>
      <w:r w:rsidR="00340AB4">
        <w:rPr>
          <w:color w:val="333333"/>
        </w:rPr>
        <w:t xml:space="preserve"> </w:t>
      </w:r>
      <w:r w:rsidRPr="00FB008F">
        <w:rPr>
          <w:color w:val="333333"/>
        </w:rPr>
        <w:t>в качестве монотерапии для лечения онкогематологических заболеваний. Медиана длительности терапии составила 24.6 мес.</w:t>
      </w:r>
    </w:p>
    <w:p w14:paraId="5A28C6AF" w14:textId="77777777" w:rsidR="00C602C5" w:rsidRPr="00FB008F" w:rsidRDefault="00C602C5" w:rsidP="00C602C5">
      <w:pPr>
        <w:spacing w:before="75" w:after="75"/>
        <w:ind w:firstLine="708"/>
        <w:jc w:val="both"/>
        <w:rPr>
          <w:color w:val="333333"/>
        </w:rPr>
      </w:pPr>
      <w:r w:rsidRPr="00FB008F">
        <w:rPr>
          <w:color w:val="333333"/>
        </w:rPr>
        <w:t>Нежелательные реакции сгруппированы по системно-органным классам. Внутри каждого класса нежелательные реакции перечислены в порядке убывания частоты. Частота возникновения побочных реакций представлена в следующей градации: очень часто (≥1/10), часто (≥1/100, &lt;1/10), нечасто (≥1/1000, &lt; 1/100), редко (≥1/10000, &lt; 1/1000), очень редко (&lt;1/10000), неуточненной частоты (частота не может быть определена на основании имеющихся данных).</w:t>
      </w:r>
    </w:p>
    <w:p w14:paraId="012AEE5F" w14:textId="246C9A20" w:rsidR="008260B3" w:rsidRDefault="008260B3" w:rsidP="008260B3">
      <w:pPr>
        <w:pStyle w:val="af5"/>
        <w:keepNext/>
        <w:jc w:val="both"/>
      </w:pPr>
      <w:bookmarkStart w:id="465" w:name="_Toc159973384"/>
      <w:r>
        <w:t xml:space="preserve">Таблица </w:t>
      </w:r>
      <w:fldSimple w:instr=" STYLEREF 1 \s ">
        <w:r>
          <w:rPr>
            <w:noProof/>
          </w:rPr>
          <w:t>5</w:t>
        </w:r>
      </w:fldSimple>
      <w:r>
        <w:noBreakHyphen/>
      </w:r>
      <w:fldSimple w:instr=" SEQ Таблица \* ARABIC \s 1 ">
        <w:r>
          <w:rPr>
            <w:noProof/>
          </w:rPr>
          <w:t>3</w:t>
        </w:r>
      </w:fldSimple>
      <w:r>
        <w:t>.</w:t>
      </w:r>
      <w:r w:rsidRPr="008260B3">
        <w:rPr>
          <w:iCs/>
          <w:color w:val="333333"/>
        </w:rPr>
        <w:t xml:space="preserve"> </w:t>
      </w:r>
      <w:r w:rsidRPr="008260B3">
        <w:rPr>
          <w:b w:val="0"/>
          <w:iCs/>
          <w:color w:val="333333"/>
        </w:rPr>
        <w:t>Нежелательные лекарственные реакции, отмеченные у пациентов с онкогематологическими заболеваниями при монотерапии акалабрутинибом (n=1040).</w:t>
      </w:r>
      <w:bookmarkEnd w:id="4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61"/>
        <w:gridCol w:w="2305"/>
        <w:gridCol w:w="2380"/>
      </w:tblGrid>
      <w:tr w:rsidR="00C602C5" w:rsidRPr="00FB008F" w14:paraId="73A04998" w14:textId="77777777" w:rsidTr="008670F3">
        <w:trPr>
          <w:tblHeader/>
        </w:trPr>
        <w:tc>
          <w:tcPr>
            <w:tcW w:w="0" w:type="auto"/>
            <w:shd w:val="clear" w:color="auto" w:fill="D9D9D9" w:themeFill="background1" w:themeFillShade="D9"/>
            <w:tcMar>
              <w:top w:w="45" w:type="dxa"/>
              <w:left w:w="75" w:type="dxa"/>
              <w:bottom w:w="45" w:type="dxa"/>
              <w:right w:w="75" w:type="dxa"/>
            </w:tcMar>
            <w:vAlign w:val="center"/>
            <w:hideMark/>
          </w:tcPr>
          <w:p w14:paraId="6537DB52" w14:textId="77777777" w:rsidR="00C602C5" w:rsidRPr="008837F8" w:rsidRDefault="00C602C5" w:rsidP="008670F3">
            <w:pPr>
              <w:jc w:val="center"/>
            </w:pPr>
            <w:r w:rsidRPr="008837F8">
              <w:rPr>
                <w:b/>
                <w:bCs/>
              </w:rPr>
              <w:t>Термин</w:t>
            </w:r>
          </w:p>
        </w:tc>
        <w:tc>
          <w:tcPr>
            <w:tcW w:w="0" w:type="auto"/>
            <w:shd w:val="clear" w:color="auto" w:fill="D9D9D9" w:themeFill="background1" w:themeFillShade="D9"/>
            <w:tcMar>
              <w:top w:w="45" w:type="dxa"/>
              <w:left w:w="75" w:type="dxa"/>
              <w:bottom w:w="45" w:type="dxa"/>
              <w:right w:w="75" w:type="dxa"/>
            </w:tcMar>
            <w:vAlign w:val="center"/>
            <w:hideMark/>
          </w:tcPr>
          <w:p w14:paraId="2AE5D2A0" w14:textId="77777777" w:rsidR="00C602C5" w:rsidRPr="008837F8" w:rsidRDefault="00C602C5" w:rsidP="008670F3">
            <w:pPr>
              <w:jc w:val="center"/>
            </w:pPr>
            <w:r w:rsidRPr="008837F8">
              <w:rPr>
                <w:b/>
                <w:bCs/>
              </w:rPr>
              <w:t>Общая частота</w:t>
            </w:r>
            <w:r w:rsidRPr="008837F8">
              <w:rPr>
                <w:b/>
                <w:bCs/>
              </w:rPr>
              <w:br/>
              <w:t>(реакции всех степеней тяжести по CTCAE</w:t>
            </w:r>
            <w:r w:rsidRPr="008837F8">
              <w:rPr>
                <w:b/>
                <w:bCs/>
                <w:vertAlign w:val="superscript"/>
              </w:rPr>
              <w:t>1</w:t>
            </w:r>
            <w:r w:rsidRPr="008837F8">
              <w:rPr>
                <w:b/>
                <w:bCs/>
              </w:rPr>
              <w:t>)</w:t>
            </w:r>
          </w:p>
        </w:tc>
        <w:tc>
          <w:tcPr>
            <w:tcW w:w="0" w:type="auto"/>
            <w:shd w:val="clear" w:color="auto" w:fill="D9D9D9" w:themeFill="background1" w:themeFillShade="D9"/>
            <w:tcMar>
              <w:top w:w="45" w:type="dxa"/>
              <w:left w:w="75" w:type="dxa"/>
              <w:bottom w:w="45" w:type="dxa"/>
              <w:right w:w="75" w:type="dxa"/>
            </w:tcMar>
            <w:vAlign w:val="center"/>
            <w:hideMark/>
          </w:tcPr>
          <w:p w14:paraId="4DCE04F0" w14:textId="77777777" w:rsidR="00C602C5" w:rsidRPr="008837F8" w:rsidRDefault="00C602C5" w:rsidP="008670F3">
            <w:pPr>
              <w:jc w:val="center"/>
            </w:pPr>
            <w:r w:rsidRPr="008837F8">
              <w:rPr>
                <w:b/>
                <w:bCs/>
              </w:rPr>
              <w:t>Частота реакций ≥3 степени тяжести по CTCAE</w:t>
            </w:r>
            <w:r w:rsidRPr="008837F8">
              <w:rPr>
                <w:b/>
                <w:bCs/>
                <w:vertAlign w:val="superscript"/>
              </w:rPr>
              <w:t>1</w:t>
            </w:r>
          </w:p>
        </w:tc>
      </w:tr>
      <w:tr w:rsidR="00C602C5" w:rsidRPr="00FB008F" w14:paraId="5BA125C6" w14:textId="77777777" w:rsidTr="008670F3">
        <w:tc>
          <w:tcPr>
            <w:tcW w:w="0" w:type="auto"/>
            <w:gridSpan w:val="3"/>
            <w:tcMar>
              <w:top w:w="45" w:type="dxa"/>
              <w:left w:w="75" w:type="dxa"/>
              <w:bottom w:w="45" w:type="dxa"/>
              <w:right w:w="75" w:type="dxa"/>
            </w:tcMar>
            <w:vAlign w:val="center"/>
            <w:hideMark/>
          </w:tcPr>
          <w:p w14:paraId="67344753" w14:textId="77777777" w:rsidR="00C602C5" w:rsidRPr="008837F8" w:rsidRDefault="00C602C5" w:rsidP="008670F3">
            <w:r w:rsidRPr="008837F8">
              <w:rPr>
                <w:i/>
                <w:iCs/>
              </w:rPr>
              <w:t>Со стороны крови и лимфатической системы</w:t>
            </w:r>
          </w:p>
        </w:tc>
      </w:tr>
      <w:tr w:rsidR="00C602C5" w:rsidRPr="00FB008F" w14:paraId="79C516B8" w14:textId="77777777" w:rsidTr="008670F3">
        <w:tc>
          <w:tcPr>
            <w:tcW w:w="0" w:type="auto"/>
            <w:tcMar>
              <w:top w:w="45" w:type="dxa"/>
              <w:left w:w="75" w:type="dxa"/>
              <w:bottom w:w="45" w:type="dxa"/>
              <w:right w:w="75" w:type="dxa"/>
            </w:tcMar>
            <w:vAlign w:val="center"/>
            <w:hideMark/>
          </w:tcPr>
          <w:p w14:paraId="503308FA" w14:textId="77777777" w:rsidR="00C602C5" w:rsidRPr="008837F8" w:rsidRDefault="00C602C5" w:rsidP="008670F3">
            <w:r w:rsidRPr="008837F8">
              <w:t>Лейкопения</w:t>
            </w:r>
            <w:r w:rsidRPr="008837F8">
              <w:rPr>
                <w:vertAlign w:val="superscript"/>
              </w:rPr>
              <w:t>2</w:t>
            </w:r>
          </w:p>
        </w:tc>
        <w:tc>
          <w:tcPr>
            <w:tcW w:w="0" w:type="auto"/>
            <w:tcMar>
              <w:top w:w="45" w:type="dxa"/>
              <w:left w:w="75" w:type="dxa"/>
              <w:bottom w:w="45" w:type="dxa"/>
              <w:right w:w="75" w:type="dxa"/>
            </w:tcMar>
            <w:vAlign w:val="center"/>
            <w:hideMark/>
          </w:tcPr>
          <w:p w14:paraId="50EC35D0" w14:textId="2B0FB860" w:rsidR="00C602C5" w:rsidRPr="008837F8" w:rsidRDefault="00C602C5" w:rsidP="008670F3">
            <w:r w:rsidRPr="008837F8">
              <w:t>Очень часто (16</w:t>
            </w:r>
            <w:r w:rsidR="00564669">
              <w:t>,</w:t>
            </w:r>
            <w:r w:rsidRPr="008837F8">
              <w:t>2%)</w:t>
            </w:r>
          </w:p>
        </w:tc>
        <w:tc>
          <w:tcPr>
            <w:tcW w:w="0" w:type="auto"/>
            <w:tcMar>
              <w:top w:w="45" w:type="dxa"/>
              <w:left w:w="75" w:type="dxa"/>
              <w:bottom w:w="45" w:type="dxa"/>
              <w:right w:w="75" w:type="dxa"/>
            </w:tcMar>
            <w:vAlign w:val="center"/>
            <w:hideMark/>
          </w:tcPr>
          <w:p w14:paraId="10D941FC" w14:textId="77777777" w:rsidR="00C602C5" w:rsidRPr="008837F8" w:rsidRDefault="00C602C5" w:rsidP="008670F3">
            <w:r w:rsidRPr="008837F8">
              <w:t>14%</w:t>
            </w:r>
          </w:p>
        </w:tc>
      </w:tr>
      <w:tr w:rsidR="00C602C5" w:rsidRPr="00FB008F" w14:paraId="34332EAA" w14:textId="77777777" w:rsidTr="008670F3">
        <w:tc>
          <w:tcPr>
            <w:tcW w:w="0" w:type="auto"/>
            <w:tcMar>
              <w:top w:w="45" w:type="dxa"/>
              <w:left w:w="75" w:type="dxa"/>
              <w:bottom w:w="45" w:type="dxa"/>
              <w:right w:w="75" w:type="dxa"/>
            </w:tcMar>
            <w:vAlign w:val="center"/>
            <w:hideMark/>
          </w:tcPr>
          <w:p w14:paraId="19057733" w14:textId="77777777" w:rsidR="00C602C5" w:rsidRPr="008837F8" w:rsidRDefault="00C602C5" w:rsidP="008670F3">
            <w:r w:rsidRPr="008837F8">
              <w:t>Нейтропения</w:t>
            </w:r>
          </w:p>
        </w:tc>
        <w:tc>
          <w:tcPr>
            <w:tcW w:w="0" w:type="auto"/>
            <w:tcMar>
              <w:top w:w="45" w:type="dxa"/>
              <w:left w:w="75" w:type="dxa"/>
              <w:bottom w:w="45" w:type="dxa"/>
              <w:right w:w="75" w:type="dxa"/>
            </w:tcMar>
            <w:vAlign w:val="center"/>
            <w:hideMark/>
          </w:tcPr>
          <w:p w14:paraId="01BA97CD" w14:textId="2CCEF413" w:rsidR="00C602C5" w:rsidRPr="008837F8" w:rsidRDefault="00C602C5" w:rsidP="008670F3">
            <w:r w:rsidRPr="008837F8">
              <w:t>Очень часто (15</w:t>
            </w:r>
            <w:r w:rsidR="00564669">
              <w:t>,</w:t>
            </w:r>
            <w:r w:rsidRPr="008837F8">
              <w:t>7%)</w:t>
            </w:r>
          </w:p>
        </w:tc>
        <w:tc>
          <w:tcPr>
            <w:tcW w:w="0" w:type="auto"/>
            <w:tcMar>
              <w:top w:w="45" w:type="dxa"/>
              <w:left w:w="75" w:type="dxa"/>
              <w:bottom w:w="45" w:type="dxa"/>
              <w:right w:w="75" w:type="dxa"/>
            </w:tcMar>
            <w:vAlign w:val="center"/>
            <w:hideMark/>
          </w:tcPr>
          <w:p w14:paraId="6E5E56C1" w14:textId="77777777" w:rsidR="00C602C5" w:rsidRPr="008837F8" w:rsidRDefault="00C602C5" w:rsidP="008670F3">
            <w:r w:rsidRPr="008837F8">
              <w:t>14%</w:t>
            </w:r>
          </w:p>
        </w:tc>
      </w:tr>
      <w:tr w:rsidR="00C602C5" w:rsidRPr="00FB008F" w14:paraId="53B56B7A" w14:textId="77777777" w:rsidTr="008670F3">
        <w:tc>
          <w:tcPr>
            <w:tcW w:w="0" w:type="auto"/>
            <w:tcMar>
              <w:top w:w="45" w:type="dxa"/>
              <w:left w:w="75" w:type="dxa"/>
              <w:bottom w:w="45" w:type="dxa"/>
              <w:right w:w="75" w:type="dxa"/>
            </w:tcMar>
            <w:vAlign w:val="center"/>
            <w:hideMark/>
          </w:tcPr>
          <w:p w14:paraId="2A92069A" w14:textId="77777777" w:rsidR="00C602C5" w:rsidRPr="008837F8" w:rsidRDefault="00C602C5" w:rsidP="008670F3">
            <w:r w:rsidRPr="008837F8">
              <w:t>Анемия</w:t>
            </w:r>
          </w:p>
        </w:tc>
        <w:tc>
          <w:tcPr>
            <w:tcW w:w="0" w:type="auto"/>
            <w:tcMar>
              <w:top w:w="45" w:type="dxa"/>
              <w:left w:w="75" w:type="dxa"/>
              <w:bottom w:w="45" w:type="dxa"/>
              <w:right w:w="75" w:type="dxa"/>
            </w:tcMar>
            <w:vAlign w:val="center"/>
            <w:hideMark/>
          </w:tcPr>
          <w:p w14:paraId="3F14096D" w14:textId="45C5ACE8" w:rsidR="00C602C5" w:rsidRPr="008837F8" w:rsidRDefault="00C602C5" w:rsidP="008670F3">
            <w:r w:rsidRPr="008837F8">
              <w:t>Очень часто (13</w:t>
            </w:r>
            <w:r w:rsidR="00564669">
              <w:t>,</w:t>
            </w:r>
            <w:r w:rsidRPr="008837F8">
              <w:t>8%)</w:t>
            </w:r>
          </w:p>
        </w:tc>
        <w:tc>
          <w:tcPr>
            <w:tcW w:w="0" w:type="auto"/>
            <w:tcMar>
              <w:top w:w="45" w:type="dxa"/>
              <w:left w:w="75" w:type="dxa"/>
              <w:bottom w:w="45" w:type="dxa"/>
              <w:right w:w="75" w:type="dxa"/>
            </w:tcMar>
            <w:vAlign w:val="center"/>
            <w:hideMark/>
          </w:tcPr>
          <w:p w14:paraId="7EBA7F5F" w14:textId="77777777" w:rsidR="00C602C5" w:rsidRPr="008837F8" w:rsidRDefault="00C602C5" w:rsidP="008670F3">
            <w:r w:rsidRPr="008837F8">
              <w:t>8%</w:t>
            </w:r>
          </w:p>
        </w:tc>
      </w:tr>
      <w:tr w:rsidR="00C602C5" w:rsidRPr="00FB008F" w14:paraId="7BF3E8C5" w14:textId="77777777" w:rsidTr="008670F3">
        <w:tc>
          <w:tcPr>
            <w:tcW w:w="0" w:type="auto"/>
            <w:tcMar>
              <w:top w:w="45" w:type="dxa"/>
              <w:left w:w="75" w:type="dxa"/>
              <w:bottom w:w="45" w:type="dxa"/>
              <w:right w:w="75" w:type="dxa"/>
            </w:tcMar>
            <w:vAlign w:val="center"/>
            <w:hideMark/>
          </w:tcPr>
          <w:p w14:paraId="71E90CD8" w14:textId="77777777" w:rsidR="00C602C5" w:rsidRPr="008837F8" w:rsidRDefault="00C602C5" w:rsidP="008670F3">
            <w:r w:rsidRPr="008837F8">
              <w:t>Тромбоцитопения</w:t>
            </w:r>
          </w:p>
        </w:tc>
        <w:tc>
          <w:tcPr>
            <w:tcW w:w="0" w:type="auto"/>
            <w:tcMar>
              <w:top w:w="45" w:type="dxa"/>
              <w:left w:w="75" w:type="dxa"/>
              <w:bottom w:w="45" w:type="dxa"/>
              <w:right w:w="75" w:type="dxa"/>
            </w:tcMar>
            <w:vAlign w:val="center"/>
            <w:hideMark/>
          </w:tcPr>
          <w:p w14:paraId="149EBF65" w14:textId="1963A48A" w:rsidR="00C602C5" w:rsidRPr="008837F8" w:rsidRDefault="00C602C5" w:rsidP="008670F3">
            <w:r w:rsidRPr="008837F8">
              <w:t>Часто (8</w:t>
            </w:r>
            <w:r w:rsidR="00564669">
              <w:t>,</w:t>
            </w:r>
            <w:r w:rsidRPr="008837F8">
              <w:t>9%)</w:t>
            </w:r>
          </w:p>
        </w:tc>
        <w:tc>
          <w:tcPr>
            <w:tcW w:w="0" w:type="auto"/>
            <w:tcMar>
              <w:top w:w="45" w:type="dxa"/>
              <w:left w:w="75" w:type="dxa"/>
              <w:bottom w:w="45" w:type="dxa"/>
              <w:right w:w="75" w:type="dxa"/>
            </w:tcMar>
            <w:vAlign w:val="center"/>
            <w:hideMark/>
          </w:tcPr>
          <w:p w14:paraId="29214229" w14:textId="77777777" w:rsidR="00C602C5" w:rsidRPr="008837F8" w:rsidRDefault="00C602C5" w:rsidP="008670F3">
            <w:r w:rsidRPr="008837F8">
              <w:t>4,8%</w:t>
            </w:r>
          </w:p>
        </w:tc>
      </w:tr>
      <w:tr w:rsidR="00C602C5" w:rsidRPr="00FB008F" w14:paraId="46B389D9" w14:textId="77777777" w:rsidTr="008670F3">
        <w:tc>
          <w:tcPr>
            <w:tcW w:w="0" w:type="auto"/>
            <w:gridSpan w:val="3"/>
            <w:tcMar>
              <w:top w:w="45" w:type="dxa"/>
              <w:left w:w="75" w:type="dxa"/>
              <w:bottom w:w="45" w:type="dxa"/>
              <w:right w:w="75" w:type="dxa"/>
            </w:tcMar>
            <w:vAlign w:val="center"/>
            <w:hideMark/>
          </w:tcPr>
          <w:p w14:paraId="5735D184" w14:textId="77777777" w:rsidR="00C602C5" w:rsidRPr="008837F8" w:rsidRDefault="00C602C5" w:rsidP="008670F3">
            <w:r w:rsidRPr="008837F8">
              <w:rPr>
                <w:i/>
                <w:iCs/>
              </w:rPr>
              <w:t>Со стороны сердца</w:t>
            </w:r>
          </w:p>
        </w:tc>
      </w:tr>
      <w:tr w:rsidR="00C602C5" w:rsidRPr="00FB008F" w14:paraId="28CAE906" w14:textId="77777777" w:rsidTr="008670F3">
        <w:tc>
          <w:tcPr>
            <w:tcW w:w="0" w:type="auto"/>
            <w:tcMar>
              <w:top w:w="45" w:type="dxa"/>
              <w:left w:w="75" w:type="dxa"/>
              <w:bottom w:w="45" w:type="dxa"/>
              <w:right w:w="75" w:type="dxa"/>
            </w:tcMar>
            <w:vAlign w:val="center"/>
            <w:hideMark/>
          </w:tcPr>
          <w:p w14:paraId="70BC1BF3" w14:textId="77777777" w:rsidR="00C602C5" w:rsidRPr="008837F8" w:rsidRDefault="00C602C5" w:rsidP="008670F3">
            <w:r w:rsidRPr="008837F8">
              <w:t>Мерцание/трепетание предсердий</w:t>
            </w:r>
            <w:r w:rsidRPr="008837F8">
              <w:rPr>
                <w:vertAlign w:val="superscript"/>
              </w:rPr>
              <w:t>2</w:t>
            </w:r>
          </w:p>
        </w:tc>
        <w:tc>
          <w:tcPr>
            <w:tcW w:w="0" w:type="auto"/>
            <w:tcMar>
              <w:top w:w="45" w:type="dxa"/>
              <w:left w:w="75" w:type="dxa"/>
              <w:bottom w:w="45" w:type="dxa"/>
              <w:right w:w="75" w:type="dxa"/>
            </w:tcMar>
            <w:vAlign w:val="center"/>
            <w:hideMark/>
          </w:tcPr>
          <w:p w14:paraId="7B893C79" w14:textId="47E89D19" w:rsidR="00C602C5" w:rsidRPr="008837F8" w:rsidRDefault="00C602C5" w:rsidP="008670F3">
            <w:r w:rsidRPr="008837F8">
              <w:t>Часто (4</w:t>
            </w:r>
            <w:r w:rsidR="00564669">
              <w:t>,</w:t>
            </w:r>
            <w:r w:rsidRPr="008837F8">
              <w:t>4%)</w:t>
            </w:r>
          </w:p>
        </w:tc>
        <w:tc>
          <w:tcPr>
            <w:tcW w:w="0" w:type="auto"/>
            <w:tcMar>
              <w:top w:w="45" w:type="dxa"/>
              <w:left w:w="75" w:type="dxa"/>
              <w:bottom w:w="45" w:type="dxa"/>
              <w:right w:w="75" w:type="dxa"/>
            </w:tcMar>
            <w:vAlign w:val="center"/>
            <w:hideMark/>
          </w:tcPr>
          <w:p w14:paraId="5AE1F042" w14:textId="3E44CA86" w:rsidR="00C602C5" w:rsidRPr="008837F8" w:rsidRDefault="00C602C5" w:rsidP="008670F3">
            <w:r w:rsidRPr="008837F8">
              <w:t>1</w:t>
            </w:r>
            <w:r w:rsidR="00564669">
              <w:t>,</w:t>
            </w:r>
            <w:r w:rsidRPr="008837F8">
              <w:t>3%</w:t>
            </w:r>
          </w:p>
        </w:tc>
      </w:tr>
      <w:tr w:rsidR="00C602C5" w:rsidRPr="00FB008F" w14:paraId="211119F9" w14:textId="77777777" w:rsidTr="008670F3">
        <w:tc>
          <w:tcPr>
            <w:tcW w:w="0" w:type="auto"/>
            <w:gridSpan w:val="3"/>
            <w:tcMar>
              <w:top w:w="45" w:type="dxa"/>
              <w:left w:w="75" w:type="dxa"/>
              <w:bottom w:w="45" w:type="dxa"/>
              <w:right w:w="75" w:type="dxa"/>
            </w:tcMar>
            <w:vAlign w:val="center"/>
            <w:hideMark/>
          </w:tcPr>
          <w:p w14:paraId="0B5A44E1" w14:textId="77777777" w:rsidR="00C602C5" w:rsidRPr="008837F8" w:rsidRDefault="00C602C5" w:rsidP="008670F3">
            <w:r w:rsidRPr="008837F8">
              <w:rPr>
                <w:i/>
                <w:iCs/>
              </w:rPr>
              <w:t>Со стороны нервной системы</w:t>
            </w:r>
          </w:p>
        </w:tc>
      </w:tr>
      <w:tr w:rsidR="00C602C5" w:rsidRPr="00FB008F" w14:paraId="5D4307C5" w14:textId="77777777" w:rsidTr="008670F3">
        <w:tc>
          <w:tcPr>
            <w:tcW w:w="0" w:type="auto"/>
            <w:tcMar>
              <w:top w:w="45" w:type="dxa"/>
              <w:left w:w="75" w:type="dxa"/>
              <w:bottom w:w="45" w:type="dxa"/>
              <w:right w:w="75" w:type="dxa"/>
            </w:tcMar>
            <w:vAlign w:val="center"/>
            <w:hideMark/>
          </w:tcPr>
          <w:p w14:paraId="281E1BB5" w14:textId="77777777" w:rsidR="00C602C5" w:rsidRPr="008837F8" w:rsidRDefault="00C602C5" w:rsidP="008670F3">
            <w:r w:rsidRPr="008837F8">
              <w:t>Головная боль</w:t>
            </w:r>
          </w:p>
        </w:tc>
        <w:tc>
          <w:tcPr>
            <w:tcW w:w="0" w:type="auto"/>
            <w:tcMar>
              <w:top w:w="45" w:type="dxa"/>
              <w:left w:w="75" w:type="dxa"/>
              <w:bottom w:w="45" w:type="dxa"/>
              <w:right w:w="75" w:type="dxa"/>
            </w:tcMar>
            <w:vAlign w:val="center"/>
            <w:hideMark/>
          </w:tcPr>
          <w:p w14:paraId="2619B5B7" w14:textId="3BA9DA56" w:rsidR="00C602C5" w:rsidRPr="008837F8" w:rsidRDefault="00C602C5" w:rsidP="008670F3">
            <w:r w:rsidRPr="008837F8">
              <w:t>Очень часто (37</w:t>
            </w:r>
            <w:r w:rsidR="00564669">
              <w:t>,</w:t>
            </w:r>
            <w:r w:rsidRPr="008837F8">
              <w:t>8%)</w:t>
            </w:r>
          </w:p>
        </w:tc>
        <w:tc>
          <w:tcPr>
            <w:tcW w:w="0" w:type="auto"/>
            <w:tcMar>
              <w:top w:w="45" w:type="dxa"/>
              <w:left w:w="75" w:type="dxa"/>
              <w:bottom w:w="45" w:type="dxa"/>
              <w:right w:w="75" w:type="dxa"/>
            </w:tcMar>
            <w:vAlign w:val="center"/>
            <w:hideMark/>
          </w:tcPr>
          <w:p w14:paraId="435CE17B" w14:textId="276465B8" w:rsidR="00C602C5" w:rsidRPr="008837F8" w:rsidRDefault="00C602C5" w:rsidP="008670F3">
            <w:r w:rsidRPr="008837F8">
              <w:t>1</w:t>
            </w:r>
            <w:r w:rsidR="00564669">
              <w:t>,</w:t>
            </w:r>
            <w:r w:rsidRPr="008837F8">
              <w:t>1%</w:t>
            </w:r>
          </w:p>
        </w:tc>
      </w:tr>
      <w:tr w:rsidR="00C602C5" w:rsidRPr="00FB008F" w14:paraId="05E0D80A" w14:textId="77777777" w:rsidTr="008670F3">
        <w:tc>
          <w:tcPr>
            <w:tcW w:w="0" w:type="auto"/>
            <w:tcMar>
              <w:top w:w="45" w:type="dxa"/>
              <w:left w:w="75" w:type="dxa"/>
              <w:bottom w:w="45" w:type="dxa"/>
              <w:right w:w="75" w:type="dxa"/>
            </w:tcMar>
            <w:vAlign w:val="center"/>
            <w:hideMark/>
          </w:tcPr>
          <w:p w14:paraId="6F8DF378" w14:textId="77777777" w:rsidR="00C602C5" w:rsidRPr="008837F8" w:rsidRDefault="00C602C5" w:rsidP="008670F3">
            <w:r w:rsidRPr="008837F8">
              <w:t>Головокружение</w:t>
            </w:r>
          </w:p>
        </w:tc>
        <w:tc>
          <w:tcPr>
            <w:tcW w:w="0" w:type="auto"/>
            <w:tcMar>
              <w:top w:w="45" w:type="dxa"/>
              <w:left w:w="75" w:type="dxa"/>
              <w:bottom w:w="45" w:type="dxa"/>
              <w:right w:w="75" w:type="dxa"/>
            </w:tcMar>
            <w:vAlign w:val="center"/>
            <w:hideMark/>
          </w:tcPr>
          <w:p w14:paraId="33C239CE" w14:textId="5EE9A3C3" w:rsidR="00C602C5" w:rsidRPr="008837F8" w:rsidRDefault="00C602C5" w:rsidP="008670F3">
            <w:r w:rsidRPr="008837F8">
              <w:t>Очень часто (13</w:t>
            </w:r>
            <w:r w:rsidR="00564669">
              <w:t>,</w:t>
            </w:r>
            <w:r w:rsidRPr="008837F8">
              <w:t>4%)</w:t>
            </w:r>
          </w:p>
        </w:tc>
        <w:tc>
          <w:tcPr>
            <w:tcW w:w="0" w:type="auto"/>
            <w:tcMar>
              <w:top w:w="45" w:type="dxa"/>
              <w:left w:w="75" w:type="dxa"/>
              <w:bottom w:w="45" w:type="dxa"/>
              <w:right w:w="75" w:type="dxa"/>
            </w:tcMar>
            <w:vAlign w:val="center"/>
            <w:hideMark/>
          </w:tcPr>
          <w:p w14:paraId="3D306D60" w14:textId="5CF0EFAF" w:rsidR="00C602C5" w:rsidRPr="008837F8" w:rsidRDefault="00C602C5" w:rsidP="008670F3">
            <w:r w:rsidRPr="008837F8">
              <w:t>0</w:t>
            </w:r>
            <w:r w:rsidR="00564669">
              <w:t>,</w:t>
            </w:r>
            <w:r w:rsidRPr="008837F8">
              <w:t>2%</w:t>
            </w:r>
          </w:p>
        </w:tc>
      </w:tr>
      <w:tr w:rsidR="00C602C5" w:rsidRPr="00FB008F" w14:paraId="5234472B" w14:textId="77777777" w:rsidTr="008670F3">
        <w:tc>
          <w:tcPr>
            <w:tcW w:w="0" w:type="auto"/>
            <w:gridSpan w:val="3"/>
            <w:tcMar>
              <w:top w:w="45" w:type="dxa"/>
              <w:left w:w="75" w:type="dxa"/>
              <w:bottom w:w="45" w:type="dxa"/>
              <w:right w:w="75" w:type="dxa"/>
            </w:tcMar>
            <w:vAlign w:val="center"/>
            <w:hideMark/>
          </w:tcPr>
          <w:p w14:paraId="1DCCBB25" w14:textId="77777777" w:rsidR="00C602C5" w:rsidRPr="008837F8" w:rsidRDefault="00C602C5" w:rsidP="008670F3">
            <w:r w:rsidRPr="008837F8">
              <w:rPr>
                <w:i/>
                <w:iCs/>
              </w:rPr>
              <w:t>Со стороны дыхательной системы, органов грудной клетки и средостения</w:t>
            </w:r>
          </w:p>
        </w:tc>
      </w:tr>
      <w:tr w:rsidR="00C602C5" w:rsidRPr="00FB008F" w14:paraId="3002DBE8" w14:textId="77777777" w:rsidTr="008670F3">
        <w:tc>
          <w:tcPr>
            <w:tcW w:w="0" w:type="auto"/>
            <w:tcMar>
              <w:top w:w="45" w:type="dxa"/>
              <w:left w:w="75" w:type="dxa"/>
              <w:bottom w:w="45" w:type="dxa"/>
              <w:right w:w="75" w:type="dxa"/>
            </w:tcMar>
            <w:vAlign w:val="center"/>
            <w:hideMark/>
          </w:tcPr>
          <w:p w14:paraId="3A9B1676" w14:textId="77777777" w:rsidR="00C602C5" w:rsidRPr="008837F8" w:rsidRDefault="00C602C5" w:rsidP="008670F3">
            <w:r w:rsidRPr="008837F8">
              <w:t>Носовое кровотечение</w:t>
            </w:r>
          </w:p>
        </w:tc>
        <w:tc>
          <w:tcPr>
            <w:tcW w:w="0" w:type="auto"/>
            <w:tcMar>
              <w:top w:w="45" w:type="dxa"/>
              <w:left w:w="75" w:type="dxa"/>
              <w:bottom w:w="45" w:type="dxa"/>
              <w:right w:w="75" w:type="dxa"/>
            </w:tcMar>
            <w:vAlign w:val="center"/>
            <w:hideMark/>
          </w:tcPr>
          <w:p w14:paraId="6AB97E89" w14:textId="7379973E" w:rsidR="00C602C5" w:rsidRPr="008837F8" w:rsidRDefault="00C602C5" w:rsidP="008670F3">
            <w:r w:rsidRPr="008837F8">
              <w:t>Часто (7</w:t>
            </w:r>
            <w:r w:rsidR="00564669">
              <w:t>,</w:t>
            </w:r>
            <w:r w:rsidRPr="008837F8">
              <w:t>0%)</w:t>
            </w:r>
          </w:p>
        </w:tc>
        <w:tc>
          <w:tcPr>
            <w:tcW w:w="0" w:type="auto"/>
            <w:tcMar>
              <w:top w:w="45" w:type="dxa"/>
              <w:left w:w="75" w:type="dxa"/>
              <w:bottom w:w="45" w:type="dxa"/>
              <w:right w:w="75" w:type="dxa"/>
            </w:tcMar>
            <w:vAlign w:val="center"/>
            <w:hideMark/>
          </w:tcPr>
          <w:p w14:paraId="69384D85" w14:textId="554D8F10" w:rsidR="00C602C5" w:rsidRPr="008837F8" w:rsidRDefault="00C602C5" w:rsidP="008670F3">
            <w:r w:rsidRPr="008837F8">
              <w:t>0</w:t>
            </w:r>
            <w:r w:rsidR="00564669">
              <w:t>,</w:t>
            </w:r>
            <w:r w:rsidRPr="008837F8">
              <w:t>3%</w:t>
            </w:r>
          </w:p>
        </w:tc>
      </w:tr>
      <w:tr w:rsidR="00C602C5" w:rsidRPr="00FB008F" w14:paraId="3DA2683F" w14:textId="77777777" w:rsidTr="008670F3">
        <w:tc>
          <w:tcPr>
            <w:tcW w:w="0" w:type="auto"/>
            <w:gridSpan w:val="3"/>
            <w:tcMar>
              <w:top w:w="45" w:type="dxa"/>
              <w:left w:w="75" w:type="dxa"/>
              <w:bottom w:w="45" w:type="dxa"/>
              <w:right w:w="75" w:type="dxa"/>
            </w:tcMar>
            <w:vAlign w:val="center"/>
            <w:hideMark/>
          </w:tcPr>
          <w:p w14:paraId="78BB1F08" w14:textId="77777777" w:rsidR="00C602C5" w:rsidRPr="008837F8" w:rsidRDefault="00C602C5" w:rsidP="008670F3">
            <w:r w:rsidRPr="008837F8">
              <w:rPr>
                <w:i/>
                <w:iCs/>
              </w:rPr>
              <w:t>Со стороны пищеварительной системы</w:t>
            </w:r>
          </w:p>
        </w:tc>
      </w:tr>
      <w:tr w:rsidR="00C602C5" w:rsidRPr="00FB008F" w14:paraId="7D58FCB2" w14:textId="77777777" w:rsidTr="008670F3">
        <w:tc>
          <w:tcPr>
            <w:tcW w:w="0" w:type="auto"/>
            <w:tcMar>
              <w:top w:w="45" w:type="dxa"/>
              <w:left w:w="75" w:type="dxa"/>
              <w:bottom w:w="45" w:type="dxa"/>
              <w:right w:w="75" w:type="dxa"/>
            </w:tcMar>
            <w:vAlign w:val="center"/>
            <w:hideMark/>
          </w:tcPr>
          <w:p w14:paraId="1A8619EC" w14:textId="77777777" w:rsidR="00C602C5" w:rsidRPr="008837F8" w:rsidRDefault="00C602C5" w:rsidP="008670F3">
            <w:r w:rsidRPr="008837F8">
              <w:t>Диарея</w:t>
            </w:r>
          </w:p>
        </w:tc>
        <w:tc>
          <w:tcPr>
            <w:tcW w:w="0" w:type="auto"/>
            <w:tcMar>
              <w:top w:w="45" w:type="dxa"/>
              <w:left w:w="75" w:type="dxa"/>
              <w:bottom w:w="45" w:type="dxa"/>
              <w:right w:w="75" w:type="dxa"/>
            </w:tcMar>
            <w:vAlign w:val="center"/>
            <w:hideMark/>
          </w:tcPr>
          <w:p w14:paraId="259D2ED4" w14:textId="22734BF8" w:rsidR="00C602C5" w:rsidRPr="008837F8" w:rsidRDefault="00C602C5" w:rsidP="008670F3">
            <w:r w:rsidRPr="008837F8">
              <w:t>Очень часто (36</w:t>
            </w:r>
            <w:r w:rsidR="00564669">
              <w:t>,</w:t>
            </w:r>
            <w:r w:rsidRPr="008837F8">
              <w:t>7%)</w:t>
            </w:r>
          </w:p>
        </w:tc>
        <w:tc>
          <w:tcPr>
            <w:tcW w:w="0" w:type="auto"/>
            <w:tcMar>
              <w:top w:w="45" w:type="dxa"/>
              <w:left w:w="75" w:type="dxa"/>
              <w:bottom w:w="45" w:type="dxa"/>
              <w:right w:w="75" w:type="dxa"/>
            </w:tcMar>
            <w:vAlign w:val="center"/>
            <w:hideMark/>
          </w:tcPr>
          <w:p w14:paraId="1A1A486B" w14:textId="0545E3F2" w:rsidR="00C602C5" w:rsidRPr="008837F8" w:rsidRDefault="00C602C5" w:rsidP="008670F3">
            <w:r w:rsidRPr="008837F8">
              <w:t>2</w:t>
            </w:r>
            <w:r w:rsidR="00564669">
              <w:t>,</w:t>
            </w:r>
            <w:r w:rsidRPr="008837F8">
              <w:t>6%</w:t>
            </w:r>
          </w:p>
        </w:tc>
      </w:tr>
      <w:tr w:rsidR="00C602C5" w:rsidRPr="00FB008F" w14:paraId="21DE5F53" w14:textId="77777777" w:rsidTr="008670F3">
        <w:tc>
          <w:tcPr>
            <w:tcW w:w="0" w:type="auto"/>
            <w:tcMar>
              <w:top w:w="45" w:type="dxa"/>
              <w:left w:w="75" w:type="dxa"/>
              <w:bottom w:w="45" w:type="dxa"/>
              <w:right w:w="75" w:type="dxa"/>
            </w:tcMar>
            <w:vAlign w:val="center"/>
            <w:hideMark/>
          </w:tcPr>
          <w:p w14:paraId="59E331F9" w14:textId="77777777" w:rsidR="00C602C5" w:rsidRPr="008837F8" w:rsidRDefault="00C602C5" w:rsidP="008670F3">
            <w:r w:rsidRPr="008837F8">
              <w:t>Тошнота</w:t>
            </w:r>
          </w:p>
        </w:tc>
        <w:tc>
          <w:tcPr>
            <w:tcW w:w="0" w:type="auto"/>
            <w:tcMar>
              <w:top w:w="45" w:type="dxa"/>
              <w:left w:w="75" w:type="dxa"/>
              <w:bottom w:w="45" w:type="dxa"/>
              <w:right w:w="75" w:type="dxa"/>
            </w:tcMar>
            <w:vAlign w:val="center"/>
            <w:hideMark/>
          </w:tcPr>
          <w:p w14:paraId="7C00FA4A" w14:textId="5898B46C" w:rsidR="00C602C5" w:rsidRPr="008837F8" w:rsidRDefault="00C602C5" w:rsidP="008670F3">
            <w:r w:rsidRPr="008837F8">
              <w:t>Очень часто (21</w:t>
            </w:r>
            <w:r w:rsidR="00564669">
              <w:t>,</w:t>
            </w:r>
            <w:r w:rsidRPr="008837F8">
              <w:t>7%)</w:t>
            </w:r>
          </w:p>
        </w:tc>
        <w:tc>
          <w:tcPr>
            <w:tcW w:w="0" w:type="auto"/>
            <w:tcMar>
              <w:top w:w="45" w:type="dxa"/>
              <w:left w:w="75" w:type="dxa"/>
              <w:bottom w:w="45" w:type="dxa"/>
              <w:right w:w="75" w:type="dxa"/>
            </w:tcMar>
            <w:vAlign w:val="center"/>
            <w:hideMark/>
          </w:tcPr>
          <w:p w14:paraId="4C8EEB1C" w14:textId="605BB9CD" w:rsidR="00C602C5" w:rsidRPr="008837F8" w:rsidRDefault="00C602C5" w:rsidP="008670F3">
            <w:r w:rsidRPr="008837F8">
              <w:t>1</w:t>
            </w:r>
            <w:r w:rsidR="00564669">
              <w:t>,</w:t>
            </w:r>
            <w:r w:rsidRPr="008837F8">
              <w:t>2%</w:t>
            </w:r>
          </w:p>
        </w:tc>
      </w:tr>
      <w:tr w:rsidR="00C602C5" w:rsidRPr="00FB008F" w14:paraId="63D78374" w14:textId="77777777" w:rsidTr="008670F3">
        <w:tc>
          <w:tcPr>
            <w:tcW w:w="0" w:type="auto"/>
            <w:tcMar>
              <w:top w:w="45" w:type="dxa"/>
              <w:left w:w="75" w:type="dxa"/>
              <w:bottom w:w="45" w:type="dxa"/>
              <w:right w:w="75" w:type="dxa"/>
            </w:tcMar>
            <w:vAlign w:val="center"/>
            <w:hideMark/>
          </w:tcPr>
          <w:p w14:paraId="6AFBB7EF" w14:textId="77777777" w:rsidR="00C602C5" w:rsidRPr="008837F8" w:rsidRDefault="00C602C5" w:rsidP="008670F3">
            <w:r w:rsidRPr="008837F8">
              <w:t>Запор</w:t>
            </w:r>
          </w:p>
        </w:tc>
        <w:tc>
          <w:tcPr>
            <w:tcW w:w="0" w:type="auto"/>
            <w:tcMar>
              <w:top w:w="45" w:type="dxa"/>
              <w:left w:w="75" w:type="dxa"/>
              <w:bottom w:w="45" w:type="dxa"/>
              <w:right w:w="75" w:type="dxa"/>
            </w:tcMar>
            <w:vAlign w:val="center"/>
            <w:hideMark/>
          </w:tcPr>
          <w:p w14:paraId="55CC4249" w14:textId="59E14656" w:rsidR="00C602C5" w:rsidRPr="008837F8" w:rsidRDefault="00C602C5" w:rsidP="008670F3">
            <w:r w:rsidRPr="008837F8">
              <w:t>Очень часто (14</w:t>
            </w:r>
            <w:r w:rsidR="00564669">
              <w:t>,</w:t>
            </w:r>
            <w:r w:rsidRPr="008837F8">
              <w:t>5%)</w:t>
            </w:r>
          </w:p>
        </w:tc>
        <w:tc>
          <w:tcPr>
            <w:tcW w:w="0" w:type="auto"/>
            <w:tcMar>
              <w:top w:w="45" w:type="dxa"/>
              <w:left w:w="75" w:type="dxa"/>
              <w:bottom w:w="45" w:type="dxa"/>
              <w:right w:w="75" w:type="dxa"/>
            </w:tcMar>
            <w:vAlign w:val="center"/>
            <w:hideMark/>
          </w:tcPr>
          <w:p w14:paraId="1817CB1B" w14:textId="614D9E93" w:rsidR="00C602C5" w:rsidRPr="008837F8" w:rsidRDefault="00C602C5" w:rsidP="008670F3">
            <w:r w:rsidRPr="008837F8">
              <w:t>0</w:t>
            </w:r>
            <w:r w:rsidR="00564669">
              <w:t>,</w:t>
            </w:r>
            <w:r w:rsidRPr="008837F8">
              <w:t>1%</w:t>
            </w:r>
          </w:p>
        </w:tc>
      </w:tr>
      <w:tr w:rsidR="00C602C5" w:rsidRPr="00FB008F" w14:paraId="660BD3C1" w14:textId="77777777" w:rsidTr="008670F3">
        <w:tc>
          <w:tcPr>
            <w:tcW w:w="0" w:type="auto"/>
            <w:tcMar>
              <w:top w:w="45" w:type="dxa"/>
              <w:left w:w="75" w:type="dxa"/>
              <w:bottom w:w="45" w:type="dxa"/>
              <w:right w:w="75" w:type="dxa"/>
            </w:tcMar>
            <w:vAlign w:val="center"/>
            <w:hideMark/>
          </w:tcPr>
          <w:p w14:paraId="5DDADF44" w14:textId="77777777" w:rsidR="00C602C5" w:rsidRPr="008837F8" w:rsidRDefault="00C602C5" w:rsidP="008670F3">
            <w:r w:rsidRPr="008837F8">
              <w:t>Боль в животе</w:t>
            </w:r>
            <w:r w:rsidRPr="008837F8">
              <w:rPr>
                <w:vertAlign w:val="superscript"/>
              </w:rPr>
              <w:t>2</w:t>
            </w:r>
          </w:p>
        </w:tc>
        <w:tc>
          <w:tcPr>
            <w:tcW w:w="0" w:type="auto"/>
            <w:tcMar>
              <w:top w:w="45" w:type="dxa"/>
              <w:left w:w="75" w:type="dxa"/>
              <w:bottom w:w="45" w:type="dxa"/>
              <w:right w:w="75" w:type="dxa"/>
            </w:tcMar>
            <w:vAlign w:val="center"/>
            <w:hideMark/>
          </w:tcPr>
          <w:p w14:paraId="30B423A6" w14:textId="3EB56E09" w:rsidR="00C602C5" w:rsidRPr="008837F8" w:rsidRDefault="00C602C5" w:rsidP="008670F3">
            <w:r w:rsidRPr="008837F8">
              <w:t>Очень часто (12</w:t>
            </w:r>
            <w:r w:rsidR="00564669">
              <w:t>,</w:t>
            </w:r>
            <w:r w:rsidRPr="008837F8">
              <w:t>5%)</w:t>
            </w:r>
          </w:p>
        </w:tc>
        <w:tc>
          <w:tcPr>
            <w:tcW w:w="0" w:type="auto"/>
            <w:tcMar>
              <w:top w:w="45" w:type="dxa"/>
              <w:left w:w="75" w:type="dxa"/>
              <w:bottom w:w="45" w:type="dxa"/>
              <w:right w:w="75" w:type="dxa"/>
            </w:tcMar>
            <w:vAlign w:val="center"/>
            <w:hideMark/>
          </w:tcPr>
          <w:p w14:paraId="09C85905" w14:textId="77777777" w:rsidR="00C602C5" w:rsidRPr="008837F8" w:rsidRDefault="00C602C5" w:rsidP="008670F3">
            <w:r w:rsidRPr="008837F8">
              <w:t>1%</w:t>
            </w:r>
          </w:p>
        </w:tc>
      </w:tr>
      <w:tr w:rsidR="00C602C5" w:rsidRPr="00FB008F" w14:paraId="5A8F7833" w14:textId="77777777" w:rsidTr="008670F3">
        <w:tc>
          <w:tcPr>
            <w:tcW w:w="0" w:type="auto"/>
            <w:tcMar>
              <w:top w:w="45" w:type="dxa"/>
              <w:left w:w="75" w:type="dxa"/>
              <w:bottom w:w="45" w:type="dxa"/>
              <w:right w:w="75" w:type="dxa"/>
            </w:tcMar>
            <w:vAlign w:val="center"/>
            <w:hideMark/>
          </w:tcPr>
          <w:p w14:paraId="6EC78321" w14:textId="77777777" w:rsidR="00C602C5" w:rsidRPr="008837F8" w:rsidRDefault="00C602C5" w:rsidP="008670F3">
            <w:r w:rsidRPr="008837F8">
              <w:t>Рвота</w:t>
            </w:r>
          </w:p>
        </w:tc>
        <w:tc>
          <w:tcPr>
            <w:tcW w:w="0" w:type="auto"/>
            <w:tcMar>
              <w:top w:w="45" w:type="dxa"/>
              <w:left w:w="75" w:type="dxa"/>
              <w:bottom w:w="45" w:type="dxa"/>
              <w:right w:w="75" w:type="dxa"/>
            </w:tcMar>
            <w:vAlign w:val="center"/>
            <w:hideMark/>
          </w:tcPr>
          <w:p w14:paraId="76FE7807" w14:textId="48A0896F" w:rsidR="00C602C5" w:rsidRPr="008837F8" w:rsidRDefault="00C602C5" w:rsidP="008670F3">
            <w:r w:rsidRPr="008837F8">
              <w:t>Очень часто (13</w:t>
            </w:r>
            <w:r w:rsidR="00564669">
              <w:t>,</w:t>
            </w:r>
            <w:r w:rsidRPr="008837F8">
              <w:t>3%)</w:t>
            </w:r>
          </w:p>
        </w:tc>
        <w:tc>
          <w:tcPr>
            <w:tcW w:w="0" w:type="auto"/>
            <w:tcMar>
              <w:top w:w="45" w:type="dxa"/>
              <w:left w:w="75" w:type="dxa"/>
              <w:bottom w:w="45" w:type="dxa"/>
              <w:right w:w="75" w:type="dxa"/>
            </w:tcMar>
            <w:vAlign w:val="center"/>
            <w:hideMark/>
          </w:tcPr>
          <w:p w14:paraId="1B4FAC3E" w14:textId="17B7F60D" w:rsidR="00C602C5" w:rsidRPr="008837F8" w:rsidRDefault="00C602C5" w:rsidP="008670F3">
            <w:r w:rsidRPr="008837F8">
              <w:t>0</w:t>
            </w:r>
            <w:r w:rsidR="00564669">
              <w:t>,</w:t>
            </w:r>
            <w:r w:rsidRPr="008837F8">
              <w:t>9%</w:t>
            </w:r>
          </w:p>
        </w:tc>
      </w:tr>
      <w:tr w:rsidR="00C602C5" w:rsidRPr="00FB008F" w14:paraId="0CF36980" w14:textId="77777777" w:rsidTr="008670F3">
        <w:tc>
          <w:tcPr>
            <w:tcW w:w="0" w:type="auto"/>
            <w:gridSpan w:val="3"/>
            <w:tcMar>
              <w:top w:w="45" w:type="dxa"/>
              <w:left w:w="75" w:type="dxa"/>
              <w:bottom w:w="45" w:type="dxa"/>
              <w:right w:w="75" w:type="dxa"/>
            </w:tcMar>
            <w:vAlign w:val="center"/>
            <w:hideMark/>
          </w:tcPr>
          <w:p w14:paraId="4D0326C6" w14:textId="77777777" w:rsidR="00C602C5" w:rsidRPr="008837F8" w:rsidRDefault="00C602C5" w:rsidP="008670F3">
            <w:r w:rsidRPr="008837F8">
              <w:rPr>
                <w:i/>
                <w:iCs/>
              </w:rPr>
              <w:t>Со стороны обмена веществ и питания</w:t>
            </w:r>
          </w:p>
        </w:tc>
      </w:tr>
      <w:tr w:rsidR="00C602C5" w:rsidRPr="00FB008F" w14:paraId="6F06CE68" w14:textId="77777777" w:rsidTr="008670F3">
        <w:tc>
          <w:tcPr>
            <w:tcW w:w="0" w:type="auto"/>
            <w:tcMar>
              <w:top w:w="45" w:type="dxa"/>
              <w:left w:w="75" w:type="dxa"/>
              <w:bottom w:w="45" w:type="dxa"/>
              <w:right w:w="75" w:type="dxa"/>
            </w:tcMar>
            <w:vAlign w:val="center"/>
            <w:hideMark/>
          </w:tcPr>
          <w:p w14:paraId="712318BB" w14:textId="77777777" w:rsidR="00C602C5" w:rsidRPr="008837F8" w:rsidRDefault="00C602C5" w:rsidP="008670F3">
            <w:r w:rsidRPr="008837F8">
              <w:t>Синдром лизиса опухоли</w:t>
            </w:r>
            <w:r w:rsidRPr="008837F8">
              <w:rPr>
                <w:vertAlign w:val="superscript"/>
              </w:rPr>
              <w:t>3</w:t>
            </w:r>
          </w:p>
        </w:tc>
        <w:tc>
          <w:tcPr>
            <w:tcW w:w="0" w:type="auto"/>
            <w:tcMar>
              <w:top w:w="45" w:type="dxa"/>
              <w:left w:w="75" w:type="dxa"/>
              <w:bottom w:w="45" w:type="dxa"/>
              <w:right w:w="75" w:type="dxa"/>
            </w:tcMar>
            <w:vAlign w:val="center"/>
            <w:hideMark/>
          </w:tcPr>
          <w:p w14:paraId="6A78B7D7" w14:textId="1A7FB782" w:rsidR="00C602C5" w:rsidRPr="008837F8" w:rsidRDefault="00C602C5" w:rsidP="008670F3">
            <w:r w:rsidRPr="008837F8">
              <w:t>Нечасто (0</w:t>
            </w:r>
            <w:r w:rsidR="00564669">
              <w:t>,</w:t>
            </w:r>
            <w:r w:rsidRPr="008837F8">
              <w:t>5%)</w:t>
            </w:r>
          </w:p>
        </w:tc>
        <w:tc>
          <w:tcPr>
            <w:tcW w:w="0" w:type="auto"/>
            <w:tcMar>
              <w:top w:w="45" w:type="dxa"/>
              <w:left w:w="75" w:type="dxa"/>
              <w:bottom w:w="45" w:type="dxa"/>
              <w:right w:w="75" w:type="dxa"/>
            </w:tcMar>
            <w:vAlign w:val="center"/>
            <w:hideMark/>
          </w:tcPr>
          <w:p w14:paraId="3431A153" w14:textId="5D5BF814" w:rsidR="00C602C5" w:rsidRPr="008837F8" w:rsidRDefault="00C602C5" w:rsidP="008670F3">
            <w:r w:rsidRPr="008837F8">
              <w:t>0</w:t>
            </w:r>
            <w:r w:rsidR="00564669">
              <w:t>,</w:t>
            </w:r>
            <w:r w:rsidRPr="008837F8">
              <w:t>4%</w:t>
            </w:r>
          </w:p>
        </w:tc>
      </w:tr>
      <w:tr w:rsidR="00C602C5" w:rsidRPr="00FB008F" w14:paraId="15CD438F" w14:textId="77777777" w:rsidTr="008670F3">
        <w:tc>
          <w:tcPr>
            <w:tcW w:w="0" w:type="auto"/>
            <w:gridSpan w:val="3"/>
            <w:tcMar>
              <w:top w:w="45" w:type="dxa"/>
              <w:left w:w="75" w:type="dxa"/>
              <w:bottom w:w="45" w:type="dxa"/>
              <w:right w:w="75" w:type="dxa"/>
            </w:tcMar>
            <w:vAlign w:val="center"/>
            <w:hideMark/>
          </w:tcPr>
          <w:p w14:paraId="73296324" w14:textId="77777777" w:rsidR="00C602C5" w:rsidRPr="008837F8" w:rsidRDefault="00C602C5" w:rsidP="008670F3">
            <w:r w:rsidRPr="008837F8">
              <w:rPr>
                <w:i/>
                <w:iCs/>
              </w:rPr>
              <w:t>Со стороны костно-мышечной системы и соединительной ткани</w:t>
            </w:r>
          </w:p>
        </w:tc>
      </w:tr>
      <w:tr w:rsidR="00C602C5" w:rsidRPr="00FB008F" w14:paraId="72144DE9" w14:textId="77777777" w:rsidTr="008670F3">
        <w:tc>
          <w:tcPr>
            <w:tcW w:w="0" w:type="auto"/>
            <w:tcMar>
              <w:top w:w="45" w:type="dxa"/>
              <w:left w:w="75" w:type="dxa"/>
              <w:bottom w:w="45" w:type="dxa"/>
              <w:right w:w="75" w:type="dxa"/>
            </w:tcMar>
            <w:vAlign w:val="center"/>
            <w:hideMark/>
          </w:tcPr>
          <w:p w14:paraId="7EA57294" w14:textId="77777777" w:rsidR="00C602C5" w:rsidRPr="008837F8" w:rsidRDefault="00C602C5" w:rsidP="008670F3">
            <w:r w:rsidRPr="008837F8">
              <w:t>Артралгия</w:t>
            </w:r>
          </w:p>
        </w:tc>
        <w:tc>
          <w:tcPr>
            <w:tcW w:w="0" w:type="auto"/>
            <w:tcMar>
              <w:top w:w="45" w:type="dxa"/>
              <w:left w:w="75" w:type="dxa"/>
              <w:bottom w:w="45" w:type="dxa"/>
              <w:right w:w="75" w:type="dxa"/>
            </w:tcMar>
            <w:vAlign w:val="center"/>
            <w:hideMark/>
          </w:tcPr>
          <w:p w14:paraId="2C29895C" w14:textId="0910BF8C" w:rsidR="00C602C5" w:rsidRPr="008837F8" w:rsidRDefault="00C602C5" w:rsidP="008670F3">
            <w:r w:rsidRPr="008837F8">
              <w:t>Очень часто (19</w:t>
            </w:r>
            <w:r w:rsidR="00564669">
              <w:t>,</w:t>
            </w:r>
            <w:r w:rsidRPr="008837F8">
              <w:t>1%)</w:t>
            </w:r>
          </w:p>
        </w:tc>
        <w:tc>
          <w:tcPr>
            <w:tcW w:w="0" w:type="auto"/>
            <w:tcMar>
              <w:top w:w="45" w:type="dxa"/>
              <w:left w:w="75" w:type="dxa"/>
              <w:bottom w:w="45" w:type="dxa"/>
              <w:right w:w="75" w:type="dxa"/>
            </w:tcMar>
            <w:vAlign w:val="center"/>
            <w:hideMark/>
          </w:tcPr>
          <w:p w14:paraId="50874FFC" w14:textId="74300C71" w:rsidR="00C602C5" w:rsidRPr="008837F8" w:rsidRDefault="00C602C5" w:rsidP="008670F3">
            <w:r w:rsidRPr="008837F8">
              <w:t>0</w:t>
            </w:r>
            <w:r w:rsidR="00564669">
              <w:t>,</w:t>
            </w:r>
            <w:r w:rsidRPr="008837F8">
              <w:t>7%</w:t>
            </w:r>
          </w:p>
        </w:tc>
      </w:tr>
      <w:tr w:rsidR="00C602C5" w:rsidRPr="00FB008F" w14:paraId="08AC6B3D" w14:textId="77777777" w:rsidTr="008670F3">
        <w:tc>
          <w:tcPr>
            <w:tcW w:w="0" w:type="auto"/>
            <w:tcMar>
              <w:top w:w="45" w:type="dxa"/>
              <w:left w:w="75" w:type="dxa"/>
              <w:bottom w:w="45" w:type="dxa"/>
              <w:right w:w="75" w:type="dxa"/>
            </w:tcMar>
            <w:vAlign w:val="center"/>
            <w:hideMark/>
          </w:tcPr>
          <w:p w14:paraId="0FFDDBE8" w14:textId="77777777" w:rsidR="00C602C5" w:rsidRPr="008837F8" w:rsidRDefault="00C602C5" w:rsidP="008670F3">
            <w:r w:rsidRPr="008837F8">
              <w:t>Боль в мышцах и костях</w:t>
            </w:r>
            <w:r w:rsidRPr="008837F8">
              <w:rPr>
                <w:vertAlign w:val="superscript"/>
              </w:rPr>
              <w:t>2</w:t>
            </w:r>
          </w:p>
        </w:tc>
        <w:tc>
          <w:tcPr>
            <w:tcW w:w="0" w:type="auto"/>
            <w:tcMar>
              <w:top w:w="45" w:type="dxa"/>
              <w:left w:w="75" w:type="dxa"/>
              <w:bottom w:w="45" w:type="dxa"/>
              <w:right w:w="75" w:type="dxa"/>
            </w:tcMar>
            <w:vAlign w:val="center"/>
            <w:hideMark/>
          </w:tcPr>
          <w:p w14:paraId="18EA1B4A" w14:textId="0DEBC404" w:rsidR="00C602C5" w:rsidRPr="008837F8" w:rsidRDefault="00C602C5" w:rsidP="008670F3">
            <w:r w:rsidRPr="008837F8">
              <w:t>Очень часто (33</w:t>
            </w:r>
            <w:r w:rsidR="00564669">
              <w:t>,</w:t>
            </w:r>
            <w:r w:rsidRPr="008837F8">
              <w:t>1%)</w:t>
            </w:r>
          </w:p>
        </w:tc>
        <w:tc>
          <w:tcPr>
            <w:tcW w:w="0" w:type="auto"/>
            <w:tcMar>
              <w:top w:w="45" w:type="dxa"/>
              <w:left w:w="75" w:type="dxa"/>
              <w:bottom w:w="45" w:type="dxa"/>
              <w:right w:w="75" w:type="dxa"/>
            </w:tcMar>
            <w:vAlign w:val="center"/>
            <w:hideMark/>
          </w:tcPr>
          <w:p w14:paraId="6825AEB6" w14:textId="2570D5DB" w:rsidR="00C602C5" w:rsidRPr="008837F8" w:rsidRDefault="00C602C5" w:rsidP="008670F3">
            <w:r w:rsidRPr="008837F8">
              <w:t>1</w:t>
            </w:r>
            <w:r w:rsidR="00564669">
              <w:t>,</w:t>
            </w:r>
            <w:r w:rsidRPr="008837F8">
              <w:t>5%</w:t>
            </w:r>
          </w:p>
        </w:tc>
      </w:tr>
      <w:tr w:rsidR="00C602C5" w:rsidRPr="00FB008F" w14:paraId="21826430" w14:textId="77777777" w:rsidTr="008670F3">
        <w:tc>
          <w:tcPr>
            <w:tcW w:w="0" w:type="auto"/>
            <w:gridSpan w:val="3"/>
            <w:tcMar>
              <w:top w:w="45" w:type="dxa"/>
              <w:left w:w="75" w:type="dxa"/>
              <w:bottom w:w="45" w:type="dxa"/>
              <w:right w:w="75" w:type="dxa"/>
            </w:tcMar>
            <w:vAlign w:val="center"/>
            <w:hideMark/>
          </w:tcPr>
          <w:p w14:paraId="599AC4F2" w14:textId="77777777" w:rsidR="00C602C5" w:rsidRPr="008837F8" w:rsidRDefault="00C602C5" w:rsidP="008670F3">
            <w:r w:rsidRPr="008837F8">
              <w:rPr>
                <w:i/>
                <w:iCs/>
              </w:rPr>
              <w:lastRenderedPageBreak/>
              <w:t>Инфекции и инвазии</w:t>
            </w:r>
          </w:p>
        </w:tc>
      </w:tr>
      <w:tr w:rsidR="00C602C5" w:rsidRPr="00FB008F" w14:paraId="79CCA909" w14:textId="77777777" w:rsidTr="008670F3">
        <w:tc>
          <w:tcPr>
            <w:tcW w:w="0" w:type="auto"/>
            <w:tcMar>
              <w:top w:w="45" w:type="dxa"/>
              <w:left w:w="75" w:type="dxa"/>
              <w:bottom w:w="45" w:type="dxa"/>
              <w:right w:w="75" w:type="dxa"/>
            </w:tcMar>
            <w:vAlign w:val="center"/>
            <w:hideMark/>
          </w:tcPr>
          <w:p w14:paraId="224A4AF9" w14:textId="77777777" w:rsidR="00C602C5" w:rsidRPr="008837F8" w:rsidRDefault="00C602C5" w:rsidP="008670F3">
            <w:r w:rsidRPr="008837F8">
              <w:t>Инфекция</w:t>
            </w:r>
            <w:r w:rsidRPr="008837F8">
              <w:rPr>
                <w:vertAlign w:val="superscript"/>
              </w:rPr>
              <w:t>2</w:t>
            </w:r>
          </w:p>
        </w:tc>
        <w:tc>
          <w:tcPr>
            <w:tcW w:w="0" w:type="auto"/>
            <w:tcMar>
              <w:top w:w="45" w:type="dxa"/>
              <w:left w:w="75" w:type="dxa"/>
              <w:bottom w:w="45" w:type="dxa"/>
              <w:right w:w="75" w:type="dxa"/>
            </w:tcMar>
            <w:vAlign w:val="center"/>
            <w:hideMark/>
          </w:tcPr>
          <w:p w14:paraId="172AFB84" w14:textId="5B476C44" w:rsidR="00C602C5" w:rsidRPr="008837F8" w:rsidRDefault="00C602C5" w:rsidP="008670F3">
            <w:r w:rsidRPr="008837F8">
              <w:t>Очень часто (66</w:t>
            </w:r>
            <w:r w:rsidR="00564669">
              <w:t>,</w:t>
            </w:r>
            <w:r w:rsidRPr="008837F8">
              <w:t>7%)</w:t>
            </w:r>
          </w:p>
        </w:tc>
        <w:tc>
          <w:tcPr>
            <w:tcW w:w="0" w:type="auto"/>
            <w:tcMar>
              <w:top w:w="45" w:type="dxa"/>
              <w:left w:w="75" w:type="dxa"/>
              <w:bottom w:w="45" w:type="dxa"/>
              <w:right w:w="75" w:type="dxa"/>
            </w:tcMar>
            <w:vAlign w:val="center"/>
            <w:hideMark/>
          </w:tcPr>
          <w:p w14:paraId="66FFAE40" w14:textId="77777777" w:rsidR="00C602C5" w:rsidRPr="008837F8" w:rsidRDefault="00C602C5" w:rsidP="008670F3">
            <w:r w:rsidRPr="008837F8">
              <w:t>18%</w:t>
            </w:r>
          </w:p>
        </w:tc>
      </w:tr>
      <w:tr w:rsidR="00C602C5" w:rsidRPr="00FB008F" w14:paraId="5F2F7A17" w14:textId="77777777" w:rsidTr="008670F3">
        <w:tc>
          <w:tcPr>
            <w:tcW w:w="0" w:type="auto"/>
            <w:gridSpan w:val="3"/>
            <w:tcMar>
              <w:top w:w="45" w:type="dxa"/>
              <w:left w:w="75" w:type="dxa"/>
              <w:bottom w:w="45" w:type="dxa"/>
              <w:right w:w="75" w:type="dxa"/>
            </w:tcMar>
            <w:vAlign w:val="center"/>
            <w:hideMark/>
          </w:tcPr>
          <w:p w14:paraId="3B7DABAA" w14:textId="77777777" w:rsidR="00C602C5" w:rsidRPr="008837F8" w:rsidRDefault="00C602C5" w:rsidP="008670F3">
            <w:r w:rsidRPr="008837F8">
              <w:rPr>
                <w:i/>
                <w:iCs/>
              </w:rPr>
              <w:t>Доброкачественные, злокачественные и неуточненные новообразования</w:t>
            </w:r>
          </w:p>
        </w:tc>
      </w:tr>
      <w:tr w:rsidR="00C602C5" w:rsidRPr="00FB008F" w14:paraId="7BA08D81" w14:textId="77777777" w:rsidTr="008670F3">
        <w:tc>
          <w:tcPr>
            <w:tcW w:w="0" w:type="auto"/>
            <w:tcMar>
              <w:top w:w="45" w:type="dxa"/>
              <w:left w:w="75" w:type="dxa"/>
              <w:bottom w:w="45" w:type="dxa"/>
              <w:right w:w="75" w:type="dxa"/>
            </w:tcMar>
            <w:vAlign w:val="center"/>
            <w:hideMark/>
          </w:tcPr>
          <w:p w14:paraId="3B6B9C52" w14:textId="77777777" w:rsidR="00C602C5" w:rsidRPr="008837F8" w:rsidRDefault="00C602C5" w:rsidP="008670F3">
            <w:r w:rsidRPr="008837F8">
              <w:t>Второе первичное злокачественное новообразование</w:t>
            </w:r>
            <w:r w:rsidRPr="008837F8">
              <w:rPr>
                <w:vertAlign w:val="superscript"/>
              </w:rPr>
              <w:t>2</w:t>
            </w:r>
          </w:p>
        </w:tc>
        <w:tc>
          <w:tcPr>
            <w:tcW w:w="0" w:type="auto"/>
            <w:tcMar>
              <w:top w:w="45" w:type="dxa"/>
              <w:left w:w="75" w:type="dxa"/>
              <w:bottom w:w="45" w:type="dxa"/>
              <w:right w:w="75" w:type="dxa"/>
            </w:tcMar>
            <w:vAlign w:val="center"/>
            <w:hideMark/>
          </w:tcPr>
          <w:p w14:paraId="2A58D912" w14:textId="5A7275A5" w:rsidR="00C602C5" w:rsidRPr="008837F8" w:rsidRDefault="00C602C5" w:rsidP="008670F3">
            <w:r w:rsidRPr="008837F8">
              <w:t>Очень часто (12</w:t>
            </w:r>
            <w:r w:rsidR="00564669">
              <w:t>,</w:t>
            </w:r>
            <w:r w:rsidRPr="008837F8">
              <w:t>2%)</w:t>
            </w:r>
          </w:p>
        </w:tc>
        <w:tc>
          <w:tcPr>
            <w:tcW w:w="0" w:type="auto"/>
            <w:tcMar>
              <w:top w:w="45" w:type="dxa"/>
              <w:left w:w="75" w:type="dxa"/>
              <w:bottom w:w="45" w:type="dxa"/>
              <w:right w:w="75" w:type="dxa"/>
            </w:tcMar>
            <w:vAlign w:val="center"/>
            <w:hideMark/>
          </w:tcPr>
          <w:p w14:paraId="2D8C54DE" w14:textId="5E8B242B" w:rsidR="00C602C5" w:rsidRPr="008837F8" w:rsidRDefault="00C602C5" w:rsidP="008670F3">
            <w:r w:rsidRPr="008837F8">
              <w:t>4</w:t>
            </w:r>
            <w:r w:rsidR="00564669">
              <w:t>,</w:t>
            </w:r>
            <w:r w:rsidRPr="008837F8">
              <w:t>1%</w:t>
            </w:r>
          </w:p>
        </w:tc>
      </w:tr>
      <w:tr w:rsidR="00C602C5" w:rsidRPr="00FB008F" w14:paraId="129A8637" w14:textId="77777777" w:rsidTr="008670F3">
        <w:tc>
          <w:tcPr>
            <w:tcW w:w="0" w:type="auto"/>
            <w:tcMar>
              <w:top w:w="45" w:type="dxa"/>
              <w:left w:w="75" w:type="dxa"/>
              <w:bottom w:w="45" w:type="dxa"/>
              <w:right w:w="75" w:type="dxa"/>
            </w:tcMar>
            <w:vAlign w:val="center"/>
            <w:hideMark/>
          </w:tcPr>
          <w:p w14:paraId="59618B4B" w14:textId="77777777" w:rsidR="00C602C5" w:rsidRPr="008837F8" w:rsidRDefault="00C602C5" w:rsidP="008670F3">
            <w:r w:rsidRPr="008837F8">
              <w:t>Второе первичное злокачественное новообразование (кроме немеланомного рака кожи)</w:t>
            </w:r>
            <w:r w:rsidRPr="008837F8">
              <w:rPr>
                <w:vertAlign w:val="superscript"/>
              </w:rPr>
              <w:t>2</w:t>
            </w:r>
          </w:p>
        </w:tc>
        <w:tc>
          <w:tcPr>
            <w:tcW w:w="0" w:type="auto"/>
            <w:tcMar>
              <w:top w:w="45" w:type="dxa"/>
              <w:left w:w="75" w:type="dxa"/>
              <w:bottom w:w="45" w:type="dxa"/>
              <w:right w:w="75" w:type="dxa"/>
            </w:tcMar>
            <w:vAlign w:val="center"/>
            <w:hideMark/>
          </w:tcPr>
          <w:p w14:paraId="0E2998C9" w14:textId="77777777" w:rsidR="00C602C5" w:rsidRPr="008837F8" w:rsidRDefault="00C602C5" w:rsidP="008670F3">
            <w:r w:rsidRPr="008837F8">
              <w:t>Часто (65%)</w:t>
            </w:r>
          </w:p>
        </w:tc>
        <w:tc>
          <w:tcPr>
            <w:tcW w:w="0" w:type="auto"/>
            <w:tcMar>
              <w:top w:w="45" w:type="dxa"/>
              <w:left w:w="75" w:type="dxa"/>
              <w:bottom w:w="45" w:type="dxa"/>
              <w:right w:w="75" w:type="dxa"/>
            </w:tcMar>
            <w:vAlign w:val="center"/>
            <w:hideMark/>
          </w:tcPr>
          <w:p w14:paraId="6CD71702" w14:textId="1EE8059C" w:rsidR="00C602C5" w:rsidRPr="008837F8" w:rsidRDefault="00C602C5" w:rsidP="008670F3">
            <w:r w:rsidRPr="008837F8">
              <w:t>3</w:t>
            </w:r>
            <w:r w:rsidR="00564669">
              <w:t>,</w:t>
            </w:r>
            <w:r w:rsidRPr="008837F8">
              <w:t>8%</w:t>
            </w:r>
          </w:p>
        </w:tc>
      </w:tr>
      <w:tr w:rsidR="00C602C5" w:rsidRPr="00FB008F" w14:paraId="2B79E629" w14:textId="77777777" w:rsidTr="008670F3">
        <w:tc>
          <w:tcPr>
            <w:tcW w:w="0" w:type="auto"/>
            <w:tcMar>
              <w:top w:w="45" w:type="dxa"/>
              <w:left w:w="75" w:type="dxa"/>
              <w:bottom w:w="45" w:type="dxa"/>
              <w:right w:w="75" w:type="dxa"/>
            </w:tcMar>
            <w:vAlign w:val="center"/>
            <w:hideMark/>
          </w:tcPr>
          <w:p w14:paraId="4D1BA167" w14:textId="77777777" w:rsidR="00C602C5" w:rsidRPr="008837F8" w:rsidRDefault="00C602C5" w:rsidP="008670F3">
            <w:r w:rsidRPr="008837F8">
              <w:t>Немеланомный рак кожи</w:t>
            </w:r>
            <w:r w:rsidRPr="008837F8">
              <w:rPr>
                <w:vertAlign w:val="superscript"/>
              </w:rPr>
              <w:t>2</w:t>
            </w:r>
          </w:p>
        </w:tc>
        <w:tc>
          <w:tcPr>
            <w:tcW w:w="0" w:type="auto"/>
            <w:tcMar>
              <w:top w:w="45" w:type="dxa"/>
              <w:left w:w="75" w:type="dxa"/>
              <w:bottom w:w="45" w:type="dxa"/>
              <w:right w:w="75" w:type="dxa"/>
            </w:tcMar>
            <w:vAlign w:val="center"/>
            <w:hideMark/>
          </w:tcPr>
          <w:p w14:paraId="380BD9D0" w14:textId="211345AA" w:rsidR="00C602C5" w:rsidRPr="008837F8" w:rsidRDefault="00C602C5" w:rsidP="008670F3">
            <w:r w:rsidRPr="008837F8">
              <w:t>Часто (6</w:t>
            </w:r>
            <w:r w:rsidR="00564669">
              <w:t>,</w:t>
            </w:r>
            <w:r w:rsidRPr="008837F8">
              <w:t>6%)</w:t>
            </w:r>
          </w:p>
        </w:tc>
        <w:tc>
          <w:tcPr>
            <w:tcW w:w="0" w:type="auto"/>
            <w:tcMar>
              <w:top w:w="45" w:type="dxa"/>
              <w:left w:w="75" w:type="dxa"/>
              <w:bottom w:w="45" w:type="dxa"/>
              <w:right w:w="75" w:type="dxa"/>
            </w:tcMar>
            <w:vAlign w:val="center"/>
            <w:hideMark/>
          </w:tcPr>
          <w:p w14:paraId="39AFE1E5" w14:textId="5049CEBE" w:rsidR="00C602C5" w:rsidRPr="008837F8" w:rsidRDefault="00C602C5" w:rsidP="008670F3">
            <w:r w:rsidRPr="008837F8">
              <w:t>0</w:t>
            </w:r>
            <w:r w:rsidR="00564669">
              <w:t>,</w:t>
            </w:r>
            <w:r w:rsidRPr="008837F8">
              <w:t>5%</w:t>
            </w:r>
          </w:p>
        </w:tc>
      </w:tr>
      <w:tr w:rsidR="00C602C5" w:rsidRPr="00FB008F" w14:paraId="79F14BE3" w14:textId="77777777" w:rsidTr="008670F3">
        <w:tc>
          <w:tcPr>
            <w:tcW w:w="0" w:type="auto"/>
            <w:gridSpan w:val="3"/>
            <w:tcMar>
              <w:top w:w="45" w:type="dxa"/>
              <w:left w:w="75" w:type="dxa"/>
              <w:bottom w:w="45" w:type="dxa"/>
              <w:right w:w="75" w:type="dxa"/>
            </w:tcMar>
            <w:vAlign w:val="center"/>
            <w:hideMark/>
          </w:tcPr>
          <w:p w14:paraId="7E7F6FCF" w14:textId="77777777" w:rsidR="00C602C5" w:rsidRPr="008837F8" w:rsidRDefault="00C602C5" w:rsidP="008670F3">
            <w:r w:rsidRPr="008837F8">
              <w:rPr>
                <w:i/>
                <w:iCs/>
              </w:rPr>
              <w:t>Со стороны кожи и подкожных тканей</w:t>
            </w:r>
          </w:p>
        </w:tc>
      </w:tr>
      <w:tr w:rsidR="00C602C5" w:rsidRPr="00FB008F" w14:paraId="4CA8D70E" w14:textId="77777777" w:rsidTr="008670F3">
        <w:tc>
          <w:tcPr>
            <w:tcW w:w="0" w:type="auto"/>
            <w:tcMar>
              <w:top w:w="45" w:type="dxa"/>
              <w:left w:w="75" w:type="dxa"/>
              <w:bottom w:w="45" w:type="dxa"/>
              <w:right w:w="75" w:type="dxa"/>
            </w:tcMar>
            <w:vAlign w:val="center"/>
            <w:hideMark/>
          </w:tcPr>
          <w:p w14:paraId="38F92EB0" w14:textId="77777777" w:rsidR="00C602C5" w:rsidRPr="008837F8" w:rsidRDefault="00C602C5" w:rsidP="008670F3">
            <w:r w:rsidRPr="008837F8">
              <w:t>Кровоподтеки</w:t>
            </w:r>
            <w:r w:rsidRPr="008837F8">
              <w:rPr>
                <w:vertAlign w:val="superscript"/>
              </w:rPr>
              <w:t>2</w:t>
            </w:r>
          </w:p>
        </w:tc>
        <w:tc>
          <w:tcPr>
            <w:tcW w:w="0" w:type="auto"/>
            <w:tcMar>
              <w:top w:w="45" w:type="dxa"/>
              <w:left w:w="75" w:type="dxa"/>
              <w:bottom w:w="45" w:type="dxa"/>
              <w:right w:w="75" w:type="dxa"/>
            </w:tcMar>
            <w:vAlign w:val="center"/>
            <w:hideMark/>
          </w:tcPr>
          <w:p w14:paraId="4A80ED14" w14:textId="77777777" w:rsidR="00C602C5" w:rsidRPr="008837F8" w:rsidRDefault="00C602C5" w:rsidP="008670F3"/>
        </w:tc>
        <w:tc>
          <w:tcPr>
            <w:tcW w:w="0" w:type="auto"/>
            <w:tcMar>
              <w:top w:w="45" w:type="dxa"/>
              <w:left w:w="75" w:type="dxa"/>
              <w:bottom w:w="45" w:type="dxa"/>
              <w:right w:w="75" w:type="dxa"/>
            </w:tcMar>
            <w:vAlign w:val="center"/>
            <w:hideMark/>
          </w:tcPr>
          <w:p w14:paraId="4F13FB9F" w14:textId="77777777" w:rsidR="00C602C5" w:rsidRPr="008837F8" w:rsidRDefault="00C602C5" w:rsidP="008670F3"/>
        </w:tc>
      </w:tr>
      <w:tr w:rsidR="00C602C5" w:rsidRPr="00FB008F" w14:paraId="0CB41D1F" w14:textId="77777777" w:rsidTr="008670F3">
        <w:tc>
          <w:tcPr>
            <w:tcW w:w="0" w:type="auto"/>
            <w:tcMar>
              <w:top w:w="45" w:type="dxa"/>
              <w:left w:w="75" w:type="dxa"/>
              <w:bottom w:w="45" w:type="dxa"/>
              <w:right w:w="75" w:type="dxa"/>
            </w:tcMar>
            <w:vAlign w:val="center"/>
            <w:hideMark/>
          </w:tcPr>
          <w:p w14:paraId="044F1B31" w14:textId="77777777" w:rsidR="00C602C5" w:rsidRPr="008837F8" w:rsidRDefault="00C602C5" w:rsidP="008670F3">
            <w:r w:rsidRPr="008837F8">
              <w:t>Сыпь</w:t>
            </w:r>
            <w:r w:rsidRPr="008837F8">
              <w:rPr>
                <w:vertAlign w:val="superscript"/>
              </w:rPr>
              <w:t>2</w:t>
            </w:r>
          </w:p>
        </w:tc>
        <w:tc>
          <w:tcPr>
            <w:tcW w:w="0" w:type="auto"/>
            <w:tcMar>
              <w:top w:w="45" w:type="dxa"/>
              <w:left w:w="75" w:type="dxa"/>
              <w:bottom w:w="45" w:type="dxa"/>
              <w:right w:w="75" w:type="dxa"/>
            </w:tcMar>
            <w:vAlign w:val="center"/>
            <w:hideMark/>
          </w:tcPr>
          <w:p w14:paraId="69D2D7E0" w14:textId="56BB5D0E" w:rsidR="00C602C5" w:rsidRPr="008837F8" w:rsidRDefault="00C602C5" w:rsidP="008670F3">
            <w:r w:rsidRPr="008837F8">
              <w:t>Очень часто (20</w:t>
            </w:r>
            <w:r w:rsidR="00564669">
              <w:t>,</w:t>
            </w:r>
            <w:r w:rsidRPr="008837F8">
              <w:t>3%)</w:t>
            </w:r>
          </w:p>
        </w:tc>
        <w:tc>
          <w:tcPr>
            <w:tcW w:w="0" w:type="auto"/>
            <w:tcMar>
              <w:top w:w="45" w:type="dxa"/>
              <w:left w:w="75" w:type="dxa"/>
              <w:bottom w:w="45" w:type="dxa"/>
              <w:right w:w="75" w:type="dxa"/>
            </w:tcMar>
            <w:vAlign w:val="center"/>
            <w:hideMark/>
          </w:tcPr>
          <w:p w14:paraId="58B0AB9A" w14:textId="7B03DA17" w:rsidR="00C602C5" w:rsidRPr="008837F8" w:rsidRDefault="00C602C5" w:rsidP="008670F3">
            <w:r w:rsidRPr="008837F8">
              <w:t>0</w:t>
            </w:r>
            <w:r w:rsidR="00564669">
              <w:t>,</w:t>
            </w:r>
            <w:r w:rsidRPr="008837F8">
              <w:t>6%</w:t>
            </w:r>
          </w:p>
        </w:tc>
      </w:tr>
      <w:tr w:rsidR="00C602C5" w:rsidRPr="00FB008F" w14:paraId="1B9027DB" w14:textId="77777777" w:rsidTr="008670F3">
        <w:tc>
          <w:tcPr>
            <w:tcW w:w="0" w:type="auto"/>
            <w:gridSpan w:val="3"/>
            <w:tcMar>
              <w:top w:w="45" w:type="dxa"/>
              <w:left w:w="75" w:type="dxa"/>
              <w:bottom w:w="45" w:type="dxa"/>
              <w:right w:w="75" w:type="dxa"/>
            </w:tcMar>
            <w:vAlign w:val="center"/>
            <w:hideMark/>
          </w:tcPr>
          <w:p w14:paraId="74CDF07F" w14:textId="77777777" w:rsidR="00C602C5" w:rsidRPr="008837F8" w:rsidRDefault="00C602C5" w:rsidP="008670F3">
            <w:r w:rsidRPr="008837F8">
              <w:rPr>
                <w:i/>
                <w:iCs/>
              </w:rPr>
              <w:t>Со стороны сосудов</w:t>
            </w:r>
          </w:p>
        </w:tc>
      </w:tr>
      <w:tr w:rsidR="00C602C5" w:rsidRPr="00FB008F" w14:paraId="573089D3" w14:textId="77777777" w:rsidTr="008670F3">
        <w:tc>
          <w:tcPr>
            <w:tcW w:w="0" w:type="auto"/>
            <w:tcMar>
              <w:top w:w="45" w:type="dxa"/>
              <w:left w:w="75" w:type="dxa"/>
              <w:bottom w:w="45" w:type="dxa"/>
              <w:right w:w="75" w:type="dxa"/>
            </w:tcMar>
            <w:vAlign w:val="center"/>
            <w:hideMark/>
          </w:tcPr>
          <w:p w14:paraId="0455CFCF" w14:textId="77777777" w:rsidR="00C602C5" w:rsidRPr="008837F8" w:rsidRDefault="00C602C5" w:rsidP="008670F3">
            <w:r w:rsidRPr="008837F8">
              <w:t>Кровотечение/гематома</w:t>
            </w:r>
            <w:r w:rsidRPr="008837F8">
              <w:rPr>
                <w:vertAlign w:val="superscript"/>
              </w:rPr>
              <w:t>2</w:t>
            </w:r>
          </w:p>
        </w:tc>
        <w:tc>
          <w:tcPr>
            <w:tcW w:w="0" w:type="auto"/>
            <w:tcMar>
              <w:top w:w="45" w:type="dxa"/>
              <w:left w:w="75" w:type="dxa"/>
              <w:bottom w:w="45" w:type="dxa"/>
              <w:right w:w="75" w:type="dxa"/>
            </w:tcMar>
            <w:vAlign w:val="center"/>
            <w:hideMark/>
          </w:tcPr>
          <w:p w14:paraId="6B11E41B" w14:textId="72597237" w:rsidR="00C602C5" w:rsidRPr="008837F8" w:rsidRDefault="00C602C5" w:rsidP="008670F3">
            <w:r w:rsidRPr="008837F8">
              <w:t>Очень часто (12</w:t>
            </w:r>
            <w:r w:rsidR="00564669">
              <w:t>,</w:t>
            </w:r>
            <w:r w:rsidRPr="008837F8">
              <w:t>6%)</w:t>
            </w:r>
          </w:p>
        </w:tc>
        <w:tc>
          <w:tcPr>
            <w:tcW w:w="0" w:type="auto"/>
            <w:tcMar>
              <w:top w:w="45" w:type="dxa"/>
              <w:left w:w="75" w:type="dxa"/>
              <w:bottom w:w="45" w:type="dxa"/>
              <w:right w:w="75" w:type="dxa"/>
            </w:tcMar>
            <w:vAlign w:val="center"/>
            <w:hideMark/>
          </w:tcPr>
          <w:p w14:paraId="2868CA95" w14:textId="75A3A494" w:rsidR="00C602C5" w:rsidRPr="008837F8" w:rsidRDefault="00C602C5" w:rsidP="008670F3">
            <w:r w:rsidRPr="008837F8">
              <w:t>1</w:t>
            </w:r>
            <w:r w:rsidR="00564669">
              <w:t>,</w:t>
            </w:r>
            <w:r w:rsidRPr="008837F8">
              <w:t>8%</w:t>
            </w:r>
          </w:p>
        </w:tc>
      </w:tr>
      <w:tr w:rsidR="00C602C5" w:rsidRPr="00FB008F" w14:paraId="14B9C390" w14:textId="77777777" w:rsidTr="008670F3">
        <w:tc>
          <w:tcPr>
            <w:tcW w:w="0" w:type="auto"/>
            <w:gridSpan w:val="3"/>
            <w:tcMar>
              <w:top w:w="45" w:type="dxa"/>
              <w:left w:w="75" w:type="dxa"/>
              <w:bottom w:w="45" w:type="dxa"/>
              <w:right w:w="75" w:type="dxa"/>
            </w:tcMar>
            <w:vAlign w:val="center"/>
            <w:hideMark/>
          </w:tcPr>
          <w:p w14:paraId="7C24395E" w14:textId="77777777" w:rsidR="00C602C5" w:rsidRPr="008837F8" w:rsidRDefault="00C602C5" w:rsidP="008670F3">
            <w:r w:rsidRPr="008837F8">
              <w:rPr>
                <w:i/>
                <w:iCs/>
              </w:rPr>
              <w:t>Общие расстройства</w:t>
            </w:r>
          </w:p>
        </w:tc>
      </w:tr>
      <w:tr w:rsidR="00C602C5" w:rsidRPr="00FB008F" w14:paraId="27095B14" w14:textId="77777777" w:rsidTr="008670F3">
        <w:tc>
          <w:tcPr>
            <w:tcW w:w="0" w:type="auto"/>
            <w:tcMar>
              <w:top w:w="45" w:type="dxa"/>
              <w:left w:w="75" w:type="dxa"/>
              <w:bottom w:w="45" w:type="dxa"/>
              <w:right w:w="75" w:type="dxa"/>
            </w:tcMar>
            <w:vAlign w:val="center"/>
            <w:hideMark/>
          </w:tcPr>
          <w:p w14:paraId="35901AE5" w14:textId="77777777" w:rsidR="00C602C5" w:rsidRPr="008837F8" w:rsidRDefault="00C602C5" w:rsidP="008670F3">
            <w:r w:rsidRPr="008837F8">
              <w:t>Утомляемость</w:t>
            </w:r>
          </w:p>
        </w:tc>
        <w:tc>
          <w:tcPr>
            <w:tcW w:w="0" w:type="auto"/>
            <w:tcMar>
              <w:top w:w="45" w:type="dxa"/>
              <w:left w:w="75" w:type="dxa"/>
              <w:bottom w:w="45" w:type="dxa"/>
              <w:right w:w="75" w:type="dxa"/>
            </w:tcMar>
            <w:vAlign w:val="center"/>
            <w:hideMark/>
          </w:tcPr>
          <w:p w14:paraId="746483C7" w14:textId="37542E91" w:rsidR="00C602C5" w:rsidRPr="008837F8" w:rsidRDefault="00C602C5" w:rsidP="008670F3">
            <w:r w:rsidRPr="008837F8">
              <w:t>Очень часто (21</w:t>
            </w:r>
            <w:r w:rsidR="00564669">
              <w:t>,</w:t>
            </w:r>
            <w:r w:rsidRPr="008837F8">
              <w:t>3%)</w:t>
            </w:r>
          </w:p>
        </w:tc>
        <w:tc>
          <w:tcPr>
            <w:tcW w:w="0" w:type="auto"/>
            <w:tcMar>
              <w:top w:w="45" w:type="dxa"/>
              <w:left w:w="75" w:type="dxa"/>
              <w:bottom w:w="45" w:type="dxa"/>
              <w:right w:w="75" w:type="dxa"/>
            </w:tcMar>
            <w:vAlign w:val="center"/>
            <w:hideMark/>
          </w:tcPr>
          <w:p w14:paraId="4F205929" w14:textId="77777777" w:rsidR="00C602C5" w:rsidRPr="008837F8" w:rsidRDefault="00C602C5" w:rsidP="008670F3">
            <w:r w:rsidRPr="008837F8">
              <w:t>2%</w:t>
            </w:r>
          </w:p>
        </w:tc>
      </w:tr>
      <w:tr w:rsidR="00C602C5" w:rsidRPr="00FB008F" w14:paraId="3EB4C158" w14:textId="77777777" w:rsidTr="008670F3">
        <w:tc>
          <w:tcPr>
            <w:tcW w:w="0" w:type="auto"/>
            <w:tcMar>
              <w:top w:w="45" w:type="dxa"/>
              <w:left w:w="75" w:type="dxa"/>
              <w:bottom w:w="45" w:type="dxa"/>
              <w:right w:w="75" w:type="dxa"/>
            </w:tcMar>
            <w:vAlign w:val="center"/>
            <w:hideMark/>
          </w:tcPr>
          <w:p w14:paraId="2CF7D84C" w14:textId="77777777" w:rsidR="00C602C5" w:rsidRPr="008837F8" w:rsidRDefault="00C602C5" w:rsidP="008670F3">
            <w:r w:rsidRPr="008837F8">
              <w:t>Астения</w:t>
            </w:r>
          </w:p>
        </w:tc>
        <w:tc>
          <w:tcPr>
            <w:tcW w:w="0" w:type="auto"/>
            <w:tcMar>
              <w:top w:w="45" w:type="dxa"/>
              <w:left w:w="75" w:type="dxa"/>
              <w:bottom w:w="45" w:type="dxa"/>
              <w:right w:w="75" w:type="dxa"/>
            </w:tcMar>
            <w:vAlign w:val="center"/>
            <w:hideMark/>
          </w:tcPr>
          <w:p w14:paraId="3B31A0C5" w14:textId="02F58D46" w:rsidR="00C602C5" w:rsidRPr="008837F8" w:rsidRDefault="00C602C5" w:rsidP="008670F3">
            <w:r w:rsidRPr="008837F8">
              <w:t>Часто (5</w:t>
            </w:r>
            <w:r w:rsidR="00564669">
              <w:t>,</w:t>
            </w:r>
            <w:r w:rsidRPr="008837F8">
              <w:t>3%)</w:t>
            </w:r>
          </w:p>
        </w:tc>
        <w:tc>
          <w:tcPr>
            <w:tcW w:w="0" w:type="auto"/>
            <w:tcMar>
              <w:top w:w="45" w:type="dxa"/>
              <w:left w:w="75" w:type="dxa"/>
              <w:bottom w:w="45" w:type="dxa"/>
              <w:right w:w="75" w:type="dxa"/>
            </w:tcMar>
            <w:vAlign w:val="center"/>
            <w:hideMark/>
          </w:tcPr>
          <w:p w14:paraId="79F17224" w14:textId="32FF96B0" w:rsidR="00C602C5" w:rsidRPr="008837F8" w:rsidRDefault="00C602C5" w:rsidP="008670F3">
            <w:r w:rsidRPr="008837F8">
              <w:t>0</w:t>
            </w:r>
            <w:r w:rsidR="00564669">
              <w:t>,</w:t>
            </w:r>
            <w:r w:rsidRPr="008837F8">
              <w:t>8%</w:t>
            </w:r>
          </w:p>
        </w:tc>
      </w:tr>
      <w:tr w:rsidR="00C602C5" w:rsidRPr="00FB008F" w14:paraId="4A3FD54D" w14:textId="77777777" w:rsidTr="008670F3">
        <w:tc>
          <w:tcPr>
            <w:tcW w:w="0" w:type="auto"/>
            <w:gridSpan w:val="3"/>
            <w:tcMar>
              <w:top w:w="45" w:type="dxa"/>
              <w:left w:w="75" w:type="dxa"/>
              <w:bottom w:w="45" w:type="dxa"/>
              <w:right w:w="75" w:type="dxa"/>
            </w:tcMar>
            <w:vAlign w:val="center"/>
          </w:tcPr>
          <w:p w14:paraId="376A26F5" w14:textId="77777777" w:rsidR="00C602C5" w:rsidRDefault="00C602C5" w:rsidP="008670F3">
            <w:pPr>
              <w:spacing w:before="75" w:after="75"/>
              <w:rPr>
                <w:color w:val="333333"/>
                <w:sz w:val="20"/>
                <w:szCs w:val="20"/>
                <w:vertAlign w:val="superscript"/>
              </w:rPr>
            </w:pPr>
            <w:r w:rsidRPr="008837F8">
              <w:rPr>
                <w:b/>
                <w:sz w:val="20"/>
                <w:szCs w:val="20"/>
              </w:rPr>
              <w:t>Примечание:</w:t>
            </w:r>
            <w:r w:rsidRPr="00FB008F">
              <w:rPr>
                <w:color w:val="333333"/>
                <w:sz w:val="20"/>
                <w:szCs w:val="20"/>
                <w:vertAlign w:val="superscript"/>
              </w:rPr>
              <w:t xml:space="preserve"> </w:t>
            </w:r>
          </w:p>
          <w:p w14:paraId="7E65649C" w14:textId="77777777" w:rsidR="00C602C5" w:rsidRPr="00FB008F" w:rsidRDefault="00C602C5" w:rsidP="008670F3">
            <w:pPr>
              <w:spacing w:before="75" w:after="75"/>
              <w:rPr>
                <w:color w:val="333333"/>
                <w:sz w:val="20"/>
                <w:szCs w:val="20"/>
              </w:rPr>
            </w:pPr>
            <w:r w:rsidRPr="00FB008F">
              <w:rPr>
                <w:color w:val="333333"/>
                <w:sz w:val="20"/>
                <w:szCs w:val="20"/>
                <w:vertAlign w:val="superscript"/>
              </w:rPr>
              <w:t>1</w:t>
            </w:r>
            <w:r w:rsidRPr="00FB008F">
              <w:rPr>
                <w:color w:val="333333"/>
                <w:sz w:val="20"/>
                <w:szCs w:val="20"/>
              </w:rPr>
              <w:t>Классификация нежелательных реакций согласно версии 4.03 общих терминологических критериев нежелательных явлений Национального института онкологии (National Cancer Institute Common Terminology Criteria for Adverse Events (NCI СТСАЕ)).</w:t>
            </w:r>
          </w:p>
          <w:p w14:paraId="12D1AC30" w14:textId="77777777" w:rsidR="00C602C5" w:rsidRPr="00FB008F" w:rsidRDefault="00C602C5" w:rsidP="008670F3">
            <w:pPr>
              <w:spacing w:before="75" w:after="75"/>
              <w:rPr>
                <w:color w:val="333333"/>
                <w:sz w:val="20"/>
                <w:szCs w:val="20"/>
              </w:rPr>
            </w:pPr>
            <w:r w:rsidRPr="00FB008F">
              <w:rPr>
                <w:color w:val="333333"/>
                <w:sz w:val="20"/>
                <w:szCs w:val="20"/>
                <w:vertAlign w:val="superscript"/>
              </w:rPr>
              <w:t>2 </w:t>
            </w:r>
            <w:r w:rsidRPr="00FB008F">
              <w:rPr>
                <w:color w:val="333333"/>
                <w:sz w:val="20"/>
                <w:szCs w:val="20"/>
              </w:rPr>
              <w:t>Включает множественные термины, обозначающие нежелательные лекарственные реакции.</w:t>
            </w:r>
          </w:p>
          <w:p w14:paraId="10C75620" w14:textId="77777777" w:rsidR="00C602C5" w:rsidRPr="00A33A66" w:rsidRDefault="00C602C5" w:rsidP="008670F3">
            <w:pPr>
              <w:spacing w:before="75" w:after="75"/>
              <w:rPr>
                <w:color w:val="333333"/>
                <w:sz w:val="20"/>
                <w:szCs w:val="20"/>
              </w:rPr>
            </w:pPr>
            <w:r w:rsidRPr="00FB008F">
              <w:rPr>
                <w:color w:val="333333"/>
                <w:sz w:val="20"/>
                <w:szCs w:val="20"/>
                <w:vertAlign w:val="superscript"/>
              </w:rPr>
              <w:t>3 </w:t>
            </w:r>
            <w:r w:rsidRPr="00FB008F">
              <w:rPr>
                <w:color w:val="333333"/>
                <w:sz w:val="20"/>
                <w:szCs w:val="20"/>
              </w:rPr>
              <w:t>Один случай синдрома лизиса опухоли был отмечен в группе акалаб</w:t>
            </w:r>
            <w:r>
              <w:rPr>
                <w:color w:val="333333"/>
                <w:sz w:val="20"/>
                <w:szCs w:val="20"/>
              </w:rPr>
              <w:t>рутиниба в исследовании ASCEND.</w:t>
            </w:r>
          </w:p>
        </w:tc>
      </w:tr>
    </w:tbl>
    <w:p w14:paraId="4847FC3F" w14:textId="279AC901" w:rsidR="008260B3" w:rsidRDefault="008260B3" w:rsidP="008260B3">
      <w:pPr>
        <w:pStyle w:val="af5"/>
        <w:keepNext/>
        <w:spacing w:before="240"/>
      </w:pPr>
      <w:bookmarkStart w:id="466" w:name="_Toc159973385"/>
      <w:r>
        <w:t xml:space="preserve">Таблица </w:t>
      </w:r>
      <w:fldSimple w:instr=" STYLEREF 1 \s ">
        <w:r>
          <w:rPr>
            <w:noProof/>
          </w:rPr>
          <w:t>5</w:t>
        </w:r>
      </w:fldSimple>
      <w:r>
        <w:noBreakHyphen/>
      </w:r>
      <w:fldSimple w:instr=" SEQ Таблица \* ARABIC \s 1 ">
        <w:r>
          <w:rPr>
            <w:noProof/>
          </w:rPr>
          <w:t>4</w:t>
        </w:r>
      </w:fldSimple>
      <w:r>
        <w:t>.</w:t>
      </w:r>
      <w:r w:rsidRPr="008260B3">
        <w:rPr>
          <w:iCs/>
        </w:rPr>
        <w:t xml:space="preserve"> </w:t>
      </w:r>
      <w:r w:rsidRPr="008260B3">
        <w:rPr>
          <w:b w:val="0"/>
          <w:iCs/>
        </w:rPr>
        <w:t>Отклонения гематологических лабораторных параметров, возникшие при монотерапии акалабрутинибом (n=1040).</w:t>
      </w:r>
      <w:bookmarkEnd w:id="4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52"/>
        <w:gridCol w:w="3480"/>
        <w:gridCol w:w="2914"/>
      </w:tblGrid>
      <w:tr w:rsidR="00C602C5" w:rsidRPr="00FB008F" w14:paraId="63F268B9" w14:textId="77777777" w:rsidTr="008670F3">
        <w:trPr>
          <w:tblHeader/>
        </w:trPr>
        <w:tc>
          <w:tcPr>
            <w:tcW w:w="0" w:type="auto"/>
            <w:shd w:val="clear" w:color="auto" w:fill="D9D9D9" w:themeFill="background1" w:themeFillShade="D9"/>
            <w:tcMar>
              <w:top w:w="45" w:type="dxa"/>
              <w:left w:w="75" w:type="dxa"/>
              <w:bottom w:w="45" w:type="dxa"/>
              <w:right w:w="75" w:type="dxa"/>
            </w:tcMar>
            <w:vAlign w:val="center"/>
            <w:hideMark/>
          </w:tcPr>
          <w:p w14:paraId="6BB9D2F8" w14:textId="77777777" w:rsidR="00C602C5" w:rsidRPr="0014790B" w:rsidRDefault="00C602C5" w:rsidP="008670F3">
            <w:pPr>
              <w:spacing w:before="75" w:after="75"/>
              <w:jc w:val="center"/>
            </w:pPr>
            <w:r w:rsidRPr="0014790B">
              <w:rPr>
                <w:b/>
                <w:bCs/>
              </w:rPr>
              <w:t>Термин</w:t>
            </w:r>
          </w:p>
        </w:tc>
        <w:tc>
          <w:tcPr>
            <w:tcW w:w="0" w:type="auto"/>
            <w:shd w:val="clear" w:color="auto" w:fill="D9D9D9" w:themeFill="background1" w:themeFillShade="D9"/>
            <w:tcMar>
              <w:top w:w="45" w:type="dxa"/>
              <w:left w:w="75" w:type="dxa"/>
              <w:bottom w:w="45" w:type="dxa"/>
              <w:right w:w="75" w:type="dxa"/>
            </w:tcMar>
            <w:vAlign w:val="center"/>
            <w:hideMark/>
          </w:tcPr>
          <w:p w14:paraId="52DF6E9A" w14:textId="77777777" w:rsidR="00C602C5" w:rsidRPr="0014790B" w:rsidRDefault="00C602C5" w:rsidP="008670F3">
            <w:pPr>
              <w:spacing w:before="75" w:after="75"/>
              <w:jc w:val="center"/>
            </w:pPr>
            <w:r w:rsidRPr="0014790B">
              <w:rPr>
                <w:b/>
                <w:bCs/>
              </w:rPr>
              <w:t>Общая частота (реакции всех степеней тяжести по СТСАЕ</w:t>
            </w:r>
            <w:r w:rsidRPr="0014790B">
              <w:rPr>
                <w:b/>
                <w:bCs/>
                <w:vertAlign w:val="superscript"/>
              </w:rPr>
              <w:t>1</w:t>
            </w:r>
            <w:r w:rsidRPr="0014790B">
              <w:rPr>
                <w:b/>
                <w:bCs/>
              </w:rPr>
              <w:t>)</w:t>
            </w:r>
          </w:p>
        </w:tc>
        <w:tc>
          <w:tcPr>
            <w:tcW w:w="0" w:type="auto"/>
            <w:shd w:val="clear" w:color="auto" w:fill="D9D9D9" w:themeFill="background1" w:themeFillShade="D9"/>
            <w:tcMar>
              <w:top w:w="45" w:type="dxa"/>
              <w:left w:w="75" w:type="dxa"/>
              <w:bottom w:w="45" w:type="dxa"/>
              <w:right w:w="75" w:type="dxa"/>
            </w:tcMar>
            <w:vAlign w:val="center"/>
            <w:hideMark/>
          </w:tcPr>
          <w:p w14:paraId="60A2E32F" w14:textId="77777777" w:rsidR="00C602C5" w:rsidRPr="0014790B" w:rsidRDefault="00C602C5" w:rsidP="008670F3">
            <w:pPr>
              <w:spacing w:before="75" w:after="75"/>
              <w:jc w:val="center"/>
            </w:pPr>
            <w:r w:rsidRPr="0014790B">
              <w:rPr>
                <w:b/>
                <w:bCs/>
              </w:rPr>
              <w:t>Частота реакций 3-4 степени тяжести по СТСАЕ</w:t>
            </w:r>
          </w:p>
        </w:tc>
      </w:tr>
      <w:tr w:rsidR="00C602C5" w:rsidRPr="00FB008F" w14:paraId="0B9934E8" w14:textId="77777777" w:rsidTr="008670F3">
        <w:tc>
          <w:tcPr>
            <w:tcW w:w="0" w:type="auto"/>
            <w:gridSpan w:val="3"/>
            <w:tcMar>
              <w:top w:w="45" w:type="dxa"/>
              <w:left w:w="75" w:type="dxa"/>
              <w:bottom w:w="45" w:type="dxa"/>
              <w:right w:w="75" w:type="dxa"/>
            </w:tcMar>
            <w:vAlign w:val="center"/>
            <w:hideMark/>
          </w:tcPr>
          <w:p w14:paraId="65A87B90" w14:textId="77777777" w:rsidR="00C602C5" w:rsidRPr="0014790B" w:rsidRDefault="00C602C5" w:rsidP="008670F3">
            <w:pPr>
              <w:spacing w:before="75" w:after="75"/>
            </w:pPr>
            <w:r w:rsidRPr="0014790B">
              <w:rPr>
                <w:i/>
                <w:iCs/>
              </w:rPr>
              <w:t>Данные лабораторных исследований (на основании результатов исследований, представленных в виде степени тяжести по СТСАЕ)</w:t>
            </w:r>
          </w:p>
        </w:tc>
      </w:tr>
      <w:tr w:rsidR="00C602C5" w:rsidRPr="00FB008F" w14:paraId="489A7C82" w14:textId="77777777" w:rsidTr="008670F3">
        <w:tc>
          <w:tcPr>
            <w:tcW w:w="0" w:type="auto"/>
            <w:tcMar>
              <w:top w:w="45" w:type="dxa"/>
              <w:left w:w="75" w:type="dxa"/>
              <w:bottom w:w="45" w:type="dxa"/>
              <w:right w:w="75" w:type="dxa"/>
            </w:tcMar>
            <w:vAlign w:val="center"/>
            <w:hideMark/>
          </w:tcPr>
          <w:p w14:paraId="0F8F69D9" w14:textId="77777777" w:rsidR="00C602C5" w:rsidRPr="0014790B" w:rsidRDefault="00C602C5" w:rsidP="008670F3">
            <w:pPr>
              <w:spacing w:before="75" w:after="75"/>
            </w:pPr>
            <w:r w:rsidRPr="0014790B">
              <w:t>Снижение абсолютного числа нейтрофилов</w:t>
            </w:r>
          </w:p>
        </w:tc>
        <w:tc>
          <w:tcPr>
            <w:tcW w:w="0" w:type="auto"/>
            <w:tcMar>
              <w:top w:w="45" w:type="dxa"/>
              <w:left w:w="75" w:type="dxa"/>
              <w:bottom w:w="45" w:type="dxa"/>
              <w:right w:w="75" w:type="dxa"/>
            </w:tcMar>
            <w:vAlign w:val="center"/>
            <w:hideMark/>
          </w:tcPr>
          <w:p w14:paraId="0BDC5AD7" w14:textId="399D06CD" w:rsidR="00C602C5" w:rsidRPr="0014790B" w:rsidRDefault="00C602C5" w:rsidP="008670F3">
            <w:pPr>
              <w:spacing w:before="75" w:after="75"/>
            </w:pPr>
            <w:r w:rsidRPr="0014790B">
              <w:t>Очень часто (41</w:t>
            </w:r>
            <w:r w:rsidR="00564669">
              <w:t>,</w:t>
            </w:r>
            <w:r w:rsidRPr="0014790B">
              <w:t>8%)</w:t>
            </w:r>
          </w:p>
        </w:tc>
        <w:tc>
          <w:tcPr>
            <w:tcW w:w="0" w:type="auto"/>
            <w:tcMar>
              <w:top w:w="45" w:type="dxa"/>
              <w:left w:w="75" w:type="dxa"/>
              <w:bottom w:w="45" w:type="dxa"/>
              <w:right w:w="75" w:type="dxa"/>
            </w:tcMar>
            <w:vAlign w:val="center"/>
            <w:hideMark/>
          </w:tcPr>
          <w:p w14:paraId="1F9595A4" w14:textId="16C35E0E" w:rsidR="00C602C5" w:rsidRPr="0014790B" w:rsidRDefault="00C602C5" w:rsidP="008670F3">
            <w:pPr>
              <w:spacing w:before="75" w:after="75"/>
            </w:pPr>
            <w:r w:rsidRPr="0014790B">
              <w:t>20</w:t>
            </w:r>
            <w:r w:rsidR="00564669">
              <w:t>,</w:t>
            </w:r>
            <w:r w:rsidRPr="0014790B">
              <w:t>7%</w:t>
            </w:r>
          </w:p>
        </w:tc>
      </w:tr>
      <w:tr w:rsidR="00C602C5" w:rsidRPr="00FB008F" w14:paraId="70868FDC" w14:textId="77777777" w:rsidTr="008670F3">
        <w:tc>
          <w:tcPr>
            <w:tcW w:w="0" w:type="auto"/>
            <w:tcMar>
              <w:top w:w="45" w:type="dxa"/>
              <w:left w:w="75" w:type="dxa"/>
              <w:bottom w:w="45" w:type="dxa"/>
              <w:right w:w="75" w:type="dxa"/>
            </w:tcMar>
            <w:vAlign w:val="center"/>
            <w:hideMark/>
          </w:tcPr>
          <w:p w14:paraId="69A76F73" w14:textId="77777777" w:rsidR="00C602C5" w:rsidRPr="0014790B" w:rsidRDefault="00C602C5" w:rsidP="008670F3">
            <w:pPr>
              <w:spacing w:before="75" w:after="75"/>
            </w:pPr>
            <w:r w:rsidRPr="0014790B">
              <w:lastRenderedPageBreak/>
              <w:t>Снижение концентрации гемоглобина</w:t>
            </w:r>
          </w:p>
        </w:tc>
        <w:tc>
          <w:tcPr>
            <w:tcW w:w="0" w:type="auto"/>
            <w:tcMar>
              <w:top w:w="45" w:type="dxa"/>
              <w:left w:w="75" w:type="dxa"/>
              <w:bottom w:w="45" w:type="dxa"/>
              <w:right w:w="75" w:type="dxa"/>
            </w:tcMar>
            <w:vAlign w:val="center"/>
            <w:hideMark/>
          </w:tcPr>
          <w:p w14:paraId="576B8204" w14:textId="6055E751" w:rsidR="00C602C5" w:rsidRPr="0014790B" w:rsidRDefault="00C602C5" w:rsidP="008670F3">
            <w:pPr>
              <w:spacing w:before="75" w:after="75"/>
            </w:pPr>
            <w:r w:rsidRPr="0014790B">
              <w:t>Очень часто (42</w:t>
            </w:r>
            <w:r w:rsidR="00564669">
              <w:t>,</w:t>
            </w:r>
            <w:r w:rsidRPr="0014790B">
              <w:t>6%)</w:t>
            </w:r>
          </w:p>
        </w:tc>
        <w:tc>
          <w:tcPr>
            <w:tcW w:w="0" w:type="auto"/>
            <w:tcMar>
              <w:top w:w="45" w:type="dxa"/>
              <w:left w:w="75" w:type="dxa"/>
              <w:bottom w:w="45" w:type="dxa"/>
              <w:right w:w="75" w:type="dxa"/>
            </w:tcMar>
            <w:vAlign w:val="center"/>
            <w:hideMark/>
          </w:tcPr>
          <w:p w14:paraId="5267BB3A" w14:textId="15427600" w:rsidR="00C602C5" w:rsidRPr="0014790B" w:rsidRDefault="00C602C5" w:rsidP="008670F3">
            <w:pPr>
              <w:spacing w:before="75" w:after="75"/>
            </w:pPr>
            <w:r w:rsidRPr="0014790B">
              <w:t>10</w:t>
            </w:r>
            <w:r w:rsidR="00564669">
              <w:t>,</w:t>
            </w:r>
            <w:r w:rsidRPr="0014790B">
              <w:t>1%</w:t>
            </w:r>
          </w:p>
        </w:tc>
      </w:tr>
      <w:tr w:rsidR="00C602C5" w:rsidRPr="00FB008F" w14:paraId="272A5DCD" w14:textId="77777777" w:rsidTr="008670F3">
        <w:tc>
          <w:tcPr>
            <w:tcW w:w="0" w:type="auto"/>
            <w:tcMar>
              <w:top w:w="45" w:type="dxa"/>
              <w:left w:w="75" w:type="dxa"/>
              <w:bottom w:w="45" w:type="dxa"/>
              <w:right w:w="75" w:type="dxa"/>
            </w:tcMar>
            <w:vAlign w:val="center"/>
            <w:hideMark/>
          </w:tcPr>
          <w:p w14:paraId="7549EB6C" w14:textId="77777777" w:rsidR="00C602C5" w:rsidRPr="0014790B" w:rsidRDefault="00C602C5" w:rsidP="008670F3">
            <w:pPr>
              <w:spacing w:before="75" w:after="75"/>
            </w:pPr>
            <w:r w:rsidRPr="0014790B">
              <w:t>Снижения количества тромбоцитов</w:t>
            </w:r>
          </w:p>
        </w:tc>
        <w:tc>
          <w:tcPr>
            <w:tcW w:w="0" w:type="auto"/>
            <w:tcMar>
              <w:top w:w="45" w:type="dxa"/>
              <w:left w:w="75" w:type="dxa"/>
              <w:bottom w:w="45" w:type="dxa"/>
              <w:right w:w="75" w:type="dxa"/>
            </w:tcMar>
            <w:vAlign w:val="center"/>
            <w:hideMark/>
          </w:tcPr>
          <w:p w14:paraId="2FD97BDB" w14:textId="2060C70D" w:rsidR="00C602C5" w:rsidRPr="0014790B" w:rsidRDefault="00C602C5" w:rsidP="008670F3">
            <w:pPr>
              <w:spacing w:before="75" w:after="75"/>
            </w:pPr>
            <w:r w:rsidRPr="0014790B">
              <w:t>Очень часто (31</w:t>
            </w:r>
            <w:r w:rsidR="00564669">
              <w:t>,</w:t>
            </w:r>
            <w:r w:rsidRPr="0014790B">
              <w:t>1%)</w:t>
            </w:r>
          </w:p>
        </w:tc>
        <w:tc>
          <w:tcPr>
            <w:tcW w:w="0" w:type="auto"/>
            <w:tcMar>
              <w:top w:w="45" w:type="dxa"/>
              <w:left w:w="75" w:type="dxa"/>
              <w:bottom w:w="45" w:type="dxa"/>
              <w:right w:w="75" w:type="dxa"/>
            </w:tcMar>
            <w:vAlign w:val="center"/>
            <w:hideMark/>
          </w:tcPr>
          <w:p w14:paraId="45715082" w14:textId="768FC510" w:rsidR="00C602C5" w:rsidRPr="0014790B" w:rsidRDefault="00C602C5" w:rsidP="008670F3">
            <w:pPr>
              <w:spacing w:before="75" w:after="75"/>
            </w:pPr>
            <w:r w:rsidRPr="0014790B">
              <w:t>6</w:t>
            </w:r>
            <w:r w:rsidR="00564669">
              <w:t>,</w:t>
            </w:r>
            <w:r w:rsidRPr="0014790B">
              <w:t>9%</w:t>
            </w:r>
          </w:p>
        </w:tc>
      </w:tr>
      <w:tr w:rsidR="00C602C5" w:rsidRPr="00FB008F" w14:paraId="120F1944" w14:textId="77777777" w:rsidTr="008670F3">
        <w:tc>
          <w:tcPr>
            <w:tcW w:w="0" w:type="auto"/>
            <w:gridSpan w:val="3"/>
            <w:tcMar>
              <w:top w:w="45" w:type="dxa"/>
              <w:left w:w="75" w:type="dxa"/>
              <w:bottom w:w="45" w:type="dxa"/>
              <w:right w:w="75" w:type="dxa"/>
            </w:tcMar>
            <w:vAlign w:val="center"/>
          </w:tcPr>
          <w:p w14:paraId="1F5D3B65" w14:textId="77777777" w:rsidR="00C602C5" w:rsidRPr="0014790B" w:rsidRDefault="00C602C5" w:rsidP="008670F3">
            <w:pPr>
              <w:spacing w:before="75"/>
              <w:rPr>
                <w:b/>
                <w:sz w:val="20"/>
                <w:szCs w:val="20"/>
              </w:rPr>
            </w:pPr>
            <w:r w:rsidRPr="0014790B">
              <w:rPr>
                <w:b/>
                <w:sz w:val="20"/>
                <w:szCs w:val="20"/>
              </w:rPr>
              <w:t>Примечание:</w:t>
            </w:r>
          </w:p>
          <w:p w14:paraId="56BC54D3" w14:textId="77777777" w:rsidR="00C602C5" w:rsidRPr="0014790B" w:rsidRDefault="00C602C5" w:rsidP="008670F3">
            <w:pPr>
              <w:spacing w:before="75" w:after="75"/>
              <w:rPr>
                <w:color w:val="333333"/>
                <w:sz w:val="20"/>
                <w:szCs w:val="20"/>
              </w:rPr>
            </w:pPr>
            <w:r w:rsidRPr="00FB008F">
              <w:rPr>
                <w:color w:val="333333"/>
                <w:sz w:val="20"/>
                <w:szCs w:val="20"/>
                <w:vertAlign w:val="superscript"/>
              </w:rPr>
              <w:t>1</w:t>
            </w:r>
            <w:r w:rsidRPr="00FB008F">
              <w:rPr>
                <w:color w:val="333333"/>
                <w:sz w:val="20"/>
                <w:szCs w:val="20"/>
              </w:rPr>
              <w:t>Классификация нежелательных реакций согласно версии 4.03 общих терминологических критериев нежелательных явлений Национального института онкологии (National Cancer Institute Common Terminology Criteria f</w:t>
            </w:r>
            <w:r>
              <w:rPr>
                <w:color w:val="333333"/>
                <w:sz w:val="20"/>
                <w:szCs w:val="20"/>
              </w:rPr>
              <w:t>or Adverse Events (NCI СТСАЕ)).</w:t>
            </w:r>
          </w:p>
        </w:tc>
      </w:tr>
    </w:tbl>
    <w:p w14:paraId="68490DC8" w14:textId="7CBC7327" w:rsidR="00C602C5" w:rsidRPr="00FB008F" w:rsidRDefault="00C602C5" w:rsidP="00787E70">
      <w:pPr>
        <w:pStyle w:val="3"/>
        <w:tabs>
          <w:tab w:val="left" w:pos="8647"/>
        </w:tabs>
        <w:spacing w:before="240" w:after="240"/>
        <w:jc w:val="both"/>
        <w:rPr>
          <w:color w:val="000000" w:themeColor="text1"/>
          <w:szCs w:val="24"/>
        </w:rPr>
      </w:pPr>
      <w:bookmarkStart w:id="467" w:name="_Toc115217991"/>
      <w:bookmarkStart w:id="468" w:name="_Toc159973337"/>
      <w:bookmarkStart w:id="469" w:name="bookmark5"/>
      <w:commentRangeStart w:id="470"/>
      <w:r w:rsidRPr="00FB008F">
        <w:rPr>
          <w:color w:val="000000" w:themeColor="text1"/>
          <w:szCs w:val="24"/>
        </w:rPr>
        <w:t>Передозировка</w:t>
      </w:r>
      <w:bookmarkEnd w:id="467"/>
      <w:commentRangeEnd w:id="470"/>
      <w:r w:rsidR="008260B3">
        <w:rPr>
          <w:rStyle w:val="afb"/>
          <w:rFonts w:eastAsia="Times New Roman"/>
          <w:b w:val="0"/>
          <w:bCs w:val="0"/>
        </w:rPr>
        <w:commentReference w:id="470"/>
      </w:r>
      <w:bookmarkEnd w:id="468"/>
    </w:p>
    <w:p w14:paraId="55A2A7D1" w14:textId="1ACE4BCE" w:rsidR="00C602C5" w:rsidRPr="00A33A66" w:rsidRDefault="00C602C5" w:rsidP="00C602C5">
      <w:pPr>
        <w:pStyle w:val="af3"/>
        <w:spacing w:before="0" w:beforeAutospacing="0" w:after="0" w:afterAutospacing="0"/>
        <w:ind w:firstLine="708"/>
        <w:jc w:val="both"/>
        <w:rPr>
          <w:color w:val="333333"/>
        </w:rPr>
      </w:pPr>
      <w:r w:rsidRPr="00A33A66">
        <w:rPr>
          <w:iCs/>
          <w:color w:val="333333"/>
        </w:rPr>
        <w:t>Симптомы</w:t>
      </w:r>
      <w:r w:rsidRPr="00A33A66">
        <w:rPr>
          <w:color w:val="333333"/>
        </w:rPr>
        <w:t xml:space="preserve"> передозировки препарата </w:t>
      </w:r>
      <w:r w:rsidR="00340AB4" w:rsidRPr="00340AB4">
        <w:t>акалабрутиниб</w:t>
      </w:r>
      <w:r w:rsidR="00340AB4" w:rsidRPr="00A33A66">
        <w:rPr>
          <w:color w:val="333333"/>
        </w:rPr>
        <w:t xml:space="preserve"> </w:t>
      </w:r>
      <w:r w:rsidRPr="00A33A66">
        <w:rPr>
          <w:color w:val="333333"/>
        </w:rPr>
        <w:t>не установлены.</w:t>
      </w:r>
    </w:p>
    <w:p w14:paraId="5C0CE7EC" w14:textId="77777777" w:rsidR="00C602C5" w:rsidRPr="00A33A66" w:rsidRDefault="00C602C5" w:rsidP="00340AB4">
      <w:pPr>
        <w:pStyle w:val="af3"/>
        <w:spacing w:before="0" w:beforeAutospacing="0" w:after="0" w:afterAutospacing="0"/>
        <w:ind w:firstLine="708"/>
        <w:jc w:val="both"/>
        <w:rPr>
          <w:color w:val="333333"/>
        </w:rPr>
      </w:pPr>
      <w:r w:rsidRPr="00A33A66">
        <w:rPr>
          <w:iCs/>
          <w:color w:val="333333"/>
        </w:rPr>
        <w:t>Лечение:</w:t>
      </w:r>
      <w:r w:rsidRPr="00FB008F">
        <w:rPr>
          <w:color w:val="333333"/>
        </w:rPr>
        <w:t> специфическое лечение отсутствует. В случае передозировки препарата пациенты должны находиться под пристальным медицинским наблюдением для выявления возможных признаков и симптомов нежелательных реакций и, при необходимости, пол</w:t>
      </w:r>
      <w:r>
        <w:rPr>
          <w:color w:val="333333"/>
        </w:rPr>
        <w:t>учать симптоматическое лечение.</w:t>
      </w:r>
    </w:p>
    <w:p w14:paraId="762A3142" w14:textId="38C0139F" w:rsidR="00C602C5" w:rsidRPr="008260B3" w:rsidRDefault="00C602C5" w:rsidP="00340AB4">
      <w:pPr>
        <w:pStyle w:val="3"/>
        <w:tabs>
          <w:tab w:val="left" w:pos="8647"/>
        </w:tabs>
        <w:spacing w:before="240" w:after="240"/>
        <w:jc w:val="both"/>
        <w:rPr>
          <w:color w:val="000000" w:themeColor="text1"/>
          <w:szCs w:val="24"/>
        </w:rPr>
      </w:pPr>
      <w:bookmarkStart w:id="471" w:name="_Toc115217992"/>
      <w:bookmarkStart w:id="472" w:name="_Toc159973338"/>
      <w:r w:rsidRPr="008260B3">
        <w:rPr>
          <w:rFonts w:eastAsia="Courier New"/>
          <w:szCs w:val="24"/>
          <w:lang w:bidi="ru-RU"/>
        </w:rPr>
        <w:t>Взаимодействие с другими лекарственными средствами</w:t>
      </w:r>
      <w:bookmarkStart w:id="473" w:name="_Toc83030659"/>
      <w:bookmarkStart w:id="474" w:name="_Toc115217993"/>
      <w:bookmarkEnd w:id="469"/>
      <w:bookmarkEnd w:id="471"/>
      <w:bookmarkEnd w:id="472"/>
    </w:p>
    <w:p w14:paraId="4BB099BA" w14:textId="77777777" w:rsidR="00C602C5" w:rsidRPr="00A33A66" w:rsidRDefault="00C602C5" w:rsidP="00C602C5">
      <w:pPr>
        <w:pStyle w:val="af3"/>
        <w:spacing w:before="75" w:beforeAutospacing="0" w:after="75" w:afterAutospacing="0"/>
        <w:jc w:val="both"/>
        <w:rPr>
          <w:i/>
          <w:color w:val="333333"/>
        </w:rPr>
      </w:pPr>
      <w:r w:rsidRPr="00A33A66">
        <w:rPr>
          <w:b/>
          <w:bCs/>
          <w:i/>
          <w:color w:val="333333"/>
        </w:rPr>
        <w:t>Действующие вещества, способные повысить концентрацию акалабрутиниба в плазме</w:t>
      </w:r>
    </w:p>
    <w:p w14:paraId="51064C03" w14:textId="77777777" w:rsidR="00C602C5" w:rsidRPr="00FB008F" w:rsidRDefault="00C602C5" w:rsidP="00C602C5">
      <w:pPr>
        <w:pStyle w:val="af3"/>
        <w:spacing w:before="75" w:beforeAutospacing="0" w:after="75" w:afterAutospacing="0"/>
        <w:jc w:val="both"/>
        <w:rPr>
          <w:color w:val="333333"/>
        </w:rPr>
      </w:pPr>
      <w:r w:rsidRPr="00FB008F">
        <w:rPr>
          <w:i/>
          <w:iCs/>
          <w:color w:val="333333"/>
        </w:rPr>
        <w:t>Ингибиторы изофермента цитохрома CYP3A</w:t>
      </w:r>
    </w:p>
    <w:p w14:paraId="799EE7F4" w14:textId="3A50A077" w:rsidR="00C602C5" w:rsidRPr="00FB008F" w:rsidRDefault="00C602C5" w:rsidP="00C602C5">
      <w:pPr>
        <w:pStyle w:val="af3"/>
        <w:spacing w:before="0" w:beforeAutospacing="0" w:after="0" w:afterAutospacing="0"/>
        <w:ind w:firstLine="708"/>
        <w:jc w:val="both"/>
        <w:rPr>
          <w:color w:val="333333"/>
        </w:rPr>
      </w:pPr>
      <w:r w:rsidRPr="00FB008F">
        <w:rPr>
          <w:color w:val="333333"/>
        </w:rPr>
        <w:t>При совместном применении с мощным ингибитором изофермента цитохрома CYP3A (200 мг итраконазола 1 раз/сут в течение 5 дней) здоровыми добровольцами (n=17) C</w:t>
      </w:r>
      <w:r w:rsidRPr="00FB008F">
        <w:rPr>
          <w:color w:val="333333"/>
          <w:vertAlign w:val="subscript"/>
        </w:rPr>
        <w:t>max</w:t>
      </w:r>
      <w:r w:rsidRPr="00FB008F">
        <w:rPr>
          <w:color w:val="333333"/>
        </w:rPr>
        <w:t> акалабрутиниба увеличивалась в 3</w:t>
      </w:r>
      <w:r w:rsidR="00340AB4">
        <w:rPr>
          <w:color w:val="333333"/>
        </w:rPr>
        <w:t>,</w:t>
      </w:r>
      <w:r w:rsidRPr="00FB008F">
        <w:rPr>
          <w:color w:val="333333"/>
        </w:rPr>
        <w:t>7 раз, а AUC - в 5</w:t>
      </w:r>
      <w:r w:rsidR="00340AB4">
        <w:rPr>
          <w:color w:val="333333"/>
        </w:rPr>
        <w:t>,</w:t>
      </w:r>
      <w:r w:rsidRPr="00FB008F">
        <w:rPr>
          <w:color w:val="333333"/>
        </w:rPr>
        <w:t>1 раз.</w:t>
      </w:r>
    </w:p>
    <w:p w14:paraId="603565D0" w14:textId="77777777" w:rsidR="00C602C5" w:rsidRPr="00FB008F" w:rsidRDefault="00C602C5" w:rsidP="00C602C5">
      <w:pPr>
        <w:pStyle w:val="af3"/>
        <w:spacing w:before="0" w:beforeAutospacing="0" w:after="0" w:afterAutospacing="0"/>
        <w:ind w:firstLine="708"/>
        <w:jc w:val="both"/>
        <w:rPr>
          <w:color w:val="333333"/>
        </w:rPr>
      </w:pPr>
      <w:r w:rsidRPr="00FB008F">
        <w:rPr>
          <w:color w:val="333333"/>
        </w:rPr>
        <w:t>При использовании физиологически обоснованной фармакокинетической модели (РВРК), учитывавшей акалабрутиниб и его активный метаболит АСР-5862, со слабыми, умеренными и мощными ингибиторами изофермента цитохрома CYP3A существенного изменения суммарной AUC активных компонентов отмечено не было.</w:t>
      </w:r>
    </w:p>
    <w:p w14:paraId="7B8FC53C" w14:textId="698FAF6C" w:rsidR="00C602C5" w:rsidRPr="00FB008F" w:rsidRDefault="00C602C5" w:rsidP="00C602C5">
      <w:pPr>
        <w:pStyle w:val="af3"/>
        <w:spacing w:before="0" w:beforeAutospacing="0" w:after="0" w:afterAutospacing="0"/>
        <w:ind w:firstLine="708"/>
        <w:jc w:val="both"/>
        <w:rPr>
          <w:color w:val="333333"/>
        </w:rPr>
      </w:pPr>
      <w:r w:rsidRPr="00FB008F">
        <w:rPr>
          <w:color w:val="333333"/>
        </w:rPr>
        <w:t xml:space="preserve">Следует рассмотреть назначение альтернативных препаратов, которые не являются мощными ингибиторами CYP3A. Пациенты, принимающие мощные ингибиторы CYP3A (например, кетоконазол, кониваптан, кларитромицин, индинавир, итраконазол, ритонавир, телапревир, позаконазол, вориконазол) совместно с препаратом </w:t>
      </w:r>
      <w:r w:rsidR="00340AB4" w:rsidRPr="00340AB4">
        <w:t>акалабрутиниб</w:t>
      </w:r>
      <w:r w:rsidRPr="00FB008F">
        <w:rPr>
          <w:color w:val="333333"/>
        </w:rPr>
        <w:t>, должны находиться под пристальным медицинским наблюдением для выявления возможных нежелательных реакций.</w:t>
      </w:r>
    </w:p>
    <w:p w14:paraId="558E857B" w14:textId="77777777" w:rsidR="00C602C5" w:rsidRPr="00FB008F" w:rsidRDefault="00C602C5" w:rsidP="00C602C5">
      <w:pPr>
        <w:pStyle w:val="af3"/>
        <w:spacing w:before="75" w:beforeAutospacing="0" w:after="75" w:afterAutospacing="0"/>
        <w:jc w:val="both"/>
        <w:rPr>
          <w:color w:val="333333"/>
        </w:rPr>
      </w:pPr>
      <w:r w:rsidRPr="00FB008F">
        <w:rPr>
          <w:b/>
          <w:bCs/>
          <w:color w:val="333333"/>
        </w:rPr>
        <w:t>Действующие вещества, способные снизить концентрацию акалабрутиниба в плазме</w:t>
      </w:r>
    </w:p>
    <w:p w14:paraId="57A3B518" w14:textId="77777777" w:rsidR="00C602C5" w:rsidRPr="00FB008F" w:rsidRDefault="00C602C5" w:rsidP="00C602C5">
      <w:pPr>
        <w:pStyle w:val="af3"/>
        <w:spacing w:before="75" w:beforeAutospacing="0" w:after="75" w:afterAutospacing="0"/>
        <w:jc w:val="both"/>
        <w:rPr>
          <w:color w:val="333333"/>
        </w:rPr>
      </w:pPr>
      <w:r w:rsidRPr="00FB008F">
        <w:rPr>
          <w:i/>
          <w:iCs/>
          <w:color w:val="333333"/>
        </w:rPr>
        <w:t>Индукторы изофермента цитохрома CYP3A</w:t>
      </w:r>
    </w:p>
    <w:p w14:paraId="3E674BC3" w14:textId="26C8E46E" w:rsidR="00C602C5" w:rsidRPr="00FB008F" w:rsidRDefault="00C602C5" w:rsidP="00C602C5">
      <w:pPr>
        <w:pStyle w:val="af3"/>
        <w:spacing w:before="75" w:beforeAutospacing="0" w:after="75" w:afterAutospacing="0"/>
        <w:ind w:firstLine="708"/>
        <w:jc w:val="both"/>
        <w:rPr>
          <w:color w:val="333333"/>
        </w:rPr>
      </w:pPr>
      <w:r w:rsidRPr="00FB008F">
        <w:rPr>
          <w:color w:val="333333"/>
        </w:rPr>
        <w:t xml:space="preserve">При совместном применении с мощным индуктором изофермента цитохрома CYP3A (600 мг рифампина один раз в сутки в течение 9 дней) здоровыми добровольцами </w:t>
      </w:r>
      <w:r w:rsidRPr="00FB008F">
        <w:rPr>
          <w:color w:val="333333"/>
        </w:rPr>
        <w:lastRenderedPageBreak/>
        <w:t>(n=24) C</w:t>
      </w:r>
      <w:r w:rsidRPr="00FB008F">
        <w:rPr>
          <w:color w:val="333333"/>
          <w:vertAlign w:val="subscript"/>
        </w:rPr>
        <w:t>max</w:t>
      </w:r>
      <w:r w:rsidRPr="00FB008F">
        <w:rPr>
          <w:color w:val="333333"/>
        </w:rPr>
        <w:t> акалабрутиниба снизилась на 68%, а AUC - на 77%.</w:t>
      </w:r>
      <w:r w:rsidRPr="00FB008F">
        <w:rPr>
          <w:color w:val="333333"/>
        </w:rPr>
        <w:br/>
        <w:t xml:space="preserve">При использовании РВРК с мощными индукторами изофермента цитохрома CYP3A, учитывавшей акалабрутиниб и его активный метаболит АСР-5862, суммарная AUC активных компонентов снизилась на 21-51%. В случае моделирования с умеренным индуктором CYP3A (эфавиренз) суммарная AUC активных компонентов снизилась на 25%. Следует рассмотреть назначение альтернативных препаратов, которые не являются мощными индукторами CYP3A (такими как фенитоин, рифампин, карбамазепин). Следует избегать совместного применения препаратов зверобоя продырявленного, которые могут непредсказуемо снижать концентрацию акалабрутиниба в плазме. Если применение мощного индуктора CYP3A необходимо, рекомендуется увеличение дозы препарата </w:t>
      </w:r>
      <w:r w:rsidR="00340AB4" w:rsidRPr="00340AB4">
        <w:t>акалабрутиниб</w:t>
      </w:r>
      <w:r w:rsidRPr="00FB008F">
        <w:rPr>
          <w:color w:val="333333"/>
        </w:rPr>
        <w:t> до 200 мг 2 раза/сут.</w:t>
      </w:r>
    </w:p>
    <w:p w14:paraId="1BD23CDA" w14:textId="77777777" w:rsidR="00C602C5" w:rsidRPr="00FB008F" w:rsidRDefault="00C602C5" w:rsidP="00C602C5">
      <w:pPr>
        <w:pStyle w:val="af3"/>
        <w:spacing w:before="75" w:beforeAutospacing="0" w:after="75" w:afterAutospacing="0"/>
        <w:jc w:val="both"/>
        <w:rPr>
          <w:color w:val="333333"/>
        </w:rPr>
      </w:pPr>
      <w:r w:rsidRPr="00FB008F">
        <w:rPr>
          <w:i/>
          <w:iCs/>
          <w:color w:val="333333"/>
        </w:rPr>
        <w:t>Препараты, снижающие кислотность желудочного сока</w:t>
      </w:r>
    </w:p>
    <w:p w14:paraId="6B7535D5" w14:textId="77777777" w:rsidR="00C602C5" w:rsidRPr="00FB008F" w:rsidRDefault="00C602C5" w:rsidP="00C602C5">
      <w:pPr>
        <w:pStyle w:val="af3"/>
        <w:spacing w:before="75" w:beforeAutospacing="0" w:after="75" w:afterAutospacing="0"/>
        <w:ind w:firstLine="708"/>
        <w:jc w:val="both"/>
        <w:rPr>
          <w:color w:val="333333"/>
        </w:rPr>
      </w:pPr>
      <w:r w:rsidRPr="00FB008F">
        <w:rPr>
          <w:color w:val="333333"/>
        </w:rPr>
        <w:t>Растворимость акалабрутиниба уменьшается с увеличением рН. Сопутствующее применение акалабрутиниба с антацидом (1 г кальция карбоната) уменьшило AUC на 53% у здоровых добровольцев. Совместное применение с ингибитором протонового насоса (40 мг омепразола в течение 5 дней) уменьшило AUC акалабрутиниба на 43%.</w:t>
      </w:r>
    </w:p>
    <w:p w14:paraId="0A9F26E4" w14:textId="6A245B1B" w:rsidR="00C602C5" w:rsidRPr="00FB008F" w:rsidRDefault="00C602C5" w:rsidP="00C602C5">
      <w:pPr>
        <w:pStyle w:val="af3"/>
        <w:spacing w:before="75" w:beforeAutospacing="0" w:after="75" w:afterAutospacing="0"/>
        <w:ind w:firstLine="708"/>
        <w:jc w:val="both"/>
        <w:rPr>
          <w:color w:val="333333"/>
        </w:rPr>
      </w:pPr>
      <w:r w:rsidRPr="00FB008F">
        <w:rPr>
          <w:color w:val="333333"/>
        </w:rPr>
        <w:t>При необходимости терапии препаратами, снижающими секрецию соляной кислоты в желудке, следует рассмотреть терапию антацидом (например, кальция карбонатом) или блокатором гистаминовых H</w:t>
      </w:r>
      <w:r w:rsidRPr="00FB008F">
        <w:rPr>
          <w:color w:val="333333"/>
          <w:vertAlign w:val="subscript"/>
        </w:rPr>
        <w:t>2</w:t>
      </w:r>
      <w:r w:rsidRPr="00FB008F">
        <w:rPr>
          <w:color w:val="333333"/>
        </w:rPr>
        <w:t xml:space="preserve">-рецепторов (например, ранитидином или фамотидином). В случае совместного применения препарата </w:t>
      </w:r>
      <w:r w:rsidR="00340AB4" w:rsidRPr="00340AB4">
        <w:t>акалабрутиниб</w:t>
      </w:r>
      <w:r w:rsidRPr="00FB008F">
        <w:rPr>
          <w:color w:val="333333"/>
        </w:rPr>
        <w:t xml:space="preserve"> и антацидов интервал между приемом препаратов должен составлять не менее 2 ч. Следует принимать препарат </w:t>
      </w:r>
      <w:r w:rsidR="00340AB4" w:rsidRPr="00340AB4">
        <w:t>акалабрутиниб</w:t>
      </w:r>
      <w:r w:rsidRPr="00FB008F">
        <w:rPr>
          <w:color w:val="333333"/>
        </w:rPr>
        <w:t> за 2 ч до применения блокатора гистаминовых H</w:t>
      </w:r>
      <w:r w:rsidRPr="00FB008F">
        <w:rPr>
          <w:color w:val="333333"/>
          <w:vertAlign w:val="subscript"/>
        </w:rPr>
        <w:t>2</w:t>
      </w:r>
      <w:r w:rsidRPr="00FB008F">
        <w:rPr>
          <w:color w:val="333333"/>
        </w:rPr>
        <w:t>-рецепторов при их совместном применении.</w:t>
      </w:r>
    </w:p>
    <w:p w14:paraId="16A3ABB5" w14:textId="67633B18" w:rsidR="00C602C5" w:rsidRPr="00FB008F" w:rsidRDefault="00C602C5" w:rsidP="00C602C5">
      <w:pPr>
        <w:pStyle w:val="af3"/>
        <w:spacing w:before="75" w:beforeAutospacing="0" w:after="75" w:afterAutospacing="0"/>
        <w:ind w:firstLine="708"/>
        <w:jc w:val="both"/>
        <w:rPr>
          <w:color w:val="333333"/>
        </w:rPr>
      </w:pPr>
      <w:r w:rsidRPr="00FB008F">
        <w:rPr>
          <w:color w:val="333333"/>
        </w:rPr>
        <w:t xml:space="preserve">Вследствие продолжительности эффекта ингибиторов протонового насоса, их раздельное применение с препаратом </w:t>
      </w:r>
      <w:r w:rsidR="00340AB4" w:rsidRPr="00340AB4">
        <w:t>акалабрутиниб</w:t>
      </w:r>
      <w:r w:rsidRPr="00FB008F">
        <w:rPr>
          <w:color w:val="333333"/>
        </w:rPr>
        <w:t> может не устранить лекарственное взаимодействие.</w:t>
      </w:r>
    </w:p>
    <w:p w14:paraId="1FFEFF0B" w14:textId="658E3402" w:rsidR="00C602C5" w:rsidRPr="00FB008F" w:rsidRDefault="00C602C5" w:rsidP="00C602C5">
      <w:pPr>
        <w:pStyle w:val="af3"/>
        <w:spacing w:before="75" w:beforeAutospacing="0" w:after="75" w:afterAutospacing="0"/>
        <w:jc w:val="both"/>
        <w:rPr>
          <w:color w:val="333333"/>
        </w:rPr>
      </w:pPr>
      <w:r w:rsidRPr="00FB008F">
        <w:rPr>
          <w:b/>
          <w:bCs/>
          <w:color w:val="333333"/>
        </w:rPr>
        <w:t xml:space="preserve">Действующие вещества, на концентрации которых в плазме может повлиять препарат </w:t>
      </w:r>
      <w:r w:rsidR="00340AB4" w:rsidRPr="00340AB4">
        <w:rPr>
          <w:b/>
        </w:rPr>
        <w:t>акалабрутиниб</w:t>
      </w:r>
    </w:p>
    <w:p w14:paraId="148B1CFE" w14:textId="77777777" w:rsidR="00C602C5" w:rsidRPr="00FB008F" w:rsidRDefault="00C602C5" w:rsidP="00C602C5">
      <w:pPr>
        <w:pStyle w:val="af3"/>
        <w:spacing w:before="75" w:beforeAutospacing="0" w:after="75" w:afterAutospacing="0"/>
        <w:jc w:val="both"/>
        <w:rPr>
          <w:color w:val="333333"/>
        </w:rPr>
      </w:pPr>
      <w:r w:rsidRPr="00FB008F">
        <w:rPr>
          <w:i/>
          <w:iCs/>
          <w:color w:val="333333"/>
        </w:rPr>
        <w:t>Субстраты изофермента цитохрома CYP3A</w:t>
      </w:r>
    </w:p>
    <w:p w14:paraId="37E40781" w14:textId="77777777" w:rsidR="00C602C5" w:rsidRPr="00FB008F" w:rsidRDefault="00C602C5" w:rsidP="00C602C5">
      <w:pPr>
        <w:pStyle w:val="af3"/>
        <w:spacing w:before="75" w:beforeAutospacing="0" w:after="75" w:afterAutospacing="0"/>
        <w:ind w:firstLine="708"/>
        <w:jc w:val="both"/>
        <w:rPr>
          <w:color w:val="333333"/>
        </w:rPr>
      </w:pPr>
      <w:r w:rsidRPr="00FB008F">
        <w:rPr>
          <w:color w:val="333333"/>
        </w:rPr>
        <w:t xml:space="preserve">На основании данных </w:t>
      </w:r>
      <w:r w:rsidRPr="00A33A66">
        <w:rPr>
          <w:i/>
          <w:color w:val="333333"/>
        </w:rPr>
        <w:t>in vitro</w:t>
      </w:r>
      <w:r w:rsidRPr="00FB008F">
        <w:rPr>
          <w:color w:val="333333"/>
        </w:rPr>
        <w:t xml:space="preserve"> при использовании РВРК, взаимодействия с субстратами CYP при клинически значимых концентрациях не ожидается</w:t>
      </w:r>
      <w:r>
        <w:rPr>
          <w:color w:val="333333"/>
        </w:rPr>
        <w:t>.</w:t>
      </w:r>
    </w:p>
    <w:p w14:paraId="4200A16D" w14:textId="77777777" w:rsidR="00C602C5" w:rsidRPr="00FB008F" w:rsidRDefault="00C602C5" w:rsidP="00C602C5">
      <w:pPr>
        <w:pStyle w:val="af3"/>
        <w:spacing w:before="75" w:beforeAutospacing="0" w:after="75" w:afterAutospacing="0"/>
        <w:jc w:val="both"/>
        <w:rPr>
          <w:color w:val="333333"/>
        </w:rPr>
      </w:pPr>
      <w:r w:rsidRPr="00FB008F">
        <w:rPr>
          <w:i/>
          <w:iCs/>
          <w:color w:val="333333"/>
        </w:rPr>
        <w:t>Влияние акалабрутиниба и его активного метаболита, ACP-5862, на систему транспортных белков лекарственных препаратов</w:t>
      </w:r>
    </w:p>
    <w:p w14:paraId="2D3DA9F7" w14:textId="77777777" w:rsidR="00C602C5" w:rsidRPr="00FB008F" w:rsidRDefault="00C602C5" w:rsidP="00C602C5">
      <w:pPr>
        <w:pStyle w:val="af3"/>
        <w:spacing w:before="75" w:beforeAutospacing="0" w:after="0" w:afterAutospacing="0"/>
        <w:ind w:firstLine="708"/>
        <w:jc w:val="both"/>
        <w:rPr>
          <w:color w:val="333333"/>
        </w:rPr>
      </w:pPr>
      <w:r w:rsidRPr="00FB008F">
        <w:rPr>
          <w:color w:val="333333"/>
        </w:rPr>
        <w:t>При сопутствующем применении субстратов BCRP (например, метотрексата), акалабрутиниб может увеличить их экспозицию посредством ингибирования данного белка в кишечнике</w:t>
      </w:r>
      <w:r>
        <w:rPr>
          <w:color w:val="333333"/>
        </w:rPr>
        <w:t>.</w:t>
      </w:r>
    </w:p>
    <w:p w14:paraId="31AE3AA1" w14:textId="77777777" w:rsidR="00C602C5" w:rsidRPr="00FB008F" w:rsidRDefault="00C602C5" w:rsidP="00C602C5">
      <w:pPr>
        <w:pStyle w:val="af3"/>
        <w:spacing w:before="75" w:beforeAutospacing="0" w:after="75" w:afterAutospacing="0"/>
        <w:ind w:firstLine="708"/>
        <w:jc w:val="both"/>
        <w:rPr>
          <w:color w:val="333333"/>
        </w:rPr>
      </w:pPr>
      <w:r w:rsidRPr="00FB008F">
        <w:rPr>
          <w:color w:val="333333"/>
        </w:rPr>
        <w:t>АСР-5862 может увеличивать экспозицию субстратов МАТЕ1 (например, метформин) при их совместном назначении за счет ингибирования МАТЕ1</w:t>
      </w:r>
      <w:r>
        <w:rPr>
          <w:color w:val="333333"/>
        </w:rPr>
        <w:t>.</w:t>
      </w:r>
    </w:p>
    <w:p w14:paraId="4B5362F5" w14:textId="77777777" w:rsidR="00C602C5" w:rsidRPr="00FB008F" w:rsidRDefault="00C602C5" w:rsidP="00C602C5">
      <w:pPr>
        <w:spacing w:before="240"/>
        <w:rPr>
          <w:b/>
          <w:i/>
        </w:rPr>
      </w:pPr>
      <w:r w:rsidRPr="00FB008F">
        <w:rPr>
          <w:b/>
          <w:i/>
        </w:rPr>
        <w:t>Влияние приема пищи</w:t>
      </w:r>
      <w:bookmarkEnd w:id="473"/>
    </w:p>
    <w:bookmarkEnd w:id="474"/>
    <w:p w14:paraId="590838C7" w14:textId="77777777" w:rsidR="00C602C5" w:rsidRPr="00FB008F" w:rsidRDefault="00C602C5" w:rsidP="00C602C5">
      <w:pPr>
        <w:pStyle w:val="af3"/>
        <w:spacing w:before="75" w:beforeAutospacing="0" w:after="75" w:afterAutospacing="0"/>
        <w:ind w:firstLine="708"/>
        <w:jc w:val="both"/>
        <w:rPr>
          <w:color w:val="333333"/>
        </w:rPr>
      </w:pPr>
      <w:r w:rsidRPr="00FB008F">
        <w:rPr>
          <w:color w:val="333333"/>
        </w:rPr>
        <w:t>У здоровых добровольцев прием однократной дозы 75 мг акалабрутиниба с пищей с высоким содержанием жиров и калорий (приблизительно 918 ккал, 59 г углеводов, 59 г жира и 39 г белка) не повлиял на среднее значение AUC по сравнению с приемом препарата натощак. При этом C</w:t>
      </w:r>
      <w:r w:rsidRPr="00FB008F">
        <w:rPr>
          <w:color w:val="333333"/>
          <w:vertAlign w:val="subscript"/>
        </w:rPr>
        <w:t>max</w:t>
      </w:r>
      <w:r w:rsidRPr="00FB008F">
        <w:rPr>
          <w:color w:val="333333"/>
        </w:rPr>
        <w:t> уменьшилась на 73%, а Т</w:t>
      </w:r>
      <w:r w:rsidRPr="00FB008F">
        <w:rPr>
          <w:color w:val="333333"/>
          <w:vertAlign w:val="subscript"/>
        </w:rPr>
        <w:t>max</w:t>
      </w:r>
      <w:r w:rsidRPr="00FB008F">
        <w:rPr>
          <w:color w:val="333333"/>
        </w:rPr>
        <w:t> увеличилось на 1-2 ч.</w:t>
      </w:r>
    </w:p>
    <w:p w14:paraId="2B771A16" w14:textId="77777777" w:rsidR="00C602C5" w:rsidRPr="00992324" w:rsidRDefault="00C602C5" w:rsidP="00C602C5">
      <w:pPr>
        <w:pStyle w:val="04Heading4"/>
        <w:numPr>
          <w:ilvl w:val="0"/>
          <w:numId w:val="0"/>
        </w:numPr>
        <w:spacing w:line="240" w:lineRule="auto"/>
        <w:ind w:left="851" w:hanging="851"/>
        <w:rPr>
          <w:color w:val="000000" w:themeColor="text1"/>
          <w:lang w:val="ru-RU"/>
        </w:rPr>
      </w:pPr>
      <w:r w:rsidRPr="00992324">
        <w:rPr>
          <w:rStyle w:val="src"/>
          <w:color w:val="000000" w:themeColor="text1"/>
          <w:lang w:val="ru-RU"/>
        </w:rPr>
        <w:lastRenderedPageBreak/>
        <w:t>Список литературы</w:t>
      </w:r>
    </w:p>
    <w:p w14:paraId="13309822" w14:textId="77777777" w:rsidR="00C602C5" w:rsidRPr="008260B3" w:rsidRDefault="002B1FAF" w:rsidP="00C602C5">
      <w:pPr>
        <w:pStyle w:val="a5"/>
        <w:numPr>
          <w:ilvl w:val="0"/>
          <w:numId w:val="14"/>
        </w:numPr>
        <w:spacing w:before="100" w:beforeAutospacing="1"/>
        <w:jc w:val="both"/>
      </w:pPr>
      <w:hyperlink r:id="rId74" w:history="1">
        <w:r w:rsidR="00C602C5" w:rsidRPr="008260B3">
          <w:rPr>
            <w:rStyle w:val="aff"/>
            <w:rFonts w:eastAsia="MS Mincho"/>
            <w:color w:val="auto"/>
            <w:u w:val="none"/>
            <w:lang w:val="en-US"/>
          </w:rPr>
          <w:t>https</w:t>
        </w:r>
        <w:r w:rsidR="00C602C5" w:rsidRPr="008260B3">
          <w:rPr>
            <w:rStyle w:val="aff"/>
            <w:rFonts w:eastAsia="MS Mincho"/>
            <w:color w:val="auto"/>
            <w:u w:val="none"/>
          </w:rPr>
          <w:t>://</w:t>
        </w:r>
        <w:r w:rsidR="00C602C5" w:rsidRPr="008260B3">
          <w:rPr>
            <w:rStyle w:val="aff"/>
            <w:rFonts w:eastAsia="MS Mincho"/>
            <w:color w:val="auto"/>
            <w:u w:val="none"/>
            <w:lang w:val="en-US"/>
          </w:rPr>
          <w:t>www</w:t>
        </w:r>
        <w:r w:rsidR="00C602C5" w:rsidRPr="008260B3">
          <w:rPr>
            <w:rStyle w:val="aff"/>
            <w:rFonts w:eastAsia="MS Mincho"/>
            <w:color w:val="auto"/>
            <w:u w:val="none"/>
          </w:rPr>
          <w:t>.</w:t>
        </w:r>
        <w:r w:rsidR="00C602C5" w:rsidRPr="008260B3">
          <w:rPr>
            <w:rStyle w:val="aff"/>
            <w:rFonts w:eastAsia="MS Mincho"/>
            <w:color w:val="auto"/>
            <w:u w:val="none"/>
            <w:lang w:val="en-US"/>
          </w:rPr>
          <w:t>ema</w:t>
        </w:r>
        <w:r w:rsidR="00C602C5" w:rsidRPr="008260B3">
          <w:rPr>
            <w:rStyle w:val="aff"/>
            <w:rFonts w:eastAsia="MS Mincho"/>
            <w:color w:val="auto"/>
            <w:u w:val="none"/>
          </w:rPr>
          <w:t>.</w:t>
        </w:r>
        <w:r w:rsidR="00C602C5" w:rsidRPr="008260B3">
          <w:rPr>
            <w:rStyle w:val="aff"/>
            <w:rFonts w:eastAsia="MS Mincho"/>
            <w:color w:val="auto"/>
            <w:u w:val="none"/>
            <w:lang w:val="en-US"/>
          </w:rPr>
          <w:t>europa</w:t>
        </w:r>
        <w:r w:rsidR="00C602C5" w:rsidRPr="008260B3">
          <w:rPr>
            <w:rStyle w:val="aff"/>
            <w:rFonts w:eastAsia="MS Mincho"/>
            <w:color w:val="auto"/>
            <w:u w:val="none"/>
          </w:rPr>
          <w:t>.</w:t>
        </w:r>
        <w:r w:rsidR="00C602C5" w:rsidRPr="008260B3">
          <w:rPr>
            <w:rStyle w:val="aff"/>
            <w:rFonts w:eastAsia="MS Mincho"/>
            <w:color w:val="auto"/>
            <w:u w:val="none"/>
            <w:lang w:val="en-US"/>
          </w:rPr>
          <w:t>eu</w:t>
        </w:r>
        <w:r w:rsidR="00C602C5" w:rsidRPr="008260B3">
          <w:rPr>
            <w:rStyle w:val="aff"/>
            <w:rFonts w:eastAsia="MS Mincho"/>
            <w:color w:val="auto"/>
            <w:u w:val="none"/>
          </w:rPr>
          <w:t>/</w:t>
        </w:r>
        <w:r w:rsidR="00C602C5" w:rsidRPr="008260B3">
          <w:rPr>
            <w:rStyle w:val="aff"/>
            <w:rFonts w:eastAsia="MS Mincho"/>
            <w:color w:val="auto"/>
            <w:u w:val="none"/>
            <w:lang w:val="en-US"/>
          </w:rPr>
          <w:t>en</w:t>
        </w:r>
        <w:r w:rsidR="00C602C5" w:rsidRPr="008260B3">
          <w:rPr>
            <w:rStyle w:val="aff"/>
            <w:rFonts w:eastAsia="MS Mincho"/>
            <w:color w:val="auto"/>
            <w:u w:val="none"/>
          </w:rPr>
          <w:t>/</w:t>
        </w:r>
        <w:r w:rsidR="00C602C5" w:rsidRPr="008260B3">
          <w:rPr>
            <w:rStyle w:val="aff"/>
            <w:rFonts w:eastAsia="MS Mincho"/>
            <w:color w:val="auto"/>
            <w:u w:val="none"/>
            <w:lang w:val="en-US"/>
          </w:rPr>
          <w:t>documents</w:t>
        </w:r>
        <w:r w:rsidR="00C602C5" w:rsidRPr="008260B3">
          <w:rPr>
            <w:rStyle w:val="aff"/>
            <w:rFonts w:eastAsia="MS Mincho"/>
            <w:color w:val="auto"/>
            <w:u w:val="none"/>
          </w:rPr>
          <w:t>/</w:t>
        </w:r>
        <w:r w:rsidR="00C602C5" w:rsidRPr="008260B3">
          <w:rPr>
            <w:rStyle w:val="aff"/>
            <w:rFonts w:eastAsia="MS Mincho"/>
            <w:color w:val="auto"/>
            <w:u w:val="none"/>
            <w:lang w:val="en-US"/>
          </w:rPr>
          <w:t>assessment</w:t>
        </w:r>
        <w:r w:rsidR="00C602C5" w:rsidRPr="008260B3">
          <w:rPr>
            <w:rStyle w:val="aff"/>
            <w:rFonts w:eastAsia="MS Mincho"/>
            <w:color w:val="auto"/>
            <w:u w:val="none"/>
          </w:rPr>
          <w:t>-</w:t>
        </w:r>
        <w:r w:rsidR="00C602C5" w:rsidRPr="008260B3">
          <w:rPr>
            <w:rStyle w:val="aff"/>
            <w:rFonts w:eastAsia="MS Mincho"/>
            <w:color w:val="auto"/>
            <w:u w:val="none"/>
            <w:lang w:val="en-US"/>
          </w:rPr>
          <w:t>report</w:t>
        </w:r>
        <w:r w:rsidR="00C602C5" w:rsidRPr="008260B3">
          <w:rPr>
            <w:rStyle w:val="aff"/>
            <w:rFonts w:eastAsia="MS Mincho"/>
            <w:color w:val="auto"/>
            <w:u w:val="none"/>
          </w:rPr>
          <w:t>/</w:t>
        </w:r>
        <w:r w:rsidR="00C602C5" w:rsidRPr="008260B3">
          <w:rPr>
            <w:rStyle w:val="aff"/>
            <w:rFonts w:eastAsia="MS Mincho"/>
            <w:color w:val="auto"/>
            <w:u w:val="none"/>
            <w:lang w:val="en-US"/>
          </w:rPr>
          <w:t>calquence</w:t>
        </w:r>
        <w:r w:rsidR="00C602C5" w:rsidRPr="008260B3">
          <w:rPr>
            <w:rStyle w:val="aff"/>
            <w:rFonts w:eastAsia="MS Mincho"/>
            <w:color w:val="auto"/>
            <w:u w:val="none"/>
          </w:rPr>
          <w:t>-</w:t>
        </w:r>
        <w:r w:rsidR="00C602C5" w:rsidRPr="008260B3">
          <w:rPr>
            <w:rStyle w:val="aff"/>
            <w:rFonts w:eastAsia="MS Mincho"/>
            <w:color w:val="auto"/>
            <w:u w:val="none"/>
            <w:lang w:val="en-US"/>
          </w:rPr>
          <w:t>epar</w:t>
        </w:r>
        <w:r w:rsidR="00C602C5" w:rsidRPr="008260B3">
          <w:rPr>
            <w:rStyle w:val="aff"/>
            <w:rFonts w:eastAsia="MS Mincho"/>
            <w:color w:val="auto"/>
            <w:u w:val="none"/>
          </w:rPr>
          <w:t>-</w:t>
        </w:r>
        <w:r w:rsidR="00C602C5" w:rsidRPr="008260B3">
          <w:rPr>
            <w:rStyle w:val="aff"/>
            <w:rFonts w:eastAsia="MS Mincho"/>
            <w:color w:val="auto"/>
            <w:u w:val="none"/>
            <w:lang w:val="en-US"/>
          </w:rPr>
          <w:t>public</w:t>
        </w:r>
        <w:r w:rsidR="00C602C5" w:rsidRPr="008260B3">
          <w:rPr>
            <w:rStyle w:val="aff"/>
            <w:rFonts w:eastAsia="MS Mincho"/>
            <w:color w:val="auto"/>
            <w:u w:val="none"/>
          </w:rPr>
          <w:t>-</w:t>
        </w:r>
        <w:r w:rsidR="00C602C5" w:rsidRPr="008260B3">
          <w:rPr>
            <w:rStyle w:val="aff"/>
            <w:rFonts w:eastAsia="MS Mincho"/>
            <w:color w:val="auto"/>
            <w:u w:val="none"/>
            <w:lang w:val="en-US"/>
          </w:rPr>
          <w:t>assessment</w:t>
        </w:r>
        <w:r w:rsidR="00C602C5" w:rsidRPr="008260B3">
          <w:rPr>
            <w:rStyle w:val="aff"/>
            <w:rFonts w:eastAsia="MS Mincho"/>
            <w:color w:val="auto"/>
            <w:u w:val="none"/>
          </w:rPr>
          <w:t>-</w:t>
        </w:r>
        <w:r w:rsidR="00C602C5" w:rsidRPr="008260B3">
          <w:rPr>
            <w:rStyle w:val="aff"/>
            <w:rFonts w:eastAsia="MS Mincho"/>
            <w:color w:val="auto"/>
            <w:u w:val="none"/>
            <w:lang w:val="en-US"/>
          </w:rPr>
          <w:t>report</w:t>
        </w:r>
        <w:r w:rsidR="00C602C5" w:rsidRPr="008260B3">
          <w:rPr>
            <w:rStyle w:val="aff"/>
            <w:rFonts w:eastAsia="MS Mincho"/>
            <w:color w:val="auto"/>
            <w:u w:val="none"/>
          </w:rPr>
          <w:t>_</w:t>
        </w:r>
        <w:r w:rsidR="00C602C5" w:rsidRPr="008260B3">
          <w:rPr>
            <w:rStyle w:val="aff"/>
            <w:rFonts w:eastAsia="MS Mincho"/>
            <w:color w:val="auto"/>
            <w:u w:val="none"/>
            <w:lang w:val="en-US"/>
          </w:rPr>
          <w:t>en</w:t>
        </w:r>
        <w:r w:rsidR="00C602C5" w:rsidRPr="008260B3">
          <w:rPr>
            <w:rStyle w:val="aff"/>
            <w:rFonts w:eastAsia="MS Mincho"/>
            <w:color w:val="auto"/>
            <w:u w:val="none"/>
          </w:rPr>
          <w:t>.</w:t>
        </w:r>
        <w:r w:rsidR="00C602C5" w:rsidRPr="008260B3">
          <w:rPr>
            <w:rStyle w:val="aff"/>
            <w:rFonts w:eastAsia="MS Mincho"/>
            <w:color w:val="auto"/>
            <w:u w:val="none"/>
            <w:lang w:val="en-US"/>
          </w:rPr>
          <w:t>pdf</w:t>
        </w:r>
      </w:hyperlink>
    </w:p>
    <w:p w14:paraId="4A491788" w14:textId="77777777" w:rsidR="00C602C5" w:rsidRPr="008260B3" w:rsidRDefault="00C602C5" w:rsidP="00C602C5">
      <w:pPr>
        <w:pStyle w:val="a5"/>
        <w:numPr>
          <w:ilvl w:val="0"/>
          <w:numId w:val="14"/>
        </w:numPr>
        <w:spacing w:before="100" w:beforeAutospacing="1" w:after="100" w:afterAutospacing="1"/>
        <w:jc w:val="both"/>
      </w:pPr>
      <w:r w:rsidRPr="008260B3">
        <w:t>Инструкция по применению лекарственного препарата для медицинского применения Калквенс</w:t>
      </w:r>
      <w:r w:rsidRPr="008260B3">
        <w:rPr>
          <w:vertAlign w:val="superscript"/>
        </w:rPr>
        <w:t>®</w:t>
      </w:r>
      <w:r w:rsidRPr="008260B3">
        <w:t> (акалабрутиниб). Регистрационное удостоверение ЛП-006172 от 16.04.2020</w:t>
      </w:r>
    </w:p>
    <w:p w14:paraId="7118ABAC" w14:textId="77777777" w:rsidR="00C602C5" w:rsidRPr="008260B3" w:rsidRDefault="00C602C5" w:rsidP="00C602C5">
      <w:pPr>
        <w:pStyle w:val="a5"/>
        <w:numPr>
          <w:ilvl w:val="0"/>
          <w:numId w:val="14"/>
        </w:numPr>
        <w:spacing w:before="100" w:beforeAutospacing="1" w:after="100" w:afterAutospacing="1"/>
        <w:jc w:val="both"/>
      </w:pPr>
      <w:r w:rsidRPr="008260B3">
        <w:t>Поддубная И.В. и др. Исследование ELEVATE-TN. Новые данные по акалабрутинибу в 1-й линии терапии хронического лимфоцитарного лейкоза. Резолюция. Экспертный совет. Москва, 15 февраля 2020 г. Современная Онкология. 2020; 22 (1): 7-9;</w:t>
      </w:r>
    </w:p>
    <w:p w14:paraId="5A7EDB92" w14:textId="77777777" w:rsidR="00C602C5" w:rsidRPr="008260B3" w:rsidRDefault="002B1FAF" w:rsidP="00C602C5">
      <w:pPr>
        <w:pStyle w:val="a5"/>
        <w:numPr>
          <w:ilvl w:val="0"/>
          <w:numId w:val="14"/>
        </w:numPr>
        <w:spacing w:before="100" w:beforeAutospacing="1"/>
        <w:jc w:val="both"/>
      </w:pPr>
      <w:hyperlink r:id="rId75" w:history="1">
        <w:r w:rsidR="00C602C5" w:rsidRPr="008260B3">
          <w:rPr>
            <w:rStyle w:val="aff"/>
            <w:rFonts w:eastAsia="MS Mincho"/>
            <w:color w:val="auto"/>
            <w:u w:val="none"/>
          </w:rPr>
          <w:t>Калквенс_ОХЛП_24.07.2023.</w:t>
        </w:r>
        <w:r w:rsidR="00C602C5" w:rsidRPr="008260B3">
          <w:rPr>
            <w:rStyle w:val="aff"/>
            <w:rFonts w:eastAsia="MS Mincho"/>
            <w:color w:val="auto"/>
            <w:u w:val="none"/>
            <w:lang w:val="en-US"/>
          </w:rPr>
          <w:t>pdf</w:t>
        </w:r>
        <w:r w:rsidR="00C602C5" w:rsidRPr="008260B3">
          <w:rPr>
            <w:rStyle w:val="aff"/>
            <w:rFonts w:eastAsia="MS Mincho"/>
            <w:color w:val="auto"/>
            <w:u w:val="none"/>
          </w:rPr>
          <w:t xml:space="preserve"> (</w:t>
        </w:r>
        <w:r w:rsidR="00C602C5" w:rsidRPr="008260B3">
          <w:rPr>
            <w:rStyle w:val="aff"/>
            <w:rFonts w:eastAsia="MS Mincho"/>
            <w:color w:val="auto"/>
            <w:u w:val="none"/>
            <w:lang w:val="en-US"/>
          </w:rPr>
          <w:t>astrazeneca</w:t>
        </w:r>
        <w:r w:rsidR="00C602C5" w:rsidRPr="008260B3">
          <w:rPr>
            <w:rStyle w:val="aff"/>
            <w:rFonts w:eastAsia="MS Mincho"/>
            <w:color w:val="auto"/>
            <w:u w:val="none"/>
          </w:rPr>
          <w:t>.</w:t>
        </w:r>
        <w:r w:rsidR="00C602C5" w:rsidRPr="008260B3">
          <w:rPr>
            <w:rStyle w:val="aff"/>
            <w:rFonts w:eastAsia="MS Mincho"/>
            <w:color w:val="auto"/>
            <w:u w:val="none"/>
            <w:lang w:val="en-US"/>
          </w:rPr>
          <w:t>ru</w:t>
        </w:r>
        <w:r w:rsidR="00C602C5" w:rsidRPr="008260B3">
          <w:rPr>
            <w:rStyle w:val="aff"/>
            <w:rFonts w:eastAsia="MS Mincho"/>
            <w:color w:val="auto"/>
            <w:u w:val="none"/>
          </w:rPr>
          <w:t>)</w:t>
        </w:r>
      </w:hyperlink>
    </w:p>
    <w:p w14:paraId="4FBA5411" w14:textId="77777777" w:rsidR="00C602C5" w:rsidRPr="000E2097" w:rsidRDefault="00C602C5" w:rsidP="00C602C5">
      <w:pPr>
        <w:rPr>
          <w:highlight w:val="yellow"/>
        </w:rPr>
        <w:sectPr w:rsidR="00C602C5" w:rsidRPr="000E2097" w:rsidSect="008670F3">
          <w:pgSz w:w="11906" w:h="16838"/>
          <w:pgMar w:top="1134" w:right="849" w:bottom="1134" w:left="1701" w:header="708" w:footer="709" w:gutter="0"/>
          <w:cols w:space="708"/>
          <w:docGrid w:linePitch="360"/>
        </w:sectPr>
      </w:pPr>
    </w:p>
    <w:p w14:paraId="3A37FCD3" w14:textId="49F4EE18" w:rsidR="00C602C5" w:rsidRPr="00C27CA7" w:rsidRDefault="00C602C5" w:rsidP="00883972">
      <w:pPr>
        <w:pStyle w:val="1"/>
        <w:spacing w:after="240"/>
        <w:rPr>
          <w:rStyle w:val="src"/>
          <w:color w:val="000000" w:themeColor="text1"/>
          <w:szCs w:val="24"/>
        </w:rPr>
      </w:pPr>
      <w:bookmarkStart w:id="475" w:name="_Toc115217995"/>
      <w:r w:rsidRPr="00C27CA7">
        <w:rPr>
          <w:rStyle w:val="src"/>
          <w:color w:val="000000" w:themeColor="text1"/>
          <w:szCs w:val="24"/>
        </w:rPr>
        <w:lastRenderedPageBreak/>
        <w:t xml:space="preserve"> </w:t>
      </w:r>
      <w:bookmarkStart w:id="476" w:name="_Toc159973339"/>
      <w:r w:rsidRPr="00C27CA7">
        <w:rPr>
          <w:rStyle w:val="src"/>
          <w:color w:val="000000" w:themeColor="text1"/>
          <w:szCs w:val="24"/>
        </w:rPr>
        <w:t>ЗАКЛЮЧЕНИЕ</w:t>
      </w:r>
      <w:bookmarkEnd w:id="475"/>
      <w:bookmarkEnd w:id="476"/>
    </w:p>
    <w:p w14:paraId="10EAECAB" w14:textId="77777777" w:rsidR="00C602C5" w:rsidRPr="004165A7" w:rsidRDefault="00C602C5" w:rsidP="00C602C5">
      <w:pPr>
        <w:ind w:right="21" w:firstLine="709"/>
        <w:jc w:val="both"/>
        <w:rPr>
          <w:color w:val="333333"/>
          <w:vertAlign w:val="superscript"/>
        </w:rPr>
      </w:pPr>
      <w:r w:rsidRPr="004165A7">
        <w:rPr>
          <w:color w:val="000000" w:themeColor="text1"/>
        </w:rPr>
        <w:t>К настоящему моменту накоплен большой объем данных о безопасности применения акалабрутиниба, как в клинических исследованиях, так и в постмаркетинговом наблюдении.</w:t>
      </w:r>
      <w:r w:rsidRPr="004165A7">
        <w:rPr>
          <w:color w:val="000000"/>
        </w:rPr>
        <w:t xml:space="preserve"> </w:t>
      </w:r>
      <w:r w:rsidRPr="004165A7">
        <w:rPr>
          <w:color w:val="333333"/>
        </w:rPr>
        <w:t>Акалабрутиниб является новым высокоселективным ингибитором ТКБ второго поколения. Данный препарат не ингибирует другие тирозинкиназы, в частности EGF (epidermal growth factor / эпидермальный фактор роста), ITK (Interleukin 2-inducible T-cell kinase/интерлейкин-2 индуцируемая Т-клеточная киназа</w:t>
      </w:r>
      <w:r w:rsidRPr="004165A7">
        <w:rPr>
          <w:rStyle w:val="aff0"/>
          <w:rFonts w:eastAsia="MS Mincho"/>
          <w:color w:val="333333"/>
          <w:shd w:val="clear" w:color="auto" w:fill="FFFFFF"/>
        </w:rPr>
        <w:t>) </w:t>
      </w:r>
      <w:r w:rsidRPr="004165A7">
        <w:rPr>
          <w:color w:val="333333"/>
        </w:rPr>
        <w:t>или TEC (tyrosine kinase expressed in hepatocellular carcinoma/тирозинкиназа экспрессируемая в гепатоцеллюлярной карциноме</w:t>
      </w:r>
      <w:r w:rsidRPr="004165A7">
        <w:rPr>
          <w:rStyle w:val="aff0"/>
          <w:rFonts w:eastAsia="MS Mincho"/>
          <w:color w:val="333333"/>
          <w:shd w:val="clear" w:color="auto" w:fill="FFFFFF"/>
        </w:rPr>
        <w:t>)</w:t>
      </w:r>
      <w:r w:rsidRPr="004165A7">
        <w:rPr>
          <w:color w:val="333333"/>
        </w:rPr>
        <w:t>, поэтому клиническая эффективность препарата в проводимых исследованиях сопровождалась развитием меньшего количества внетаргетных эффектов, таких как кровотечения и аритмии.</w:t>
      </w:r>
    </w:p>
    <w:p w14:paraId="1F861093" w14:textId="77777777" w:rsidR="00C602C5" w:rsidRPr="004165A7" w:rsidRDefault="00C602C5" w:rsidP="00C602C5">
      <w:pPr>
        <w:pStyle w:val="af3"/>
        <w:shd w:val="clear" w:color="auto" w:fill="FFFFFF"/>
        <w:spacing w:before="0" w:beforeAutospacing="0" w:after="0" w:afterAutospacing="0"/>
        <w:ind w:firstLine="708"/>
        <w:jc w:val="both"/>
      </w:pPr>
      <w:r w:rsidRPr="004165A7">
        <w:t>Препарат </w:t>
      </w:r>
      <w:r w:rsidRPr="004165A7">
        <w:rPr>
          <w:lang w:val="ru"/>
        </w:rPr>
        <w:t>Калквенс</w:t>
      </w:r>
      <w:r w:rsidRPr="004165A7">
        <w:rPr>
          <w:vertAlign w:val="superscript"/>
        </w:rPr>
        <w:t>®</w:t>
      </w:r>
      <w:r w:rsidRPr="004165A7">
        <w:t> одобрен в РФ, США и нескольких других странах для лечения взрослых пациентов с ХЛЛ и взрослых пациентов с мантийноклеточной лимфомой (МКЛ), получивших как минимум одну предшествующую линию терапии. Показание к применению при МКЛ одобрено в США в ускоренном порядке на основании данных об общей частоте ответа на терапию.</w:t>
      </w:r>
    </w:p>
    <w:p w14:paraId="75369092" w14:textId="77777777" w:rsidR="00C602C5" w:rsidRPr="004165A7" w:rsidRDefault="00C602C5" w:rsidP="00C602C5">
      <w:pPr>
        <w:pStyle w:val="00Paragraph"/>
        <w:spacing w:before="0" w:after="0" w:line="240" w:lineRule="auto"/>
        <w:ind w:firstLine="708"/>
        <w:jc w:val="both"/>
        <w:rPr>
          <w:color w:val="333333"/>
          <w:lang w:val="ru-RU"/>
        </w:rPr>
      </w:pPr>
      <w:r w:rsidRPr="004165A7">
        <w:rPr>
          <w:color w:val="333333"/>
          <w:lang w:val="ru-RU"/>
        </w:rPr>
        <w:t xml:space="preserve">В России </w:t>
      </w:r>
      <w:r w:rsidRPr="004165A7">
        <w:rPr>
          <w:lang w:val="ru"/>
        </w:rPr>
        <w:t>Калквенс</w:t>
      </w:r>
      <w:r w:rsidRPr="004165A7">
        <w:rPr>
          <w:vertAlign w:val="superscript"/>
          <w:lang w:val="ru-RU"/>
        </w:rPr>
        <w:t xml:space="preserve">® </w:t>
      </w:r>
      <w:r w:rsidRPr="004165A7">
        <w:rPr>
          <w:color w:val="333333"/>
          <w:lang w:val="ru-RU"/>
        </w:rPr>
        <w:t xml:space="preserve">одобрен 16.04.2020г. на основании результатов рандомизированных клинических исследований </w:t>
      </w:r>
      <w:r w:rsidRPr="004165A7">
        <w:rPr>
          <w:color w:val="333333"/>
        </w:rPr>
        <w:t>III</w:t>
      </w:r>
      <w:r w:rsidRPr="004165A7">
        <w:rPr>
          <w:color w:val="333333"/>
          <w:lang w:val="ru-RU"/>
        </w:rPr>
        <w:t xml:space="preserve"> фазы (</w:t>
      </w:r>
      <w:r w:rsidRPr="004165A7">
        <w:rPr>
          <w:color w:val="333333"/>
        </w:rPr>
        <w:t>ELEVATE</w:t>
      </w:r>
      <w:r w:rsidRPr="004165A7">
        <w:rPr>
          <w:color w:val="333333"/>
          <w:lang w:val="ru-RU"/>
        </w:rPr>
        <w:t xml:space="preserve"> </w:t>
      </w:r>
      <w:r w:rsidRPr="004165A7">
        <w:rPr>
          <w:color w:val="333333"/>
        </w:rPr>
        <w:t>TN</w:t>
      </w:r>
      <w:r w:rsidRPr="004165A7">
        <w:rPr>
          <w:color w:val="333333"/>
          <w:lang w:val="ru-RU"/>
        </w:rPr>
        <w:t xml:space="preserve">, ХЛЛ 1 линия; </w:t>
      </w:r>
      <w:r w:rsidRPr="004165A7">
        <w:rPr>
          <w:color w:val="333333"/>
        </w:rPr>
        <w:t>ASCEND</w:t>
      </w:r>
      <w:r w:rsidRPr="004165A7">
        <w:rPr>
          <w:color w:val="333333"/>
          <w:lang w:val="ru-RU"/>
        </w:rPr>
        <w:t xml:space="preserve">, р/р форма ХЛЛ; </w:t>
      </w:r>
      <w:r w:rsidRPr="004165A7">
        <w:rPr>
          <w:color w:val="333333"/>
        </w:rPr>
        <w:t>ACE</w:t>
      </w:r>
      <w:r w:rsidRPr="004165A7">
        <w:rPr>
          <w:color w:val="333333"/>
          <w:lang w:val="ru-RU"/>
        </w:rPr>
        <w:t>-</w:t>
      </w:r>
      <w:r w:rsidRPr="004165A7">
        <w:rPr>
          <w:color w:val="333333"/>
        </w:rPr>
        <w:t>LY</w:t>
      </w:r>
      <w:r w:rsidRPr="004165A7">
        <w:rPr>
          <w:color w:val="333333"/>
          <w:lang w:val="ru-RU"/>
        </w:rPr>
        <w:t>-004, р/р форма МКЛ).</w:t>
      </w:r>
    </w:p>
    <w:p w14:paraId="49552195" w14:textId="77777777" w:rsidR="00C602C5" w:rsidRPr="004165A7" w:rsidRDefault="00C602C5" w:rsidP="00C602C5">
      <w:pPr>
        <w:pStyle w:val="00Paragraph"/>
        <w:spacing w:before="0" w:after="0" w:line="240" w:lineRule="auto"/>
        <w:ind w:firstLine="708"/>
        <w:jc w:val="both"/>
        <w:rPr>
          <w:rFonts w:eastAsia="Times New Roman"/>
          <w:color w:val="000000"/>
          <w:lang w:val="ru-RU"/>
        </w:rPr>
      </w:pPr>
      <w:r w:rsidRPr="004165A7">
        <w:rPr>
          <w:color w:val="333333"/>
          <w:lang w:val="ru-RU"/>
        </w:rPr>
        <w:t>На основании распоряжения от 23 декабря 2021 г. № 3781-р акалабрутиниб включен</w:t>
      </w:r>
      <w:r w:rsidRPr="004165A7">
        <w:rPr>
          <w:color w:val="333333"/>
        </w:rPr>
        <w:t> </w:t>
      </w:r>
      <w:r w:rsidRPr="004165A7">
        <w:rPr>
          <w:color w:val="333333"/>
          <w:lang w:val="ru-RU"/>
        </w:rPr>
        <w:t>в перечень жизненно необходимых и важнейших лекарственных препаратов (ЖНВЛП).</w:t>
      </w:r>
    </w:p>
    <w:p w14:paraId="61F6245F" w14:textId="77777777" w:rsidR="00C602C5" w:rsidRPr="004165A7" w:rsidRDefault="00C602C5" w:rsidP="00C602C5">
      <w:pPr>
        <w:pStyle w:val="OT"/>
        <w:spacing w:after="0"/>
        <w:ind w:firstLine="709"/>
        <w:rPr>
          <w:sz w:val="24"/>
          <w:szCs w:val="24"/>
        </w:rPr>
      </w:pPr>
      <w:r w:rsidRPr="004165A7">
        <w:rPr>
          <w:sz w:val="24"/>
          <w:szCs w:val="24"/>
        </w:rPr>
        <w:t xml:space="preserve">Для изучения </w:t>
      </w:r>
      <w:r w:rsidRPr="004165A7">
        <w:rPr>
          <w:color w:val="000000"/>
          <w:sz w:val="24"/>
          <w:szCs w:val="24"/>
        </w:rPr>
        <w:t>акалабрутиниба</w:t>
      </w:r>
      <w:r w:rsidRPr="004165A7">
        <w:rPr>
          <w:sz w:val="24"/>
          <w:szCs w:val="24"/>
        </w:rPr>
        <w:t xml:space="preserve"> было проведено большое количество доклинических исследований. Эти исследования включали серию исследований как </w:t>
      </w:r>
      <w:r w:rsidRPr="004165A7">
        <w:rPr>
          <w:i/>
          <w:iCs/>
          <w:sz w:val="24"/>
          <w:szCs w:val="24"/>
        </w:rPr>
        <w:t>in vitro</w:t>
      </w:r>
      <w:r w:rsidRPr="004165A7">
        <w:rPr>
          <w:sz w:val="24"/>
          <w:szCs w:val="24"/>
        </w:rPr>
        <w:t xml:space="preserve">, так и </w:t>
      </w:r>
      <w:r w:rsidRPr="004165A7">
        <w:rPr>
          <w:i/>
          <w:iCs/>
          <w:sz w:val="24"/>
          <w:szCs w:val="24"/>
        </w:rPr>
        <w:t>in vivo</w:t>
      </w:r>
      <w:r w:rsidRPr="004165A7">
        <w:rPr>
          <w:sz w:val="24"/>
          <w:szCs w:val="24"/>
        </w:rPr>
        <w:t xml:space="preserve">, в результате которых были хорошо изучены фармакодинамические, фармакокинетические и токсикологические свойства </w:t>
      </w:r>
      <w:r w:rsidRPr="004165A7">
        <w:rPr>
          <w:color w:val="000000"/>
          <w:sz w:val="24"/>
          <w:szCs w:val="24"/>
        </w:rPr>
        <w:t>эверолимуса</w:t>
      </w:r>
      <w:r w:rsidRPr="004165A7">
        <w:rPr>
          <w:sz w:val="24"/>
          <w:szCs w:val="24"/>
        </w:rPr>
        <w:t>.</w:t>
      </w:r>
    </w:p>
    <w:p w14:paraId="3ADE4926" w14:textId="77777777" w:rsidR="00C602C5" w:rsidRPr="004165A7" w:rsidRDefault="00C602C5" w:rsidP="00C602C5">
      <w:pPr>
        <w:tabs>
          <w:tab w:val="left" w:pos="567"/>
        </w:tabs>
        <w:jc w:val="both"/>
        <w:rPr>
          <w:lang w:val="ru"/>
        </w:rPr>
      </w:pPr>
      <w:r w:rsidRPr="004165A7">
        <w:rPr>
          <w:lang w:val="ru"/>
        </w:rPr>
        <w:tab/>
        <w:t xml:space="preserve">Фармакокинетика и метаболизм акалабрутиниба изучались в условиях </w:t>
      </w:r>
      <w:r w:rsidRPr="000A28D8">
        <w:rPr>
          <w:i/>
          <w:lang w:val="ru"/>
        </w:rPr>
        <w:t xml:space="preserve">in vitro </w:t>
      </w:r>
      <w:r w:rsidRPr="004165A7">
        <w:rPr>
          <w:lang w:val="ru"/>
        </w:rPr>
        <w:t xml:space="preserve">в тканях мышей, крыс, собак, обезьян и человека, а также в условиях </w:t>
      </w:r>
      <w:r w:rsidRPr="000A28D8">
        <w:rPr>
          <w:i/>
          <w:lang w:val="ru"/>
        </w:rPr>
        <w:t xml:space="preserve">in vivo </w:t>
      </w:r>
      <w:r w:rsidRPr="004165A7">
        <w:rPr>
          <w:lang w:val="ru"/>
        </w:rPr>
        <w:t>в тканях мышей, крыс, собак, обезьян и человека. Согласно соответствующим руководствам доклинический токсикологический профиль акалабрутиниба (ACP-196) изучался на мышах, крысах, кроликах и собаках. Изучен ряд промежуточных продуктов/технологических примесей этого соединения. Опорные исследования проводились в соответствии с правилами надлежащей лабораторной практики (GLP).</w:t>
      </w:r>
    </w:p>
    <w:p w14:paraId="7CA8FB36" w14:textId="77777777" w:rsidR="00C602C5" w:rsidRPr="004165A7" w:rsidRDefault="00C602C5" w:rsidP="00C602C5">
      <w:pPr>
        <w:tabs>
          <w:tab w:val="left" w:pos="567"/>
        </w:tabs>
        <w:jc w:val="both"/>
      </w:pPr>
      <w:r w:rsidRPr="004165A7">
        <w:rPr>
          <w:lang w:val="ru"/>
        </w:rPr>
        <w:tab/>
        <w:t>Акалабрутиниб демонстрирует пропорциональность дозе, и как акалабрутиниб, так и ACP-5862 имеют практически линейную ФК в диапазоне доз от 75 до 250 мг.</w:t>
      </w:r>
    </w:p>
    <w:p w14:paraId="79BA4099" w14:textId="77777777" w:rsidR="00C602C5" w:rsidRPr="004165A7" w:rsidRDefault="00C602C5" w:rsidP="00C602C5">
      <w:pPr>
        <w:tabs>
          <w:tab w:val="left" w:pos="567"/>
        </w:tabs>
        <w:jc w:val="both"/>
        <w:rPr>
          <w:lang w:val="ru"/>
        </w:rPr>
      </w:pPr>
      <w:r w:rsidRPr="004165A7">
        <w:rPr>
          <w:lang w:val="ru"/>
        </w:rPr>
        <w:tab/>
        <w:t xml:space="preserve">В анализ популяционной фармакокинетики были включены данные 12 клинических исследований: 5 исследований фазы I у здоровых добровольцев и 8 исследований фазы Ib/II/III у пациентов с В-клеточными неоплазиями. Объединенный массив данных для анализа включал данные по концентрациям в плазме крови акалабрутиниба и ACP-5862 и соответствующим контрольным переменным у 138 здоровых лиц и 575 лиц с В-клеточными неоплазиями. </w:t>
      </w:r>
    </w:p>
    <w:p w14:paraId="794D22B1" w14:textId="77777777" w:rsidR="00C602C5" w:rsidRPr="004165A7" w:rsidRDefault="00C602C5" w:rsidP="00C602C5">
      <w:pPr>
        <w:tabs>
          <w:tab w:val="left" w:pos="567"/>
        </w:tabs>
        <w:jc w:val="both"/>
        <w:rPr>
          <w:lang w:val="ru"/>
        </w:rPr>
      </w:pPr>
      <w:r w:rsidRPr="004165A7">
        <w:rPr>
          <w:lang w:val="ru"/>
        </w:rPr>
        <w:tab/>
        <w:t>Клиническая эффективность была доказана в 2-х опорных исследованиях (</w:t>
      </w:r>
      <w:r w:rsidRPr="004165A7">
        <w:rPr>
          <w:bCs/>
          <w:lang w:val="ru"/>
        </w:rPr>
        <w:t>ELEVATE-TN</w:t>
      </w:r>
      <w:r w:rsidRPr="004165A7">
        <w:rPr>
          <w:lang w:val="ru"/>
        </w:rPr>
        <w:t xml:space="preserve"> и ASCEND) с участием 535 и 310 пациентов.  Первичной конечной точкой являлась выживаемость без прогрессирования (ВБП). По оценке независимого наблюдательного комитета (ННК) при медиане наблюдения в 28,3 месяца показатель ВБП, указывал на 90%-ное статистически значимое снижение риска прогрессирования заболевания или смерти у пациентов с ХЛЛ, ранее не получавших лечение, в группе Calquence+G по сравнению с группой GClb (исследование </w:t>
      </w:r>
      <w:r w:rsidRPr="004165A7">
        <w:rPr>
          <w:bCs/>
          <w:lang w:val="ru"/>
        </w:rPr>
        <w:t xml:space="preserve">ELEVATE-TN).  </w:t>
      </w:r>
      <w:r w:rsidRPr="004165A7">
        <w:rPr>
          <w:lang w:val="ru"/>
        </w:rPr>
        <w:t xml:space="preserve">При медиане наблюдения 16,1 месяца в </w:t>
      </w:r>
      <w:r w:rsidRPr="004165A7">
        <w:rPr>
          <w:lang w:val="ru"/>
        </w:rPr>
        <w:lastRenderedPageBreak/>
        <w:t xml:space="preserve">исследовании </w:t>
      </w:r>
      <w:r w:rsidRPr="004165A7">
        <w:rPr>
          <w:lang w:val="en-US"/>
        </w:rPr>
        <w:t>ASCEND</w:t>
      </w:r>
      <w:r w:rsidRPr="004165A7">
        <w:rPr>
          <w:lang w:val="ru"/>
        </w:rPr>
        <w:t xml:space="preserve"> по показателю ВБП было выявлено статистически значимое снижение риска летального исхода или прогрессирования заболевания на 69% у пациентов, принимавших препарат Калквенс</w:t>
      </w:r>
      <w:r w:rsidRPr="004165A7">
        <w:rPr>
          <w:vertAlign w:val="superscript"/>
        </w:rPr>
        <w:t>®</w:t>
      </w:r>
      <w:r w:rsidRPr="004165A7">
        <w:t xml:space="preserve">. </w:t>
      </w:r>
      <w:r w:rsidRPr="004165A7">
        <w:rPr>
          <w:lang w:val="ru"/>
        </w:rPr>
        <w:t>Результаты по показателю ВБП при применении препарата Калквенс</w:t>
      </w:r>
      <w:r w:rsidRPr="004165A7">
        <w:rPr>
          <w:vertAlign w:val="superscript"/>
        </w:rPr>
        <w:t>®</w:t>
      </w:r>
      <w:r w:rsidRPr="004165A7">
        <w:rPr>
          <w:lang w:val="ru"/>
        </w:rPr>
        <w:t xml:space="preserve"> были последовательными во всех подгруппах, включая группы с характеристиками высокого риска.</w:t>
      </w:r>
    </w:p>
    <w:p w14:paraId="1F38DCE9" w14:textId="77777777" w:rsidR="00C602C5" w:rsidRPr="004165A7" w:rsidRDefault="00C602C5" w:rsidP="00C602C5">
      <w:pPr>
        <w:tabs>
          <w:tab w:val="left" w:pos="567"/>
        </w:tabs>
        <w:jc w:val="both"/>
      </w:pPr>
      <w:r w:rsidRPr="004165A7">
        <w:rPr>
          <w:color w:val="333333"/>
        </w:rPr>
        <w:tab/>
        <w:t>Исследование ACE-LY-004 являлось регистрационным для показания р/р МКЛ. Применение акалабрутиниба у пациентов с данной патологией обеспечило высокую частоту длительных ответов (частота общего ответа составила 81%, а к 12-му месяцу длительность ответа составила 72%), оцениваемая 12-месячная общая выживаемость составила 87%, а медиана ВБП не достигнута.</w:t>
      </w:r>
    </w:p>
    <w:p w14:paraId="637F8CD1" w14:textId="77777777" w:rsidR="00C602C5" w:rsidRPr="004165A7" w:rsidRDefault="00C602C5" w:rsidP="00C602C5">
      <w:pPr>
        <w:tabs>
          <w:tab w:val="left" w:pos="567"/>
        </w:tabs>
        <w:jc w:val="both"/>
        <w:rPr>
          <w:lang w:val="ru"/>
        </w:rPr>
      </w:pPr>
      <w:r w:rsidRPr="004165A7">
        <w:rPr>
          <w:color w:val="000000"/>
        </w:rPr>
        <w:tab/>
        <w:t xml:space="preserve">Также </w:t>
      </w:r>
      <w:r w:rsidRPr="004165A7">
        <w:rPr>
          <w:lang w:val="ru"/>
        </w:rPr>
        <w:t>с 2014 по 2019 г.</w:t>
      </w:r>
      <w:r w:rsidRPr="004165A7">
        <w:t xml:space="preserve"> </w:t>
      </w:r>
      <w:r w:rsidRPr="004165A7">
        <w:rPr>
          <w:color w:val="000000"/>
        </w:rPr>
        <w:t>п</w:t>
      </w:r>
      <w:r w:rsidRPr="004165A7">
        <w:rPr>
          <w:color w:val="000000"/>
          <w:lang w:val="ru"/>
        </w:rPr>
        <w:t xml:space="preserve">роведены 3 </w:t>
      </w:r>
      <w:r w:rsidRPr="004165A7">
        <w:rPr>
          <w:lang w:val="ru"/>
        </w:rPr>
        <w:t xml:space="preserve">подтверждающих исследования клинической эффективности: ACE-CL-001, ACE-CL-001 и 15-H-0016. </w:t>
      </w:r>
    </w:p>
    <w:p w14:paraId="2F4A1447" w14:textId="34941F25" w:rsidR="00C602C5" w:rsidRPr="004165A7" w:rsidRDefault="00C602C5" w:rsidP="00C602C5">
      <w:pPr>
        <w:ind w:firstLine="708"/>
        <w:jc w:val="both"/>
        <w:rPr>
          <w:color w:val="333333"/>
        </w:rPr>
      </w:pPr>
      <w:r w:rsidRPr="004165A7">
        <w:rPr>
          <w:color w:val="333333"/>
        </w:rPr>
        <w:t>Общий профиль безопасности акалабрутиниба основан на данных 1040 пациентов с онкогематологическими заболеваниями, получавших монотерапию акалабрутинибом. Наиболее частыми нежелательными лекарственными реакциями (≥20%) различной степени тяжести, отмеченными у пациентов, получавших акалабрутиниб, были инфекция, головная боль, диарея, кровоподтеки, боль в мышцах и костях, тошнота, утомляемость и сыпь. Наиболее частыми (≥5%) нежелательными лекарственными реакциями ≥3 степени тяжести были инфекция (17</w:t>
      </w:r>
      <w:r w:rsidR="00600DAF">
        <w:rPr>
          <w:color w:val="333333"/>
        </w:rPr>
        <w:t>,</w:t>
      </w:r>
      <w:r w:rsidRPr="004165A7">
        <w:rPr>
          <w:color w:val="333333"/>
        </w:rPr>
        <w:t>6%), нейтропения (14</w:t>
      </w:r>
      <w:r w:rsidR="00600DAF">
        <w:rPr>
          <w:color w:val="333333"/>
        </w:rPr>
        <w:t>,</w:t>
      </w:r>
      <w:r w:rsidRPr="004165A7">
        <w:rPr>
          <w:color w:val="333333"/>
        </w:rPr>
        <w:t>2%) и анемия (7</w:t>
      </w:r>
      <w:r w:rsidR="00600DAF">
        <w:rPr>
          <w:color w:val="333333"/>
        </w:rPr>
        <w:t>,</w:t>
      </w:r>
      <w:r w:rsidRPr="004165A7">
        <w:rPr>
          <w:color w:val="333333"/>
        </w:rPr>
        <w:t>8%). Из-за развития нежелательных явлений у 4</w:t>
      </w:r>
      <w:r w:rsidR="00600DAF">
        <w:rPr>
          <w:color w:val="333333"/>
        </w:rPr>
        <w:t>,</w:t>
      </w:r>
      <w:r w:rsidRPr="004165A7">
        <w:rPr>
          <w:color w:val="333333"/>
        </w:rPr>
        <w:t>2% пациентов доза препарата была снижена, у 9</w:t>
      </w:r>
      <w:r w:rsidR="00600DAF">
        <w:rPr>
          <w:color w:val="333333"/>
        </w:rPr>
        <w:t>,</w:t>
      </w:r>
      <w:r w:rsidRPr="004165A7">
        <w:rPr>
          <w:color w:val="333333"/>
        </w:rPr>
        <w:t>3% пациентов терапия была прекращена. Медиана интенсивности дозы составила 98</w:t>
      </w:r>
      <w:r w:rsidR="00600DAF">
        <w:rPr>
          <w:color w:val="333333"/>
        </w:rPr>
        <w:t>,</w:t>
      </w:r>
      <w:r w:rsidRPr="004165A7">
        <w:rPr>
          <w:color w:val="333333"/>
        </w:rPr>
        <w:t>7%.</w:t>
      </w:r>
    </w:p>
    <w:p w14:paraId="47F8C647" w14:textId="77777777" w:rsidR="00C602C5" w:rsidRPr="004165A7" w:rsidRDefault="00C602C5" w:rsidP="00C602C5">
      <w:pPr>
        <w:ind w:firstLine="708"/>
        <w:jc w:val="both"/>
      </w:pPr>
      <w:r w:rsidRPr="004165A7">
        <w:rPr>
          <w:lang w:val="ru"/>
        </w:rPr>
        <w:t>По результатам анализа фармакокинетики, включавшего данные по акалабрутинибу [ACP-5862], полученные у  участников с  почечной недостаточностью различных степеней, наблюдалась тенденция к незначительному росту уровня акалабрутиниба при снижении функции почек, но не метаболита ACP-5862, но статистически значимого влияния функции почек на клиренс выявлено не было. В клинические исследования не включались лица с показателем eGFR &lt;30 мл/мин/1,73 м</w:t>
      </w:r>
      <w:r w:rsidRPr="004165A7">
        <w:rPr>
          <w:vertAlign w:val="superscript"/>
          <w:lang w:val="ru"/>
        </w:rPr>
        <w:t>2</w:t>
      </w:r>
      <w:r w:rsidRPr="004165A7">
        <w:rPr>
          <w:lang w:val="ru"/>
        </w:rPr>
        <w:t>, акалабрутиниб может назначаться пациентам с легкой и умеренной почечной недостаточностью (eGFR &gt;30 мл/мин) без коррекции дозы.</w:t>
      </w:r>
    </w:p>
    <w:p w14:paraId="2DDB6D82" w14:textId="77777777" w:rsidR="00C602C5" w:rsidRPr="004165A7" w:rsidRDefault="00C602C5" w:rsidP="00C602C5">
      <w:pPr>
        <w:pStyle w:val="00Paragraph"/>
        <w:spacing w:before="0" w:after="0" w:line="240" w:lineRule="auto"/>
        <w:ind w:firstLine="708"/>
        <w:jc w:val="both"/>
        <w:rPr>
          <w:lang w:val="ru-RU"/>
        </w:rPr>
      </w:pPr>
      <w:r w:rsidRPr="004165A7">
        <w:rPr>
          <w:lang w:val="ru-RU"/>
        </w:rPr>
        <w:t>Результаты фармакологических исследований безопасности и токсикологических исследований демонстрируют приемлемый профиль безопасности акалабрутиниба и свидетельствуют в поддержку его применения у больных ХЛЛ в клинической дозе 100 мг 2 раза сутки.</w:t>
      </w:r>
    </w:p>
    <w:p w14:paraId="5604D44A" w14:textId="77777777" w:rsidR="00C602C5" w:rsidRPr="004165A7" w:rsidRDefault="00C602C5" w:rsidP="00C602C5">
      <w:pPr>
        <w:ind w:firstLine="709"/>
        <w:jc w:val="both"/>
        <w:rPr>
          <w:color w:val="000000" w:themeColor="text1"/>
        </w:rPr>
      </w:pPr>
      <w:r w:rsidRPr="004165A7">
        <w:rPr>
          <w:color w:val="000000" w:themeColor="text1"/>
        </w:rPr>
        <w:t>Имеющаяся информация свидетельствует, о том, что оригинальный препарата акалабрутиниб (Калквенс</w:t>
      </w:r>
      <w:r w:rsidRPr="004165A7">
        <w:rPr>
          <w:color w:val="000000" w:themeColor="text1"/>
          <w:vertAlign w:val="superscript"/>
        </w:rPr>
        <w:t>®</w:t>
      </w:r>
      <w:r w:rsidRPr="004165A7">
        <w:rPr>
          <w:color w:val="000000" w:themeColor="text1"/>
        </w:rPr>
        <w:t>) имеет изученный профиль токсичности и успешно применяется на территории Российской Федерации в соответствии с показаниями, описанными в инструкции по применению лекарственного препарата для медицинского применения.</w:t>
      </w:r>
    </w:p>
    <w:p w14:paraId="5E346704" w14:textId="2C044AFC" w:rsidR="00637D4D" w:rsidRDefault="00C602C5" w:rsidP="00C602C5">
      <w:pPr>
        <w:ind w:firstLine="708"/>
        <w:jc w:val="both"/>
        <w:rPr>
          <w:color w:val="000000" w:themeColor="text1"/>
          <w:highlight w:val="green"/>
        </w:rPr>
      </w:pPr>
      <w:del w:id="477" w:author="Khasanova, Nailya" w:date="2024-09-23T08:28:00Z">
        <w:r w:rsidRPr="004165A7" w:rsidDel="00814DBB">
          <w:rPr>
            <w:lang w:val="en-US"/>
          </w:rPr>
          <w:delText>DT</w:delText>
        </w:r>
        <w:r w:rsidRPr="004165A7" w:rsidDel="00814DBB">
          <w:delText>-</w:delText>
        </w:r>
        <w:r w:rsidRPr="004165A7" w:rsidDel="00814DBB">
          <w:rPr>
            <w:lang w:val="en-US"/>
          </w:rPr>
          <w:delText>AKL</w:delText>
        </w:r>
      </w:del>
      <w:ins w:id="478" w:author="Khasanova, Nailya" w:date="2024-09-23T08:28:00Z">
        <w:r w:rsidR="00814DBB">
          <w:rPr>
            <w:lang w:val="en-US"/>
          </w:rPr>
          <w:t>PT</w:t>
        </w:r>
        <w:r w:rsidR="00814DBB" w:rsidRPr="00502451">
          <w:rPr>
            <w:rPrChange w:id="479" w:author="Khasanova, Nailya" w:date="2024-10-17T07:09:00Z">
              <w:rPr>
                <w:lang w:val="en-US"/>
              </w:rPr>
            </w:rPrChange>
          </w:rPr>
          <w:t>-</w:t>
        </w:r>
        <w:r w:rsidR="00814DBB">
          <w:rPr>
            <w:lang w:val="en-US"/>
          </w:rPr>
          <w:t>AKL</w:t>
        </w:r>
      </w:ins>
      <w:r w:rsidRPr="004165A7">
        <w:rPr>
          <w:bCs/>
        </w:rPr>
        <w:t xml:space="preserve">, капсулы, 100 мг - воспроизведенный препарат акалабрутиниба, разработанный дочерним подразделением ГК «Р-Фарм», Россия – ООО «Технология лекарств», по заказу АО «Р-Фарм». </w:t>
      </w:r>
      <w:r w:rsidRPr="004165A7">
        <w:rPr>
          <w:color w:val="000000"/>
        </w:rPr>
        <w:t>Он полностью соответствует по качественному и количественному составу действующего и вспомогательных веществ, лекарственной форме и дозировке референтному препарату акалабрутиниб Калквенс</w:t>
      </w:r>
      <w:r w:rsidRPr="004165A7">
        <w:rPr>
          <w:color w:val="000000"/>
          <w:vertAlign w:val="superscript"/>
        </w:rPr>
        <w:t>®</w:t>
      </w:r>
      <w:r w:rsidRPr="004165A7">
        <w:rPr>
          <w:color w:val="000000"/>
        </w:rPr>
        <w:t xml:space="preserve"> </w:t>
      </w:r>
      <w:r w:rsidRPr="004165A7">
        <w:t>(владелец РУ - АстраЗенека АБ, Щвеция), имея минимальные отличия в количественном составе некоторых вспомогательных веществ, скорее всего обусловленные различным подходом к округлению</w:t>
      </w:r>
      <w:r w:rsidR="00637D4D" w:rsidRPr="00637D4D">
        <w:t xml:space="preserve">, </w:t>
      </w:r>
      <w:r w:rsidR="00637D4D" w:rsidRPr="00637D4D">
        <w:rPr>
          <w:color w:val="000000" w:themeColor="text1"/>
        </w:rPr>
        <w:t xml:space="preserve">а, следовательно, может быть рекомендован для проведения клинического исследования биоэквивалентности у добровольцев, с целью осуществления его последующей государственной регистрации  </w:t>
      </w:r>
    </w:p>
    <w:p w14:paraId="4886BAD5" w14:textId="77777777" w:rsidR="00C602C5" w:rsidRPr="00724713" w:rsidRDefault="00C602C5" w:rsidP="00C602C5">
      <w:pPr>
        <w:ind w:firstLine="709"/>
        <w:jc w:val="both"/>
        <w:rPr>
          <w:color w:val="000000"/>
        </w:rPr>
      </w:pPr>
      <w:bookmarkStart w:id="480" w:name="_Toc112015005"/>
      <w:bookmarkStart w:id="481" w:name="_Toc115217996"/>
      <w:r w:rsidRPr="004165A7">
        <w:rPr>
          <w:bCs/>
        </w:rPr>
        <w:t xml:space="preserve">Внедрение в клиническую практику нового воспроизведенного препарата </w:t>
      </w:r>
      <w:r w:rsidRPr="004165A7">
        <w:rPr>
          <w:rFonts w:eastAsia="Calibri"/>
          <w:lang w:eastAsia="ar-SA"/>
        </w:rPr>
        <w:t>акалабрутиниба</w:t>
      </w:r>
      <w:r w:rsidRPr="004165A7">
        <w:rPr>
          <w:bCs/>
        </w:rPr>
        <w:t xml:space="preserve"> позволит снизить цену современной терапии </w:t>
      </w:r>
      <w:r w:rsidRPr="004165A7">
        <w:rPr>
          <w:color w:val="333333"/>
        </w:rPr>
        <w:t xml:space="preserve">хронического лимфоцитарного лейкоза/мелкоклеточной лимфоцитарной лимфомы (ХЛЛ/МЛЛ) и </w:t>
      </w:r>
      <w:r w:rsidRPr="004165A7">
        <w:rPr>
          <w:color w:val="333333"/>
        </w:rPr>
        <w:lastRenderedPageBreak/>
        <w:t>рецидивной/рефрактерной (р/р) формы мантийноклеточной лимфомы</w:t>
      </w:r>
      <w:r w:rsidRPr="00724713">
        <w:rPr>
          <w:color w:val="333333"/>
        </w:rPr>
        <w:t xml:space="preserve"> (МКЛ)</w:t>
      </w:r>
      <w:r w:rsidRPr="00724713">
        <w:rPr>
          <w:bCs/>
        </w:rPr>
        <w:t xml:space="preserve">, повысить её доступность и </w:t>
      </w:r>
      <w:r w:rsidRPr="00724713">
        <w:rPr>
          <w:color w:val="333333"/>
        </w:rPr>
        <w:t>сохранить высокое качество жизни пациентов.</w:t>
      </w:r>
    </w:p>
    <w:p w14:paraId="73BA642D" w14:textId="77777777" w:rsidR="00C602C5" w:rsidRPr="00245B5A" w:rsidRDefault="00C602C5" w:rsidP="00C602C5">
      <w:pPr>
        <w:keepNext/>
        <w:spacing w:before="240" w:after="240"/>
        <w:outlineLvl w:val="0"/>
        <w:rPr>
          <w:b/>
          <w:bCs/>
          <w:color w:val="000000" w:themeColor="text1"/>
          <w:kern w:val="32"/>
        </w:rPr>
      </w:pPr>
      <w:bookmarkStart w:id="482" w:name="_Toc159973340"/>
      <w:r w:rsidRPr="00245B5A">
        <w:rPr>
          <w:b/>
          <w:bCs/>
          <w:color w:val="000000" w:themeColor="text1"/>
          <w:kern w:val="32"/>
        </w:rPr>
        <w:t>ПРИЛОЖЕНИЯ</w:t>
      </w:r>
      <w:bookmarkEnd w:id="480"/>
      <w:bookmarkEnd w:id="481"/>
      <w:bookmarkEnd w:id="482"/>
      <w:r w:rsidRPr="00245B5A">
        <w:rPr>
          <w:b/>
          <w:bCs/>
          <w:color w:val="000000" w:themeColor="text1"/>
          <w:kern w:val="32"/>
        </w:rPr>
        <w:t xml:space="preserve"> </w:t>
      </w:r>
    </w:p>
    <w:p w14:paraId="50A21AA4" w14:textId="77777777" w:rsidR="00C602C5" w:rsidRPr="00284823" w:rsidRDefault="00C602C5" w:rsidP="00C602C5">
      <w:pPr>
        <w:keepNext/>
        <w:ind w:firstLine="709"/>
        <w:rPr>
          <w:color w:val="000000" w:themeColor="text1"/>
        </w:rPr>
      </w:pPr>
      <w:r w:rsidRPr="00245B5A">
        <w:rPr>
          <w:bCs/>
          <w:color w:val="000000" w:themeColor="text1"/>
          <w:kern w:val="32"/>
        </w:rPr>
        <w:t>Не применимо.</w:t>
      </w:r>
    </w:p>
    <w:p w14:paraId="75E4EF00" w14:textId="77777777" w:rsidR="00C602C5" w:rsidRPr="00707D60" w:rsidRDefault="00C602C5" w:rsidP="00C602C5">
      <w:pPr>
        <w:ind w:firstLine="708"/>
        <w:rPr>
          <w:color w:val="000000"/>
        </w:rPr>
      </w:pPr>
    </w:p>
    <w:p w14:paraId="44C75D1E" w14:textId="1B9FCB8D" w:rsidR="006B1060" w:rsidRPr="00C602C5" w:rsidRDefault="006B1060" w:rsidP="00C602C5">
      <w:pPr>
        <w:rPr>
          <w:rFonts w:eastAsia="Calibri"/>
        </w:rPr>
      </w:pPr>
    </w:p>
    <w:sectPr w:rsidR="006B1060" w:rsidRPr="00C602C5" w:rsidSect="007C72B3">
      <w:headerReference w:type="default" r:id="rId76"/>
      <w:pgSz w:w="11906" w:h="16838"/>
      <w:pgMar w:top="1134" w:right="849"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1" w:author="Polevaya, Yuliya" w:date="2024-08-05T07:36:00Z" w:initials="PY">
    <w:p w14:paraId="2AB5BC53" w14:textId="42E7FAFC" w:rsidR="00530D84" w:rsidRDefault="00530D84">
      <w:pPr>
        <w:pStyle w:val="a9"/>
      </w:pPr>
      <w:r>
        <w:rPr>
          <w:rStyle w:val="afb"/>
        </w:rPr>
        <w:annotationRef/>
      </w:r>
      <w:r>
        <w:t>Из ИМП на ГРЛС</w:t>
      </w:r>
    </w:p>
  </w:comment>
  <w:comment w:id="102" w:author="Polevaya, Yuliya" w:date="2024-01-24T02:13:00Z" w:initials="PY">
    <w:p w14:paraId="6A266E69" w14:textId="77777777" w:rsidR="00530D84" w:rsidRDefault="00530D84" w:rsidP="00C602C5">
      <w:pPr>
        <w:pStyle w:val="a9"/>
      </w:pPr>
      <w:r>
        <w:rPr>
          <w:rStyle w:val="afb"/>
          <w:rFonts w:eastAsia="Calibri"/>
        </w:rPr>
        <w:annotationRef/>
      </w:r>
      <w:r>
        <w:t>уточнить схожесть составов, скоректировать формулировку при необходимости</w:t>
      </w:r>
    </w:p>
  </w:comment>
  <w:comment w:id="149" w:author="Polevaya, Yuliya" w:date="2024-08-05T07:40:00Z" w:initials="PY">
    <w:p w14:paraId="48710079" w14:textId="587BE05C" w:rsidR="00530D84" w:rsidRDefault="00530D84">
      <w:pPr>
        <w:pStyle w:val="a9"/>
      </w:pPr>
      <w:r>
        <w:rPr>
          <w:rStyle w:val="afb"/>
        </w:rPr>
        <w:annotationRef/>
      </w:r>
      <w:r>
        <w:t>Уточнить состав</w:t>
      </w:r>
    </w:p>
  </w:comment>
  <w:comment w:id="158" w:author="Polevaya, Yuliya" w:date="2024-08-05T07:36:00Z" w:initials="PY">
    <w:p w14:paraId="5B7EA9E5" w14:textId="77777777" w:rsidR="00530D84" w:rsidRDefault="00530D84" w:rsidP="00DB5DFA">
      <w:pPr>
        <w:pStyle w:val="a9"/>
      </w:pPr>
      <w:r>
        <w:rPr>
          <w:rStyle w:val="afb"/>
        </w:rPr>
        <w:annotationRef/>
      </w:r>
      <w:r>
        <w:t>Из ИМП на ГРЛС</w:t>
      </w:r>
    </w:p>
  </w:comment>
  <w:comment w:id="202" w:author="Polevaya, Yuliya" w:date="2024-08-05T07:46:00Z" w:initials="PY">
    <w:p w14:paraId="5A8ACEE9" w14:textId="1EF1F0CE" w:rsidR="00530D84" w:rsidRDefault="00530D84">
      <w:pPr>
        <w:pStyle w:val="a9"/>
      </w:pPr>
      <w:r>
        <w:rPr>
          <w:rStyle w:val="afb"/>
        </w:rPr>
        <w:annotationRef/>
      </w:r>
      <w:r>
        <w:t>Уточнить состав</w:t>
      </w:r>
    </w:p>
  </w:comment>
  <w:comment w:id="203" w:author="Polevaya, Yuliya" w:date="2024-08-05T07:53:00Z" w:initials="PY">
    <w:p w14:paraId="176603D9" w14:textId="196E8F85" w:rsidR="00530D84" w:rsidRDefault="00530D84">
      <w:pPr>
        <w:pStyle w:val="a9"/>
      </w:pPr>
      <w:r>
        <w:rPr>
          <w:rStyle w:val="afb"/>
        </w:rPr>
        <w:annotationRef/>
      </w:r>
      <w:r>
        <w:t>Уточнить класс</w:t>
      </w:r>
    </w:p>
  </w:comment>
  <w:comment w:id="206" w:author="Polevaya, Yuliya" w:date="2024-08-05T07:53:00Z" w:initials="PY">
    <w:p w14:paraId="2DF7276B" w14:textId="1CC19D04" w:rsidR="00530D84" w:rsidRDefault="00530D84">
      <w:pPr>
        <w:pStyle w:val="a9"/>
      </w:pPr>
      <w:r>
        <w:rPr>
          <w:rStyle w:val="afb"/>
        </w:rPr>
        <w:annotationRef/>
      </w:r>
      <w:r>
        <w:t>Нужен состав и описание формы выпуска</w:t>
      </w:r>
    </w:p>
  </w:comment>
  <w:comment w:id="227" w:author="Polevaya, Yuliya" w:date="2024-08-05T07:54:00Z" w:initials="PY">
    <w:p w14:paraId="5BA58CCF" w14:textId="096ACC85" w:rsidR="00530D84" w:rsidRDefault="00530D84">
      <w:pPr>
        <w:pStyle w:val="a9"/>
      </w:pPr>
      <w:r>
        <w:rPr>
          <w:rStyle w:val="afb"/>
        </w:rPr>
        <w:annotationRef/>
      </w:r>
      <w:r>
        <w:t>Уточнить состав</w:t>
      </w:r>
    </w:p>
  </w:comment>
  <w:comment w:id="352" w:author="Polevaya, Yuliya" w:date="2024-08-05T07:55:00Z" w:initials="PY">
    <w:p w14:paraId="2669A45F" w14:textId="2B075AFD" w:rsidR="00530D84" w:rsidRDefault="00530D84">
      <w:pPr>
        <w:pStyle w:val="a9"/>
      </w:pPr>
      <w:r>
        <w:rPr>
          <w:rStyle w:val="afb"/>
        </w:rPr>
        <w:annotationRef/>
      </w:r>
      <w:r>
        <w:t>Уточнить состав</w:t>
      </w:r>
    </w:p>
  </w:comment>
  <w:comment w:id="444" w:author="Polevaya, Yuliya" w:date="2024-08-05T07:36:00Z" w:initials="PY">
    <w:p w14:paraId="0184ADDF" w14:textId="77777777" w:rsidR="00530D84" w:rsidRDefault="00530D84" w:rsidP="00637D4D">
      <w:pPr>
        <w:pStyle w:val="a9"/>
      </w:pPr>
      <w:r>
        <w:rPr>
          <w:rStyle w:val="afb"/>
        </w:rPr>
        <w:annotationRef/>
      </w:r>
      <w:r>
        <w:t>Из ИМП на ГРЛС</w:t>
      </w:r>
    </w:p>
  </w:comment>
  <w:comment w:id="464" w:author="Polevaya, Yuliya" w:date="2024-03-10T23:30:00Z" w:initials="PY">
    <w:p w14:paraId="03F1E2D4" w14:textId="51F4F0D6" w:rsidR="00530D84" w:rsidRDefault="00530D84">
      <w:pPr>
        <w:pStyle w:val="a9"/>
      </w:pPr>
      <w:r>
        <w:rPr>
          <w:rStyle w:val="afb"/>
        </w:rPr>
        <w:annotationRef/>
      </w:r>
      <w:r>
        <w:t>не получается изменить интервал перед заголовком</w:t>
      </w:r>
    </w:p>
  </w:comment>
  <w:comment w:id="470" w:author="Polevaya, Yuliya" w:date="2024-02-28T00:38:00Z" w:initials="PY">
    <w:p w14:paraId="3533F3CF" w14:textId="64918C79" w:rsidR="00530D84" w:rsidRDefault="00530D84">
      <w:pPr>
        <w:pStyle w:val="a9"/>
      </w:pPr>
      <w:r>
        <w:rPr>
          <w:rStyle w:val="afb"/>
        </w:rPr>
        <w:annotationRef/>
      </w:r>
      <w:r>
        <w:t>Не получается уровень заголовка заменить (стоит уровень 4 без возможности правки)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B5BC53" w15:done="0"/>
  <w15:commentEx w15:paraId="6A266E69" w15:done="0"/>
  <w15:commentEx w15:paraId="48710079" w15:done="0"/>
  <w15:commentEx w15:paraId="5B7EA9E5" w15:done="0"/>
  <w15:commentEx w15:paraId="5A8ACEE9" w15:done="0"/>
  <w15:commentEx w15:paraId="176603D9" w15:done="0"/>
  <w15:commentEx w15:paraId="2DF7276B" w15:done="0"/>
  <w15:commentEx w15:paraId="5BA58CCF" w15:done="0"/>
  <w15:commentEx w15:paraId="2669A45F" w15:done="0"/>
  <w15:commentEx w15:paraId="0184ADDF" w15:done="0"/>
  <w15:commentEx w15:paraId="03F1E2D4" w15:done="0"/>
  <w15:commentEx w15:paraId="3533F3C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F14748" w14:textId="77777777" w:rsidR="00530D84" w:rsidRDefault="00530D84" w:rsidP="00AA3818">
      <w:r>
        <w:separator/>
      </w:r>
    </w:p>
  </w:endnote>
  <w:endnote w:type="continuationSeparator" w:id="0">
    <w:p w14:paraId="2DB7B6C1" w14:textId="77777777" w:rsidR="00530D84" w:rsidRDefault="00530D84" w:rsidP="00AA38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CC"/>
    <w:family w:val="roman"/>
    <w:pitch w:val="variable"/>
    <w:sig w:usb0="E00002FF" w:usb1="400004FF" w:usb2="00000000" w:usb3="00000000" w:csb0="0000019F" w:csb1="00000000"/>
  </w:font>
  <w:font w:name="Yu Mincho">
    <w:altName w:val="游明朝"/>
    <w:charset w:val="80"/>
    <w:family w:val="roman"/>
    <w:pitch w:val="variable"/>
    <w:sig w:usb0="800002E7" w:usb1="2AC7FCFF" w:usb2="00000012" w:usb3="00000000" w:csb0="0002009F" w:csb1="00000000"/>
  </w:font>
  <w:font w:name="MS PGothic">
    <w:panose1 w:val="020B0600070205080204"/>
    <w:charset w:val="80"/>
    <w:family w:val="swiss"/>
    <w:pitch w:val="variable"/>
    <w:sig w:usb0="E00002FF" w:usb1="6AC7FDFB" w:usb2="08000012" w:usb3="00000000" w:csb0="0002009F" w:csb1="00000000"/>
  </w:font>
  <w:font w:name="NTTimes/Cyrillic">
    <w:altName w:val="Times New Roman"/>
    <w:panose1 w:val="00000000000000000000"/>
    <w:charset w:val="00"/>
    <w:family w:val="auto"/>
    <w:notTrueType/>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Microsoft Sans Serif">
    <w:panose1 w:val="020B0604020202020204"/>
    <w:charset w:val="CC"/>
    <w:family w:val="swiss"/>
    <w:pitch w:val="variable"/>
    <w:sig w:usb0="E5002EFF" w:usb1="C000605B" w:usb2="00000029" w:usb3="00000000" w:csb0="000101FF" w:csb1="00000000"/>
  </w:font>
  <w:font w:name="TimesNewRoman">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TimesNewRomanPS">
    <w:altName w:val="Times New Roman"/>
    <w:panose1 w:val="00000000000000000000"/>
    <w:charset w:val="00"/>
    <w:family w:val="roman"/>
    <w:notTrueType/>
    <w:pitch w:val="default"/>
    <w:sig w:usb0="00000003" w:usb1="00000000" w:usb2="00000000" w:usb3="00000000" w:csb0="00000001" w:csb1="00000000"/>
  </w:font>
  <w:font w:name="MS Reference Sans Serif">
    <w:panose1 w:val="020B0604030504040204"/>
    <w:charset w:val="CC"/>
    <w:family w:val="swiss"/>
    <w:pitch w:val="variable"/>
    <w:sig w:usb0="20000287" w:usb1="00000000" w:usb2="00000000" w:usb3="00000000" w:csb0="0000019F" w:csb1="00000000"/>
  </w:font>
  <w:font w:name="Candara">
    <w:panose1 w:val="020E0502030303020204"/>
    <w:charset w:val="CC"/>
    <w:family w:val="swiss"/>
    <w:pitch w:val="variable"/>
    <w:sig w:usb0="A00002EF" w:usb1="4000A44B" w:usb2="00000000" w:usb3="00000000" w:csb0="0000019F" w:csb1="00000000"/>
  </w:font>
  <w:font w:name="TimesNewRomanPS-BoldItalicMT">
    <w:altName w:val="Times New Roman"/>
    <w:panose1 w:val="00000000000000000000"/>
    <w:charset w:val="00"/>
    <w:family w:val="roman"/>
    <w:notTrueType/>
    <w:pitch w:val="default"/>
    <w:sig w:usb0="00000203" w:usb1="00000000" w:usb2="00000000" w:usb3="00000000" w:csb0="00000005"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SymbolMT">
    <w:altName w:val="Yu Gothic UI"/>
    <w:panose1 w:val="00000000000000000000"/>
    <w:charset w:val="00"/>
    <w:family w:val="roman"/>
    <w:notTrueType/>
    <w:pitch w:val="default"/>
    <w:sig w:usb0="00000001" w:usb1="09060000" w:usb2="00000010" w:usb3="00000000" w:csb0="00080000" w:csb1="00000000"/>
  </w:font>
  <w:font w:name="Corbel">
    <w:panose1 w:val="020B0503020204020204"/>
    <w:charset w:val="CC"/>
    <w:family w:val="swiss"/>
    <w:pitch w:val="variable"/>
    <w:sig w:usb0="A00002EF" w:usb1="4000A44B" w:usb2="00000000" w:usb3="00000000" w:csb0="0000019F" w:csb1="00000000"/>
  </w:font>
  <w:font w:name="Arial Narrow">
    <w:panose1 w:val="020B0606020202030204"/>
    <w:charset w:val="CC"/>
    <w:family w:val="swiss"/>
    <w:pitch w:val="variable"/>
    <w:sig w:usb0="00000287" w:usb1="00000800" w:usb2="00000000" w:usb3="00000000" w:csb0="0000009F" w:csb1="00000000"/>
  </w:font>
  <w:font w:name="TimesNewRomanPS-BoldMT">
    <w:altName w:val="MS Gothic"/>
    <w:panose1 w:val="00000000000000000000"/>
    <w:charset w:val="80"/>
    <w:family w:val="auto"/>
    <w:notTrueType/>
    <w:pitch w:val="default"/>
    <w:sig w:usb0="00000003" w:usb1="08070000" w:usb2="00000010" w:usb3="00000000" w:csb0="0002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6DAFF" w14:textId="77777777" w:rsidR="00530D84" w:rsidRPr="00AB01E2" w:rsidRDefault="00530D84" w:rsidP="008670F3">
    <w:pPr>
      <w:rPr>
        <w:sz w:val="20"/>
      </w:rPr>
    </w:pPr>
  </w:p>
  <w:tbl>
    <w:tblPr>
      <w:tblW w:w="9498" w:type="dxa"/>
      <w:tblInd w:w="-142" w:type="dxa"/>
      <w:tblLook w:val="04A0" w:firstRow="1" w:lastRow="0" w:firstColumn="1" w:lastColumn="0" w:noHBand="0" w:noVBand="1"/>
    </w:tblPr>
    <w:tblGrid>
      <w:gridCol w:w="3261"/>
      <w:gridCol w:w="3544"/>
      <w:gridCol w:w="2693"/>
    </w:tblGrid>
    <w:tr w:rsidR="00530D84" w:rsidRPr="00A624A0" w14:paraId="32FCD73B" w14:textId="77777777" w:rsidTr="008670F3">
      <w:tc>
        <w:tcPr>
          <w:tcW w:w="3261" w:type="dxa"/>
          <w:hideMark/>
        </w:tcPr>
        <w:p w14:paraId="412C53EF" w14:textId="77777777" w:rsidR="00530D84" w:rsidRPr="006A403D" w:rsidRDefault="00530D84" w:rsidP="008670F3">
          <w:pPr>
            <w:tabs>
              <w:tab w:val="center" w:pos="4395"/>
              <w:tab w:val="right" w:pos="9355"/>
            </w:tabs>
          </w:pPr>
          <w:r w:rsidRPr="00E34EAC">
            <w:t>КОНФИДЕНЦИАЛЬНО</w:t>
          </w:r>
        </w:p>
      </w:tc>
      <w:tc>
        <w:tcPr>
          <w:tcW w:w="3544" w:type="dxa"/>
          <w:hideMark/>
        </w:tcPr>
        <w:p w14:paraId="5C9CD5DC" w14:textId="0978BDF0" w:rsidR="00530D84" w:rsidRPr="00E34EAC" w:rsidRDefault="00530D84" w:rsidP="00DB5DFA">
          <w:pPr>
            <w:tabs>
              <w:tab w:val="center" w:pos="4395"/>
              <w:tab w:val="right" w:pos="9355"/>
            </w:tabs>
            <w:ind w:left="34"/>
            <w:jc w:val="center"/>
          </w:pPr>
          <w:r>
            <w:t xml:space="preserve">Версия 1.0 от </w:t>
          </w:r>
          <w:r w:rsidRPr="00DF0A8E">
            <w:rPr>
              <w:highlight w:val="yellow"/>
            </w:rPr>
            <w:t>ХХ-</w:t>
          </w:r>
          <w:r>
            <w:t>авг-2024 г.</w:t>
          </w:r>
        </w:p>
      </w:tc>
      <w:tc>
        <w:tcPr>
          <w:tcW w:w="2693" w:type="dxa"/>
          <w:hideMark/>
        </w:tcPr>
        <w:p w14:paraId="07C53131" w14:textId="4DB86938" w:rsidR="00530D84" w:rsidRPr="00A624A0" w:rsidRDefault="00530D84" w:rsidP="008670F3">
          <w:pPr>
            <w:tabs>
              <w:tab w:val="center" w:pos="4395"/>
              <w:tab w:val="right" w:pos="9355"/>
            </w:tabs>
            <w:ind w:left="129" w:right="-108"/>
            <w:jc w:val="right"/>
          </w:pPr>
          <w:r w:rsidRPr="00A624A0">
            <w:t xml:space="preserve">Страница </w:t>
          </w:r>
          <w:r w:rsidRPr="00A624A0">
            <w:fldChar w:fldCharType="begin"/>
          </w:r>
          <w:r w:rsidRPr="00A624A0">
            <w:instrText>PAGE  \* Arabic  \* MERGEFORMAT</w:instrText>
          </w:r>
          <w:r w:rsidRPr="00A624A0">
            <w:fldChar w:fldCharType="separate"/>
          </w:r>
          <w:r w:rsidR="002B1FAF">
            <w:rPr>
              <w:noProof/>
            </w:rPr>
            <w:t>14</w:t>
          </w:r>
          <w:r w:rsidRPr="00A624A0">
            <w:fldChar w:fldCharType="end"/>
          </w:r>
          <w:r w:rsidRPr="00A624A0">
            <w:t xml:space="preserve"> из </w:t>
          </w:r>
          <w:r>
            <w:fldChar w:fldCharType="begin"/>
          </w:r>
          <w:r w:rsidRPr="006A403D">
            <w:instrText>NUMPAGES  \* Arabic  \* MERGEFORMAT</w:instrText>
          </w:r>
          <w:r>
            <w:fldChar w:fldCharType="separate"/>
          </w:r>
          <w:r w:rsidR="002B1FAF">
            <w:rPr>
              <w:noProof/>
            </w:rPr>
            <w:t>117</w:t>
          </w:r>
          <w:r>
            <w:fldChar w:fldCharType="end"/>
          </w:r>
        </w:p>
      </w:tc>
    </w:tr>
  </w:tbl>
  <w:p w14:paraId="28D9AF47" w14:textId="77777777" w:rsidR="00530D84" w:rsidRPr="006443FB" w:rsidRDefault="00530D84" w:rsidP="008670F3">
    <w:pPr>
      <w:pStyle w:val="ae"/>
      <w:tabs>
        <w:tab w:val="left" w:pos="2268"/>
      </w:tabs>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6FB2E2" w14:textId="77777777" w:rsidR="00530D84" w:rsidRDefault="00530D84" w:rsidP="00AA3818">
      <w:r>
        <w:separator/>
      </w:r>
    </w:p>
  </w:footnote>
  <w:footnote w:type="continuationSeparator" w:id="0">
    <w:p w14:paraId="58C33173" w14:textId="77777777" w:rsidR="00530D84" w:rsidRDefault="00530D84" w:rsidP="00AA38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40" w:type="dxa"/>
      <w:tblInd w:w="-142" w:type="dxa"/>
      <w:tblLook w:val="04A0" w:firstRow="1" w:lastRow="0" w:firstColumn="1" w:lastColumn="0" w:noHBand="0" w:noVBand="1"/>
    </w:tblPr>
    <w:tblGrid>
      <w:gridCol w:w="4564"/>
      <w:gridCol w:w="5076"/>
    </w:tblGrid>
    <w:tr w:rsidR="00530D84" w:rsidRPr="008C1807" w14:paraId="13AF0C34" w14:textId="77777777" w:rsidTr="008670F3">
      <w:tc>
        <w:tcPr>
          <w:tcW w:w="4564" w:type="dxa"/>
          <w:hideMark/>
        </w:tcPr>
        <w:p w14:paraId="435590FD" w14:textId="77777777" w:rsidR="00530D84" w:rsidRDefault="00530D84" w:rsidP="008670F3">
          <w:pPr>
            <w:tabs>
              <w:tab w:val="center" w:pos="4677"/>
              <w:tab w:val="right" w:pos="9355"/>
            </w:tabs>
          </w:pPr>
        </w:p>
        <w:p w14:paraId="44A8121A" w14:textId="77777777" w:rsidR="00530D84" w:rsidRPr="008C1807" w:rsidRDefault="00530D84" w:rsidP="008670F3">
          <w:pPr>
            <w:tabs>
              <w:tab w:val="center" w:pos="4677"/>
              <w:tab w:val="right" w:pos="9355"/>
            </w:tabs>
          </w:pPr>
          <w:r w:rsidRPr="008C1807">
            <w:t>Брошюра исследователя</w:t>
          </w:r>
        </w:p>
        <w:p w14:paraId="7ECB4143" w14:textId="77777777" w:rsidR="00530D84" w:rsidRDefault="00530D84" w:rsidP="008670F3">
          <w:pPr>
            <w:tabs>
              <w:tab w:val="center" w:pos="4677"/>
              <w:tab w:val="right" w:pos="9355"/>
            </w:tabs>
          </w:pPr>
          <w:r w:rsidRPr="00170502">
            <w:t>Номер протокола</w:t>
          </w:r>
          <w:r w:rsidRPr="00C70D2C">
            <w:t xml:space="preserve">: </w:t>
          </w:r>
          <w:r w:rsidRPr="00C70D2C">
            <w:rPr>
              <w:rFonts w:eastAsia="Calibri"/>
            </w:rPr>
            <w:t xml:space="preserve">№ </w:t>
          </w:r>
          <w:r w:rsidRPr="00C70D2C">
            <w:rPr>
              <w:color w:val="000000"/>
            </w:rPr>
            <w:t>CL011158260</w:t>
          </w:r>
        </w:p>
        <w:p w14:paraId="5693B507" w14:textId="77777777" w:rsidR="00530D84" w:rsidRPr="00986AA3" w:rsidRDefault="00530D84" w:rsidP="008670F3">
          <w:pPr>
            <w:tabs>
              <w:tab w:val="center" w:pos="4677"/>
              <w:tab w:val="right" w:pos="9355"/>
            </w:tabs>
          </w:pPr>
          <w:r>
            <w:t>Спонсор: АО «Р-Фарм»</w:t>
          </w:r>
        </w:p>
      </w:tc>
      <w:tc>
        <w:tcPr>
          <w:tcW w:w="5076" w:type="dxa"/>
          <w:hideMark/>
        </w:tcPr>
        <w:p w14:paraId="7B94B9F6" w14:textId="77777777" w:rsidR="00530D84" w:rsidRPr="008C1807" w:rsidRDefault="00530D84" w:rsidP="008670F3">
          <w:pPr>
            <w:tabs>
              <w:tab w:val="center" w:pos="4677"/>
              <w:tab w:val="right" w:pos="9355"/>
            </w:tabs>
            <w:jc w:val="right"/>
          </w:pPr>
          <w:r w:rsidRPr="00EC20DD">
            <w:rPr>
              <w:noProof/>
              <w:lang w:eastAsia="ru-RU"/>
            </w:rPr>
            <w:drawing>
              <wp:inline distT="0" distB="0" distL="0" distR="0" wp14:anchorId="4BFE5504" wp14:editId="77105F4E">
                <wp:extent cx="683260" cy="683260"/>
                <wp:effectExtent l="0" t="0" r="2540" b="2540"/>
                <wp:docPr id="1127"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rcRect/>
                        <a:stretch/>
                      </pic:blipFill>
                      <pic:spPr>
                        <a:xfrm>
                          <a:off x="0" y="0"/>
                          <a:ext cx="683260" cy="683260"/>
                        </a:xfrm>
                        <a:prstGeom prst="rect">
                          <a:avLst/>
                        </a:prstGeom>
                      </pic:spPr>
                    </pic:pic>
                  </a:graphicData>
                </a:graphic>
              </wp:inline>
            </w:drawing>
          </w:r>
        </w:p>
      </w:tc>
    </w:tr>
  </w:tbl>
  <w:p w14:paraId="3D73E7DB" w14:textId="77777777" w:rsidR="00530D84" w:rsidRPr="00AB01E2" w:rsidRDefault="00530D84" w:rsidP="008670F3">
    <w:pPr>
      <w:tabs>
        <w:tab w:val="center" w:pos="4677"/>
        <w:tab w:val="right" w:pos="9355"/>
      </w:tabs>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D8A26" w14:textId="77777777" w:rsidR="00530D84" w:rsidRDefault="00530D84" w:rsidP="008670F3">
    <w:pPr>
      <w:pStyle w:val="ac"/>
    </w:pPr>
    <w:r>
      <w:rPr>
        <w:noProof/>
        <w:lang w:val="ru-RU" w:eastAsia="ru-RU"/>
      </w:rPr>
      <w:drawing>
        <wp:anchor distT="0" distB="0" distL="114300" distR="114300" simplePos="0" relativeHeight="251726848" behindDoc="0" locked="0" layoutInCell="1" allowOverlap="1" wp14:anchorId="4A251FE8" wp14:editId="0D45E8C4">
          <wp:simplePos x="0" y="0"/>
          <wp:positionH relativeFrom="column">
            <wp:posOffset>4406265</wp:posOffset>
          </wp:positionH>
          <wp:positionV relativeFrom="paragraph">
            <wp:posOffset>-163830</wp:posOffset>
          </wp:positionV>
          <wp:extent cx="1552575" cy="504825"/>
          <wp:effectExtent l="0" t="0" r="9525" b="9525"/>
          <wp:wrapNone/>
          <wp:docPr id="9" name="Рисунок 9" descr="Описание: Description: F:\Lida\biocad\Gmail\for_guidline_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Description: F:\Lida\biocad\Gmail\for_guidline_1-1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504825"/>
                  </a:xfrm>
                  <a:prstGeom prst="rect">
                    <a:avLst/>
                  </a:prstGeom>
                  <a:noFill/>
                </pic:spPr>
              </pic:pic>
            </a:graphicData>
          </a:graphic>
        </wp:anchor>
      </w:drawing>
    </w:r>
    <w:r>
      <w:t>Брошюра исследователя</w:t>
    </w:r>
  </w:p>
  <w:p w14:paraId="7359AA7E" w14:textId="77777777" w:rsidR="00530D84" w:rsidRDefault="00530D84">
    <w:pPr>
      <w:pStyle w:val="ac"/>
    </w:pPr>
    <w:r>
      <w:t>BCD-033-2</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06" w:type="dxa"/>
      <w:tblInd w:w="-142" w:type="dxa"/>
      <w:tblLook w:val="04A0" w:firstRow="1" w:lastRow="0" w:firstColumn="1" w:lastColumn="0" w:noHBand="0" w:noVBand="1"/>
    </w:tblPr>
    <w:tblGrid>
      <w:gridCol w:w="4564"/>
      <w:gridCol w:w="5042"/>
    </w:tblGrid>
    <w:tr w:rsidR="00530D84" w:rsidRPr="001F11FE" w14:paraId="541AEDDE" w14:textId="77777777" w:rsidTr="008947E2">
      <w:trPr>
        <w:trHeight w:val="845"/>
      </w:trPr>
      <w:tc>
        <w:tcPr>
          <w:tcW w:w="4564" w:type="dxa"/>
          <w:hideMark/>
        </w:tcPr>
        <w:p w14:paraId="53DF3A39" w14:textId="77777777" w:rsidR="00530D84" w:rsidRPr="008C1807" w:rsidRDefault="00530D84" w:rsidP="00185046">
          <w:pPr>
            <w:tabs>
              <w:tab w:val="center" w:pos="4677"/>
              <w:tab w:val="right" w:pos="9355"/>
            </w:tabs>
          </w:pPr>
          <w:r w:rsidRPr="008C1807">
            <w:t>Брошюра исследователя</w:t>
          </w:r>
        </w:p>
        <w:p w14:paraId="35C98336" w14:textId="77777777" w:rsidR="00530D84" w:rsidRDefault="00530D84" w:rsidP="00185046">
          <w:pPr>
            <w:tabs>
              <w:tab w:val="center" w:pos="4677"/>
              <w:tab w:val="right" w:pos="9355"/>
            </w:tabs>
          </w:pPr>
          <w:r w:rsidRPr="00170502">
            <w:t>Номер протокола</w:t>
          </w:r>
          <w:r w:rsidRPr="00C70D2C">
            <w:t xml:space="preserve">: </w:t>
          </w:r>
          <w:r w:rsidRPr="00C70D2C">
            <w:rPr>
              <w:rFonts w:eastAsia="Calibri"/>
            </w:rPr>
            <w:t xml:space="preserve">№ </w:t>
          </w:r>
          <w:r w:rsidRPr="00C70D2C">
            <w:rPr>
              <w:color w:val="000000"/>
            </w:rPr>
            <w:t>CL011158260</w:t>
          </w:r>
        </w:p>
        <w:p w14:paraId="58928867" w14:textId="0EBB74AE" w:rsidR="00530D84" w:rsidRPr="009F2BAC" w:rsidRDefault="00530D84" w:rsidP="00185046">
          <w:pPr>
            <w:tabs>
              <w:tab w:val="center" w:pos="4677"/>
              <w:tab w:val="right" w:pos="9355"/>
            </w:tabs>
            <w:spacing w:after="240"/>
            <w:rPr>
              <w:sz w:val="20"/>
            </w:rPr>
          </w:pPr>
          <w:r>
            <w:t>Спонсор: АО «Р-Фарм»</w:t>
          </w:r>
        </w:p>
      </w:tc>
      <w:tc>
        <w:tcPr>
          <w:tcW w:w="5042" w:type="dxa"/>
          <w:hideMark/>
        </w:tcPr>
        <w:p w14:paraId="0887B3E2" w14:textId="77777777" w:rsidR="00530D84" w:rsidRDefault="00530D84" w:rsidP="004678A6">
          <w:pPr>
            <w:tabs>
              <w:tab w:val="left" w:pos="945"/>
              <w:tab w:val="center" w:pos="4677"/>
              <w:tab w:val="right" w:pos="4826"/>
              <w:tab w:val="right" w:pos="9355"/>
            </w:tabs>
          </w:pPr>
          <w:r w:rsidRPr="00EC20DD">
            <w:rPr>
              <w:noProof/>
              <w:lang w:eastAsia="ru-RU"/>
            </w:rPr>
            <w:drawing>
              <wp:anchor distT="0" distB="0" distL="114300" distR="114300" simplePos="0" relativeHeight="251724800" behindDoc="0" locked="0" layoutInCell="1" allowOverlap="1" wp14:anchorId="10AB0580" wp14:editId="30FD3E0A">
                <wp:simplePos x="0" y="0"/>
                <wp:positionH relativeFrom="column">
                  <wp:posOffset>2423145</wp:posOffset>
                </wp:positionH>
                <wp:positionV relativeFrom="paragraph">
                  <wp:posOffset>-56515</wp:posOffset>
                </wp:positionV>
                <wp:extent cx="683260" cy="683260"/>
                <wp:effectExtent l="0" t="0" r="2540" b="2540"/>
                <wp:wrapNone/>
                <wp:docPr id="11"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rcRect/>
                        <a:stretch/>
                      </pic:blipFill>
                      <pic:spPr>
                        <a:xfrm>
                          <a:off x="0" y="0"/>
                          <a:ext cx="683260" cy="683260"/>
                        </a:xfrm>
                        <a:prstGeom prst="rect">
                          <a:avLst/>
                        </a:prstGeom>
                      </pic:spPr>
                    </pic:pic>
                  </a:graphicData>
                </a:graphic>
              </wp:anchor>
            </w:drawing>
          </w:r>
          <w:r>
            <w:tab/>
          </w:r>
          <w:r>
            <w:tab/>
          </w:r>
          <w:r>
            <w:tab/>
          </w:r>
        </w:p>
        <w:p w14:paraId="590C9E1F" w14:textId="77777777" w:rsidR="00530D84" w:rsidRPr="004678A6" w:rsidRDefault="00530D84" w:rsidP="004678A6"/>
      </w:tc>
    </w:tr>
  </w:tbl>
  <w:p w14:paraId="282438FD" w14:textId="77777777" w:rsidR="00530D84" w:rsidRPr="00B53A8F" w:rsidRDefault="00530D84" w:rsidP="000712EC">
    <w:pPr>
      <w:pStyle w:val="ac"/>
      <w:rPr>
        <w:sz w:val="2"/>
        <w:szCs w:val="24"/>
        <w:lang w:val="ru-RU"/>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22A4"/>
    <w:multiLevelType w:val="hybridMultilevel"/>
    <w:tmpl w:val="FE022A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5C2408"/>
    <w:multiLevelType w:val="hybridMultilevel"/>
    <w:tmpl w:val="21D090CC"/>
    <w:lvl w:ilvl="0" w:tplc="04190001">
      <w:start w:val="1"/>
      <w:numFmt w:val="bullet"/>
      <w:pStyle w:val="2"/>
      <w:lvlText w:val=""/>
      <w:lvlJc w:val="left"/>
      <w:pPr>
        <w:ind w:left="1440" w:hanging="360"/>
      </w:pPr>
      <w:rPr>
        <w:rFonts w:ascii="Symbol" w:hAnsi="Symbol" w:hint="default"/>
      </w:rPr>
    </w:lvl>
    <w:lvl w:ilvl="1" w:tplc="8CDAF8E6">
      <w:numFmt w:val="bullet"/>
      <w:lvlText w:val="•"/>
      <w:lvlJc w:val="left"/>
      <w:pPr>
        <w:ind w:left="2160" w:hanging="360"/>
      </w:pPr>
      <w:rPr>
        <w:rFonts w:ascii="Times New Roman" w:eastAsia="Times New Roman" w:hAnsi="Times New Roman" w:cs="Times New Roman"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3C34A61"/>
    <w:multiLevelType w:val="hybridMultilevel"/>
    <w:tmpl w:val="B71E971C"/>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441B58"/>
    <w:multiLevelType w:val="multilevel"/>
    <w:tmpl w:val="3FA64C8E"/>
    <w:lvl w:ilvl="0">
      <w:start w:val="1"/>
      <w:numFmt w:val="decimal"/>
      <w:pStyle w:val="1"/>
      <w:lvlText w:val="%1."/>
      <w:lvlJc w:val="left"/>
      <w:pPr>
        <w:ind w:left="0" w:firstLine="0"/>
      </w:pPr>
      <w:rPr>
        <w:rFonts w:ascii="Times New Roman" w:hAnsi="Times New Roman" w:hint="default"/>
        <w:b/>
        <w:i w:val="0"/>
        <w:sz w:val="24"/>
      </w:rPr>
    </w:lvl>
    <w:lvl w:ilvl="1">
      <w:start w:val="1"/>
      <w:numFmt w:val="decimal"/>
      <w:pStyle w:val="20"/>
      <w:lvlText w:val="%1.%2."/>
      <w:lvlJc w:val="left"/>
      <w:pPr>
        <w:ind w:left="0" w:firstLine="0"/>
      </w:pPr>
      <w:rPr>
        <w:rFonts w:ascii="Times New Roman" w:hAnsi="Times New Roman" w:hint="default"/>
        <w:b/>
        <w:i w:val="0"/>
        <w:sz w:val="24"/>
      </w:rPr>
    </w:lvl>
    <w:lvl w:ilvl="2">
      <w:start w:val="1"/>
      <w:numFmt w:val="decimal"/>
      <w:pStyle w:val="3"/>
      <w:lvlText w:val="%1.%2.%3."/>
      <w:lvlJc w:val="left"/>
      <w:pPr>
        <w:ind w:left="0" w:firstLine="0"/>
      </w:pPr>
      <w:rPr>
        <w:rFonts w:ascii="Times New Roman" w:hAnsi="Times New Roman" w:hint="default"/>
        <w:b/>
        <w:i w:val="0"/>
        <w:sz w:val="24"/>
      </w:rPr>
    </w:lvl>
    <w:lvl w:ilvl="3">
      <w:start w:val="1"/>
      <w:numFmt w:val="decimal"/>
      <w:pStyle w:val="4"/>
      <w:lvlText w:val="%1.%2.%3.%4."/>
      <w:lvlJc w:val="left"/>
      <w:pPr>
        <w:ind w:left="0" w:firstLine="0"/>
      </w:pPr>
      <w:rPr>
        <w:rFonts w:ascii="Times New Roman" w:hAnsi="Times New Roman" w:hint="default"/>
        <w:b/>
        <w:i w:val="0"/>
        <w:sz w:val="24"/>
        <w:lang w:val="ru-RU"/>
      </w:rPr>
    </w:lvl>
    <w:lvl w:ilvl="4">
      <w:start w:val="1"/>
      <w:numFmt w:val="decimal"/>
      <w:pStyle w:val="5"/>
      <w:lvlText w:val="%1.%2.%3.%4.%5."/>
      <w:lvlJc w:val="left"/>
      <w:pPr>
        <w:ind w:left="1134" w:firstLine="0"/>
      </w:pPr>
      <w:rPr>
        <w:rFonts w:ascii="Times New Roman" w:hAnsi="Times New Roman" w:hint="default"/>
        <w:b/>
        <w:i w:val="0"/>
        <w:color w:val="auto"/>
        <w:sz w:val="24"/>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184E2AC4"/>
    <w:multiLevelType w:val="multilevel"/>
    <w:tmpl w:val="0B5AF1EC"/>
    <w:lvl w:ilvl="0">
      <w:start w:val="1"/>
      <w:numFmt w:val="decimal"/>
      <w:pStyle w:val="01Heading1"/>
      <w:lvlText w:val="%1"/>
      <w:lvlJc w:val="left"/>
      <w:pPr>
        <w:tabs>
          <w:tab w:val="num" w:pos="851"/>
        </w:tabs>
        <w:ind w:left="851" w:hanging="851"/>
      </w:pPr>
      <w:rPr>
        <w:rFonts w:hint="default"/>
      </w:rPr>
    </w:lvl>
    <w:lvl w:ilvl="1">
      <w:start w:val="1"/>
      <w:numFmt w:val="decimal"/>
      <w:pStyle w:val="02Heading2"/>
      <w:lvlText w:val="%1.%2"/>
      <w:lvlJc w:val="left"/>
      <w:pPr>
        <w:tabs>
          <w:tab w:val="num" w:pos="851"/>
        </w:tabs>
        <w:ind w:left="851" w:hanging="851"/>
      </w:pPr>
      <w:rPr>
        <w:rFonts w:hint="default"/>
      </w:rPr>
    </w:lvl>
    <w:lvl w:ilvl="2">
      <w:start w:val="1"/>
      <w:numFmt w:val="decimal"/>
      <w:pStyle w:val="03Heading3"/>
      <w:lvlText w:val="%1.%2.%3"/>
      <w:lvlJc w:val="left"/>
      <w:pPr>
        <w:tabs>
          <w:tab w:val="num" w:pos="851"/>
        </w:tabs>
        <w:ind w:left="851" w:hanging="851"/>
      </w:pPr>
      <w:rPr>
        <w:rFonts w:hint="default"/>
      </w:rPr>
    </w:lvl>
    <w:lvl w:ilvl="3">
      <w:start w:val="1"/>
      <w:numFmt w:val="decimal"/>
      <w:pStyle w:val="04Heading4"/>
      <w:lvlText w:val="%1.%2.%3.%4"/>
      <w:lvlJc w:val="left"/>
      <w:pPr>
        <w:tabs>
          <w:tab w:val="num" w:pos="851"/>
        </w:tabs>
        <w:ind w:left="851" w:hanging="851"/>
      </w:pPr>
      <w:rPr>
        <w:rFonts w:hint="default"/>
      </w:rPr>
    </w:lvl>
    <w:lvl w:ilvl="4">
      <w:start w:val="1"/>
      <w:numFmt w:val="decimal"/>
      <w:pStyle w:val="05Heading5"/>
      <w:lvlText w:val="%1.%2.%3.%4.%5"/>
      <w:lvlJc w:val="left"/>
      <w:pPr>
        <w:tabs>
          <w:tab w:val="num" w:pos="1134"/>
        </w:tabs>
        <w:ind w:left="1134" w:hanging="1134"/>
      </w:pPr>
      <w:rPr>
        <w:rFonts w:hint="default"/>
      </w:rPr>
    </w:lvl>
    <w:lvl w:ilvl="5">
      <w:start w:val="1"/>
      <w:numFmt w:val="decimal"/>
      <w:pStyle w:val="06Heading6"/>
      <w:lvlText w:val="%1.%2.%3.%4.%5.%6"/>
      <w:lvlJc w:val="left"/>
      <w:pPr>
        <w:tabs>
          <w:tab w:val="num" w:pos="1276"/>
        </w:tabs>
        <w:ind w:left="1276" w:hanging="1276"/>
      </w:pPr>
      <w:rPr>
        <w:rFonts w:hint="default"/>
      </w:rPr>
    </w:lvl>
    <w:lvl w:ilvl="6">
      <w:start w:val="1"/>
      <w:numFmt w:val="decimal"/>
      <w:pStyle w:val="07Heading7"/>
      <w:lvlText w:val="%1.%2.%3.%4.%5.%6.%7"/>
      <w:lvlJc w:val="left"/>
      <w:pPr>
        <w:tabs>
          <w:tab w:val="num" w:pos="1276"/>
        </w:tabs>
        <w:ind w:left="1276" w:hanging="127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1873242C"/>
    <w:multiLevelType w:val="multilevel"/>
    <w:tmpl w:val="0E2CF8CA"/>
    <w:lvl w:ilvl="0">
      <w:start w:val="1"/>
      <w:numFmt w:val="decimal"/>
      <w:lvlText w:val="%1."/>
      <w:lvlJc w:val="left"/>
      <w:pPr>
        <w:ind w:left="720" w:hanging="360"/>
      </w:pPr>
      <w:rPr>
        <w:rFonts w:hint="default"/>
      </w:rPr>
    </w:lvl>
    <w:lvl w:ilvl="1">
      <w:start w:val="7"/>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3971531"/>
    <w:multiLevelType w:val="hybridMultilevel"/>
    <w:tmpl w:val="1C9E3F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76B76AA"/>
    <w:multiLevelType w:val="hybridMultilevel"/>
    <w:tmpl w:val="6C205F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D356D2C"/>
    <w:multiLevelType w:val="hybridMultilevel"/>
    <w:tmpl w:val="4D2847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5592A85"/>
    <w:multiLevelType w:val="hybridMultilevel"/>
    <w:tmpl w:val="DF242AD2"/>
    <w:lvl w:ilvl="0" w:tplc="225C7602">
      <w:start w:val="1"/>
      <w:numFmt w:val="decimal"/>
      <w:pStyle w:val="30"/>
      <w:lvlText w:val="%1)"/>
      <w:lvlJc w:val="left"/>
      <w:pPr>
        <w:ind w:left="1067" w:hanging="360"/>
      </w:pPr>
      <w:rPr>
        <w:rFonts w:hint="default"/>
        <w:b w:val="0"/>
      </w:rPr>
    </w:lvl>
    <w:lvl w:ilvl="1" w:tplc="04190019">
      <w:start w:val="1"/>
      <w:numFmt w:val="lowerLetter"/>
      <w:lvlText w:val="%2."/>
      <w:lvlJc w:val="left"/>
      <w:pPr>
        <w:ind w:left="1787" w:hanging="360"/>
      </w:pPr>
    </w:lvl>
    <w:lvl w:ilvl="2" w:tplc="0419001B" w:tentative="1">
      <w:start w:val="1"/>
      <w:numFmt w:val="lowerRoman"/>
      <w:lvlText w:val="%3."/>
      <w:lvlJc w:val="right"/>
      <w:pPr>
        <w:ind w:left="2507" w:hanging="180"/>
      </w:pPr>
    </w:lvl>
    <w:lvl w:ilvl="3" w:tplc="0419000F" w:tentative="1">
      <w:start w:val="1"/>
      <w:numFmt w:val="decimal"/>
      <w:lvlText w:val="%4."/>
      <w:lvlJc w:val="left"/>
      <w:pPr>
        <w:ind w:left="3227" w:hanging="360"/>
      </w:pPr>
    </w:lvl>
    <w:lvl w:ilvl="4" w:tplc="04190019" w:tentative="1">
      <w:start w:val="1"/>
      <w:numFmt w:val="lowerLetter"/>
      <w:lvlText w:val="%5."/>
      <w:lvlJc w:val="left"/>
      <w:pPr>
        <w:ind w:left="3947" w:hanging="360"/>
      </w:pPr>
    </w:lvl>
    <w:lvl w:ilvl="5" w:tplc="0419001B" w:tentative="1">
      <w:start w:val="1"/>
      <w:numFmt w:val="lowerRoman"/>
      <w:lvlText w:val="%6."/>
      <w:lvlJc w:val="right"/>
      <w:pPr>
        <w:ind w:left="4667" w:hanging="180"/>
      </w:pPr>
    </w:lvl>
    <w:lvl w:ilvl="6" w:tplc="0419000F" w:tentative="1">
      <w:start w:val="1"/>
      <w:numFmt w:val="decimal"/>
      <w:lvlText w:val="%7."/>
      <w:lvlJc w:val="left"/>
      <w:pPr>
        <w:ind w:left="5387" w:hanging="360"/>
      </w:pPr>
    </w:lvl>
    <w:lvl w:ilvl="7" w:tplc="04190019" w:tentative="1">
      <w:start w:val="1"/>
      <w:numFmt w:val="lowerLetter"/>
      <w:lvlText w:val="%8."/>
      <w:lvlJc w:val="left"/>
      <w:pPr>
        <w:ind w:left="6107" w:hanging="360"/>
      </w:pPr>
    </w:lvl>
    <w:lvl w:ilvl="8" w:tplc="0419001B" w:tentative="1">
      <w:start w:val="1"/>
      <w:numFmt w:val="lowerRoman"/>
      <w:lvlText w:val="%9."/>
      <w:lvlJc w:val="right"/>
      <w:pPr>
        <w:ind w:left="6827" w:hanging="180"/>
      </w:pPr>
    </w:lvl>
  </w:abstractNum>
  <w:abstractNum w:abstractNumId="10" w15:restartNumberingAfterBreak="0">
    <w:nsid w:val="473B78AF"/>
    <w:multiLevelType w:val="hybridMultilevel"/>
    <w:tmpl w:val="2196F2C0"/>
    <w:lvl w:ilvl="0" w:tplc="05A25C1E">
      <w:start w:val="1"/>
      <w:numFmt w:val="decimal"/>
      <w:pStyle w:val="10"/>
      <w:lvlText w:val="%1."/>
      <w:lvlJc w:val="left"/>
      <w:pPr>
        <w:tabs>
          <w:tab w:val="num" w:pos="1503"/>
        </w:tabs>
        <w:ind w:left="1560" w:hanging="284"/>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6937216C"/>
    <w:multiLevelType w:val="hybridMultilevel"/>
    <w:tmpl w:val="3B2EDD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5771BC6"/>
    <w:multiLevelType w:val="hybridMultilevel"/>
    <w:tmpl w:val="ACAE2592"/>
    <w:lvl w:ilvl="0" w:tplc="B476BFDC">
      <w:start w:val="1"/>
      <w:numFmt w:val="bullet"/>
      <w:pStyle w:val="10Bullet"/>
      <w:lvlText w:val="●"/>
      <w:lvlJc w:val="left"/>
      <w:pPr>
        <w:tabs>
          <w:tab w:val="num" w:pos="425"/>
        </w:tabs>
        <w:ind w:left="425" w:hanging="425"/>
      </w:pPr>
      <w:rPr>
        <w:rFonts w:ascii="Times New Roman" w:hAnsi="Times New Roman" w:cs="Times New Roman" w:hint="default"/>
      </w:rPr>
    </w:lvl>
    <w:lvl w:ilvl="1" w:tplc="CEB207B0">
      <w:start w:val="1"/>
      <w:numFmt w:val="bullet"/>
      <w:lvlText w:val="o"/>
      <w:lvlJc w:val="left"/>
      <w:pPr>
        <w:tabs>
          <w:tab w:val="num" w:pos="1440"/>
        </w:tabs>
        <w:ind w:left="1440" w:hanging="360"/>
      </w:pPr>
      <w:rPr>
        <w:rFonts w:ascii="Courier New" w:hAnsi="Courier New" w:cs="Courier New" w:hint="default"/>
      </w:rPr>
    </w:lvl>
    <w:lvl w:ilvl="2" w:tplc="43FA2FD2" w:tentative="1">
      <w:start w:val="1"/>
      <w:numFmt w:val="bullet"/>
      <w:lvlText w:val=""/>
      <w:lvlJc w:val="left"/>
      <w:pPr>
        <w:tabs>
          <w:tab w:val="num" w:pos="2160"/>
        </w:tabs>
        <w:ind w:left="2160" w:hanging="360"/>
      </w:pPr>
      <w:rPr>
        <w:rFonts w:ascii="Wingdings" w:hAnsi="Wingdings" w:hint="default"/>
      </w:rPr>
    </w:lvl>
    <w:lvl w:ilvl="3" w:tplc="DC2E5E74" w:tentative="1">
      <w:start w:val="1"/>
      <w:numFmt w:val="bullet"/>
      <w:lvlText w:val=""/>
      <w:lvlJc w:val="left"/>
      <w:pPr>
        <w:tabs>
          <w:tab w:val="num" w:pos="2880"/>
        </w:tabs>
        <w:ind w:left="2880" w:hanging="360"/>
      </w:pPr>
      <w:rPr>
        <w:rFonts w:ascii="Symbol" w:hAnsi="Symbol" w:hint="default"/>
      </w:rPr>
    </w:lvl>
    <w:lvl w:ilvl="4" w:tplc="24261728" w:tentative="1">
      <w:start w:val="1"/>
      <w:numFmt w:val="bullet"/>
      <w:lvlText w:val="o"/>
      <w:lvlJc w:val="left"/>
      <w:pPr>
        <w:tabs>
          <w:tab w:val="num" w:pos="3600"/>
        </w:tabs>
        <w:ind w:left="3600" w:hanging="360"/>
      </w:pPr>
      <w:rPr>
        <w:rFonts w:ascii="Courier New" w:hAnsi="Courier New" w:cs="Courier New" w:hint="default"/>
      </w:rPr>
    </w:lvl>
    <w:lvl w:ilvl="5" w:tplc="D222F60E" w:tentative="1">
      <w:start w:val="1"/>
      <w:numFmt w:val="bullet"/>
      <w:lvlText w:val=""/>
      <w:lvlJc w:val="left"/>
      <w:pPr>
        <w:tabs>
          <w:tab w:val="num" w:pos="4320"/>
        </w:tabs>
        <w:ind w:left="4320" w:hanging="360"/>
      </w:pPr>
      <w:rPr>
        <w:rFonts w:ascii="Wingdings" w:hAnsi="Wingdings" w:hint="default"/>
      </w:rPr>
    </w:lvl>
    <w:lvl w:ilvl="6" w:tplc="139C938C" w:tentative="1">
      <w:start w:val="1"/>
      <w:numFmt w:val="bullet"/>
      <w:lvlText w:val=""/>
      <w:lvlJc w:val="left"/>
      <w:pPr>
        <w:tabs>
          <w:tab w:val="num" w:pos="5040"/>
        </w:tabs>
        <w:ind w:left="5040" w:hanging="360"/>
      </w:pPr>
      <w:rPr>
        <w:rFonts w:ascii="Symbol" w:hAnsi="Symbol" w:hint="default"/>
      </w:rPr>
    </w:lvl>
    <w:lvl w:ilvl="7" w:tplc="10C47C08" w:tentative="1">
      <w:start w:val="1"/>
      <w:numFmt w:val="bullet"/>
      <w:lvlText w:val="o"/>
      <w:lvlJc w:val="left"/>
      <w:pPr>
        <w:tabs>
          <w:tab w:val="num" w:pos="5760"/>
        </w:tabs>
        <w:ind w:left="5760" w:hanging="360"/>
      </w:pPr>
      <w:rPr>
        <w:rFonts w:ascii="Courier New" w:hAnsi="Courier New" w:cs="Courier New" w:hint="default"/>
      </w:rPr>
    </w:lvl>
    <w:lvl w:ilvl="8" w:tplc="E13EC47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6684F47"/>
    <w:multiLevelType w:val="multilevel"/>
    <w:tmpl w:val="F118CD42"/>
    <w:lvl w:ilvl="0">
      <w:start w:val="1"/>
      <w:numFmt w:val="decimal"/>
      <w:pStyle w:val="11"/>
      <w:lvlText w:val="%1."/>
      <w:lvlJc w:val="left"/>
      <w:pPr>
        <w:ind w:left="1778" w:hanging="360"/>
      </w:pPr>
    </w:lvl>
    <w:lvl w:ilvl="1">
      <w:start w:val="1"/>
      <w:numFmt w:val="decimal"/>
      <w:pStyle w:val="110"/>
      <w:lvlText w:val="%1.%2."/>
      <w:lvlJc w:val="left"/>
      <w:pPr>
        <w:ind w:left="432" w:hanging="432"/>
      </w:pPr>
    </w:lvl>
    <w:lvl w:ilvl="2">
      <w:start w:val="1"/>
      <w:numFmt w:val="decimal"/>
      <w:pStyle w:val="111"/>
      <w:lvlText w:val="%1.%2.%3."/>
      <w:lvlJc w:val="left"/>
      <w:pPr>
        <w:ind w:left="504" w:hanging="504"/>
      </w:pPr>
    </w:lvl>
    <w:lvl w:ilvl="3">
      <w:start w:val="1"/>
      <w:numFmt w:val="decimal"/>
      <w:pStyle w:val="1111"/>
      <w:lvlText w:val="%1.%2.%3.%4."/>
      <w:lvlJc w:val="left"/>
      <w:pPr>
        <w:ind w:left="1728" w:hanging="648"/>
      </w:pPr>
    </w:lvl>
    <w:lvl w:ilvl="4">
      <w:start w:val="1"/>
      <w:numFmt w:val="decimal"/>
      <w:pStyle w:val="11111"/>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9"/>
  </w:num>
  <w:num w:numId="3">
    <w:abstractNumId w:val="1"/>
  </w:num>
  <w:num w:numId="4">
    <w:abstractNumId w:val="3"/>
  </w:num>
  <w:num w:numId="5">
    <w:abstractNumId w:val="5"/>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4"/>
  </w:num>
  <w:num w:numId="9">
    <w:abstractNumId w:val="12"/>
  </w:num>
  <w:num w:numId="10">
    <w:abstractNumId w:val="2"/>
  </w:num>
  <w:num w:numId="11">
    <w:abstractNumId w:val="8"/>
  </w:num>
  <w:num w:numId="12">
    <w:abstractNumId w:val="0"/>
  </w:num>
  <w:num w:numId="13">
    <w:abstractNumId w:val="11"/>
  </w:num>
  <w:num w:numId="14">
    <w:abstractNumId w:val="7"/>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hasanova, Nailya">
    <w15:presenceInfo w15:providerId="None" w15:userId="Khasanova, Nailya"/>
  </w15:person>
  <w15:person w15:author="Polevaya, Yuliya">
    <w15:presenceInfo w15:providerId="None" w15:userId="Polevaya, Yuliy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hideSpellingErrors/>
  <w:activeWritingStyle w:appName="MSWord" w:lang="en-US" w:vendorID="64" w:dllVersion="6" w:nlCheck="1" w:checkStyle="1"/>
  <w:activeWritingStyle w:appName="MSWord" w:lang="ru-RU" w:vendorID="64" w:dllVersion="6" w:nlCheck="1" w:checkStyle="0"/>
  <w:activeWritingStyle w:appName="MSWord" w:lang="de-DE"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0" w:nlCheck="1" w:checkStyle="0"/>
  <w:activeWritingStyle w:appName="MSWord" w:lang="en-US" w:vendorID="64" w:dllVersion="0" w:nlCheck="1" w:checkStyle="0"/>
  <w:activeWritingStyle w:appName="MSWord" w:lang="en-GB" w:vendorID="64" w:dllVersion="0" w:nlCheck="1" w:checkStyle="0"/>
  <w:activeWritingStyle w:appName="MSWord" w:lang="ru-RU" w:vendorID="64" w:dllVersion="131078" w:nlCheck="1" w:checkStyle="0"/>
  <w:activeWritingStyle w:appName="MSWord" w:lang="en-US" w:vendorID="64" w:dllVersion="131078" w:nlCheck="1" w:checkStyle="0"/>
  <w:activeWritingStyle w:appName="MSWord" w:lang="en-AU" w:vendorID="64" w:dllVersion="131078" w:nlCheck="1" w:checkStyle="0"/>
  <w:activeWritingStyle w:appName="MSWord" w:lang="ru-RU" w:vendorID="1" w:dllVersion="512" w:checkStyle="1"/>
  <w:trackRevisions/>
  <w:defaultTabStop w:val="709"/>
  <w:characterSpacingControl w:val="doNotCompress"/>
  <w:hdrShapeDefaults>
    <o:shapedefaults v:ext="edit" spidmax="358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436"/>
    <w:rsid w:val="00000B1B"/>
    <w:rsid w:val="00000B9D"/>
    <w:rsid w:val="00000CA3"/>
    <w:rsid w:val="000010A0"/>
    <w:rsid w:val="0000139E"/>
    <w:rsid w:val="0000180D"/>
    <w:rsid w:val="00001DD7"/>
    <w:rsid w:val="00001EC4"/>
    <w:rsid w:val="00002F1D"/>
    <w:rsid w:val="000033F3"/>
    <w:rsid w:val="0000361E"/>
    <w:rsid w:val="00003F3F"/>
    <w:rsid w:val="00004140"/>
    <w:rsid w:val="0000462C"/>
    <w:rsid w:val="000049F3"/>
    <w:rsid w:val="00004A83"/>
    <w:rsid w:val="00004AAA"/>
    <w:rsid w:val="000050F9"/>
    <w:rsid w:val="0000530B"/>
    <w:rsid w:val="000054F3"/>
    <w:rsid w:val="00005627"/>
    <w:rsid w:val="00005AFF"/>
    <w:rsid w:val="00006402"/>
    <w:rsid w:val="00006734"/>
    <w:rsid w:val="00006B41"/>
    <w:rsid w:val="000079E9"/>
    <w:rsid w:val="000079F0"/>
    <w:rsid w:val="00007AFA"/>
    <w:rsid w:val="00010545"/>
    <w:rsid w:val="000106A9"/>
    <w:rsid w:val="0001090F"/>
    <w:rsid w:val="00010B35"/>
    <w:rsid w:val="00010B51"/>
    <w:rsid w:val="00010E6C"/>
    <w:rsid w:val="00010ECD"/>
    <w:rsid w:val="00010F61"/>
    <w:rsid w:val="00011825"/>
    <w:rsid w:val="00011D22"/>
    <w:rsid w:val="00011E2E"/>
    <w:rsid w:val="00012000"/>
    <w:rsid w:val="000128B6"/>
    <w:rsid w:val="00012938"/>
    <w:rsid w:val="00012E7E"/>
    <w:rsid w:val="00012FFE"/>
    <w:rsid w:val="000130E1"/>
    <w:rsid w:val="00013102"/>
    <w:rsid w:val="00013566"/>
    <w:rsid w:val="00013679"/>
    <w:rsid w:val="000142F6"/>
    <w:rsid w:val="0001467F"/>
    <w:rsid w:val="00014B29"/>
    <w:rsid w:val="00015703"/>
    <w:rsid w:val="00015B6C"/>
    <w:rsid w:val="00017F8B"/>
    <w:rsid w:val="00017FB9"/>
    <w:rsid w:val="000200B1"/>
    <w:rsid w:val="000201E9"/>
    <w:rsid w:val="00020A9D"/>
    <w:rsid w:val="00020C21"/>
    <w:rsid w:val="00020EB6"/>
    <w:rsid w:val="00021247"/>
    <w:rsid w:val="0002179E"/>
    <w:rsid w:val="00021C82"/>
    <w:rsid w:val="00022696"/>
    <w:rsid w:val="00022FE7"/>
    <w:rsid w:val="00023601"/>
    <w:rsid w:val="00023C66"/>
    <w:rsid w:val="00024464"/>
    <w:rsid w:val="000244C4"/>
    <w:rsid w:val="00024649"/>
    <w:rsid w:val="000246DA"/>
    <w:rsid w:val="00024778"/>
    <w:rsid w:val="0002494C"/>
    <w:rsid w:val="000251B0"/>
    <w:rsid w:val="000254DA"/>
    <w:rsid w:val="00026B9D"/>
    <w:rsid w:val="00027746"/>
    <w:rsid w:val="00027A33"/>
    <w:rsid w:val="00027F08"/>
    <w:rsid w:val="00030552"/>
    <w:rsid w:val="00030670"/>
    <w:rsid w:val="00030801"/>
    <w:rsid w:val="00030813"/>
    <w:rsid w:val="00030B48"/>
    <w:rsid w:val="00032858"/>
    <w:rsid w:val="00032FEB"/>
    <w:rsid w:val="0003327D"/>
    <w:rsid w:val="00033534"/>
    <w:rsid w:val="00033B3A"/>
    <w:rsid w:val="00033C0A"/>
    <w:rsid w:val="000342E0"/>
    <w:rsid w:val="0003478E"/>
    <w:rsid w:val="00034853"/>
    <w:rsid w:val="00034DE8"/>
    <w:rsid w:val="00035217"/>
    <w:rsid w:val="00035493"/>
    <w:rsid w:val="00035E4B"/>
    <w:rsid w:val="00036066"/>
    <w:rsid w:val="00036628"/>
    <w:rsid w:val="00036F8A"/>
    <w:rsid w:val="000370C8"/>
    <w:rsid w:val="00037606"/>
    <w:rsid w:val="0004008D"/>
    <w:rsid w:val="00040181"/>
    <w:rsid w:val="0004082D"/>
    <w:rsid w:val="00040B21"/>
    <w:rsid w:val="00040E83"/>
    <w:rsid w:val="00040F48"/>
    <w:rsid w:val="000415D0"/>
    <w:rsid w:val="000417FF"/>
    <w:rsid w:val="00041818"/>
    <w:rsid w:val="00041B59"/>
    <w:rsid w:val="00041D47"/>
    <w:rsid w:val="00041F09"/>
    <w:rsid w:val="00041F90"/>
    <w:rsid w:val="00041FC8"/>
    <w:rsid w:val="000426B1"/>
    <w:rsid w:val="0004279C"/>
    <w:rsid w:val="00043BDC"/>
    <w:rsid w:val="00044314"/>
    <w:rsid w:val="000453B8"/>
    <w:rsid w:val="00046022"/>
    <w:rsid w:val="000462E8"/>
    <w:rsid w:val="000466D5"/>
    <w:rsid w:val="00046AAB"/>
    <w:rsid w:val="00046C3B"/>
    <w:rsid w:val="0004700B"/>
    <w:rsid w:val="0004734C"/>
    <w:rsid w:val="00047AD0"/>
    <w:rsid w:val="00047C2B"/>
    <w:rsid w:val="00047CB6"/>
    <w:rsid w:val="00047DDE"/>
    <w:rsid w:val="00047E35"/>
    <w:rsid w:val="00051324"/>
    <w:rsid w:val="0005160D"/>
    <w:rsid w:val="000520D3"/>
    <w:rsid w:val="000523F4"/>
    <w:rsid w:val="0005286E"/>
    <w:rsid w:val="00053903"/>
    <w:rsid w:val="000539D0"/>
    <w:rsid w:val="00053A7A"/>
    <w:rsid w:val="00054417"/>
    <w:rsid w:val="00054755"/>
    <w:rsid w:val="000547E5"/>
    <w:rsid w:val="00054923"/>
    <w:rsid w:val="00054EFB"/>
    <w:rsid w:val="00055189"/>
    <w:rsid w:val="000554A1"/>
    <w:rsid w:val="0005586C"/>
    <w:rsid w:val="00056018"/>
    <w:rsid w:val="000561D1"/>
    <w:rsid w:val="00057415"/>
    <w:rsid w:val="000602E2"/>
    <w:rsid w:val="000609DB"/>
    <w:rsid w:val="000610ED"/>
    <w:rsid w:val="0006123A"/>
    <w:rsid w:val="00061493"/>
    <w:rsid w:val="00061495"/>
    <w:rsid w:val="000615B7"/>
    <w:rsid w:val="00061711"/>
    <w:rsid w:val="00061952"/>
    <w:rsid w:val="00061D91"/>
    <w:rsid w:val="00062A85"/>
    <w:rsid w:val="000633EB"/>
    <w:rsid w:val="000638AE"/>
    <w:rsid w:val="00064021"/>
    <w:rsid w:val="00064206"/>
    <w:rsid w:val="000644C3"/>
    <w:rsid w:val="00064617"/>
    <w:rsid w:val="0006485B"/>
    <w:rsid w:val="00064A8A"/>
    <w:rsid w:val="00064F06"/>
    <w:rsid w:val="00065DFB"/>
    <w:rsid w:val="00066092"/>
    <w:rsid w:val="00066498"/>
    <w:rsid w:val="00066638"/>
    <w:rsid w:val="00066EFE"/>
    <w:rsid w:val="00067E58"/>
    <w:rsid w:val="000702A5"/>
    <w:rsid w:val="000703AB"/>
    <w:rsid w:val="00070B01"/>
    <w:rsid w:val="000712EC"/>
    <w:rsid w:val="0007148B"/>
    <w:rsid w:val="00071F29"/>
    <w:rsid w:val="00071F7F"/>
    <w:rsid w:val="00072449"/>
    <w:rsid w:val="000725BB"/>
    <w:rsid w:val="000726A0"/>
    <w:rsid w:val="00072D9A"/>
    <w:rsid w:val="000736F9"/>
    <w:rsid w:val="000737B4"/>
    <w:rsid w:val="0007386F"/>
    <w:rsid w:val="000741C2"/>
    <w:rsid w:val="000743A2"/>
    <w:rsid w:val="00074D22"/>
    <w:rsid w:val="00074E01"/>
    <w:rsid w:val="00075257"/>
    <w:rsid w:val="0007526E"/>
    <w:rsid w:val="000752C7"/>
    <w:rsid w:val="000765DD"/>
    <w:rsid w:val="00076F4C"/>
    <w:rsid w:val="000772D7"/>
    <w:rsid w:val="00077F4E"/>
    <w:rsid w:val="000807AA"/>
    <w:rsid w:val="00080B9A"/>
    <w:rsid w:val="00080EBC"/>
    <w:rsid w:val="00082092"/>
    <w:rsid w:val="00082269"/>
    <w:rsid w:val="00082863"/>
    <w:rsid w:val="000838EF"/>
    <w:rsid w:val="00083A41"/>
    <w:rsid w:val="000844C1"/>
    <w:rsid w:val="000846C0"/>
    <w:rsid w:val="000847FB"/>
    <w:rsid w:val="00084AC8"/>
    <w:rsid w:val="00084C2F"/>
    <w:rsid w:val="00084D1C"/>
    <w:rsid w:val="00085613"/>
    <w:rsid w:val="00085E3B"/>
    <w:rsid w:val="00086713"/>
    <w:rsid w:val="00086BA4"/>
    <w:rsid w:val="00086E2E"/>
    <w:rsid w:val="00086F79"/>
    <w:rsid w:val="00087491"/>
    <w:rsid w:val="00087938"/>
    <w:rsid w:val="00090B42"/>
    <w:rsid w:val="00090C33"/>
    <w:rsid w:val="00090F04"/>
    <w:rsid w:val="000910C4"/>
    <w:rsid w:val="000910F2"/>
    <w:rsid w:val="0009127E"/>
    <w:rsid w:val="00091671"/>
    <w:rsid w:val="0009244E"/>
    <w:rsid w:val="00092E01"/>
    <w:rsid w:val="00093401"/>
    <w:rsid w:val="00093B8C"/>
    <w:rsid w:val="0009406A"/>
    <w:rsid w:val="000944B0"/>
    <w:rsid w:val="0009485B"/>
    <w:rsid w:val="00094C42"/>
    <w:rsid w:val="0009552E"/>
    <w:rsid w:val="000956E6"/>
    <w:rsid w:val="00095927"/>
    <w:rsid w:val="000959B9"/>
    <w:rsid w:val="00095D98"/>
    <w:rsid w:val="0009643D"/>
    <w:rsid w:val="000964F8"/>
    <w:rsid w:val="00096B7E"/>
    <w:rsid w:val="00096CCD"/>
    <w:rsid w:val="00096D53"/>
    <w:rsid w:val="000970B9"/>
    <w:rsid w:val="00097124"/>
    <w:rsid w:val="00097246"/>
    <w:rsid w:val="00097675"/>
    <w:rsid w:val="00097DDA"/>
    <w:rsid w:val="00097F58"/>
    <w:rsid w:val="000A0126"/>
    <w:rsid w:val="000A0C99"/>
    <w:rsid w:val="000A1A5D"/>
    <w:rsid w:val="000A28D8"/>
    <w:rsid w:val="000A2B6D"/>
    <w:rsid w:val="000A2D15"/>
    <w:rsid w:val="000A2DEA"/>
    <w:rsid w:val="000A30B2"/>
    <w:rsid w:val="000A321E"/>
    <w:rsid w:val="000A3473"/>
    <w:rsid w:val="000A4EA1"/>
    <w:rsid w:val="000A4F1A"/>
    <w:rsid w:val="000A5199"/>
    <w:rsid w:val="000A55FB"/>
    <w:rsid w:val="000A5AFF"/>
    <w:rsid w:val="000A5B2B"/>
    <w:rsid w:val="000A6019"/>
    <w:rsid w:val="000A605B"/>
    <w:rsid w:val="000A68AD"/>
    <w:rsid w:val="000A6DDA"/>
    <w:rsid w:val="000A6F9E"/>
    <w:rsid w:val="000A77BA"/>
    <w:rsid w:val="000A7C76"/>
    <w:rsid w:val="000B0B45"/>
    <w:rsid w:val="000B0C15"/>
    <w:rsid w:val="000B0C99"/>
    <w:rsid w:val="000B116C"/>
    <w:rsid w:val="000B1262"/>
    <w:rsid w:val="000B144A"/>
    <w:rsid w:val="000B170B"/>
    <w:rsid w:val="000B1D63"/>
    <w:rsid w:val="000B1ECC"/>
    <w:rsid w:val="000B2F3D"/>
    <w:rsid w:val="000B314C"/>
    <w:rsid w:val="000B3583"/>
    <w:rsid w:val="000B3849"/>
    <w:rsid w:val="000B38A2"/>
    <w:rsid w:val="000B3E24"/>
    <w:rsid w:val="000B3E66"/>
    <w:rsid w:val="000B4107"/>
    <w:rsid w:val="000B4591"/>
    <w:rsid w:val="000B49D9"/>
    <w:rsid w:val="000B4D05"/>
    <w:rsid w:val="000B5325"/>
    <w:rsid w:val="000B58CF"/>
    <w:rsid w:val="000B58F6"/>
    <w:rsid w:val="000B5B10"/>
    <w:rsid w:val="000B645D"/>
    <w:rsid w:val="000B6C90"/>
    <w:rsid w:val="000B7576"/>
    <w:rsid w:val="000B784B"/>
    <w:rsid w:val="000B7882"/>
    <w:rsid w:val="000B792C"/>
    <w:rsid w:val="000B7B93"/>
    <w:rsid w:val="000B7C53"/>
    <w:rsid w:val="000B7E20"/>
    <w:rsid w:val="000C000E"/>
    <w:rsid w:val="000C0256"/>
    <w:rsid w:val="000C0A42"/>
    <w:rsid w:val="000C10A5"/>
    <w:rsid w:val="000C184A"/>
    <w:rsid w:val="000C1891"/>
    <w:rsid w:val="000C1EAF"/>
    <w:rsid w:val="000C25AB"/>
    <w:rsid w:val="000C26ED"/>
    <w:rsid w:val="000C2868"/>
    <w:rsid w:val="000C289A"/>
    <w:rsid w:val="000C3629"/>
    <w:rsid w:val="000C3E3E"/>
    <w:rsid w:val="000C3FF5"/>
    <w:rsid w:val="000C4233"/>
    <w:rsid w:val="000C435B"/>
    <w:rsid w:val="000C48E5"/>
    <w:rsid w:val="000C5455"/>
    <w:rsid w:val="000C57DD"/>
    <w:rsid w:val="000C5803"/>
    <w:rsid w:val="000C58D0"/>
    <w:rsid w:val="000C58DD"/>
    <w:rsid w:val="000C6013"/>
    <w:rsid w:val="000C6280"/>
    <w:rsid w:val="000C633C"/>
    <w:rsid w:val="000C64F2"/>
    <w:rsid w:val="000C6BE8"/>
    <w:rsid w:val="000C6FD2"/>
    <w:rsid w:val="000C75F4"/>
    <w:rsid w:val="000D00E2"/>
    <w:rsid w:val="000D058F"/>
    <w:rsid w:val="000D0AFD"/>
    <w:rsid w:val="000D0F3B"/>
    <w:rsid w:val="000D120A"/>
    <w:rsid w:val="000D156D"/>
    <w:rsid w:val="000D1ED6"/>
    <w:rsid w:val="000D20E5"/>
    <w:rsid w:val="000D21A2"/>
    <w:rsid w:val="000D2AB6"/>
    <w:rsid w:val="000D2FF5"/>
    <w:rsid w:val="000D39AD"/>
    <w:rsid w:val="000D3C7C"/>
    <w:rsid w:val="000D439A"/>
    <w:rsid w:val="000D4559"/>
    <w:rsid w:val="000D4A19"/>
    <w:rsid w:val="000D4FC8"/>
    <w:rsid w:val="000D5E85"/>
    <w:rsid w:val="000D6E3E"/>
    <w:rsid w:val="000D7263"/>
    <w:rsid w:val="000D743D"/>
    <w:rsid w:val="000D7B35"/>
    <w:rsid w:val="000D7E07"/>
    <w:rsid w:val="000D7E58"/>
    <w:rsid w:val="000E0709"/>
    <w:rsid w:val="000E0FE3"/>
    <w:rsid w:val="000E0FEB"/>
    <w:rsid w:val="000E1533"/>
    <w:rsid w:val="000E185B"/>
    <w:rsid w:val="000E1AD7"/>
    <w:rsid w:val="000E225D"/>
    <w:rsid w:val="000E22E0"/>
    <w:rsid w:val="000E263A"/>
    <w:rsid w:val="000E2CF2"/>
    <w:rsid w:val="000E2E3A"/>
    <w:rsid w:val="000E323A"/>
    <w:rsid w:val="000E384C"/>
    <w:rsid w:val="000E3E41"/>
    <w:rsid w:val="000E3E71"/>
    <w:rsid w:val="000E3FA6"/>
    <w:rsid w:val="000E4410"/>
    <w:rsid w:val="000E4674"/>
    <w:rsid w:val="000E4A57"/>
    <w:rsid w:val="000E5AD8"/>
    <w:rsid w:val="000E6011"/>
    <w:rsid w:val="000E6DB2"/>
    <w:rsid w:val="000E7B5E"/>
    <w:rsid w:val="000F051D"/>
    <w:rsid w:val="000F1417"/>
    <w:rsid w:val="000F14E9"/>
    <w:rsid w:val="000F27DA"/>
    <w:rsid w:val="000F31DB"/>
    <w:rsid w:val="000F3870"/>
    <w:rsid w:val="000F3A17"/>
    <w:rsid w:val="000F3B4F"/>
    <w:rsid w:val="000F3D36"/>
    <w:rsid w:val="000F4021"/>
    <w:rsid w:val="000F4137"/>
    <w:rsid w:val="000F4887"/>
    <w:rsid w:val="000F4DB5"/>
    <w:rsid w:val="000F51AD"/>
    <w:rsid w:val="000F5CB3"/>
    <w:rsid w:val="000F5CEC"/>
    <w:rsid w:val="000F5E3F"/>
    <w:rsid w:val="000F6316"/>
    <w:rsid w:val="000F67DA"/>
    <w:rsid w:val="000F687B"/>
    <w:rsid w:val="000F68F8"/>
    <w:rsid w:val="000F6AA1"/>
    <w:rsid w:val="000F6F51"/>
    <w:rsid w:val="000F7583"/>
    <w:rsid w:val="000F7792"/>
    <w:rsid w:val="000F7A69"/>
    <w:rsid w:val="000F7D91"/>
    <w:rsid w:val="000F7E13"/>
    <w:rsid w:val="00100009"/>
    <w:rsid w:val="001011A6"/>
    <w:rsid w:val="0010159F"/>
    <w:rsid w:val="0010171D"/>
    <w:rsid w:val="00101A33"/>
    <w:rsid w:val="001027C1"/>
    <w:rsid w:val="00102B11"/>
    <w:rsid w:val="00102DE8"/>
    <w:rsid w:val="00103A91"/>
    <w:rsid w:val="00103AA1"/>
    <w:rsid w:val="00103AC6"/>
    <w:rsid w:val="00103BD8"/>
    <w:rsid w:val="00103E69"/>
    <w:rsid w:val="0010448C"/>
    <w:rsid w:val="001048EE"/>
    <w:rsid w:val="00105C16"/>
    <w:rsid w:val="00105C35"/>
    <w:rsid w:val="00105F92"/>
    <w:rsid w:val="0010604F"/>
    <w:rsid w:val="00106547"/>
    <w:rsid w:val="0010667D"/>
    <w:rsid w:val="00106A0A"/>
    <w:rsid w:val="001071A0"/>
    <w:rsid w:val="001077B4"/>
    <w:rsid w:val="0010798B"/>
    <w:rsid w:val="00107C5B"/>
    <w:rsid w:val="00107DAA"/>
    <w:rsid w:val="00107F00"/>
    <w:rsid w:val="001100AB"/>
    <w:rsid w:val="001101C7"/>
    <w:rsid w:val="00110311"/>
    <w:rsid w:val="001104B5"/>
    <w:rsid w:val="001105A8"/>
    <w:rsid w:val="00110E75"/>
    <w:rsid w:val="0011143E"/>
    <w:rsid w:val="00111576"/>
    <w:rsid w:val="00111799"/>
    <w:rsid w:val="001118AC"/>
    <w:rsid w:val="00111C5F"/>
    <w:rsid w:val="001130C7"/>
    <w:rsid w:val="00113788"/>
    <w:rsid w:val="00113E6A"/>
    <w:rsid w:val="001142EC"/>
    <w:rsid w:val="00114596"/>
    <w:rsid w:val="001146B0"/>
    <w:rsid w:val="00114BC0"/>
    <w:rsid w:val="001151C7"/>
    <w:rsid w:val="001151F1"/>
    <w:rsid w:val="00115374"/>
    <w:rsid w:val="00115601"/>
    <w:rsid w:val="001159D5"/>
    <w:rsid w:val="001159E2"/>
    <w:rsid w:val="00115A9E"/>
    <w:rsid w:val="00115B05"/>
    <w:rsid w:val="00116EAD"/>
    <w:rsid w:val="001174EB"/>
    <w:rsid w:val="00117E39"/>
    <w:rsid w:val="00120526"/>
    <w:rsid w:val="00120F8B"/>
    <w:rsid w:val="00120FF3"/>
    <w:rsid w:val="00121760"/>
    <w:rsid w:val="00121892"/>
    <w:rsid w:val="001219F4"/>
    <w:rsid w:val="00121EAF"/>
    <w:rsid w:val="001220E4"/>
    <w:rsid w:val="001225EF"/>
    <w:rsid w:val="00122AC4"/>
    <w:rsid w:val="00122C91"/>
    <w:rsid w:val="00122EEE"/>
    <w:rsid w:val="00123BD2"/>
    <w:rsid w:val="00123F06"/>
    <w:rsid w:val="00124848"/>
    <w:rsid w:val="0012510A"/>
    <w:rsid w:val="00125405"/>
    <w:rsid w:val="00125474"/>
    <w:rsid w:val="001258A5"/>
    <w:rsid w:val="00126BD5"/>
    <w:rsid w:val="00126BF7"/>
    <w:rsid w:val="00126FEB"/>
    <w:rsid w:val="001302F4"/>
    <w:rsid w:val="001311D2"/>
    <w:rsid w:val="00131971"/>
    <w:rsid w:val="00132989"/>
    <w:rsid w:val="00132BC6"/>
    <w:rsid w:val="0013378B"/>
    <w:rsid w:val="00133A6F"/>
    <w:rsid w:val="00133CCB"/>
    <w:rsid w:val="001347AC"/>
    <w:rsid w:val="00134AF4"/>
    <w:rsid w:val="00135517"/>
    <w:rsid w:val="00135B9B"/>
    <w:rsid w:val="00135DA8"/>
    <w:rsid w:val="00136008"/>
    <w:rsid w:val="00136577"/>
    <w:rsid w:val="00136998"/>
    <w:rsid w:val="00136DDE"/>
    <w:rsid w:val="001374CE"/>
    <w:rsid w:val="00137805"/>
    <w:rsid w:val="00137DFB"/>
    <w:rsid w:val="0014011A"/>
    <w:rsid w:val="001403D0"/>
    <w:rsid w:val="00140655"/>
    <w:rsid w:val="00140B18"/>
    <w:rsid w:val="0014112A"/>
    <w:rsid w:val="001412B1"/>
    <w:rsid w:val="00141622"/>
    <w:rsid w:val="00141E2D"/>
    <w:rsid w:val="00142E57"/>
    <w:rsid w:val="00142EFC"/>
    <w:rsid w:val="00143267"/>
    <w:rsid w:val="00143D0E"/>
    <w:rsid w:val="00143DE3"/>
    <w:rsid w:val="00144236"/>
    <w:rsid w:val="00144237"/>
    <w:rsid w:val="00144285"/>
    <w:rsid w:val="001448F3"/>
    <w:rsid w:val="00144BF3"/>
    <w:rsid w:val="00144CCC"/>
    <w:rsid w:val="00144E04"/>
    <w:rsid w:val="00144E53"/>
    <w:rsid w:val="001451C1"/>
    <w:rsid w:val="001459E5"/>
    <w:rsid w:val="00145A0D"/>
    <w:rsid w:val="001468B2"/>
    <w:rsid w:val="00146BA7"/>
    <w:rsid w:val="0014761C"/>
    <w:rsid w:val="001477AA"/>
    <w:rsid w:val="00147CF7"/>
    <w:rsid w:val="00147FC3"/>
    <w:rsid w:val="0015159D"/>
    <w:rsid w:val="00151650"/>
    <w:rsid w:val="00151E4A"/>
    <w:rsid w:val="00152BBC"/>
    <w:rsid w:val="001537BD"/>
    <w:rsid w:val="001539B9"/>
    <w:rsid w:val="0015432F"/>
    <w:rsid w:val="001556CB"/>
    <w:rsid w:val="001563EA"/>
    <w:rsid w:val="001567F1"/>
    <w:rsid w:val="0015693B"/>
    <w:rsid w:val="00156C91"/>
    <w:rsid w:val="00156D0F"/>
    <w:rsid w:val="001573D8"/>
    <w:rsid w:val="00157834"/>
    <w:rsid w:val="0016008D"/>
    <w:rsid w:val="001601AD"/>
    <w:rsid w:val="00160620"/>
    <w:rsid w:val="00160A7D"/>
    <w:rsid w:val="00160C28"/>
    <w:rsid w:val="001618A2"/>
    <w:rsid w:val="00161CE9"/>
    <w:rsid w:val="00161DAC"/>
    <w:rsid w:val="00161FE5"/>
    <w:rsid w:val="00162159"/>
    <w:rsid w:val="001622D7"/>
    <w:rsid w:val="0016260A"/>
    <w:rsid w:val="001626A0"/>
    <w:rsid w:val="001627C5"/>
    <w:rsid w:val="00162DF7"/>
    <w:rsid w:val="00163245"/>
    <w:rsid w:val="0016328E"/>
    <w:rsid w:val="00163913"/>
    <w:rsid w:val="00163A2E"/>
    <w:rsid w:val="00164192"/>
    <w:rsid w:val="00164F2B"/>
    <w:rsid w:val="00165175"/>
    <w:rsid w:val="0016549E"/>
    <w:rsid w:val="00165AA8"/>
    <w:rsid w:val="00165E87"/>
    <w:rsid w:val="00166092"/>
    <w:rsid w:val="00166456"/>
    <w:rsid w:val="0016688E"/>
    <w:rsid w:val="001668B9"/>
    <w:rsid w:val="00166B13"/>
    <w:rsid w:val="00166B7C"/>
    <w:rsid w:val="00167530"/>
    <w:rsid w:val="00167A25"/>
    <w:rsid w:val="00167D29"/>
    <w:rsid w:val="0017023C"/>
    <w:rsid w:val="001702AF"/>
    <w:rsid w:val="001707BA"/>
    <w:rsid w:val="001708A1"/>
    <w:rsid w:val="00170BA5"/>
    <w:rsid w:val="0017145F"/>
    <w:rsid w:val="0017181E"/>
    <w:rsid w:val="00171881"/>
    <w:rsid w:val="00171DC8"/>
    <w:rsid w:val="00171E0F"/>
    <w:rsid w:val="0017229D"/>
    <w:rsid w:val="00172E50"/>
    <w:rsid w:val="00173434"/>
    <w:rsid w:val="001735C1"/>
    <w:rsid w:val="0017363C"/>
    <w:rsid w:val="00173F76"/>
    <w:rsid w:val="00175384"/>
    <w:rsid w:val="001754A2"/>
    <w:rsid w:val="001758CC"/>
    <w:rsid w:val="00175A98"/>
    <w:rsid w:val="00176406"/>
    <w:rsid w:val="0017648F"/>
    <w:rsid w:val="00176776"/>
    <w:rsid w:val="001767E9"/>
    <w:rsid w:val="00176B0F"/>
    <w:rsid w:val="00177103"/>
    <w:rsid w:val="0017725E"/>
    <w:rsid w:val="001772B4"/>
    <w:rsid w:val="0017764A"/>
    <w:rsid w:val="00177FC5"/>
    <w:rsid w:val="001803D6"/>
    <w:rsid w:val="00180AD0"/>
    <w:rsid w:val="00180FC4"/>
    <w:rsid w:val="00181B61"/>
    <w:rsid w:val="00181C76"/>
    <w:rsid w:val="0018236C"/>
    <w:rsid w:val="001828D9"/>
    <w:rsid w:val="001833E4"/>
    <w:rsid w:val="00183584"/>
    <w:rsid w:val="00183890"/>
    <w:rsid w:val="00183898"/>
    <w:rsid w:val="00183C09"/>
    <w:rsid w:val="001849FF"/>
    <w:rsid w:val="00184EF1"/>
    <w:rsid w:val="00184FE7"/>
    <w:rsid w:val="00185046"/>
    <w:rsid w:val="001854FE"/>
    <w:rsid w:val="001855DF"/>
    <w:rsid w:val="00185998"/>
    <w:rsid w:val="00185A9D"/>
    <w:rsid w:val="00186AAA"/>
    <w:rsid w:val="00186D0F"/>
    <w:rsid w:val="00186D34"/>
    <w:rsid w:val="0018739E"/>
    <w:rsid w:val="0018751C"/>
    <w:rsid w:val="00187847"/>
    <w:rsid w:val="00187CC7"/>
    <w:rsid w:val="00190810"/>
    <w:rsid w:val="001910D8"/>
    <w:rsid w:val="001915E7"/>
    <w:rsid w:val="00191D77"/>
    <w:rsid w:val="00191E8C"/>
    <w:rsid w:val="0019259C"/>
    <w:rsid w:val="00192882"/>
    <w:rsid w:val="001930E8"/>
    <w:rsid w:val="00193667"/>
    <w:rsid w:val="00193AAE"/>
    <w:rsid w:val="00193CCE"/>
    <w:rsid w:val="00193CDD"/>
    <w:rsid w:val="00193DE5"/>
    <w:rsid w:val="00193FDF"/>
    <w:rsid w:val="001948F0"/>
    <w:rsid w:val="00194925"/>
    <w:rsid w:val="001954F5"/>
    <w:rsid w:val="00195595"/>
    <w:rsid w:val="0019594A"/>
    <w:rsid w:val="00196264"/>
    <w:rsid w:val="0019656A"/>
    <w:rsid w:val="00196D60"/>
    <w:rsid w:val="001974DB"/>
    <w:rsid w:val="001976F7"/>
    <w:rsid w:val="0019782E"/>
    <w:rsid w:val="001978DD"/>
    <w:rsid w:val="001A033F"/>
    <w:rsid w:val="001A0757"/>
    <w:rsid w:val="001A235A"/>
    <w:rsid w:val="001A2BC1"/>
    <w:rsid w:val="001A3166"/>
    <w:rsid w:val="001A3173"/>
    <w:rsid w:val="001A34D3"/>
    <w:rsid w:val="001A3A08"/>
    <w:rsid w:val="001A4186"/>
    <w:rsid w:val="001A444F"/>
    <w:rsid w:val="001A45E0"/>
    <w:rsid w:val="001A4828"/>
    <w:rsid w:val="001A49AD"/>
    <w:rsid w:val="001A567E"/>
    <w:rsid w:val="001A57CB"/>
    <w:rsid w:val="001A61DE"/>
    <w:rsid w:val="001A676E"/>
    <w:rsid w:val="001A6AB7"/>
    <w:rsid w:val="001A7272"/>
    <w:rsid w:val="001A7673"/>
    <w:rsid w:val="001A7EC2"/>
    <w:rsid w:val="001B0352"/>
    <w:rsid w:val="001B04E9"/>
    <w:rsid w:val="001B0B60"/>
    <w:rsid w:val="001B0F0C"/>
    <w:rsid w:val="001B15DF"/>
    <w:rsid w:val="001B1761"/>
    <w:rsid w:val="001B17C2"/>
    <w:rsid w:val="001B28A4"/>
    <w:rsid w:val="001B2ABF"/>
    <w:rsid w:val="001B2E08"/>
    <w:rsid w:val="001B329A"/>
    <w:rsid w:val="001B3B92"/>
    <w:rsid w:val="001B46B9"/>
    <w:rsid w:val="001B4BFF"/>
    <w:rsid w:val="001B4EC6"/>
    <w:rsid w:val="001B4F84"/>
    <w:rsid w:val="001B52A9"/>
    <w:rsid w:val="001B56E5"/>
    <w:rsid w:val="001B6254"/>
    <w:rsid w:val="001B6389"/>
    <w:rsid w:val="001B6745"/>
    <w:rsid w:val="001B6AA7"/>
    <w:rsid w:val="001B6DA0"/>
    <w:rsid w:val="001B72C9"/>
    <w:rsid w:val="001C00EA"/>
    <w:rsid w:val="001C0287"/>
    <w:rsid w:val="001C0448"/>
    <w:rsid w:val="001C057F"/>
    <w:rsid w:val="001C1827"/>
    <w:rsid w:val="001C1844"/>
    <w:rsid w:val="001C1A16"/>
    <w:rsid w:val="001C1F4B"/>
    <w:rsid w:val="001C1FCD"/>
    <w:rsid w:val="001C2985"/>
    <w:rsid w:val="001C2D8C"/>
    <w:rsid w:val="001C309F"/>
    <w:rsid w:val="001C3892"/>
    <w:rsid w:val="001C4FA5"/>
    <w:rsid w:val="001C5121"/>
    <w:rsid w:val="001C52F5"/>
    <w:rsid w:val="001C53F8"/>
    <w:rsid w:val="001C5ADA"/>
    <w:rsid w:val="001C5DAF"/>
    <w:rsid w:val="001C61CE"/>
    <w:rsid w:val="001C66A5"/>
    <w:rsid w:val="001C680C"/>
    <w:rsid w:val="001C6CF5"/>
    <w:rsid w:val="001C6E88"/>
    <w:rsid w:val="001C713F"/>
    <w:rsid w:val="001C7181"/>
    <w:rsid w:val="001C79DA"/>
    <w:rsid w:val="001C7A9C"/>
    <w:rsid w:val="001D0184"/>
    <w:rsid w:val="001D0192"/>
    <w:rsid w:val="001D02C0"/>
    <w:rsid w:val="001D0339"/>
    <w:rsid w:val="001D04AA"/>
    <w:rsid w:val="001D07FC"/>
    <w:rsid w:val="001D09CE"/>
    <w:rsid w:val="001D0C7C"/>
    <w:rsid w:val="001D108D"/>
    <w:rsid w:val="001D15C6"/>
    <w:rsid w:val="001D1B46"/>
    <w:rsid w:val="001D1E6E"/>
    <w:rsid w:val="001D1EE8"/>
    <w:rsid w:val="001D223B"/>
    <w:rsid w:val="001D2B0F"/>
    <w:rsid w:val="001D2C70"/>
    <w:rsid w:val="001D2D62"/>
    <w:rsid w:val="001D35FB"/>
    <w:rsid w:val="001D3A5D"/>
    <w:rsid w:val="001D40DF"/>
    <w:rsid w:val="001D417F"/>
    <w:rsid w:val="001D4783"/>
    <w:rsid w:val="001D4E6D"/>
    <w:rsid w:val="001D5397"/>
    <w:rsid w:val="001D5923"/>
    <w:rsid w:val="001D5957"/>
    <w:rsid w:val="001D5B8E"/>
    <w:rsid w:val="001D607A"/>
    <w:rsid w:val="001D6F04"/>
    <w:rsid w:val="001D7123"/>
    <w:rsid w:val="001D71BC"/>
    <w:rsid w:val="001D737C"/>
    <w:rsid w:val="001D7449"/>
    <w:rsid w:val="001D7AA0"/>
    <w:rsid w:val="001D7E9D"/>
    <w:rsid w:val="001D7FFD"/>
    <w:rsid w:val="001E0528"/>
    <w:rsid w:val="001E0B78"/>
    <w:rsid w:val="001E0DC0"/>
    <w:rsid w:val="001E214A"/>
    <w:rsid w:val="001E238C"/>
    <w:rsid w:val="001E23DC"/>
    <w:rsid w:val="001E39AE"/>
    <w:rsid w:val="001E3BC1"/>
    <w:rsid w:val="001E4566"/>
    <w:rsid w:val="001E4D93"/>
    <w:rsid w:val="001E53B8"/>
    <w:rsid w:val="001E56B1"/>
    <w:rsid w:val="001E594E"/>
    <w:rsid w:val="001E6139"/>
    <w:rsid w:val="001E657F"/>
    <w:rsid w:val="001E6B2C"/>
    <w:rsid w:val="001E6CDB"/>
    <w:rsid w:val="001E74B2"/>
    <w:rsid w:val="001F0474"/>
    <w:rsid w:val="001F0D54"/>
    <w:rsid w:val="001F10BB"/>
    <w:rsid w:val="001F11FA"/>
    <w:rsid w:val="001F11FE"/>
    <w:rsid w:val="001F13AE"/>
    <w:rsid w:val="001F1621"/>
    <w:rsid w:val="001F16A9"/>
    <w:rsid w:val="001F1768"/>
    <w:rsid w:val="001F1B7F"/>
    <w:rsid w:val="001F1BCA"/>
    <w:rsid w:val="001F1EB3"/>
    <w:rsid w:val="001F301B"/>
    <w:rsid w:val="001F3B51"/>
    <w:rsid w:val="001F3BD0"/>
    <w:rsid w:val="001F42C1"/>
    <w:rsid w:val="001F43B0"/>
    <w:rsid w:val="001F4564"/>
    <w:rsid w:val="001F513E"/>
    <w:rsid w:val="001F54EA"/>
    <w:rsid w:val="001F5E59"/>
    <w:rsid w:val="001F6271"/>
    <w:rsid w:val="001F6AEB"/>
    <w:rsid w:val="001F707F"/>
    <w:rsid w:val="001F7A65"/>
    <w:rsid w:val="002000FE"/>
    <w:rsid w:val="002013F7"/>
    <w:rsid w:val="002019A2"/>
    <w:rsid w:val="00201CCD"/>
    <w:rsid w:val="00201FC1"/>
    <w:rsid w:val="00202504"/>
    <w:rsid w:val="0020295C"/>
    <w:rsid w:val="00202D7B"/>
    <w:rsid w:val="002031CD"/>
    <w:rsid w:val="00203719"/>
    <w:rsid w:val="00203739"/>
    <w:rsid w:val="00203DA9"/>
    <w:rsid w:val="00204360"/>
    <w:rsid w:val="00205161"/>
    <w:rsid w:val="00205E4A"/>
    <w:rsid w:val="00205F3A"/>
    <w:rsid w:val="0020630A"/>
    <w:rsid w:val="00206720"/>
    <w:rsid w:val="002069CD"/>
    <w:rsid w:val="0020707C"/>
    <w:rsid w:val="002079BA"/>
    <w:rsid w:val="00207AFD"/>
    <w:rsid w:val="00207B34"/>
    <w:rsid w:val="00207B5B"/>
    <w:rsid w:val="00210A83"/>
    <w:rsid w:val="00210D0E"/>
    <w:rsid w:val="002114DD"/>
    <w:rsid w:val="00211F01"/>
    <w:rsid w:val="00212C23"/>
    <w:rsid w:val="00212D4D"/>
    <w:rsid w:val="0021349A"/>
    <w:rsid w:val="00213615"/>
    <w:rsid w:val="00213BD4"/>
    <w:rsid w:val="00213F47"/>
    <w:rsid w:val="002141F6"/>
    <w:rsid w:val="002144FF"/>
    <w:rsid w:val="00214508"/>
    <w:rsid w:val="0021475C"/>
    <w:rsid w:val="002147D9"/>
    <w:rsid w:val="00215511"/>
    <w:rsid w:val="00215B18"/>
    <w:rsid w:val="00215C94"/>
    <w:rsid w:val="00215EDE"/>
    <w:rsid w:val="0021602C"/>
    <w:rsid w:val="00216984"/>
    <w:rsid w:val="00216E4C"/>
    <w:rsid w:val="002179DA"/>
    <w:rsid w:val="002207CD"/>
    <w:rsid w:val="00220921"/>
    <w:rsid w:val="00220C73"/>
    <w:rsid w:val="00220CAD"/>
    <w:rsid w:val="00221203"/>
    <w:rsid w:val="002212E2"/>
    <w:rsid w:val="0022185D"/>
    <w:rsid w:val="002223C5"/>
    <w:rsid w:val="00223620"/>
    <w:rsid w:val="002238F0"/>
    <w:rsid w:val="00223C38"/>
    <w:rsid w:val="00223E6A"/>
    <w:rsid w:val="002242E3"/>
    <w:rsid w:val="0022494A"/>
    <w:rsid w:val="00224A38"/>
    <w:rsid w:val="00224CBA"/>
    <w:rsid w:val="00225314"/>
    <w:rsid w:val="002256A9"/>
    <w:rsid w:val="002262FF"/>
    <w:rsid w:val="0022666D"/>
    <w:rsid w:val="00226AE9"/>
    <w:rsid w:val="0022729E"/>
    <w:rsid w:val="002275D9"/>
    <w:rsid w:val="00227A63"/>
    <w:rsid w:val="00227AAF"/>
    <w:rsid w:val="00227BA4"/>
    <w:rsid w:val="0023018B"/>
    <w:rsid w:val="00231BCF"/>
    <w:rsid w:val="00233667"/>
    <w:rsid w:val="00233A68"/>
    <w:rsid w:val="002340AC"/>
    <w:rsid w:val="002341BC"/>
    <w:rsid w:val="00234511"/>
    <w:rsid w:val="00234850"/>
    <w:rsid w:val="00234B08"/>
    <w:rsid w:val="00234B49"/>
    <w:rsid w:val="0023549F"/>
    <w:rsid w:val="00235597"/>
    <w:rsid w:val="00235C84"/>
    <w:rsid w:val="0023684B"/>
    <w:rsid w:val="00237AE7"/>
    <w:rsid w:val="00237D30"/>
    <w:rsid w:val="00240421"/>
    <w:rsid w:val="002405BD"/>
    <w:rsid w:val="00240AB2"/>
    <w:rsid w:val="0024101E"/>
    <w:rsid w:val="002410A8"/>
    <w:rsid w:val="002414BF"/>
    <w:rsid w:val="002415D6"/>
    <w:rsid w:val="0024181D"/>
    <w:rsid w:val="00241AEB"/>
    <w:rsid w:val="00241D8C"/>
    <w:rsid w:val="00242ABE"/>
    <w:rsid w:val="00242E2C"/>
    <w:rsid w:val="002431DF"/>
    <w:rsid w:val="002431E2"/>
    <w:rsid w:val="002435ED"/>
    <w:rsid w:val="002439D5"/>
    <w:rsid w:val="00243B16"/>
    <w:rsid w:val="00243B35"/>
    <w:rsid w:val="002443C9"/>
    <w:rsid w:val="0024489E"/>
    <w:rsid w:val="0024493B"/>
    <w:rsid w:val="00244A60"/>
    <w:rsid w:val="00244B6E"/>
    <w:rsid w:val="00245007"/>
    <w:rsid w:val="002452B0"/>
    <w:rsid w:val="00245C6E"/>
    <w:rsid w:val="00245E31"/>
    <w:rsid w:val="00246054"/>
    <w:rsid w:val="00246DC9"/>
    <w:rsid w:val="00247870"/>
    <w:rsid w:val="00247C32"/>
    <w:rsid w:val="00247CB3"/>
    <w:rsid w:val="002502E6"/>
    <w:rsid w:val="00250CD9"/>
    <w:rsid w:val="00250D74"/>
    <w:rsid w:val="0025116C"/>
    <w:rsid w:val="00251B6A"/>
    <w:rsid w:val="00251B75"/>
    <w:rsid w:val="0025218A"/>
    <w:rsid w:val="002523F0"/>
    <w:rsid w:val="00252627"/>
    <w:rsid w:val="00252E61"/>
    <w:rsid w:val="00252E83"/>
    <w:rsid w:val="002531E2"/>
    <w:rsid w:val="00253756"/>
    <w:rsid w:val="002537D8"/>
    <w:rsid w:val="0025399B"/>
    <w:rsid w:val="00253ADC"/>
    <w:rsid w:val="002541E5"/>
    <w:rsid w:val="0025429A"/>
    <w:rsid w:val="00254742"/>
    <w:rsid w:val="00254C4E"/>
    <w:rsid w:val="00254E7F"/>
    <w:rsid w:val="002550F3"/>
    <w:rsid w:val="002551DC"/>
    <w:rsid w:val="0025522A"/>
    <w:rsid w:val="0025579D"/>
    <w:rsid w:val="002557D3"/>
    <w:rsid w:val="002558A8"/>
    <w:rsid w:val="00256E0A"/>
    <w:rsid w:val="00257171"/>
    <w:rsid w:val="002574B4"/>
    <w:rsid w:val="0025767E"/>
    <w:rsid w:val="00257B76"/>
    <w:rsid w:val="0026014E"/>
    <w:rsid w:val="0026026C"/>
    <w:rsid w:val="00260C96"/>
    <w:rsid w:val="00260F76"/>
    <w:rsid w:val="00261BE9"/>
    <w:rsid w:val="002623B4"/>
    <w:rsid w:val="002634BC"/>
    <w:rsid w:val="00264488"/>
    <w:rsid w:val="0026486A"/>
    <w:rsid w:val="002667CD"/>
    <w:rsid w:val="00266BF8"/>
    <w:rsid w:val="00267323"/>
    <w:rsid w:val="0026786C"/>
    <w:rsid w:val="00267DD5"/>
    <w:rsid w:val="00267FD5"/>
    <w:rsid w:val="0027001B"/>
    <w:rsid w:val="00270BB5"/>
    <w:rsid w:val="00270C31"/>
    <w:rsid w:val="00270F78"/>
    <w:rsid w:val="00271484"/>
    <w:rsid w:val="00271720"/>
    <w:rsid w:val="00271A91"/>
    <w:rsid w:val="00271CAF"/>
    <w:rsid w:val="002722BA"/>
    <w:rsid w:val="0027238D"/>
    <w:rsid w:val="00272565"/>
    <w:rsid w:val="0027284F"/>
    <w:rsid w:val="00272933"/>
    <w:rsid w:val="00272EA5"/>
    <w:rsid w:val="00272EC2"/>
    <w:rsid w:val="002736B0"/>
    <w:rsid w:val="002737BD"/>
    <w:rsid w:val="00275590"/>
    <w:rsid w:val="00275A7C"/>
    <w:rsid w:val="00275D2A"/>
    <w:rsid w:val="002770F6"/>
    <w:rsid w:val="0027712A"/>
    <w:rsid w:val="00277723"/>
    <w:rsid w:val="0028042D"/>
    <w:rsid w:val="00280AB0"/>
    <w:rsid w:val="00281280"/>
    <w:rsid w:val="0028130E"/>
    <w:rsid w:val="002814B3"/>
    <w:rsid w:val="00281F0B"/>
    <w:rsid w:val="002820FD"/>
    <w:rsid w:val="002823F3"/>
    <w:rsid w:val="00282403"/>
    <w:rsid w:val="0028294D"/>
    <w:rsid w:val="002829B0"/>
    <w:rsid w:val="002834D3"/>
    <w:rsid w:val="0028385A"/>
    <w:rsid w:val="00283EF9"/>
    <w:rsid w:val="0028404F"/>
    <w:rsid w:val="00284598"/>
    <w:rsid w:val="00284786"/>
    <w:rsid w:val="002847E4"/>
    <w:rsid w:val="00284ED2"/>
    <w:rsid w:val="0028528A"/>
    <w:rsid w:val="002859F8"/>
    <w:rsid w:val="00285A43"/>
    <w:rsid w:val="00285A75"/>
    <w:rsid w:val="00285F60"/>
    <w:rsid w:val="00286199"/>
    <w:rsid w:val="0028625A"/>
    <w:rsid w:val="00286EA1"/>
    <w:rsid w:val="0028751C"/>
    <w:rsid w:val="0028766F"/>
    <w:rsid w:val="00287FE7"/>
    <w:rsid w:val="002918D9"/>
    <w:rsid w:val="00291A4F"/>
    <w:rsid w:val="002925A7"/>
    <w:rsid w:val="002925E8"/>
    <w:rsid w:val="002930B2"/>
    <w:rsid w:val="00293EE4"/>
    <w:rsid w:val="00293F74"/>
    <w:rsid w:val="002940AC"/>
    <w:rsid w:val="00294277"/>
    <w:rsid w:val="00294351"/>
    <w:rsid w:val="00294CCF"/>
    <w:rsid w:val="002951C8"/>
    <w:rsid w:val="00295599"/>
    <w:rsid w:val="00295869"/>
    <w:rsid w:val="00295BD7"/>
    <w:rsid w:val="00295CCB"/>
    <w:rsid w:val="002960F9"/>
    <w:rsid w:val="0029623C"/>
    <w:rsid w:val="002967D3"/>
    <w:rsid w:val="00296EB1"/>
    <w:rsid w:val="0029730C"/>
    <w:rsid w:val="00297875"/>
    <w:rsid w:val="00297B4C"/>
    <w:rsid w:val="00297F00"/>
    <w:rsid w:val="002A0143"/>
    <w:rsid w:val="002A07D0"/>
    <w:rsid w:val="002A0AA5"/>
    <w:rsid w:val="002A0E1C"/>
    <w:rsid w:val="002A1366"/>
    <w:rsid w:val="002A17DF"/>
    <w:rsid w:val="002A19E7"/>
    <w:rsid w:val="002A1A9E"/>
    <w:rsid w:val="002A225B"/>
    <w:rsid w:val="002A2966"/>
    <w:rsid w:val="002A2A38"/>
    <w:rsid w:val="002A2E5F"/>
    <w:rsid w:val="002A350D"/>
    <w:rsid w:val="002A3CCD"/>
    <w:rsid w:val="002A3F07"/>
    <w:rsid w:val="002A4272"/>
    <w:rsid w:val="002A42C8"/>
    <w:rsid w:val="002A44CE"/>
    <w:rsid w:val="002A5123"/>
    <w:rsid w:val="002A5433"/>
    <w:rsid w:val="002A5675"/>
    <w:rsid w:val="002A56C2"/>
    <w:rsid w:val="002A5861"/>
    <w:rsid w:val="002A5DD1"/>
    <w:rsid w:val="002A5E86"/>
    <w:rsid w:val="002A6354"/>
    <w:rsid w:val="002A6D1D"/>
    <w:rsid w:val="002A7192"/>
    <w:rsid w:val="002A73CA"/>
    <w:rsid w:val="002A783C"/>
    <w:rsid w:val="002A7A58"/>
    <w:rsid w:val="002B0113"/>
    <w:rsid w:val="002B0C09"/>
    <w:rsid w:val="002B0D33"/>
    <w:rsid w:val="002B1104"/>
    <w:rsid w:val="002B16CA"/>
    <w:rsid w:val="002B1867"/>
    <w:rsid w:val="002B1FAF"/>
    <w:rsid w:val="002B20A4"/>
    <w:rsid w:val="002B20D1"/>
    <w:rsid w:val="002B32B9"/>
    <w:rsid w:val="002B3F8C"/>
    <w:rsid w:val="002B555E"/>
    <w:rsid w:val="002B63C2"/>
    <w:rsid w:val="002B64AC"/>
    <w:rsid w:val="002B65C7"/>
    <w:rsid w:val="002B6C83"/>
    <w:rsid w:val="002B715C"/>
    <w:rsid w:val="002B79C5"/>
    <w:rsid w:val="002C06B0"/>
    <w:rsid w:val="002C0AAA"/>
    <w:rsid w:val="002C1113"/>
    <w:rsid w:val="002C14FA"/>
    <w:rsid w:val="002C198F"/>
    <w:rsid w:val="002C1DA4"/>
    <w:rsid w:val="002C20A5"/>
    <w:rsid w:val="002C2568"/>
    <w:rsid w:val="002C2984"/>
    <w:rsid w:val="002C39D4"/>
    <w:rsid w:val="002C4276"/>
    <w:rsid w:val="002C44EB"/>
    <w:rsid w:val="002C5DD4"/>
    <w:rsid w:val="002C5F14"/>
    <w:rsid w:val="002C5FB5"/>
    <w:rsid w:val="002C7256"/>
    <w:rsid w:val="002C7260"/>
    <w:rsid w:val="002D0E09"/>
    <w:rsid w:val="002D18DF"/>
    <w:rsid w:val="002D18EC"/>
    <w:rsid w:val="002D190E"/>
    <w:rsid w:val="002D19D1"/>
    <w:rsid w:val="002D2E36"/>
    <w:rsid w:val="002D2FCD"/>
    <w:rsid w:val="002D3762"/>
    <w:rsid w:val="002D37F5"/>
    <w:rsid w:val="002D40D6"/>
    <w:rsid w:val="002D49E8"/>
    <w:rsid w:val="002D54A3"/>
    <w:rsid w:val="002D587A"/>
    <w:rsid w:val="002D598C"/>
    <w:rsid w:val="002D5D4A"/>
    <w:rsid w:val="002D60A2"/>
    <w:rsid w:val="002D6183"/>
    <w:rsid w:val="002D6A29"/>
    <w:rsid w:val="002D7024"/>
    <w:rsid w:val="002E0166"/>
    <w:rsid w:val="002E048C"/>
    <w:rsid w:val="002E0C52"/>
    <w:rsid w:val="002E1DB8"/>
    <w:rsid w:val="002E21AA"/>
    <w:rsid w:val="002E2E83"/>
    <w:rsid w:val="002E420C"/>
    <w:rsid w:val="002E4A40"/>
    <w:rsid w:val="002E4AA7"/>
    <w:rsid w:val="002E51D6"/>
    <w:rsid w:val="002E5770"/>
    <w:rsid w:val="002E5CBD"/>
    <w:rsid w:val="002E6479"/>
    <w:rsid w:val="002E7843"/>
    <w:rsid w:val="002E7E91"/>
    <w:rsid w:val="002F05FF"/>
    <w:rsid w:val="002F0618"/>
    <w:rsid w:val="002F0D75"/>
    <w:rsid w:val="002F1224"/>
    <w:rsid w:val="002F2431"/>
    <w:rsid w:val="002F2F67"/>
    <w:rsid w:val="002F305F"/>
    <w:rsid w:val="002F3A6F"/>
    <w:rsid w:val="002F3B30"/>
    <w:rsid w:val="002F4442"/>
    <w:rsid w:val="002F44E5"/>
    <w:rsid w:val="002F461E"/>
    <w:rsid w:val="002F4700"/>
    <w:rsid w:val="002F4AED"/>
    <w:rsid w:val="002F4D44"/>
    <w:rsid w:val="002F59C4"/>
    <w:rsid w:val="002F5E5B"/>
    <w:rsid w:val="002F645E"/>
    <w:rsid w:val="002F649A"/>
    <w:rsid w:val="002F65CC"/>
    <w:rsid w:val="002F6B4E"/>
    <w:rsid w:val="002F6D89"/>
    <w:rsid w:val="002F6EAD"/>
    <w:rsid w:val="002F6F4D"/>
    <w:rsid w:val="002F7675"/>
    <w:rsid w:val="002F7924"/>
    <w:rsid w:val="0030019A"/>
    <w:rsid w:val="00300B45"/>
    <w:rsid w:val="00300BE4"/>
    <w:rsid w:val="00300DE8"/>
    <w:rsid w:val="00300F83"/>
    <w:rsid w:val="00301BA3"/>
    <w:rsid w:val="00301DD1"/>
    <w:rsid w:val="00301EC5"/>
    <w:rsid w:val="00302050"/>
    <w:rsid w:val="00302856"/>
    <w:rsid w:val="00302CA2"/>
    <w:rsid w:val="00302E7C"/>
    <w:rsid w:val="0030302B"/>
    <w:rsid w:val="0030319B"/>
    <w:rsid w:val="003037AC"/>
    <w:rsid w:val="003038C0"/>
    <w:rsid w:val="00303BF8"/>
    <w:rsid w:val="00303D1F"/>
    <w:rsid w:val="00304278"/>
    <w:rsid w:val="003042BF"/>
    <w:rsid w:val="00304677"/>
    <w:rsid w:val="0030477D"/>
    <w:rsid w:val="00304F7F"/>
    <w:rsid w:val="00305E1C"/>
    <w:rsid w:val="0030634C"/>
    <w:rsid w:val="00306F49"/>
    <w:rsid w:val="00307707"/>
    <w:rsid w:val="00307835"/>
    <w:rsid w:val="00307E7E"/>
    <w:rsid w:val="00307F8C"/>
    <w:rsid w:val="003103E1"/>
    <w:rsid w:val="00310D66"/>
    <w:rsid w:val="00311064"/>
    <w:rsid w:val="0031136B"/>
    <w:rsid w:val="00311C73"/>
    <w:rsid w:val="003120B6"/>
    <w:rsid w:val="00312351"/>
    <w:rsid w:val="003133B4"/>
    <w:rsid w:val="00313D06"/>
    <w:rsid w:val="003141EB"/>
    <w:rsid w:val="003145C1"/>
    <w:rsid w:val="00314973"/>
    <w:rsid w:val="00314A27"/>
    <w:rsid w:val="00314C04"/>
    <w:rsid w:val="00315127"/>
    <w:rsid w:val="00315642"/>
    <w:rsid w:val="00315997"/>
    <w:rsid w:val="00315DCE"/>
    <w:rsid w:val="00316347"/>
    <w:rsid w:val="003164AD"/>
    <w:rsid w:val="00316C46"/>
    <w:rsid w:val="00316C6C"/>
    <w:rsid w:val="00317AA9"/>
    <w:rsid w:val="0032024F"/>
    <w:rsid w:val="00320362"/>
    <w:rsid w:val="0032045D"/>
    <w:rsid w:val="00320B1F"/>
    <w:rsid w:val="00321156"/>
    <w:rsid w:val="0032183C"/>
    <w:rsid w:val="00321B2C"/>
    <w:rsid w:val="00321B78"/>
    <w:rsid w:val="00322A80"/>
    <w:rsid w:val="00322B6B"/>
    <w:rsid w:val="003238E3"/>
    <w:rsid w:val="00323C55"/>
    <w:rsid w:val="00324429"/>
    <w:rsid w:val="0032483D"/>
    <w:rsid w:val="003254E9"/>
    <w:rsid w:val="00325753"/>
    <w:rsid w:val="003257A4"/>
    <w:rsid w:val="003260E0"/>
    <w:rsid w:val="003261C7"/>
    <w:rsid w:val="0032673C"/>
    <w:rsid w:val="00326859"/>
    <w:rsid w:val="00326CAF"/>
    <w:rsid w:val="0032788A"/>
    <w:rsid w:val="003278CC"/>
    <w:rsid w:val="0032796B"/>
    <w:rsid w:val="00327F62"/>
    <w:rsid w:val="00330092"/>
    <w:rsid w:val="00330FF7"/>
    <w:rsid w:val="00331B2F"/>
    <w:rsid w:val="00331CBB"/>
    <w:rsid w:val="00332209"/>
    <w:rsid w:val="00332CBC"/>
    <w:rsid w:val="00332F6E"/>
    <w:rsid w:val="00333077"/>
    <w:rsid w:val="003330BE"/>
    <w:rsid w:val="003332C0"/>
    <w:rsid w:val="00333431"/>
    <w:rsid w:val="003334DF"/>
    <w:rsid w:val="003340CF"/>
    <w:rsid w:val="003340FC"/>
    <w:rsid w:val="00334A73"/>
    <w:rsid w:val="00334B36"/>
    <w:rsid w:val="00334B5E"/>
    <w:rsid w:val="00335597"/>
    <w:rsid w:val="003357A4"/>
    <w:rsid w:val="00335BED"/>
    <w:rsid w:val="00335FE8"/>
    <w:rsid w:val="0033639B"/>
    <w:rsid w:val="00336BC5"/>
    <w:rsid w:val="003370E9"/>
    <w:rsid w:val="0033731C"/>
    <w:rsid w:val="003374D8"/>
    <w:rsid w:val="00337555"/>
    <w:rsid w:val="003375F9"/>
    <w:rsid w:val="00337C88"/>
    <w:rsid w:val="003403E6"/>
    <w:rsid w:val="00340696"/>
    <w:rsid w:val="00340901"/>
    <w:rsid w:val="00340A39"/>
    <w:rsid w:val="00340AB4"/>
    <w:rsid w:val="003415B3"/>
    <w:rsid w:val="00341696"/>
    <w:rsid w:val="00341730"/>
    <w:rsid w:val="00341C6C"/>
    <w:rsid w:val="003423C0"/>
    <w:rsid w:val="00342A31"/>
    <w:rsid w:val="00342B3D"/>
    <w:rsid w:val="0034317D"/>
    <w:rsid w:val="0034385D"/>
    <w:rsid w:val="00343FFD"/>
    <w:rsid w:val="0034406F"/>
    <w:rsid w:val="00344AB9"/>
    <w:rsid w:val="00345FEB"/>
    <w:rsid w:val="00346538"/>
    <w:rsid w:val="00347269"/>
    <w:rsid w:val="003474F4"/>
    <w:rsid w:val="00347A96"/>
    <w:rsid w:val="00350112"/>
    <w:rsid w:val="0035048D"/>
    <w:rsid w:val="003504F3"/>
    <w:rsid w:val="00350B9A"/>
    <w:rsid w:val="00350FBD"/>
    <w:rsid w:val="0035124F"/>
    <w:rsid w:val="003515B6"/>
    <w:rsid w:val="00352144"/>
    <w:rsid w:val="00352407"/>
    <w:rsid w:val="0035289B"/>
    <w:rsid w:val="00352FEA"/>
    <w:rsid w:val="00353091"/>
    <w:rsid w:val="00353105"/>
    <w:rsid w:val="003534BB"/>
    <w:rsid w:val="0035408E"/>
    <w:rsid w:val="00354469"/>
    <w:rsid w:val="00354771"/>
    <w:rsid w:val="003549F8"/>
    <w:rsid w:val="00355A64"/>
    <w:rsid w:val="00355EBC"/>
    <w:rsid w:val="003565F2"/>
    <w:rsid w:val="00357A52"/>
    <w:rsid w:val="00357EFE"/>
    <w:rsid w:val="00357F78"/>
    <w:rsid w:val="00357FA0"/>
    <w:rsid w:val="00360758"/>
    <w:rsid w:val="00360D5D"/>
    <w:rsid w:val="00360E59"/>
    <w:rsid w:val="00361B4D"/>
    <w:rsid w:val="00361C1F"/>
    <w:rsid w:val="00361F9B"/>
    <w:rsid w:val="00362B88"/>
    <w:rsid w:val="003636EE"/>
    <w:rsid w:val="00363729"/>
    <w:rsid w:val="003644CC"/>
    <w:rsid w:val="00364C9A"/>
    <w:rsid w:val="003654A5"/>
    <w:rsid w:val="003655B2"/>
    <w:rsid w:val="00365682"/>
    <w:rsid w:val="0036596C"/>
    <w:rsid w:val="00365A30"/>
    <w:rsid w:val="00365B10"/>
    <w:rsid w:val="00366880"/>
    <w:rsid w:val="00366DCD"/>
    <w:rsid w:val="00366EC0"/>
    <w:rsid w:val="00367281"/>
    <w:rsid w:val="00367355"/>
    <w:rsid w:val="0036755E"/>
    <w:rsid w:val="00367D14"/>
    <w:rsid w:val="0037044B"/>
    <w:rsid w:val="003707AB"/>
    <w:rsid w:val="00370FA4"/>
    <w:rsid w:val="0037216F"/>
    <w:rsid w:val="00372190"/>
    <w:rsid w:val="003727C0"/>
    <w:rsid w:val="00372EBB"/>
    <w:rsid w:val="003731FA"/>
    <w:rsid w:val="0037341A"/>
    <w:rsid w:val="00373464"/>
    <w:rsid w:val="0037383D"/>
    <w:rsid w:val="00373B52"/>
    <w:rsid w:val="00373F93"/>
    <w:rsid w:val="003745E9"/>
    <w:rsid w:val="003750BF"/>
    <w:rsid w:val="003751A4"/>
    <w:rsid w:val="003753C5"/>
    <w:rsid w:val="00375EB8"/>
    <w:rsid w:val="00376721"/>
    <w:rsid w:val="00376B98"/>
    <w:rsid w:val="00376E9E"/>
    <w:rsid w:val="00377182"/>
    <w:rsid w:val="0037737C"/>
    <w:rsid w:val="00377507"/>
    <w:rsid w:val="0037776D"/>
    <w:rsid w:val="00377AAB"/>
    <w:rsid w:val="00377CCB"/>
    <w:rsid w:val="00380D7E"/>
    <w:rsid w:val="003811DF"/>
    <w:rsid w:val="00381744"/>
    <w:rsid w:val="00381B89"/>
    <w:rsid w:val="003820B9"/>
    <w:rsid w:val="003826AF"/>
    <w:rsid w:val="00382A66"/>
    <w:rsid w:val="0038344F"/>
    <w:rsid w:val="00383474"/>
    <w:rsid w:val="0038376D"/>
    <w:rsid w:val="0038384F"/>
    <w:rsid w:val="00383903"/>
    <w:rsid w:val="00383944"/>
    <w:rsid w:val="0038435E"/>
    <w:rsid w:val="003844A1"/>
    <w:rsid w:val="00385430"/>
    <w:rsid w:val="003854C3"/>
    <w:rsid w:val="0038560C"/>
    <w:rsid w:val="0038564D"/>
    <w:rsid w:val="00386923"/>
    <w:rsid w:val="003874F7"/>
    <w:rsid w:val="003878D8"/>
    <w:rsid w:val="00387DAE"/>
    <w:rsid w:val="0039016D"/>
    <w:rsid w:val="003904D5"/>
    <w:rsid w:val="00390ACC"/>
    <w:rsid w:val="00391A49"/>
    <w:rsid w:val="00391FFE"/>
    <w:rsid w:val="003922FD"/>
    <w:rsid w:val="003924D1"/>
    <w:rsid w:val="00393ACC"/>
    <w:rsid w:val="003941D8"/>
    <w:rsid w:val="00394350"/>
    <w:rsid w:val="0039436E"/>
    <w:rsid w:val="00395C76"/>
    <w:rsid w:val="00396187"/>
    <w:rsid w:val="003962E9"/>
    <w:rsid w:val="0039648E"/>
    <w:rsid w:val="003965DA"/>
    <w:rsid w:val="00396A36"/>
    <w:rsid w:val="00396A4A"/>
    <w:rsid w:val="00396A73"/>
    <w:rsid w:val="00397049"/>
    <w:rsid w:val="0039722F"/>
    <w:rsid w:val="00397579"/>
    <w:rsid w:val="003A0315"/>
    <w:rsid w:val="003A1375"/>
    <w:rsid w:val="003A24E1"/>
    <w:rsid w:val="003A370B"/>
    <w:rsid w:val="003A40BC"/>
    <w:rsid w:val="003A433B"/>
    <w:rsid w:val="003A43FE"/>
    <w:rsid w:val="003A4577"/>
    <w:rsid w:val="003A49D6"/>
    <w:rsid w:val="003A4D08"/>
    <w:rsid w:val="003A4DBB"/>
    <w:rsid w:val="003A4FC2"/>
    <w:rsid w:val="003A5A28"/>
    <w:rsid w:val="003A5C75"/>
    <w:rsid w:val="003A5EA1"/>
    <w:rsid w:val="003A6364"/>
    <w:rsid w:val="003A6879"/>
    <w:rsid w:val="003A70CA"/>
    <w:rsid w:val="003A71C3"/>
    <w:rsid w:val="003A758D"/>
    <w:rsid w:val="003A75F8"/>
    <w:rsid w:val="003A7698"/>
    <w:rsid w:val="003A7AB6"/>
    <w:rsid w:val="003A7C69"/>
    <w:rsid w:val="003A7F83"/>
    <w:rsid w:val="003B0217"/>
    <w:rsid w:val="003B03BE"/>
    <w:rsid w:val="003B043D"/>
    <w:rsid w:val="003B0C2B"/>
    <w:rsid w:val="003B135C"/>
    <w:rsid w:val="003B1369"/>
    <w:rsid w:val="003B15B8"/>
    <w:rsid w:val="003B1938"/>
    <w:rsid w:val="003B2A8F"/>
    <w:rsid w:val="003B32A2"/>
    <w:rsid w:val="003B38BB"/>
    <w:rsid w:val="003B41FE"/>
    <w:rsid w:val="003B46C8"/>
    <w:rsid w:val="003B4D9B"/>
    <w:rsid w:val="003B4F59"/>
    <w:rsid w:val="003B4F89"/>
    <w:rsid w:val="003B50E4"/>
    <w:rsid w:val="003B5B8D"/>
    <w:rsid w:val="003B5D62"/>
    <w:rsid w:val="003B6021"/>
    <w:rsid w:val="003B62BC"/>
    <w:rsid w:val="003B6812"/>
    <w:rsid w:val="003B6E8B"/>
    <w:rsid w:val="003B76A4"/>
    <w:rsid w:val="003B7B56"/>
    <w:rsid w:val="003B7C2F"/>
    <w:rsid w:val="003C14E5"/>
    <w:rsid w:val="003C182A"/>
    <w:rsid w:val="003C202C"/>
    <w:rsid w:val="003C2E15"/>
    <w:rsid w:val="003C3178"/>
    <w:rsid w:val="003C33AF"/>
    <w:rsid w:val="003C46DB"/>
    <w:rsid w:val="003C4980"/>
    <w:rsid w:val="003C508D"/>
    <w:rsid w:val="003C5370"/>
    <w:rsid w:val="003C56C9"/>
    <w:rsid w:val="003C5A3F"/>
    <w:rsid w:val="003C5DE8"/>
    <w:rsid w:val="003C7108"/>
    <w:rsid w:val="003C77E2"/>
    <w:rsid w:val="003C79B8"/>
    <w:rsid w:val="003C79E8"/>
    <w:rsid w:val="003D0228"/>
    <w:rsid w:val="003D0660"/>
    <w:rsid w:val="003D0983"/>
    <w:rsid w:val="003D09E3"/>
    <w:rsid w:val="003D0B09"/>
    <w:rsid w:val="003D107F"/>
    <w:rsid w:val="003D12AA"/>
    <w:rsid w:val="003D13A9"/>
    <w:rsid w:val="003D1525"/>
    <w:rsid w:val="003D2746"/>
    <w:rsid w:val="003D39A3"/>
    <w:rsid w:val="003D39C8"/>
    <w:rsid w:val="003D3CAF"/>
    <w:rsid w:val="003D4CB7"/>
    <w:rsid w:val="003D4CCA"/>
    <w:rsid w:val="003D4D94"/>
    <w:rsid w:val="003D5021"/>
    <w:rsid w:val="003D5939"/>
    <w:rsid w:val="003D5B61"/>
    <w:rsid w:val="003D5B73"/>
    <w:rsid w:val="003D60C1"/>
    <w:rsid w:val="003D62BB"/>
    <w:rsid w:val="003D6839"/>
    <w:rsid w:val="003D6929"/>
    <w:rsid w:val="003D7576"/>
    <w:rsid w:val="003D79FA"/>
    <w:rsid w:val="003D7FE5"/>
    <w:rsid w:val="003E0316"/>
    <w:rsid w:val="003E0A66"/>
    <w:rsid w:val="003E0CBA"/>
    <w:rsid w:val="003E1062"/>
    <w:rsid w:val="003E11E8"/>
    <w:rsid w:val="003E17FA"/>
    <w:rsid w:val="003E2ADD"/>
    <w:rsid w:val="003E2CA3"/>
    <w:rsid w:val="003E2D5B"/>
    <w:rsid w:val="003E2DAE"/>
    <w:rsid w:val="003E3297"/>
    <w:rsid w:val="003E3678"/>
    <w:rsid w:val="003E4069"/>
    <w:rsid w:val="003E41CE"/>
    <w:rsid w:val="003E428A"/>
    <w:rsid w:val="003E4596"/>
    <w:rsid w:val="003E4804"/>
    <w:rsid w:val="003E4E3D"/>
    <w:rsid w:val="003E4EE6"/>
    <w:rsid w:val="003E4F1E"/>
    <w:rsid w:val="003E5060"/>
    <w:rsid w:val="003E5C52"/>
    <w:rsid w:val="003E5F2F"/>
    <w:rsid w:val="003E65A1"/>
    <w:rsid w:val="003E665C"/>
    <w:rsid w:val="003E7143"/>
    <w:rsid w:val="003E73C7"/>
    <w:rsid w:val="003F060D"/>
    <w:rsid w:val="003F0701"/>
    <w:rsid w:val="003F190A"/>
    <w:rsid w:val="003F234E"/>
    <w:rsid w:val="003F2642"/>
    <w:rsid w:val="003F291C"/>
    <w:rsid w:val="003F2953"/>
    <w:rsid w:val="003F308C"/>
    <w:rsid w:val="003F398F"/>
    <w:rsid w:val="003F3B50"/>
    <w:rsid w:val="003F3B84"/>
    <w:rsid w:val="003F3E9B"/>
    <w:rsid w:val="003F4271"/>
    <w:rsid w:val="003F4613"/>
    <w:rsid w:val="003F514B"/>
    <w:rsid w:val="003F5342"/>
    <w:rsid w:val="003F6394"/>
    <w:rsid w:val="003F6CE6"/>
    <w:rsid w:val="003F6CF7"/>
    <w:rsid w:val="003F770F"/>
    <w:rsid w:val="003F77FA"/>
    <w:rsid w:val="003F79F2"/>
    <w:rsid w:val="003F7C55"/>
    <w:rsid w:val="003F7DA0"/>
    <w:rsid w:val="0040023B"/>
    <w:rsid w:val="00400697"/>
    <w:rsid w:val="0040076C"/>
    <w:rsid w:val="00400A71"/>
    <w:rsid w:val="0040116C"/>
    <w:rsid w:val="0040121B"/>
    <w:rsid w:val="0040149B"/>
    <w:rsid w:val="004019EF"/>
    <w:rsid w:val="00401C89"/>
    <w:rsid w:val="0040205B"/>
    <w:rsid w:val="0040280A"/>
    <w:rsid w:val="0040280D"/>
    <w:rsid w:val="00402959"/>
    <w:rsid w:val="0040309F"/>
    <w:rsid w:val="004032C9"/>
    <w:rsid w:val="004035DE"/>
    <w:rsid w:val="004035E1"/>
    <w:rsid w:val="00403EDA"/>
    <w:rsid w:val="00404686"/>
    <w:rsid w:val="00404CDA"/>
    <w:rsid w:val="00404F86"/>
    <w:rsid w:val="004058A1"/>
    <w:rsid w:val="00405A49"/>
    <w:rsid w:val="00405B01"/>
    <w:rsid w:val="00406E2B"/>
    <w:rsid w:val="00410C21"/>
    <w:rsid w:val="00411C2B"/>
    <w:rsid w:val="00411F15"/>
    <w:rsid w:val="004123F3"/>
    <w:rsid w:val="0041268D"/>
    <w:rsid w:val="004128AD"/>
    <w:rsid w:val="00412988"/>
    <w:rsid w:val="00413B88"/>
    <w:rsid w:val="00413DA0"/>
    <w:rsid w:val="00413F7A"/>
    <w:rsid w:val="004146E7"/>
    <w:rsid w:val="004149B5"/>
    <w:rsid w:val="00415F6D"/>
    <w:rsid w:val="00415FAF"/>
    <w:rsid w:val="00416262"/>
    <w:rsid w:val="004163BB"/>
    <w:rsid w:val="00416B95"/>
    <w:rsid w:val="00416D63"/>
    <w:rsid w:val="00416DC8"/>
    <w:rsid w:val="00416E7E"/>
    <w:rsid w:val="00417311"/>
    <w:rsid w:val="0041745B"/>
    <w:rsid w:val="004176BF"/>
    <w:rsid w:val="00417AF4"/>
    <w:rsid w:val="004200AB"/>
    <w:rsid w:val="004202CD"/>
    <w:rsid w:val="004215E9"/>
    <w:rsid w:val="00421F87"/>
    <w:rsid w:val="004228E7"/>
    <w:rsid w:val="004243D8"/>
    <w:rsid w:val="0042490F"/>
    <w:rsid w:val="00424993"/>
    <w:rsid w:val="00424D1D"/>
    <w:rsid w:val="004251F2"/>
    <w:rsid w:val="00425BB3"/>
    <w:rsid w:val="00426242"/>
    <w:rsid w:val="00426313"/>
    <w:rsid w:val="004263FB"/>
    <w:rsid w:val="004269A7"/>
    <w:rsid w:val="004305B6"/>
    <w:rsid w:val="004307E5"/>
    <w:rsid w:val="00430B99"/>
    <w:rsid w:val="004311DA"/>
    <w:rsid w:val="0043133C"/>
    <w:rsid w:val="004316EF"/>
    <w:rsid w:val="004318E7"/>
    <w:rsid w:val="004319C3"/>
    <w:rsid w:val="00431D78"/>
    <w:rsid w:val="00432D86"/>
    <w:rsid w:val="00432DF5"/>
    <w:rsid w:val="00433406"/>
    <w:rsid w:val="00433534"/>
    <w:rsid w:val="0043384A"/>
    <w:rsid w:val="004344B5"/>
    <w:rsid w:val="00434552"/>
    <w:rsid w:val="00434681"/>
    <w:rsid w:val="0043530C"/>
    <w:rsid w:val="004359B0"/>
    <w:rsid w:val="0043625C"/>
    <w:rsid w:val="00437040"/>
    <w:rsid w:val="00437237"/>
    <w:rsid w:val="004373E2"/>
    <w:rsid w:val="00437733"/>
    <w:rsid w:val="004403A0"/>
    <w:rsid w:val="00440711"/>
    <w:rsid w:val="00440AA8"/>
    <w:rsid w:val="004410DA"/>
    <w:rsid w:val="0044119A"/>
    <w:rsid w:val="00441289"/>
    <w:rsid w:val="0044180C"/>
    <w:rsid w:val="00441EEB"/>
    <w:rsid w:val="00441FA3"/>
    <w:rsid w:val="004423A9"/>
    <w:rsid w:val="00442C81"/>
    <w:rsid w:val="00443469"/>
    <w:rsid w:val="00443472"/>
    <w:rsid w:val="00444944"/>
    <w:rsid w:val="00444BD7"/>
    <w:rsid w:val="00444D14"/>
    <w:rsid w:val="00444DEE"/>
    <w:rsid w:val="00445CFF"/>
    <w:rsid w:val="00445D36"/>
    <w:rsid w:val="0044609F"/>
    <w:rsid w:val="004460BF"/>
    <w:rsid w:val="004463C7"/>
    <w:rsid w:val="00447F6C"/>
    <w:rsid w:val="0045013E"/>
    <w:rsid w:val="004512E4"/>
    <w:rsid w:val="00451499"/>
    <w:rsid w:val="004514E3"/>
    <w:rsid w:val="004516E4"/>
    <w:rsid w:val="00451BF8"/>
    <w:rsid w:val="004521D2"/>
    <w:rsid w:val="004523F5"/>
    <w:rsid w:val="004527FE"/>
    <w:rsid w:val="0045372D"/>
    <w:rsid w:val="00453B83"/>
    <w:rsid w:val="00453F4F"/>
    <w:rsid w:val="0045443B"/>
    <w:rsid w:val="00454978"/>
    <w:rsid w:val="00455554"/>
    <w:rsid w:val="00455578"/>
    <w:rsid w:val="004555CA"/>
    <w:rsid w:val="00455678"/>
    <w:rsid w:val="00455F53"/>
    <w:rsid w:val="00456CFB"/>
    <w:rsid w:val="00456FB4"/>
    <w:rsid w:val="00456FF1"/>
    <w:rsid w:val="004571BA"/>
    <w:rsid w:val="00457285"/>
    <w:rsid w:val="00457545"/>
    <w:rsid w:val="00457A40"/>
    <w:rsid w:val="00457EEB"/>
    <w:rsid w:val="00457FF5"/>
    <w:rsid w:val="00460833"/>
    <w:rsid w:val="00461246"/>
    <w:rsid w:val="0046138A"/>
    <w:rsid w:val="00461535"/>
    <w:rsid w:val="004615EB"/>
    <w:rsid w:val="004619D6"/>
    <w:rsid w:val="00461D1B"/>
    <w:rsid w:val="00462235"/>
    <w:rsid w:val="00462428"/>
    <w:rsid w:val="00462560"/>
    <w:rsid w:val="00462F3C"/>
    <w:rsid w:val="00463429"/>
    <w:rsid w:val="00463546"/>
    <w:rsid w:val="00463D65"/>
    <w:rsid w:val="00464202"/>
    <w:rsid w:val="004642B6"/>
    <w:rsid w:val="0046496A"/>
    <w:rsid w:val="0046497A"/>
    <w:rsid w:val="00465988"/>
    <w:rsid w:val="00466100"/>
    <w:rsid w:val="00466302"/>
    <w:rsid w:val="00466BF2"/>
    <w:rsid w:val="00466CBF"/>
    <w:rsid w:val="00467002"/>
    <w:rsid w:val="00467366"/>
    <w:rsid w:val="004678A6"/>
    <w:rsid w:val="00467AA1"/>
    <w:rsid w:val="004700F2"/>
    <w:rsid w:val="0047020D"/>
    <w:rsid w:val="004702B2"/>
    <w:rsid w:val="00470BB0"/>
    <w:rsid w:val="00470C1C"/>
    <w:rsid w:val="004715DE"/>
    <w:rsid w:val="00471767"/>
    <w:rsid w:val="0047197A"/>
    <w:rsid w:val="004735C9"/>
    <w:rsid w:val="00474C21"/>
    <w:rsid w:val="0047507E"/>
    <w:rsid w:val="004750B1"/>
    <w:rsid w:val="00476DAF"/>
    <w:rsid w:val="0047736A"/>
    <w:rsid w:val="00477707"/>
    <w:rsid w:val="00477834"/>
    <w:rsid w:val="00477EBB"/>
    <w:rsid w:val="00480643"/>
    <w:rsid w:val="004807C4"/>
    <w:rsid w:val="00480B56"/>
    <w:rsid w:val="00481B75"/>
    <w:rsid w:val="00481F23"/>
    <w:rsid w:val="004825DB"/>
    <w:rsid w:val="004827CF"/>
    <w:rsid w:val="00483D9C"/>
    <w:rsid w:val="00484372"/>
    <w:rsid w:val="0048447D"/>
    <w:rsid w:val="00484556"/>
    <w:rsid w:val="0048474A"/>
    <w:rsid w:val="00484775"/>
    <w:rsid w:val="00485177"/>
    <w:rsid w:val="00485185"/>
    <w:rsid w:val="0048525A"/>
    <w:rsid w:val="0048573F"/>
    <w:rsid w:val="00485867"/>
    <w:rsid w:val="0048589C"/>
    <w:rsid w:val="00486BB6"/>
    <w:rsid w:val="00486E43"/>
    <w:rsid w:val="0048786D"/>
    <w:rsid w:val="00487A63"/>
    <w:rsid w:val="00487BD6"/>
    <w:rsid w:val="0049069F"/>
    <w:rsid w:val="004906BF"/>
    <w:rsid w:val="00491240"/>
    <w:rsid w:val="004915FB"/>
    <w:rsid w:val="004927E9"/>
    <w:rsid w:val="00492FBE"/>
    <w:rsid w:val="00493DE6"/>
    <w:rsid w:val="00493FC3"/>
    <w:rsid w:val="00493FE1"/>
    <w:rsid w:val="0049416B"/>
    <w:rsid w:val="0049442D"/>
    <w:rsid w:val="0049456B"/>
    <w:rsid w:val="00494C2C"/>
    <w:rsid w:val="00494D23"/>
    <w:rsid w:val="00495236"/>
    <w:rsid w:val="00495C8A"/>
    <w:rsid w:val="00495F7E"/>
    <w:rsid w:val="00495FCD"/>
    <w:rsid w:val="0049744B"/>
    <w:rsid w:val="00497F82"/>
    <w:rsid w:val="004A0036"/>
    <w:rsid w:val="004A031E"/>
    <w:rsid w:val="004A0856"/>
    <w:rsid w:val="004A194F"/>
    <w:rsid w:val="004A1956"/>
    <w:rsid w:val="004A1B87"/>
    <w:rsid w:val="004A22FE"/>
    <w:rsid w:val="004A266E"/>
    <w:rsid w:val="004A292C"/>
    <w:rsid w:val="004A36F5"/>
    <w:rsid w:val="004A379E"/>
    <w:rsid w:val="004A3C65"/>
    <w:rsid w:val="004A4ABA"/>
    <w:rsid w:val="004A4E95"/>
    <w:rsid w:val="004A5112"/>
    <w:rsid w:val="004A51D3"/>
    <w:rsid w:val="004A5345"/>
    <w:rsid w:val="004A5AD7"/>
    <w:rsid w:val="004A5E29"/>
    <w:rsid w:val="004A6B59"/>
    <w:rsid w:val="004A6CE1"/>
    <w:rsid w:val="004A6D1C"/>
    <w:rsid w:val="004A6F03"/>
    <w:rsid w:val="004A6F48"/>
    <w:rsid w:val="004A7B75"/>
    <w:rsid w:val="004B0015"/>
    <w:rsid w:val="004B026C"/>
    <w:rsid w:val="004B03B6"/>
    <w:rsid w:val="004B0881"/>
    <w:rsid w:val="004B0DE0"/>
    <w:rsid w:val="004B1321"/>
    <w:rsid w:val="004B1A21"/>
    <w:rsid w:val="004B2410"/>
    <w:rsid w:val="004B2B3D"/>
    <w:rsid w:val="004B2CE3"/>
    <w:rsid w:val="004B2E20"/>
    <w:rsid w:val="004B3224"/>
    <w:rsid w:val="004B39F3"/>
    <w:rsid w:val="004B3B66"/>
    <w:rsid w:val="004B3E04"/>
    <w:rsid w:val="004B5598"/>
    <w:rsid w:val="004B5FB4"/>
    <w:rsid w:val="004B6C34"/>
    <w:rsid w:val="004B72EB"/>
    <w:rsid w:val="004B78F1"/>
    <w:rsid w:val="004B7B71"/>
    <w:rsid w:val="004B7CB7"/>
    <w:rsid w:val="004B7F3B"/>
    <w:rsid w:val="004C0072"/>
    <w:rsid w:val="004C010C"/>
    <w:rsid w:val="004C0B21"/>
    <w:rsid w:val="004C0CA2"/>
    <w:rsid w:val="004C1742"/>
    <w:rsid w:val="004C19CF"/>
    <w:rsid w:val="004C1A8A"/>
    <w:rsid w:val="004C1ECA"/>
    <w:rsid w:val="004C209D"/>
    <w:rsid w:val="004C2B6F"/>
    <w:rsid w:val="004C3AC7"/>
    <w:rsid w:val="004C3E57"/>
    <w:rsid w:val="004C4776"/>
    <w:rsid w:val="004C484A"/>
    <w:rsid w:val="004C50B2"/>
    <w:rsid w:val="004C54AD"/>
    <w:rsid w:val="004C5574"/>
    <w:rsid w:val="004C59B8"/>
    <w:rsid w:val="004C5D66"/>
    <w:rsid w:val="004C6583"/>
    <w:rsid w:val="004C6B51"/>
    <w:rsid w:val="004C738B"/>
    <w:rsid w:val="004C74B8"/>
    <w:rsid w:val="004C7742"/>
    <w:rsid w:val="004C7BEB"/>
    <w:rsid w:val="004C7D44"/>
    <w:rsid w:val="004C7DFC"/>
    <w:rsid w:val="004C7FAA"/>
    <w:rsid w:val="004D04B3"/>
    <w:rsid w:val="004D08FC"/>
    <w:rsid w:val="004D0C5E"/>
    <w:rsid w:val="004D1089"/>
    <w:rsid w:val="004D1628"/>
    <w:rsid w:val="004D1CF7"/>
    <w:rsid w:val="004D2697"/>
    <w:rsid w:val="004D2D53"/>
    <w:rsid w:val="004D2ECD"/>
    <w:rsid w:val="004D3324"/>
    <w:rsid w:val="004D3C02"/>
    <w:rsid w:val="004D3DAC"/>
    <w:rsid w:val="004D46AC"/>
    <w:rsid w:val="004D4925"/>
    <w:rsid w:val="004D4973"/>
    <w:rsid w:val="004D4E06"/>
    <w:rsid w:val="004D4FDB"/>
    <w:rsid w:val="004D54C4"/>
    <w:rsid w:val="004D59C5"/>
    <w:rsid w:val="004D5A7C"/>
    <w:rsid w:val="004D5EB3"/>
    <w:rsid w:val="004D5ECA"/>
    <w:rsid w:val="004D6887"/>
    <w:rsid w:val="004D6A7D"/>
    <w:rsid w:val="004D733E"/>
    <w:rsid w:val="004D75C8"/>
    <w:rsid w:val="004D76C3"/>
    <w:rsid w:val="004E00C2"/>
    <w:rsid w:val="004E0215"/>
    <w:rsid w:val="004E023C"/>
    <w:rsid w:val="004E096F"/>
    <w:rsid w:val="004E0AA9"/>
    <w:rsid w:val="004E196A"/>
    <w:rsid w:val="004E1A9C"/>
    <w:rsid w:val="004E1FEB"/>
    <w:rsid w:val="004E20E5"/>
    <w:rsid w:val="004E240D"/>
    <w:rsid w:val="004E2761"/>
    <w:rsid w:val="004E2B5B"/>
    <w:rsid w:val="004E2C71"/>
    <w:rsid w:val="004E2D38"/>
    <w:rsid w:val="004E3693"/>
    <w:rsid w:val="004E38BF"/>
    <w:rsid w:val="004E3EBE"/>
    <w:rsid w:val="004E42BE"/>
    <w:rsid w:val="004E4888"/>
    <w:rsid w:val="004E4B2D"/>
    <w:rsid w:val="004E5703"/>
    <w:rsid w:val="004E5A32"/>
    <w:rsid w:val="004E65C0"/>
    <w:rsid w:val="004E6724"/>
    <w:rsid w:val="004E6CA7"/>
    <w:rsid w:val="004E6EAC"/>
    <w:rsid w:val="004E7037"/>
    <w:rsid w:val="004E76A2"/>
    <w:rsid w:val="004E7CAC"/>
    <w:rsid w:val="004E7D2A"/>
    <w:rsid w:val="004E7EEF"/>
    <w:rsid w:val="004F00F0"/>
    <w:rsid w:val="004F0603"/>
    <w:rsid w:val="004F08BD"/>
    <w:rsid w:val="004F0DBF"/>
    <w:rsid w:val="004F13F4"/>
    <w:rsid w:val="004F1EE9"/>
    <w:rsid w:val="004F2516"/>
    <w:rsid w:val="004F2694"/>
    <w:rsid w:val="004F328A"/>
    <w:rsid w:val="004F3496"/>
    <w:rsid w:val="004F3B83"/>
    <w:rsid w:val="004F3FF5"/>
    <w:rsid w:val="004F44D5"/>
    <w:rsid w:val="004F48F2"/>
    <w:rsid w:val="004F53BF"/>
    <w:rsid w:val="004F56C6"/>
    <w:rsid w:val="004F5738"/>
    <w:rsid w:val="004F5FC3"/>
    <w:rsid w:val="004F6186"/>
    <w:rsid w:val="004F67D1"/>
    <w:rsid w:val="004F6C63"/>
    <w:rsid w:val="004F7521"/>
    <w:rsid w:val="004F7546"/>
    <w:rsid w:val="004F7A05"/>
    <w:rsid w:val="005006C9"/>
    <w:rsid w:val="005008D4"/>
    <w:rsid w:val="005009FE"/>
    <w:rsid w:val="00500D9E"/>
    <w:rsid w:val="00501C90"/>
    <w:rsid w:val="00502451"/>
    <w:rsid w:val="00502477"/>
    <w:rsid w:val="00502654"/>
    <w:rsid w:val="005028A1"/>
    <w:rsid w:val="0050380D"/>
    <w:rsid w:val="0050466D"/>
    <w:rsid w:val="005046AF"/>
    <w:rsid w:val="00504841"/>
    <w:rsid w:val="00504FF0"/>
    <w:rsid w:val="005052AE"/>
    <w:rsid w:val="005053EB"/>
    <w:rsid w:val="00505916"/>
    <w:rsid w:val="00505BBB"/>
    <w:rsid w:val="00506082"/>
    <w:rsid w:val="005061BF"/>
    <w:rsid w:val="005065F3"/>
    <w:rsid w:val="0050684A"/>
    <w:rsid w:val="005068D7"/>
    <w:rsid w:val="00506C57"/>
    <w:rsid w:val="005072EA"/>
    <w:rsid w:val="00507635"/>
    <w:rsid w:val="00507757"/>
    <w:rsid w:val="00507A41"/>
    <w:rsid w:val="0051045C"/>
    <w:rsid w:val="00510FC1"/>
    <w:rsid w:val="0051106A"/>
    <w:rsid w:val="005116A8"/>
    <w:rsid w:val="005125D4"/>
    <w:rsid w:val="00512B70"/>
    <w:rsid w:val="00512FD0"/>
    <w:rsid w:val="00513340"/>
    <w:rsid w:val="005142FF"/>
    <w:rsid w:val="00514FD7"/>
    <w:rsid w:val="00515054"/>
    <w:rsid w:val="005150F9"/>
    <w:rsid w:val="00515174"/>
    <w:rsid w:val="0051558C"/>
    <w:rsid w:val="00515981"/>
    <w:rsid w:val="0051623E"/>
    <w:rsid w:val="00516DBF"/>
    <w:rsid w:val="00516F00"/>
    <w:rsid w:val="0051773E"/>
    <w:rsid w:val="00517FF8"/>
    <w:rsid w:val="005209E4"/>
    <w:rsid w:val="00520A6F"/>
    <w:rsid w:val="00521135"/>
    <w:rsid w:val="005219C9"/>
    <w:rsid w:val="00521A90"/>
    <w:rsid w:val="00521E21"/>
    <w:rsid w:val="00521F5D"/>
    <w:rsid w:val="00522297"/>
    <w:rsid w:val="00522AE9"/>
    <w:rsid w:val="00523301"/>
    <w:rsid w:val="00523585"/>
    <w:rsid w:val="00523939"/>
    <w:rsid w:val="00523ABC"/>
    <w:rsid w:val="00523C33"/>
    <w:rsid w:val="005240E6"/>
    <w:rsid w:val="005244E1"/>
    <w:rsid w:val="005252B0"/>
    <w:rsid w:val="005253C7"/>
    <w:rsid w:val="005256D4"/>
    <w:rsid w:val="005259B8"/>
    <w:rsid w:val="00525B95"/>
    <w:rsid w:val="005265C9"/>
    <w:rsid w:val="00526738"/>
    <w:rsid w:val="00526A28"/>
    <w:rsid w:val="00526ADB"/>
    <w:rsid w:val="00526B7F"/>
    <w:rsid w:val="00526FC9"/>
    <w:rsid w:val="005273E4"/>
    <w:rsid w:val="00527813"/>
    <w:rsid w:val="0052796C"/>
    <w:rsid w:val="00527D13"/>
    <w:rsid w:val="00527D3B"/>
    <w:rsid w:val="00530436"/>
    <w:rsid w:val="00530D84"/>
    <w:rsid w:val="00530E18"/>
    <w:rsid w:val="00530E46"/>
    <w:rsid w:val="00531927"/>
    <w:rsid w:val="0053193A"/>
    <w:rsid w:val="00531C04"/>
    <w:rsid w:val="00531C71"/>
    <w:rsid w:val="00531DDC"/>
    <w:rsid w:val="00532083"/>
    <w:rsid w:val="0053247C"/>
    <w:rsid w:val="005326A9"/>
    <w:rsid w:val="00532876"/>
    <w:rsid w:val="00532CD2"/>
    <w:rsid w:val="00532EEA"/>
    <w:rsid w:val="0053347A"/>
    <w:rsid w:val="005336E3"/>
    <w:rsid w:val="00534353"/>
    <w:rsid w:val="00534F0D"/>
    <w:rsid w:val="005361D8"/>
    <w:rsid w:val="0053678C"/>
    <w:rsid w:val="005369DE"/>
    <w:rsid w:val="0053716C"/>
    <w:rsid w:val="00537634"/>
    <w:rsid w:val="00537E8C"/>
    <w:rsid w:val="00537FB6"/>
    <w:rsid w:val="00540221"/>
    <w:rsid w:val="005408D0"/>
    <w:rsid w:val="00540B55"/>
    <w:rsid w:val="00540BA2"/>
    <w:rsid w:val="00541396"/>
    <w:rsid w:val="00541AFF"/>
    <w:rsid w:val="005422D9"/>
    <w:rsid w:val="00542679"/>
    <w:rsid w:val="00542936"/>
    <w:rsid w:val="00542943"/>
    <w:rsid w:val="00542A67"/>
    <w:rsid w:val="00542BAD"/>
    <w:rsid w:val="00542BEB"/>
    <w:rsid w:val="00543318"/>
    <w:rsid w:val="00543374"/>
    <w:rsid w:val="0054392E"/>
    <w:rsid w:val="00543A68"/>
    <w:rsid w:val="00543D2D"/>
    <w:rsid w:val="0054409D"/>
    <w:rsid w:val="0054419A"/>
    <w:rsid w:val="00544C3A"/>
    <w:rsid w:val="00544C77"/>
    <w:rsid w:val="00544ED2"/>
    <w:rsid w:val="005454F1"/>
    <w:rsid w:val="0054583A"/>
    <w:rsid w:val="00546B1F"/>
    <w:rsid w:val="005479F9"/>
    <w:rsid w:val="00547A74"/>
    <w:rsid w:val="00547D4B"/>
    <w:rsid w:val="00550846"/>
    <w:rsid w:val="005514BF"/>
    <w:rsid w:val="00551B77"/>
    <w:rsid w:val="00551D2C"/>
    <w:rsid w:val="00551FB1"/>
    <w:rsid w:val="0055264D"/>
    <w:rsid w:val="00552B0A"/>
    <w:rsid w:val="00552D90"/>
    <w:rsid w:val="00552E05"/>
    <w:rsid w:val="0055335C"/>
    <w:rsid w:val="005533FE"/>
    <w:rsid w:val="00554324"/>
    <w:rsid w:val="0055436C"/>
    <w:rsid w:val="005546B7"/>
    <w:rsid w:val="00554E93"/>
    <w:rsid w:val="00554F81"/>
    <w:rsid w:val="00555676"/>
    <w:rsid w:val="00555738"/>
    <w:rsid w:val="00555AE3"/>
    <w:rsid w:val="0055601C"/>
    <w:rsid w:val="00556154"/>
    <w:rsid w:val="00556453"/>
    <w:rsid w:val="005568F5"/>
    <w:rsid w:val="005568F7"/>
    <w:rsid w:val="005569B8"/>
    <w:rsid w:val="005575E9"/>
    <w:rsid w:val="00557B2B"/>
    <w:rsid w:val="00557E92"/>
    <w:rsid w:val="00560187"/>
    <w:rsid w:val="00560505"/>
    <w:rsid w:val="00560546"/>
    <w:rsid w:val="00560FE1"/>
    <w:rsid w:val="00561089"/>
    <w:rsid w:val="00561BA0"/>
    <w:rsid w:val="00561C47"/>
    <w:rsid w:val="005620C8"/>
    <w:rsid w:val="005632C0"/>
    <w:rsid w:val="0056331D"/>
    <w:rsid w:val="00563C01"/>
    <w:rsid w:val="00563C04"/>
    <w:rsid w:val="00563EB3"/>
    <w:rsid w:val="00564232"/>
    <w:rsid w:val="0056458D"/>
    <w:rsid w:val="00564619"/>
    <w:rsid w:val="00564669"/>
    <w:rsid w:val="00564890"/>
    <w:rsid w:val="00565870"/>
    <w:rsid w:val="00565E8D"/>
    <w:rsid w:val="0056651A"/>
    <w:rsid w:val="005665EE"/>
    <w:rsid w:val="00566669"/>
    <w:rsid w:val="0056672C"/>
    <w:rsid w:val="00566B3A"/>
    <w:rsid w:val="00566D0D"/>
    <w:rsid w:val="0056722B"/>
    <w:rsid w:val="00567348"/>
    <w:rsid w:val="005673E8"/>
    <w:rsid w:val="00570EC2"/>
    <w:rsid w:val="00570FA8"/>
    <w:rsid w:val="00571035"/>
    <w:rsid w:val="0057107D"/>
    <w:rsid w:val="0057141A"/>
    <w:rsid w:val="005721DE"/>
    <w:rsid w:val="0057221D"/>
    <w:rsid w:val="005725FF"/>
    <w:rsid w:val="00572AD8"/>
    <w:rsid w:val="00573301"/>
    <w:rsid w:val="005736F6"/>
    <w:rsid w:val="00573974"/>
    <w:rsid w:val="00573A2F"/>
    <w:rsid w:val="00574088"/>
    <w:rsid w:val="005741CC"/>
    <w:rsid w:val="005743F5"/>
    <w:rsid w:val="00574BDE"/>
    <w:rsid w:val="00574C46"/>
    <w:rsid w:val="00574F02"/>
    <w:rsid w:val="00574F42"/>
    <w:rsid w:val="00575FB6"/>
    <w:rsid w:val="005763D1"/>
    <w:rsid w:val="00576698"/>
    <w:rsid w:val="00576902"/>
    <w:rsid w:val="00576A75"/>
    <w:rsid w:val="00576BD1"/>
    <w:rsid w:val="00576CAF"/>
    <w:rsid w:val="00576CE3"/>
    <w:rsid w:val="00576D67"/>
    <w:rsid w:val="005778B9"/>
    <w:rsid w:val="00577CEF"/>
    <w:rsid w:val="00580097"/>
    <w:rsid w:val="00580693"/>
    <w:rsid w:val="00580EA1"/>
    <w:rsid w:val="00581A15"/>
    <w:rsid w:val="0058215B"/>
    <w:rsid w:val="0058281A"/>
    <w:rsid w:val="005831BA"/>
    <w:rsid w:val="0058369C"/>
    <w:rsid w:val="00583C5A"/>
    <w:rsid w:val="00584358"/>
    <w:rsid w:val="005843AC"/>
    <w:rsid w:val="00584539"/>
    <w:rsid w:val="00584879"/>
    <w:rsid w:val="00584B22"/>
    <w:rsid w:val="00585ACE"/>
    <w:rsid w:val="00585E33"/>
    <w:rsid w:val="00586113"/>
    <w:rsid w:val="00586729"/>
    <w:rsid w:val="00586DFB"/>
    <w:rsid w:val="0058721E"/>
    <w:rsid w:val="00590838"/>
    <w:rsid w:val="00590B40"/>
    <w:rsid w:val="00590CD2"/>
    <w:rsid w:val="00590DC7"/>
    <w:rsid w:val="00591229"/>
    <w:rsid w:val="00591234"/>
    <w:rsid w:val="00591519"/>
    <w:rsid w:val="00591567"/>
    <w:rsid w:val="0059172F"/>
    <w:rsid w:val="00591838"/>
    <w:rsid w:val="00591A9A"/>
    <w:rsid w:val="00591EE8"/>
    <w:rsid w:val="00592A11"/>
    <w:rsid w:val="00592BE6"/>
    <w:rsid w:val="0059301D"/>
    <w:rsid w:val="00593668"/>
    <w:rsid w:val="0059368B"/>
    <w:rsid w:val="005938C9"/>
    <w:rsid w:val="00593B03"/>
    <w:rsid w:val="00593F90"/>
    <w:rsid w:val="0059405D"/>
    <w:rsid w:val="005940E0"/>
    <w:rsid w:val="00594632"/>
    <w:rsid w:val="00594BA1"/>
    <w:rsid w:val="0059558F"/>
    <w:rsid w:val="005955EB"/>
    <w:rsid w:val="005958DF"/>
    <w:rsid w:val="00596C72"/>
    <w:rsid w:val="00596E86"/>
    <w:rsid w:val="005973AB"/>
    <w:rsid w:val="00597E8F"/>
    <w:rsid w:val="00597FD9"/>
    <w:rsid w:val="005A0F45"/>
    <w:rsid w:val="005A12C1"/>
    <w:rsid w:val="005A14CF"/>
    <w:rsid w:val="005A15F0"/>
    <w:rsid w:val="005A1617"/>
    <w:rsid w:val="005A17E8"/>
    <w:rsid w:val="005A197A"/>
    <w:rsid w:val="005A1F4A"/>
    <w:rsid w:val="005A27E0"/>
    <w:rsid w:val="005A2912"/>
    <w:rsid w:val="005A2B48"/>
    <w:rsid w:val="005A2C8C"/>
    <w:rsid w:val="005A32AF"/>
    <w:rsid w:val="005A3C8E"/>
    <w:rsid w:val="005A3D49"/>
    <w:rsid w:val="005A3E6F"/>
    <w:rsid w:val="005A4D9F"/>
    <w:rsid w:val="005A4E34"/>
    <w:rsid w:val="005A5265"/>
    <w:rsid w:val="005A5497"/>
    <w:rsid w:val="005A5C8D"/>
    <w:rsid w:val="005A5CC4"/>
    <w:rsid w:val="005A6462"/>
    <w:rsid w:val="005A6569"/>
    <w:rsid w:val="005A6816"/>
    <w:rsid w:val="005A69C5"/>
    <w:rsid w:val="005A744B"/>
    <w:rsid w:val="005A7DCD"/>
    <w:rsid w:val="005B045D"/>
    <w:rsid w:val="005B081E"/>
    <w:rsid w:val="005B0B9B"/>
    <w:rsid w:val="005B1F70"/>
    <w:rsid w:val="005B249A"/>
    <w:rsid w:val="005B32EC"/>
    <w:rsid w:val="005B37E7"/>
    <w:rsid w:val="005B3BFA"/>
    <w:rsid w:val="005B4647"/>
    <w:rsid w:val="005B4667"/>
    <w:rsid w:val="005B4F4A"/>
    <w:rsid w:val="005B4F7C"/>
    <w:rsid w:val="005B574D"/>
    <w:rsid w:val="005B5838"/>
    <w:rsid w:val="005B591C"/>
    <w:rsid w:val="005B5CEE"/>
    <w:rsid w:val="005B5D1C"/>
    <w:rsid w:val="005B5FDA"/>
    <w:rsid w:val="005B7587"/>
    <w:rsid w:val="005B7B55"/>
    <w:rsid w:val="005B7D6C"/>
    <w:rsid w:val="005B7DDC"/>
    <w:rsid w:val="005C0437"/>
    <w:rsid w:val="005C0C51"/>
    <w:rsid w:val="005C1293"/>
    <w:rsid w:val="005C19BF"/>
    <w:rsid w:val="005C2846"/>
    <w:rsid w:val="005C2D25"/>
    <w:rsid w:val="005C2EDB"/>
    <w:rsid w:val="005C30A8"/>
    <w:rsid w:val="005C322D"/>
    <w:rsid w:val="005C3564"/>
    <w:rsid w:val="005C376F"/>
    <w:rsid w:val="005C3940"/>
    <w:rsid w:val="005C40CA"/>
    <w:rsid w:val="005C4472"/>
    <w:rsid w:val="005C45BA"/>
    <w:rsid w:val="005C4D4A"/>
    <w:rsid w:val="005C4F34"/>
    <w:rsid w:val="005C61A7"/>
    <w:rsid w:val="005C63E6"/>
    <w:rsid w:val="005C689F"/>
    <w:rsid w:val="005C6936"/>
    <w:rsid w:val="005C7437"/>
    <w:rsid w:val="005C74C9"/>
    <w:rsid w:val="005C7B22"/>
    <w:rsid w:val="005C7E2F"/>
    <w:rsid w:val="005D0EF9"/>
    <w:rsid w:val="005D11DD"/>
    <w:rsid w:val="005D16F6"/>
    <w:rsid w:val="005D178C"/>
    <w:rsid w:val="005D1DFC"/>
    <w:rsid w:val="005D2B6D"/>
    <w:rsid w:val="005D2CBB"/>
    <w:rsid w:val="005D2D81"/>
    <w:rsid w:val="005D3711"/>
    <w:rsid w:val="005D4011"/>
    <w:rsid w:val="005D419C"/>
    <w:rsid w:val="005D48B3"/>
    <w:rsid w:val="005D4FEC"/>
    <w:rsid w:val="005D5006"/>
    <w:rsid w:val="005D524E"/>
    <w:rsid w:val="005D5A68"/>
    <w:rsid w:val="005D5AAA"/>
    <w:rsid w:val="005D5B65"/>
    <w:rsid w:val="005D6A3A"/>
    <w:rsid w:val="005D77C4"/>
    <w:rsid w:val="005E12FD"/>
    <w:rsid w:val="005E1313"/>
    <w:rsid w:val="005E1669"/>
    <w:rsid w:val="005E1B26"/>
    <w:rsid w:val="005E2289"/>
    <w:rsid w:val="005E252C"/>
    <w:rsid w:val="005E277E"/>
    <w:rsid w:val="005E2FF1"/>
    <w:rsid w:val="005E35DB"/>
    <w:rsid w:val="005E3E64"/>
    <w:rsid w:val="005E4048"/>
    <w:rsid w:val="005E43E2"/>
    <w:rsid w:val="005E4869"/>
    <w:rsid w:val="005E4B9C"/>
    <w:rsid w:val="005E4DAD"/>
    <w:rsid w:val="005E525A"/>
    <w:rsid w:val="005E53FF"/>
    <w:rsid w:val="005E5522"/>
    <w:rsid w:val="005E557F"/>
    <w:rsid w:val="005E57FB"/>
    <w:rsid w:val="005E7413"/>
    <w:rsid w:val="005E7F60"/>
    <w:rsid w:val="005F0972"/>
    <w:rsid w:val="005F0C9E"/>
    <w:rsid w:val="005F0F4A"/>
    <w:rsid w:val="005F0F71"/>
    <w:rsid w:val="005F13CB"/>
    <w:rsid w:val="005F15A5"/>
    <w:rsid w:val="005F19EE"/>
    <w:rsid w:val="005F1A6E"/>
    <w:rsid w:val="005F1C50"/>
    <w:rsid w:val="005F1DD8"/>
    <w:rsid w:val="005F2855"/>
    <w:rsid w:val="005F29E0"/>
    <w:rsid w:val="005F2A4E"/>
    <w:rsid w:val="005F2BFE"/>
    <w:rsid w:val="005F2EDB"/>
    <w:rsid w:val="005F34D9"/>
    <w:rsid w:val="005F3C3A"/>
    <w:rsid w:val="005F43F6"/>
    <w:rsid w:val="005F5F93"/>
    <w:rsid w:val="005F6412"/>
    <w:rsid w:val="005F7263"/>
    <w:rsid w:val="00600119"/>
    <w:rsid w:val="006002CC"/>
    <w:rsid w:val="0060043C"/>
    <w:rsid w:val="006007F0"/>
    <w:rsid w:val="00600DAF"/>
    <w:rsid w:val="006012C5"/>
    <w:rsid w:val="00601402"/>
    <w:rsid w:val="00601589"/>
    <w:rsid w:val="00601801"/>
    <w:rsid w:val="00601A42"/>
    <w:rsid w:val="00601D61"/>
    <w:rsid w:val="00601E9B"/>
    <w:rsid w:val="00602309"/>
    <w:rsid w:val="00602506"/>
    <w:rsid w:val="00602D69"/>
    <w:rsid w:val="00603F1C"/>
    <w:rsid w:val="00603FBC"/>
    <w:rsid w:val="00604731"/>
    <w:rsid w:val="00604B7F"/>
    <w:rsid w:val="00604D07"/>
    <w:rsid w:val="0060529F"/>
    <w:rsid w:val="0060585D"/>
    <w:rsid w:val="0060594D"/>
    <w:rsid w:val="00605A1F"/>
    <w:rsid w:val="00606101"/>
    <w:rsid w:val="006063CA"/>
    <w:rsid w:val="0060660C"/>
    <w:rsid w:val="0060689D"/>
    <w:rsid w:val="00606FC8"/>
    <w:rsid w:val="00607371"/>
    <w:rsid w:val="006073AD"/>
    <w:rsid w:val="00607DCF"/>
    <w:rsid w:val="00610051"/>
    <w:rsid w:val="00610E67"/>
    <w:rsid w:val="00611531"/>
    <w:rsid w:val="00612B6C"/>
    <w:rsid w:val="00612E59"/>
    <w:rsid w:val="006133BA"/>
    <w:rsid w:val="00613A1B"/>
    <w:rsid w:val="00613D43"/>
    <w:rsid w:val="006141DE"/>
    <w:rsid w:val="0061440F"/>
    <w:rsid w:val="00614471"/>
    <w:rsid w:val="0061551D"/>
    <w:rsid w:val="00615741"/>
    <w:rsid w:val="00615D0F"/>
    <w:rsid w:val="0061606B"/>
    <w:rsid w:val="006164E9"/>
    <w:rsid w:val="00616C8A"/>
    <w:rsid w:val="00616D7C"/>
    <w:rsid w:val="00617251"/>
    <w:rsid w:val="00617761"/>
    <w:rsid w:val="00617D6F"/>
    <w:rsid w:val="00620AE1"/>
    <w:rsid w:val="00621348"/>
    <w:rsid w:val="00621B89"/>
    <w:rsid w:val="00621C21"/>
    <w:rsid w:val="00622877"/>
    <w:rsid w:val="00622B02"/>
    <w:rsid w:val="0062339D"/>
    <w:rsid w:val="00623834"/>
    <w:rsid w:val="00623C38"/>
    <w:rsid w:val="006241AE"/>
    <w:rsid w:val="00624711"/>
    <w:rsid w:val="00624748"/>
    <w:rsid w:val="006247CE"/>
    <w:rsid w:val="00624982"/>
    <w:rsid w:val="00624EFC"/>
    <w:rsid w:val="006254C6"/>
    <w:rsid w:val="00625524"/>
    <w:rsid w:val="0062577B"/>
    <w:rsid w:val="00625B33"/>
    <w:rsid w:val="00625B82"/>
    <w:rsid w:val="006260C0"/>
    <w:rsid w:val="00627C5C"/>
    <w:rsid w:val="006311C4"/>
    <w:rsid w:val="006318B4"/>
    <w:rsid w:val="0063200E"/>
    <w:rsid w:val="006321C5"/>
    <w:rsid w:val="00632217"/>
    <w:rsid w:val="006325EE"/>
    <w:rsid w:val="00632B02"/>
    <w:rsid w:val="006347C0"/>
    <w:rsid w:val="00634D0C"/>
    <w:rsid w:val="00635447"/>
    <w:rsid w:val="0063547B"/>
    <w:rsid w:val="00635803"/>
    <w:rsid w:val="0063585A"/>
    <w:rsid w:val="006369DA"/>
    <w:rsid w:val="0063716B"/>
    <w:rsid w:val="00637B81"/>
    <w:rsid w:val="00637D4D"/>
    <w:rsid w:val="00640027"/>
    <w:rsid w:val="00640164"/>
    <w:rsid w:val="006405DA"/>
    <w:rsid w:val="006408ED"/>
    <w:rsid w:val="00640EA7"/>
    <w:rsid w:val="00641D90"/>
    <w:rsid w:val="006427D7"/>
    <w:rsid w:val="00642CA7"/>
    <w:rsid w:val="0064313E"/>
    <w:rsid w:val="006445E7"/>
    <w:rsid w:val="006448C6"/>
    <w:rsid w:val="00644D6C"/>
    <w:rsid w:val="00644D75"/>
    <w:rsid w:val="00644DAC"/>
    <w:rsid w:val="00644E4C"/>
    <w:rsid w:val="006463D5"/>
    <w:rsid w:val="00646D0F"/>
    <w:rsid w:val="00647517"/>
    <w:rsid w:val="00650710"/>
    <w:rsid w:val="00650909"/>
    <w:rsid w:val="00650E42"/>
    <w:rsid w:val="00653A8C"/>
    <w:rsid w:val="00653D93"/>
    <w:rsid w:val="00653FEC"/>
    <w:rsid w:val="006541C9"/>
    <w:rsid w:val="00654F3E"/>
    <w:rsid w:val="00655C00"/>
    <w:rsid w:val="00655F02"/>
    <w:rsid w:val="006560D3"/>
    <w:rsid w:val="006566E2"/>
    <w:rsid w:val="00656A18"/>
    <w:rsid w:val="00657181"/>
    <w:rsid w:val="0065740F"/>
    <w:rsid w:val="00657811"/>
    <w:rsid w:val="00657CEC"/>
    <w:rsid w:val="006600CD"/>
    <w:rsid w:val="00660376"/>
    <w:rsid w:val="00660897"/>
    <w:rsid w:val="00660E04"/>
    <w:rsid w:val="00660F9D"/>
    <w:rsid w:val="00660FD5"/>
    <w:rsid w:val="00660FF0"/>
    <w:rsid w:val="006614A6"/>
    <w:rsid w:val="00663C25"/>
    <w:rsid w:val="0066460A"/>
    <w:rsid w:val="006647ED"/>
    <w:rsid w:val="006652CD"/>
    <w:rsid w:val="0066538A"/>
    <w:rsid w:val="00665BB0"/>
    <w:rsid w:val="006662F5"/>
    <w:rsid w:val="0066665D"/>
    <w:rsid w:val="0066723D"/>
    <w:rsid w:val="006672A2"/>
    <w:rsid w:val="0066779C"/>
    <w:rsid w:val="0066797E"/>
    <w:rsid w:val="00667B4A"/>
    <w:rsid w:val="006704B1"/>
    <w:rsid w:val="006710A7"/>
    <w:rsid w:val="006714B1"/>
    <w:rsid w:val="006737A0"/>
    <w:rsid w:val="0067390C"/>
    <w:rsid w:val="006739BE"/>
    <w:rsid w:val="00674445"/>
    <w:rsid w:val="006747D3"/>
    <w:rsid w:val="006748E4"/>
    <w:rsid w:val="00674A8D"/>
    <w:rsid w:val="00674A9F"/>
    <w:rsid w:val="00674BE1"/>
    <w:rsid w:val="00674C63"/>
    <w:rsid w:val="006754FF"/>
    <w:rsid w:val="006758B8"/>
    <w:rsid w:val="00675A0E"/>
    <w:rsid w:val="00675FA4"/>
    <w:rsid w:val="00676BB3"/>
    <w:rsid w:val="00676CA4"/>
    <w:rsid w:val="00676F3A"/>
    <w:rsid w:val="0067727D"/>
    <w:rsid w:val="0067741C"/>
    <w:rsid w:val="00677CAD"/>
    <w:rsid w:val="0068027D"/>
    <w:rsid w:val="006805CB"/>
    <w:rsid w:val="006808AB"/>
    <w:rsid w:val="00680EE9"/>
    <w:rsid w:val="00680F74"/>
    <w:rsid w:val="006811F6"/>
    <w:rsid w:val="006812B1"/>
    <w:rsid w:val="00681336"/>
    <w:rsid w:val="006813B3"/>
    <w:rsid w:val="00681935"/>
    <w:rsid w:val="00681A25"/>
    <w:rsid w:val="00681FD0"/>
    <w:rsid w:val="00682917"/>
    <w:rsid w:val="00682CC1"/>
    <w:rsid w:val="006832ED"/>
    <w:rsid w:val="00683719"/>
    <w:rsid w:val="00683DAD"/>
    <w:rsid w:val="00684403"/>
    <w:rsid w:val="006845C8"/>
    <w:rsid w:val="00684B1E"/>
    <w:rsid w:val="0068506B"/>
    <w:rsid w:val="006853CC"/>
    <w:rsid w:val="006856D5"/>
    <w:rsid w:val="00686233"/>
    <w:rsid w:val="00686504"/>
    <w:rsid w:val="00686958"/>
    <w:rsid w:val="006869D4"/>
    <w:rsid w:val="00687596"/>
    <w:rsid w:val="00687BA7"/>
    <w:rsid w:val="00687EC5"/>
    <w:rsid w:val="00690322"/>
    <w:rsid w:val="00690536"/>
    <w:rsid w:val="006909E4"/>
    <w:rsid w:val="00690DA1"/>
    <w:rsid w:val="00690F18"/>
    <w:rsid w:val="00691435"/>
    <w:rsid w:val="00691D82"/>
    <w:rsid w:val="00691E91"/>
    <w:rsid w:val="006922B4"/>
    <w:rsid w:val="00692B92"/>
    <w:rsid w:val="00692BEB"/>
    <w:rsid w:val="00693062"/>
    <w:rsid w:val="00693257"/>
    <w:rsid w:val="00693672"/>
    <w:rsid w:val="00693985"/>
    <w:rsid w:val="00693F27"/>
    <w:rsid w:val="006941E4"/>
    <w:rsid w:val="00694A2F"/>
    <w:rsid w:val="00695138"/>
    <w:rsid w:val="006953B3"/>
    <w:rsid w:val="0069581D"/>
    <w:rsid w:val="00695F40"/>
    <w:rsid w:val="00696602"/>
    <w:rsid w:val="006972BC"/>
    <w:rsid w:val="006978A9"/>
    <w:rsid w:val="00697A35"/>
    <w:rsid w:val="00697B5A"/>
    <w:rsid w:val="00697B68"/>
    <w:rsid w:val="00697EBB"/>
    <w:rsid w:val="006A03EA"/>
    <w:rsid w:val="006A059D"/>
    <w:rsid w:val="006A0649"/>
    <w:rsid w:val="006A06E7"/>
    <w:rsid w:val="006A08A6"/>
    <w:rsid w:val="006A0CBA"/>
    <w:rsid w:val="006A0EEA"/>
    <w:rsid w:val="006A1213"/>
    <w:rsid w:val="006A23A6"/>
    <w:rsid w:val="006A25E7"/>
    <w:rsid w:val="006A2C27"/>
    <w:rsid w:val="006A3079"/>
    <w:rsid w:val="006A311A"/>
    <w:rsid w:val="006A39A2"/>
    <w:rsid w:val="006A39E7"/>
    <w:rsid w:val="006A4134"/>
    <w:rsid w:val="006A45FA"/>
    <w:rsid w:val="006A4791"/>
    <w:rsid w:val="006A5301"/>
    <w:rsid w:val="006A5A12"/>
    <w:rsid w:val="006A5A7E"/>
    <w:rsid w:val="006A5BFF"/>
    <w:rsid w:val="006A5D9E"/>
    <w:rsid w:val="006A6200"/>
    <w:rsid w:val="006A620A"/>
    <w:rsid w:val="006A687B"/>
    <w:rsid w:val="006A6A8F"/>
    <w:rsid w:val="006A6DFC"/>
    <w:rsid w:val="006A781E"/>
    <w:rsid w:val="006A7A87"/>
    <w:rsid w:val="006A7ED1"/>
    <w:rsid w:val="006B0826"/>
    <w:rsid w:val="006B1060"/>
    <w:rsid w:val="006B1110"/>
    <w:rsid w:val="006B1291"/>
    <w:rsid w:val="006B206D"/>
    <w:rsid w:val="006B24F8"/>
    <w:rsid w:val="006B3112"/>
    <w:rsid w:val="006B3CBC"/>
    <w:rsid w:val="006B3DC4"/>
    <w:rsid w:val="006B49D3"/>
    <w:rsid w:val="006B4AE4"/>
    <w:rsid w:val="006B526F"/>
    <w:rsid w:val="006B54D1"/>
    <w:rsid w:val="006B562F"/>
    <w:rsid w:val="006B57B2"/>
    <w:rsid w:val="006B5D3A"/>
    <w:rsid w:val="006B6202"/>
    <w:rsid w:val="006B63B1"/>
    <w:rsid w:val="006B6731"/>
    <w:rsid w:val="006B6780"/>
    <w:rsid w:val="006B67C7"/>
    <w:rsid w:val="006B7563"/>
    <w:rsid w:val="006B7676"/>
    <w:rsid w:val="006B786C"/>
    <w:rsid w:val="006B7B59"/>
    <w:rsid w:val="006C02AB"/>
    <w:rsid w:val="006C02C0"/>
    <w:rsid w:val="006C0366"/>
    <w:rsid w:val="006C062B"/>
    <w:rsid w:val="006C12BA"/>
    <w:rsid w:val="006C1607"/>
    <w:rsid w:val="006C2846"/>
    <w:rsid w:val="006C2F62"/>
    <w:rsid w:val="006C2F7B"/>
    <w:rsid w:val="006C3E86"/>
    <w:rsid w:val="006C43D4"/>
    <w:rsid w:val="006C4985"/>
    <w:rsid w:val="006C4BF1"/>
    <w:rsid w:val="006C4FEE"/>
    <w:rsid w:val="006C58C3"/>
    <w:rsid w:val="006C5B27"/>
    <w:rsid w:val="006C5F94"/>
    <w:rsid w:val="006C7062"/>
    <w:rsid w:val="006C746E"/>
    <w:rsid w:val="006C7B5F"/>
    <w:rsid w:val="006D020C"/>
    <w:rsid w:val="006D0402"/>
    <w:rsid w:val="006D05CE"/>
    <w:rsid w:val="006D0B60"/>
    <w:rsid w:val="006D11F0"/>
    <w:rsid w:val="006D1208"/>
    <w:rsid w:val="006D121C"/>
    <w:rsid w:val="006D153B"/>
    <w:rsid w:val="006D1CE0"/>
    <w:rsid w:val="006D22F9"/>
    <w:rsid w:val="006D2452"/>
    <w:rsid w:val="006D2E11"/>
    <w:rsid w:val="006D2ED8"/>
    <w:rsid w:val="006D3030"/>
    <w:rsid w:val="006D30C7"/>
    <w:rsid w:val="006D3C59"/>
    <w:rsid w:val="006D42CC"/>
    <w:rsid w:val="006D4722"/>
    <w:rsid w:val="006D4CE0"/>
    <w:rsid w:val="006D51F6"/>
    <w:rsid w:val="006D5487"/>
    <w:rsid w:val="006D585E"/>
    <w:rsid w:val="006D5887"/>
    <w:rsid w:val="006D63AA"/>
    <w:rsid w:val="006D63DF"/>
    <w:rsid w:val="006D64FB"/>
    <w:rsid w:val="006D679A"/>
    <w:rsid w:val="006D6908"/>
    <w:rsid w:val="006D743F"/>
    <w:rsid w:val="006D7530"/>
    <w:rsid w:val="006D75B8"/>
    <w:rsid w:val="006D7916"/>
    <w:rsid w:val="006D7959"/>
    <w:rsid w:val="006D7F19"/>
    <w:rsid w:val="006E04C8"/>
    <w:rsid w:val="006E1285"/>
    <w:rsid w:val="006E13DF"/>
    <w:rsid w:val="006E13EE"/>
    <w:rsid w:val="006E1630"/>
    <w:rsid w:val="006E168B"/>
    <w:rsid w:val="006E18A8"/>
    <w:rsid w:val="006E1B76"/>
    <w:rsid w:val="006E2BD9"/>
    <w:rsid w:val="006E3156"/>
    <w:rsid w:val="006E36F0"/>
    <w:rsid w:val="006E3A12"/>
    <w:rsid w:val="006E414A"/>
    <w:rsid w:val="006E4D6D"/>
    <w:rsid w:val="006E4ECE"/>
    <w:rsid w:val="006E5085"/>
    <w:rsid w:val="006E52E2"/>
    <w:rsid w:val="006E5A5F"/>
    <w:rsid w:val="006E670D"/>
    <w:rsid w:val="006E6E04"/>
    <w:rsid w:val="006E6FA5"/>
    <w:rsid w:val="006E6FD7"/>
    <w:rsid w:val="006E786B"/>
    <w:rsid w:val="006E7DD4"/>
    <w:rsid w:val="006E7E48"/>
    <w:rsid w:val="006F0940"/>
    <w:rsid w:val="006F0ADB"/>
    <w:rsid w:val="006F1169"/>
    <w:rsid w:val="006F1647"/>
    <w:rsid w:val="006F1BFD"/>
    <w:rsid w:val="006F239B"/>
    <w:rsid w:val="006F2C84"/>
    <w:rsid w:val="006F31C6"/>
    <w:rsid w:val="006F346B"/>
    <w:rsid w:val="006F359E"/>
    <w:rsid w:val="006F37E7"/>
    <w:rsid w:val="006F3CB9"/>
    <w:rsid w:val="006F3DDD"/>
    <w:rsid w:val="006F3FF4"/>
    <w:rsid w:val="006F409F"/>
    <w:rsid w:val="006F4132"/>
    <w:rsid w:val="006F4617"/>
    <w:rsid w:val="006F4C1E"/>
    <w:rsid w:val="006F609C"/>
    <w:rsid w:val="006F6145"/>
    <w:rsid w:val="006F644A"/>
    <w:rsid w:val="006F6753"/>
    <w:rsid w:val="006F67F5"/>
    <w:rsid w:val="006F6C84"/>
    <w:rsid w:val="006F6EF4"/>
    <w:rsid w:val="006F7123"/>
    <w:rsid w:val="006F7528"/>
    <w:rsid w:val="006F760A"/>
    <w:rsid w:val="006F7676"/>
    <w:rsid w:val="006F7C16"/>
    <w:rsid w:val="007009DE"/>
    <w:rsid w:val="007022F1"/>
    <w:rsid w:val="0070236A"/>
    <w:rsid w:val="00702C22"/>
    <w:rsid w:val="00702D49"/>
    <w:rsid w:val="00702FDF"/>
    <w:rsid w:val="00703346"/>
    <w:rsid w:val="00703683"/>
    <w:rsid w:val="0070377A"/>
    <w:rsid w:val="00703B25"/>
    <w:rsid w:val="00704249"/>
    <w:rsid w:val="0070446A"/>
    <w:rsid w:val="007044B0"/>
    <w:rsid w:val="007049D7"/>
    <w:rsid w:val="00704DAF"/>
    <w:rsid w:val="00704DE8"/>
    <w:rsid w:val="00705C53"/>
    <w:rsid w:val="0070689F"/>
    <w:rsid w:val="00707229"/>
    <w:rsid w:val="0070723A"/>
    <w:rsid w:val="007074C5"/>
    <w:rsid w:val="00707855"/>
    <w:rsid w:val="0070789A"/>
    <w:rsid w:val="00707A21"/>
    <w:rsid w:val="00707B32"/>
    <w:rsid w:val="007104D0"/>
    <w:rsid w:val="007106FD"/>
    <w:rsid w:val="007112B2"/>
    <w:rsid w:val="00711D8C"/>
    <w:rsid w:val="00711F85"/>
    <w:rsid w:val="007120AA"/>
    <w:rsid w:val="00712224"/>
    <w:rsid w:val="007136E7"/>
    <w:rsid w:val="00714320"/>
    <w:rsid w:val="00714EEC"/>
    <w:rsid w:val="0071517A"/>
    <w:rsid w:val="00715913"/>
    <w:rsid w:val="00715C75"/>
    <w:rsid w:val="007173A5"/>
    <w:rsid w:val="0071795D"/>
    <w:rsid w:val="00717B45"/>
    <w:rsid w:val="00717D8B"/>
    <w:rsid w:val="00720D0C"/>
    <w:rsid w:val="00721251"/>
    <w:rsid w:val="007212AA"/>
    <w:rsid w:val="0072184E"/>
    <w:rsid w:val="00721DC4"/>
    <w:rsid w:val="007221A6"/>
    <w:rsid w:val="0072263D"/>
    <w:rsid w:val="00722E62"/>
    <w:rsid w:val="00722F21"/>
    <w:rsid w:val="00723053"/>
    <w:rsid w:val="007232F9"/>
    <w:rsid w:val="0072330F"/>
    <w:rsid w:val="007239D8"/>
    <w:rsid w:val="00724069"/>
    <w:rsid w:val="00724371"/>
    <w:rsid w:val="0072476F"/>
    <w:rsid w:val="00725652"/>
    <w:rsid w:val="007265A8"/>
    <w:rsid w:val="007270D0"/>
    <w:rsid w:val="00727578"/>
    <w:rsid w:val="00727E02"/>
    <w:rsid w:val="0073015B"/>
    <w:rsid w:val="00730A2A"/>
    <w:rsid w:val="00730A68"/>
    <w:rsid w:val="00730CD8"/>
    <w:rsid w:val="0073134E"/>
    <w:rsid w:val="0073135D"/>
    <w:rsid w:val="0073232B"/>
    <w:rsid w:val="00732926"/>
    <w:rsid w:val="0073334E"/>
    <w:rsid w:val="00734F75"/>
    <w:rsid w:val="00735E2E"/>
    <w:rsid w:val="00735F36"/>
    <w:rsid w:val="00737C19"/>
    <w:rsid w:val="00740153"/>
    <w:rsid w:val="007405A5"/>
    <w:rsid w:val="00740DF2"/>
    <w:rsid w:val="00741F20"/>
    <w:rsid w:val="00742F2F"/>
    <w:rsid w:val="0074357A"/>
    <w:rsid w:val="00743BF1"/>
    <w:rsid w:val="00744F40"/>
    <w:rsid w:val="00744FBD"/>
    <w:rsid w:val="00745502"/>
    <w:rsid w:val="0074565E"/>
    <w:rsid w:val="00746A16"/>
    <w:rsid w:val="00746B5C"/>
    <w:rsid w:val="00746F0D"/>
    <w:rsid w:val="0074737E"/>
    <w:rsid w:val="00747644"/>
    <w:rsid w:val="007478A9"/>
    <w:rsid w:val="007501AE"/>
    <w:rsid w:val="007503C1"/>
    <w:rsid w:val="007513E0"/>
    <w:rsid w:val="007515EB"/>
    <w:rsid w:val="00751815"/>
    <w:rsid w:val="0075193C"/>
    <w:rsid w:val="00751B04"/>
    <w:rsid w:val="00751BA4"/>
    <w:rsid w:val="00751C8F"/>
    <w:rsid w:val="00751FDC"/>
    <w:rsid w:val="007522B5"/>
    <w:rsid w:val="007524B2"/>
    <w:rsid w:val="007526B2"/>
    <w:rsid w:val="00752DB0"/>
    <w:rsid w:val="007532AB"/>
    <w:rsid w:val="00753557"/>
    <w:rsid w:val="007540A2"/>
    <w:rsid w:val="0075442A"/>
    <w:rsid w:val="007545E7"/>
    <w:rsid w:val="00754C57"/>
    <w:rsid w:val="00755DFE"/>
    <w:rsid w:val="00755FAF"/>
    <w:rsid w:val="007562CE"/>
    <w:rsid w:val="00756AB2"/>
    <w:rsid w:val="0075751F"/>
    <w:rsid w:val="0075770D"/>
    <w:rsid w:val="007577BF"/>
    <w:rsid w:val="007601F5"/>
    <w:rsid w:val="00760543"/>
    <w:rsid w:val="0076065E"/>
    <w:rsid w:val="00760F03"/>
    <w:rsid w:val="00761073"/>
    <w:rsid w:val="0076129D"/>
    <w:rsid w:val="00761651"/>
    <w:rsid w:val="00761B49"/>
    <w:rsid w:val="00761CAD"/>
    <w:rsid w:val="00761F5F"/>
    <w:rsid w:val="00762219"/>
    <w:rsid w:val="0076296D"/>
    <w:rsid w:val="00762F46"/>
    <w:rsid w:val="00763BCB"/>
    <w:rsid w:val="007645D2"/>
    <w:rsid w:val="00764A62"/>
    <w:rsid w:val="00764CC3"/>
    <w:rsid w:val="00765248"/>
    <w:rsid w:val="007657AF"/>
    <w:rsid w:val="00765A6B"/>
    <w:rsid w:val="00766D76"/>
    <w:rsid w:val="00767359"/>
    <w:rsid w:val="00767B19"/>
    <w:rsid w:val="00767CE4"/>
    <w:rsid w:val="00767E09"/>
    <w:rsid w:val="00767E2B"/>
    <w:rsid w:val="0077041D"/>
    <w:rsid w:val="00770E63"/>
    <w:rsid w:val="00771D98"/>
    <w:rsid w:val="00772616"/>
    <w:rsid w:val="00772619"/>
    <w:rsid w:val="00772C25"/>
    <w:rsid w:val="00773152"/>
    <w:rsid w:val="00773981"/>
    <w:rsid w:val="00773997"/>
    <w:rsid w:val="007740A6"/>
    <w:rsid w:val="00774210"/>
    <w:rsid w:val="007744CA"/>
    <w:rsid w:val="00774B43"/>
    <w:rsid w:val="00774DD6"/>
    <w:rsid w:val="00775154"/>
    <w:rsid w:val="007753F3"/>
    <w:rsid w:val="007763C5"/>
    <w:rsid w:val="00776C6C"/>
    <w:rsid w:val="00776D6F"/>
    <w:rsid w:val="0077722A"/>
    <w:rsid w:val="0077736C"/>
    <w:rsid w:val="007776A7"/>
    <w:rsid w:val="007779C6"/>
    <w:rsid w:val="00777BF0"/>
    <w:rsid w:val="0078012F"/>
    <w:rsid w:val="007801AB"/>
    <w:rsid w:val="00780228"/>
    <w:rsid w:val="00781597"/>
    <w:rsid w:val="00781940"/>
    <w:rsid w:val="00781A43"/>
    <w:rsid w:val="00781D1E"/>
    <w:rsid w:val="007820D3"/>
    <w:rsid w:val="00782608"/>
    <w:rsid w:val="00782EA2"/>
    <w:rsid w:val="00782F1E"/>
    <w:rsid w:val="007831F9"/>
    <w:rsid w:val="00783463"/>
    <w:rsid w:val="007840FA"/>
    <w:rsid w:val="0078448B"/>
    <w:rsid w:val="0078462B"/>
    <w:rsid w:val="007847E7"/>
    <w:rsid w:val="00784969"/>
    <w:rsid w:val="00784CB7"/>
    <w:rsid w:val="00784CF0"/>
    <w:rsid w:val="00785E83"/>
    <w:rsid w:val="007866E3"/>
    <w:rsid w:val="007869FF"/>
    <w:rsid w:val="00786E4D"/>
    <w:rsid w:val="007870ED"/>
    <w:rsid w:val="007875FF"/>
    <w:rsid w:val="0078786A"/>
    <w:rsid w:val="00787E70"/>
    <w:rsid w:val="007904A8"/>
    <w:rsid w:val="0079057A"/>
    <w:rsid w:val="00790A1F"/>
    <w:rsid w:val="007916B0"/>
    <w:rsid w:val="00791B5A"/>
    <w:rsid w:val="0079204D"/>
    <w:rsid w:val="007921DC"/>
    <w:rsid w:val="00793139"/>
    <w:rsid w:val="0079390B"/>
    <w:rsid w:val="00793C27"/>
    <w:rsid w:val="00793D3C"/>
    <w:rsid w:val="007940D8"/>
    <w:rsid w:val="0079419D"/>
    <w:rsid w:val="00794374"/>
    <w:rsid w:val="007946D3"/>
    <w:rsid w:val="007949E0"/>
    <w:rsid w:val="00794D13"/>
    <w:rsid w:val="007953A4"/>
    <w:rsid w:val="00795616"/>
    <w:rsid w:val="007956C2"/>
    <w:rsid w:val="00795D44"/>
    <w:rsid w:val="00796055"/>
    <w:rsid w:val="00796275"/>
    <w:rsid w:val="00796A10"/>
    <w:rsid w:val="00796BB7"/>
    <w:rsid w:val="00796D2B"/>
    <w:rsid w:val="00796D31"/>
    <w:rsid w:val="00796D33"/>
    <w:rsid w:val="00796E26"/>
    <w:rsid w:val="00796FEB"/>
    <w:rsid w:val="00797785"/>
    <w:rsid w:val="007977A2"/>
    <w:rsid w:val="007977C1"/>
    <w:rsid w:val="007979CB"/>
    <w:rsid w:val="00797DA3"/>
    <w:rsid w:val="00797DC7"/>
    <w:rsid w:val="007A05E3"/>
    <w:rsid w:val="007A0743"/>
    <w:rsid w:val="007A0A58"/>
    <w:rsid w:val="007A0DBF"/>
    <w:rsid w:val="007A0F85"/>
    <w:rsid w:val="007A1603"/>
    <w:rsid w:val="007A1A05"/>
    <w:rsid w:val="007A2273"/>
    <w:rsid w:val="007A2695"/>
    <w:rsid w:val="007A27E1"/>
    <w:rsid w:val="007A2AC5"/>
    <w:rsid w:val="007A2F54"/>
    <w:rsid w:val="007A3912"/>
    <w:rsid w:val="007A3980"/>
    <w:rsid w:val="007A40FD"/>
    <w:rsid w:val="007A4193"/>
    <w:rsid w:val="007A4565"/>
    <w:rsid w:val="007A5394"/>
    <w:rsid w:val="007A6041"/>
    <w:rsid w:val="007A6655"/>
    <w:rsid w:val="007A67A2"/>
    <w:rsid w:val="007A6B01"/>
    <w:rsid w:val="007A6C55"/>
    <w:rsid w:val="007A72FA"/>
    <w:rsid w:val="007A7455"/>
    <w:rsid w:val="007A7873"/>
    <w:rsid w:val="007A787A"/>
    <w:rsid w:val="007A7C56"/>
    <w:rsid w:val="007B0126"/>
    <w:rsid w:val="007B0FFA"/>
    <w:rsid w:val="007B1228"/>
    <w:rsid w:val="007B1446"/>
    <w:rsid w:val="007B1B29"/>
    <w:rsid w:val="007B1BEB"/>
    <w:rsid w:val="007B1C7F"/>
    <w:rsid w:val="007B1CE8"/>
    <w:rsid w:val="007B1D2C"/>
    <w:rsid w:val="007B1EA2"/>
    <w:rsid w:val="007B1FD9"/>
    <w:rsid w:val="007B21EF"/>
    <w:rsid w:val="007B2336"/>
    <w:rsid w:val="007B2A56"/>
    <w:rsid w:val="007B2D8A"/>
    <w:rsid w:val="007B2EBA"/>
    <w:rsid w:val="007B355D"/>
    <w:rsid w:val="007B392D"/>
    <w:rsid w:val="007B3961"/>
    <w:rsid w:val="007B3EC7"/>
    <w:rsid w:val="007B4071"/>
    <w:rsid w:val="007B43C4"/>
    <w:rsid w:val="007B4654"/>
    <w:rsid w:val="007B46D6"/>
    <w:rsid w:val="007B4A61"/>
    <w:rsid w:val="007B4B5D"/>
    <w:rsid w:val="007B5588"/>
    <w:rsid w:val="007B5964"/>
    <w:rsid w:val="007B6C08"/>
    <w:rsid w:val="007B6E38"/>
    <w:rsid w:val="007B72E1"/>
    <w:rsid w:val="007B72E9"/>
    <w:rsid w:val="007B766A"/>
    <w:rsid w:val="007B7926"/>
    <w:rsid w:val="007B797D"/>
    <w:rsid w:val="007C0453"/>
    <w:rsid w:val="007C06E5"/>
    <w:rsid w:val="007C08FF"/>
    <w:rsid w:val="007C1112"/>
    <w:rsid w:val="007C174E"/>
    <w:rsid w:val="007C1AA6"/>
    <w:rsid w:val="007C1AB6"/>
    <w:rsid w:val="007C1E60"/>
    <w:rsid w:val="007C24AC"/>
    <w:rsid w:val="007C24CE"/>
    <w:rsid w:val="007C24D5"/>
    <w:rsid w:val="007C261B"/>
    <w:rsid w:val="007C2636"/>
    <w:rsid w:val="007C2C8B"/>
    <w:rsid w:val="007C2FF2"/>
    <w:rsid w:val="007C34C5"/>
    <w:rsid w:val="007C35EC"/>
    <w:rsid w:val="007C3712"/>
    <w:rsid w:val="007C374C"/>
    <w:rsid w:val="007C3E65"/>
    <w:rsid w:val="007C5359"/>
    <w:rsid w:val="007C590D"/>
    <w:rsid w:val="007C59DB"/>
    <w:rsid w:val="007C5A84"/>
    <w:rsid w:val="007C611A"/>
    <w:rsid w:val="007C6AE0"/>
    <w:rsid w:val="007C70E3"/>
    <w:rsid w:val="007C7162"/>
    <w:rsid w:val="007C72B3"/>
    <w:rsid w:val="007D00D3"/>
    <w:rsid w:val="007D173B"/>
    <w:rsid w:val="007D178D"/>
    <w:rsid w:val="007D1C31"/>
    <w:rsid w:val="007D203C"/>
    <w:rsid w:val="007D2257"/>
    <w:rsid w:val="007D22CB"/>
    <w:rsid w:val="007D2361"/>
    <w:rsid w:val="007D25EF"/>
    <w:rsid w:val="007D2C18"/>
    <w:rsid w:val="007D3B71"/>
    <w:rsid w:val="007D42C3"/>
    <w:rsid w:val="007D4591"/>
    <w:rsid w:val="007D45E5"/>
    <w:rsid w:val="007D479C"/>
    <w:rsid w:val="007D4E3D"/>
    <w:rsid w:val="007D4ED9"/>
    <w:rsid w:val="007D4F50"/>
    <w:rsid w:val="007D5455"/>
    <w:rsid w:val="007D54A5"/>
    <w:rsid w:val="007D561D"/>
    <w:rsid w:val="007D5757"/>
    <w:rsid w:val="007D5B58"/>
    <w:rsid w:val="007D5C16"/>
    <w:rsid w:val="007D62A7"/>
    <w:rsid w:val="007D6538"/>
    <w:rsid w:val="007D7421"/>
    <w:rsid w:val="007D7887"/>
    <w:rsid w:val="007E023C"/>
    <w:rsid w:val="007E0806"/>
    <w:rsid w:val="007E120A"/>
    <w:rsid w:val="007E124B"/>
    <w:rsid w:val="007E1782"/>
    <w:rsid w:val="007E2B06"/>
    <w:rsid w:val="007E2B8D"/>
    <w:rsid w:val="007E2F1D"/>
    <w:rsid w:val="007E3237"/>
    <w:rsid w:val="007E336E"/>
    <w:rsid w:val="007E3750"/>
    <w:rsid w:val="007E43B9"/>
    <w:rsid w:val="007E4410"/>
    <w:rsid w:val="007E4A3F"/>
    <w:rsid w:val="007E4ABF"/>
    <w:rsid w:val="007E4C03"/>
    <w:rsid w:val="007E4EAB"/>
    <w:rsid w:val="007E5D27"/>
    <w:rsid w:val="007E5D2D"/>
    <w:rsid w:val="007E71FC"/>
    <w:rsid w:val="007E734B"/>
    <w:rsid w:val="007E779F"/>
    <w:rsid w:val="007E79B8"/>
    <w:rsid w:val="007E7A44"/>
    <w:rsid w:val="007E7C30"/>
    <w:rsid w:val="007F0BAE"/>
    <w:rsid w:val="007F1062"/>
    <w:rsid w:val="007F11D6"/>
    <w:rsid w:val="007F1277"/>
    <w:rsid w:val="007F14B5"/>
    <w:rsid w:val="007F1558"/>
    <w:rsid w:val="007F169E"/>
    <w:rsid w:val="007F172A"/>
    <w:rsid w:val="007F17AB"/>
    <w:rsid w:val="007F17E1"/>
    <w:rsid w:val="007F1F2C"/>
    <w:rsid w:val="007F2843"/>
    <w:rsid w:val="007F290D"/>
    <w:rsid w:val="007F2F57"/>
    <w:rsid w:val="007F3EA9"/>
    <w:rsid w:val="007F42CF"/>
    <w:rsid w:val="007F430C"/>
    <w:rsid w:val="007F43C6"/>
    <w:rsid w:val="007F4AFD"/>
    <w:rsid w:val="007F4E03"/>
    <w:rsid w:val="007F4F50"/>
    <w:rsid w:val="007F50F3"/>
    <w:rsid w:val="007F518F"/>
    <w:rsid w:val="007F5A41"/>
    <w:rsid w:val="007F5BC5"/>
    <w:rsid w:val="007F5D61"/>
    <w:rsid w:val="007F5FC9"/>
    <w:rsid w:val="007F6CFD"/>
    <w:rsid w:val="007F6F7B"/>
    <w:rsid w:val="007F72FA"/>
    <w:rsid w:val="007F733F"/>
    <w:rsid w:val="007F7371"/>
    <w:rsid w:val="007F7A38"/>
    <w:rsid w:val="007F7ED5"/>
    <w:rsid w:val="00800086"/>
    <w:rsid w:val="008005B0"/>
    <w:rsid w:val="00800E90"/>
    <w:rsid w:val="008010AE"/>
    <w:rsid w:val="008016B9"/>
    <w:rsid w:val="00801CFF"/>
    <w:rsid w:val="00801DF3"/>
    <w:rsid w:val="00802C14"/>
    <w:rsid w:val="00802DB5"/>
    <w:rsid w:val="008035E0"/>
    <w:rsid w:val="00803DF8"/>
    <w:rsid w:val="00803EF3"/>
    <w:rsid w:val="00803FC5"/>
    <w:rsid w:val="00804123"/>
    <w:rsid w:val="00804531"/>
    <w:rsid w:val="00804F6D"/>
    <w:rsid w:val="00805061"/>
    <w:rsid w:val="0080533F"/>
    <w:rsid w:val="00805631"/>
    <w:rsid w:val="008058EB"/>
    <w:rsid w:val="00806262"/>
    <w:rsid w:val="00806A89"/>
    <w:rsid w:val="00806BA0"/>
    <w:rsid w:val="00806E34"/>
    <w:rsid w:val="0080707A"/>
    <w:rsid w:val="008070B8"/>
    <w:rsid w:val="00807653"/>
    <w:rsid w:val="00807D14"/>
    <w:rsid w:val="00807F26"/>
    <w:rsid w:val="00810F67"/>
    <w:rsid w:val="0081109D"/>
    <w:rsid w:val="00811492"/>
    <w:rsid w:val="00811790"/>
    <w:rsid w:val="00811A90"/>
    <w:rsid w:val="00811B63"/>
    <w:rsid w:val="00812359"/>
    <w:rsid w:val="008125D1"/>
    <w:rsid w:val="00812B82"/>
    <w:rsid w:val="00813193"/>
    <w:rsid w:val="0081327F"/>
    <w:rsid w:val="0081409A"/>
    <w:rsid w:val="008141CE"/>
    <w:rsid w:val="008144BD"/>
    <w:rsid w:val="00814743"/>
    <w:rsid w:val="00814978"/>
    <w:rsid w:val="00814A87"/>
    <w:rsid w:val="00814AE2"/>
    <w:rsid w:val="00814DBB"/>
    <w:rsid w:val="00815271"/>
    <w:rsid w:val="008153B6"/>
    <w:rsid w:val="008158DF"/>
    <w:rsid w:val="00815E30"/>
    <w:rsid w:val="00816076"/>
    <w:rsid w:val="00816484"/>
    <w:rsid w:val="00816D43"/>
    <w:rsid w:val="0081744C"/>
    <w:rsid w:val="008175FD"/>
    <w:rsid w:val="0081782D"/>
    <w:rsid w:val="00817D6C"/>
    <w:rsid w:val="00820C99"/>
    <w:rsid w:val="00821A9F"/>
    <w:rsid w:val="00822293"/>
    <w:rsid w:val="00822E91"/>
    <w:rsid w:val="008235D9"/>
    <w:rsid w:val="00823F46"/>
    <w:rsid w:val="00824099"/>
    <w:rsid w:val="008243C7"/>
    <w:rsid w:val="00824EC9"/>
    <w:rsid w:val="00825773"/>
    <w:rsid w:val="00825A08"/>
    <w:rsid w:val="008260B3"/>
    <w:rsid w:val="00826835"/>
    <w:rsid w:val="00826AB5"/>
    <w:rsid w:val="00826CE0"/>
    <w:rsid w:val="00826EEB"/>
    <w:rsid w:val="00826EEC"/>
    <w:rsid w:val="008273CC"/>
    <w:rsid w:val="00827770"/>
    <w:rsid w:val="0082787A"/>
    <w:rsid w:val="0082793A"/>
    <w:rsid w:val="008279EC"/>
    <w:rsid w:val="00827D72"/>
    <w:rsid w:val="00827DD6"/>
    <w:rsid w:val="00830DB2"/>
    <w:rsid w:val="008313A9"/>
    <w:rsid w:val="008315A8"/>
    <w:rsid w:val="0083163C"/>
    <w:rsid w:val="00831813"/>
    <w:rsid w:val="0083221D"/>
    <w:rsid w:val="00833121"/>
    <w:rsid w:val="008335E2"/>
    <w:rsid w:val="00833823"/>
    <w:rsid w:val="00833B99"/>
    <w:rsid w:val="00833DDC"/>
    <w:rsid w:val="0083431F"/>
    <w:rsid w:val="00834578"/>
    <w:rsid w:val="00834C78"/>
    <w:rsid w:val="0083523F"/>
    <w:rsid w:val="00835A46"/>
    <w:rsid w:val="00835E35"/>
    <w:rsid w:val="00835FD4"/>
    <w:rsid w:val="008361E2"/>
    <w:rsid w:val="008363C1"/>
    <w:rsid w:val="008365DF"/>
    <w:rsid w:val="00836615"/>
    <w:rsid w:val="00836E72"/>
    <w:rsid w:val="0083735C"/>
    <w:rsid w:val="0083792C"/>
    <w:rsid w:val="00837B33"/>
    <w:rsid w:val="00837D32"/>
    <w:rsid w:val="00837EA5"/>
    <w:rsid w:val="00840072"/>
    <w:rsid w:val="008401F1"/>
    <w:rsid w:val="0084045A"/>
    <w:rsid w:val="0084055F"/>
    <w:rsid w:val="008405C2"/>
    <w:rsid w:val="00840D58"/>
    <w:rsid w:val="008413B5"/>
    <w:rsid w:val="008416D1"/>
    <w:rsid w:val="00841921"/>
    <w:rsid w:val="00841D37"/>
    <w:rsid w:val="00841F0A"/>
    <w:rsid w:val="00841F77"/>
    <w:rsid w:val="00842BE5"/>
    <w:rsid w:val="00843383"/>
    <w:rsid w:val="008436C2"/>
    <w:rsid w:val="00843BFD"/>
    <w:rsid w:val="00843CC9"/>
    <w:rsid w:val="0084425B"/>
    <w:rsid w:val="008446DC"/>
    <w:rsid w:val="00844DC4"/>
    <w:rsid w:val="0084540F"/>
    <w:rsid w:val="00845E77"/>
    <w:rsid w:val="00846517"/>
    <w:rsid w:val="008467E1"/>
    <w:rsid w:val="00846988"/>
    <w:rsid w:val="00846C14"/>
    <w:rsid w:val="008470F3"/>
    <w:rsid w:val="008474E8"/>
    <w:rsid w:val="00847678"/>
    <w:rsid w:val="00847FA1"/>
    <w:rsid w:val="00850118"/>
    <w:rsid w:val="0085048F"/>
    <w:rsid w:val="008504AF"/>
    <w:rsid w:val="00850F08"/>
    <w:rsid w:val="00851218"/>
    <w:rsid w:val="008512E0"/>
    <w:rsid w:val="0085166E"/>
    <w:rsid w:val="00851905"/>
    <w:rsid w:val="00851EF3"/>
    <w:rsid w:val="00851F2C"/>
    <w:rsid w:val="00853137"/>
    <w:rsid w:val="00853EC5"/>
    <w:rsid w:val="00853ECC"/>
    <w:rsid w:val="00854190"/>
    <w:rsid w:val="0085432E"/>
    <w:rsid w:val="00854348"/>
    <w:rsid w:val="008544F5"/>
    <w:rsid w:val="0085555A"/>
    <w:rsid w:val="008555DD"/>
    <w:rsid w:val="00855AC3"/>
    <w:rsid w:val="00855BEA"/>
    <w:rsid w:val="00856044"/>
    <w:rsid w:val="008567BB"/>
    <w:rsid w:val="00857A8D"/>
    <w:rsid w:val="00857AD0"/>
    <w:rsid w:val="00857BDD"/>
    <w:rsid w:val="00860221"/>
    <w:rsid w:val="008602D1"/>
    <w:rsid w:val="00860526"/>
    <w:rsid w:val="008605FE"/>
    <w:rsid w:val="00860E87"/>
    <w:rsid w:val="00861757"/>
    <w:rsid w:val="00861C2E"/>
    <w:rsid w:val="0086223C"/>
    <w:rsid w:val="00862408"/>
    <w:rsid w:val="0086241E"/>
    <w:rsid w:val="00862568"/>
    <w:rsid w:val="00862B08"/>
    <w:rsid w:val="00862D7C"/>
    <w:rsid w:val="00863051"/>
    <w:rsid w:val="0086305F"/>
    <w:rsid w:val="00863884"/>
    <w:rsid w:val="008638AD"/>
    <w:rsid w:val="00863B51"/>
    <w:rsid w:val="00863CFD"/>
    <w:rsid w:val="0086424E"/>
    <w:rsid w:val="008642B6"/>
    <w:rsid w:val="0086450D"/>
    <w:rsid w:val="0086492B"/>
    <w:rsid w:val="00864950"/>
    <w:rsid w:val="00865811"/>
    <w:rsid w:val="00865CBB"/>
    <w:rsid w:val="0086606D"/>
    <w:rsid w:val="00866391"/>
    <w:rsid w:val="00866401"/>
    <w:rsid w:val="008664AC"/>
    <w:rsid w:val="00866797"/>
    <w:rsid w:val="0086698D"/>
    <w:rsid w:val="00866D0B"/>
    <w:rsid w:val="008670F3"/>
    <w:rsid w:val="00867396"/>
    <w:rsid w:val="008674DF"/>
    <w:rsid w:val="0086783B"/>
    <w:rsid w:val="00867B4F"/>
    <w:rsid w:val="00867B6F"/>
    <w:rsid w:val="00870197"/>
    <w:rsid w:val="008706F9"/>
    <w:rsid w:val="00870B0B"/>
    <w:rsid w:val="00870D4F"/>
    <w:rsid w:val="00871A2F"/>
    <w:rsid w:val="00872002"/>
    <w:rsid w:val="00872CE0"/>
    <w:rsid w:val="008735E9"/>
    <w:rsid w:val="00873A6D"/>
    <w:rsid w:val="00873CD0"/>
    <w:rsid w:val="00874007"/>
    <w:rsid w:val="00874565"/>
    <w:rsid w:val="00874B27"/>
    <w:rsid w:val="00874DC1"/>
    <w:rsid w:val="00874FB6"/>
    <w:rsid w:val="008753AD"/>
    <w:rsid w:val="008753FE"/>
    <w:rsid w:val="008757BA"/>
    <w:rsid w:val="008758CC"/>
    <w:rsid w:val="00875A78"/>
    <w:rsid w:val="00875B82"/>
    <w:rsid w:val="00875D11"/>
    <w:rsid w:val="008760BC"/>
    <w:rsid w:val="00876435"/>
    <w:rsid w:val="0087760A"/>
    <w:rsid w:val="00877670"/>
    <w:rsid w:val="00877B67"/>
    <w:rsid w:val="00880084"/>
    <w:rsid w:val="00880BD4"/>
    <w:rsid w:val="00880D57"/>
    <w:rsid w:val="008810F0"/>
    <w:rsid w:val="00881187"/>
    <w:rsid w:val="0088124A"/>
    <w:rsid w:val="00881319"/>
    <w:rsid w:val="008814A7"/>
    <w:rsid w:val="0088158C"/>
    <w:rsid w:val="00881969"/>
    <w:rsid w:val="00881F64"/>
    <w:rsid w:val="00882271"/>
    <w:rsid w:val="00882AB8"/>
    <w:rsid w:val="00883096"/>
    <w:rsid w:val="00883357"/>
    <w:rsid w:val="008838DE"/>
    <w:rsid w:val="00883972"/>
    <w:rsid w:val="00883E76"/>
    <w:rsid w:val="00884631"/>
    <w:rsid w:val="00884ADE"/>
    <w:rsid w:val="00884B81"/>
    <w:rsid w:val="00884C3A"/>
    <w:rsid w:val="00884D13"/>
    <w:rsid w:val="00886A87"/>
    <w:rsid w:val="0088725E"/>
    <w:rsid w:val="008873D6"/>
    <w:rsid w:val="008873F9"/>
    <w:rsid w:val="00887CE7"/>
    <w:rsid w:val="008902FB"/>
    <w:rsid w:val="008903E9"/>
    <w:rsid w:val="00890A86"/>
    <w:rsid w:val="00890F3E"/>
    <w:rsid w:val="008914B8"/>
    <w:rsid w:val="00891A07"/>
    <w:rsid w:val="00891FCD"/>
    <w:rsid w:val="0089236C"/>
    <w:rsid w:val="008924F8"/>
    <w:rsid w:val="0089289E"/>
    <w:rsid w:val="00892B3A"/>
    <w:rsid w:val="00893215"/>
    <w:rsid w:val="00893621"/>
    <w:rsid w:val="00893A29"/>
    <w:rsid w:val="00893B45"/>
    <w:rsid w:val="00893B5F"/>
    <w:rsid w:val="00893BB9"/>
    <w:rsid w:val="00893E59"/>
    <w:rsid w:val="008940F3"/>
    <w:rsid w:val="0089447C"/>
    <w:rsid w:val="008944B8"/>
    <w:rsid w:val="0089479E"/>
    <w:rsid w:val="008947E2"/>
    <w:rsid w:val="00894E38"/>
    <w:rsid w:val="008954A9"/>
    <w:rsid w:val="00895AEA"/>
    <w:rsid w:val="00895E3A"/>
    <w:rsid w:val="0089622A"/>
    <w:rsid w:val="008962B0"/>
    <w:rsid w:val="00896B3C"/>
    <w:rsid w:val="00897314"/>
    <w:rsid w:val="00897F45"/>
    <w:rsid w:val="008A03B7"/>
    <w:rsid w:val="008A0428"/>
    <w:rsid w:val="008A0729"/>
    <w:rsid w:val="008A0D00"/>
    <w:rsid w:val="008A0F20"/>
    <w:rsid w:val="008A0F33"/>
    <w:rsid w:val="008A1E78"/>
    <w:rsid w:val="008A1E80"/>
    <w:rsid w:val="008A2001"/>
    <w:rsid w:val="008A2595"/>
    <w:rsid w:val="008A33CC"/>
    <w:rsid w:val="008A39B6"/>
    <w:rsid w:val="008A3B5D"/>
    <w:rsid w:val="008A3B8D"/>
    <w:rsid w:val="008A3F7C"/>
    <w:rsid w:val="008A3FD3"/>
    <w:rsid w:val="008A4528"/>
    <w:rsid w:val="008A514D"/>
    <w:rsid w:val="008A524A"/>
    <w:rsid w:val="008A5337"/>
    <w:rsid w:val="008A5456"/>
    <w:rsid w:val="008A61A3"/>
    <w:rsid w:val="008A686D"/>
    <w:rsid w:val="008A6DB4"/>
    <w:rsid w:val="008A72EF"/>
    <w:rsid w:val="008A75FB"/>
    <w:rsid w:val="008A775F"/>
    <w:rsid w:val="008A798D"/>
    <w:rsid w:val="008A7C67"/>
    <w:rsid w:val="008B03E2"/>
    <w:rsid w:val="008B0CD2"/>
    <w:rsid w:val="008B0FCC"/>
    <w:rsid w:val="008B167A"/>
    <w:rsid w:val="008B19A6"/>
    <w:rsid w:val="008B1A2A"/>
    <w:rsid w:val="008B2301"/>
    <w:rsid w:val="008B32DB"/>
    <w:rsid w:val="008B3715"/>
    <w:rsid w:val="008B3B74"/>
    <w:rsid w:val="008B3C41"/>
    <w:rsid w:val="008B4D36"/>
    <w:rsid w:val="008B528D"/>
    <w:rsid w:val="008B528F"/>
    <w:rsid w:val="008B562C"/>
    <w:rsid w:val="008B56C2"/>
    <w:rsid w:val="008B6052"/>
    <w:rsid w:val="008B6145"/>
    <w:rsid w:val="008B6435"/>
    <w:rsid w:val="008B79A1"/>
    <w:rsid w:val="008B7C24"/>
    <w:rsid w:val="008C0212"/>
    <w:rsid w:val="008C099E"/>
    <w:rsid w:val="008C0DA8"/>
    <w:rsid w:val="008C0F9A"/>
    <w:rsid w:val="008C11C9"/>
    <w:rsid w:val="008C126A"/>
    <w:rsid w:val="008C149A"/>
    <w:rsid w:val="008C1F3B"/>
    <w:rsid w:val="008C20F0"/>
    <w:rsid w:val="008C284E"/>
    <w:rsid w:val="008C29FD"/>
    <w:rsid w:val="008C2F9F"/>
    <w:rsid w:val="008C3E6A"/>
    <w:rsid w:val="008C4511"/>
    <w:rsid w:val="008C451E"/>
    <w:rsid w:val="008C4593"/>
    <w:rsid w:val="008C4DC5"/>
    <w:rsid w:val="008C5F1F"/>
    <w:rsid w:val="008C60F2"/>
    <w:rsid w:val="008C631A"/>
    <w:rsid w:val="008C67C3"/>
    <w:rsid w:val="008C6A6D"/>
    <w:rsid w:val="008C6B4E"/>
    <w:rsid w:val="008C6C0A"/>
    <w:rsid w:val="008C7961"/>
    <w:rsid w:val="008C7CEC"/>
    <w:rsid w:val="008D005B"/>
    <w:rsid w:val="008D022E"/>
    <w:rsid w:val="008D06ED"/>
    <w:rsid w:val="008D094D"/>
    <w:rsid w:val="008D0CE2"/>
    <w:rsid w:val="008D2009"/>
    <w:rsid w:val="008D2243"/>
    <w:rsid w:val="008D2257"/>
    <w:rsid w:val="008D2266"/>
    <w:rsid w:val="008D2533"/>
    <w:rsid w:val="008D2928"/>
    <w:rsid w:val="008D3325"/>
    <w:rsid w:val="008D3888"/>
    <w:rsid w:val="008D3CBA"/>
    <w:rsid w:val="008D463F"/>
    <w:rsid w:val="008D4DF9"/>
    <w:rsid w:val="008D5E4B"/>
    <w:rsid w:val="008D60E4"/>
    <w:rsid w:val="008D64AC"/>
    <w:rsid w:val="008D7B47"/>
    <w:rsid w:val="008D7B5A"/>
    <w:rsid w:val="008D7EA4"/>
    <w:rsid w:val="008D7F96"/>
    <w:rsid w:val="008E0338"/>
    <w:rsid w:val="008E0988"/>
    <w:rsid w:val="008E1064"/>
    <w:rsid w:val="008E14EF"/>
    <w:rsid w:val="008E1571"/>
    <w:rsid w:val="008E1916"/>
    <w:rsid w:val="008E1DAF"/>
    <w:rsid w:val="008E1EE3"/>
    <w:rsid w:val="008E248F"/>
    <w:rsid w:val="008E31CD"/>
    <w:rsid w:val="008E3565"/>
    <w:rsid w:val="008E35C7"/>
    <w:rsid w:val="008E37ED"/>
    <w:rsid w:val="008E3CA3"/>
    <w:rsid w:val="008E4197"/>
    <w:rsid w:val="008E43EC"/>
    <w:rsid w:val="008E5A38"/>
    <w:rsid w:val="008E5A80"/>
    <w:rsid w:val="008E689D"/>
    <w:rsid w:val="008E6DF7"/>
    <w:rsid w:val="008E70BA"/>
    <w:rsid w:val="008E74FF"/>
    <w:rsid w:val="008E7EB5"/>
    <w:rsid w:val="008F030A"/>
    <w:rsid w:val="008F0A26"/>
    <w:rsid w:val="008F0A47"/>
    <w:rsid w:val="008F10FF"/>
    <w:rsid w:val="008F150C"/>
    <w:rsid w:val="008F1D79"/>
    <w:rsid w:val="008F1F42"/>
    <w:rsid w:val="008F1FBC"/>
    <w:rsid w:val="008F2180"/>
    <w:rsid w:val="008F2339"/>
    <w:rsid w:val="008F2443"/>
    <w:rsid w:val="008F2C1A"/>
    <w:rsid w:val="008F32CD"/>
    <w:rsid w:val="008F3595"/>
    <w:rsid w:val="008F4998"/>
    <w:rsid w:val="008F4EBB"/>
    <w:rsid w:val="008F4F22"/>
    <w:rsid w:val="008F5104"/>
    <w:rsid w:val="008F53B2"/>
    <w:rsid w:val="008F55B9"/>
    <w:rsid w:val="008F58B2"/>
    <w:rsid w:val="008F5AFE"/>
    <w:rsid w:val="008F603D"/>
    <w:rsid w:val="008F608B"/>
    <w:rsid w:val="008F65C2"/>
    <w:rsid w:val="008F6E77"/>
    <w:rsid w:val="008F7AC1"/>
    <w:rsid w:val="009003B3"/>
    <w:rsid w:val="0090064D"/>
    <w:rsid w:val="00900B4A"/>
    <w:rsid w:val="00900B80"/>
    <w:rsid w:val="00901432"/>
    <w:rsid w:val="00901574"/>
    <w:rsid w:val="0090187E"/>
    <w:rsid w:val="00902059"/>
    <w:rsid w:val="009021AE"/>
    <w:rsid w:val="00902351"/>
    <w:rsid w:val="00902C28"/>
    <w:rsid w:val="00902D0D"/>
    <w:rsid w:val="00903037"/>
    <w:rsid w:val="00903177"/>
    <w:rsid w:val="00903273"/>
    <w:rsid w:val="009034FF"/>
    <w:rsid w:val="009051FD"/>
    <w:rsid w:val="0090537C"/>
    <w:rsid w:val="009055AE"/>
    <w:rsid w:val="00905660"/>
    <w:rsid w:val="00905AD0"/>
    <w:rsid w:val="00905F09"/>
    <w:rsid w:val="0090627B"/>
    <w:rsid w:val="00906A2D"/>
    <w:rsid w:val="00906C0C"/>
    <w:rsid w:val="00906EBA"/>
    <w:rsid w:val="009077AF"/>
    <w:rsid w:val="00907823"/>
    <w:rsid w:val="00910125"/>
    <w:rsid w:val="009108F1"/>
    <w:rsid w:val="00910976"/>
    <w:rsid w:val="00910ABC"/>
    <w:rsid w:val="00910EC2"/>
    <w:rsid w:val="009113B3"/>
    <w:rsid w:val="00911530"/>
    <w:rsid w:val="0091186B"/>
    <w:rsid w:val="009121ED"/>
    <w:rsid w:val="009122F3"/>
    <w:rsid w:val="0091241C"/>
    <w:rsid w:val="0091280A"/>
    <w:rsid w:val="00912F52"/>
    <w:rsid w:val="00912FD9"/>
    <w:rsid w:val="009139E2"/>
    <w:rsid w:val="00913BC9"/>
    <w:rsid w:val="00914015"/>
    <w:rsid w:val="009140F3"/>
    <w:rsid w:val="009146F4"/>
    <w:rsid w:val="00914799"/>
    <w:rsid w:val="009149C6"/>
    <w:rsid w:val="00914A13"/>
    <w:rsid w:val="00914B21"/>
    <w:rsid w:val="00914E24"/>
    <w:rsid w:val="0091562C"/>
    <w:rsid w:val="00915ABE"/>
    <w:rsid w:val="00915DBF"/>
    <w:rsid w:val="009163A9"/>
    <w:rsid w:val="00916CCE"/>
    <w:rsid w:val="0091742C"/>
    <w:rsid w:val="00917584"/>
    <w:rsid w:val="00917989"/>
    <w:rsid w:val="009200EB"/>
    <w:rsid w:val="009202E3"/>
    <w:rsid w:val="0092033C"/>
    <w:rsid w:val="00920651"/>
    <w:rsid w:val="00920873"/>
    <w:rsid w:val="00920CE8"/>
    <w:rsid w:val="00920EDB"/>
    <w:rsid w:val="00920F57"/>
    <w:rsid w:val="0092140A"/>
    <w:rsid w:val="00921A54"/>
    <w:rsid w:val="009223A0"/>
    <w:rsid w:val="00922556"/>
    <w:rsid w:val="0092280B"/>
    <w:rsid w:val="009238A2"/>
    <w:rsid w:val="00923AD2"/>
    <w:rsid w:val="00923D0D"/>
    <w:rsid w:val="00924541"/>
    <w:rsid w:val="009253CF"/>
    <w:rsid w:val="00925923"/>
    <w:rsid w:val="0092595C"/>
    <w:rsid w:val="00925A78"/>
    <w:rsid w:val="00925C63"/>
    <w:rsid w:val="00925FFC"/>
    <w:rsid w:val="009262A6"/>
    <w:rsid w:val="00926578"/>
    <w:rsid w:val="00926F48"/>
    <w:rsid w:val="00927073"/>
    <w:rsid w:val="009270C5"/>
    <w:rsid w:val="00927682"/>
    <w:rsid w:val="00927F18"/>
    <w:rsid w:val="00930450"/>
    <w:rsid w:val="00930758"/>
    <w:rsid w:val="00930B05"/>
    <w:rsid w:val="00931579"/>
    <w:rsid w:val="0093230B"/>
    <w:rsid w:val="009326C6"/>
    <w:rsid w:val="00933286"/>
    <w:rsid w:val="00933782"/>
    <w:rsid w:val="009343C1"/>
    <w:rsid w:val="009353B9"/>
    <w:rsid w:val="009365F0"/>
    <w:rsid w:val="00936779"/>
    <w:rsid w:val="00936953"/>
    <w:rsid w:val="009369ED"/>
    <w:rsid w:val="009374DA"/>
    <w:rsid w:val="00941167"/>
    <w:rsid w:val="00942070"/>
    <w:rsid w:val="009421A8"/>
    <w:rsid w:val="00942D6B"/>
    <w:rsid w:val="00943B6A"/>
    <w:rsid w:val="00943E55"/>
    <w:rsid w:val="00943EF3"/>
    <w:rsid w:val="009443EF"/>
    <w:rsid w:val="00944B5B"/>
    <w:rsid w:val="00945060"/>
    <w:rsid w:val="00945E42"/>
    <w:rsid w:val="00945F03"/>
    <w:rsid w:val="00945FD1"/>
    <w:rsid w:val="0094601B"/>
    <w:rsid w:val="009465E9"/>
    <w:rsid w:val="00946747"/>
    <w:rsid w:val="00946C04"/>
    <w:rsid w:val="0094712D"/>
    <w:rsid w:val="00947231"/>
    <w:rsid w:val="009479B9"/>
    <w:rsid w:val="00950027"/>
    <w:rsid w:val="009500F3"/>
    <w:rsid w:val="0095066D"/>
    <w:rsid w:val="009508C2"/>
    <w:rsid w:val="00950937"/>
    <w:rsid w:val="00951602"/>
    <w:rsid w:val="00951890"/>
    <w:rsid w:val="009525CD"/>
    <w:rsid w:val="00952D0E"/>
    <w:rsid w:val="00952D98"/>
    <w:rsid w:val="0095309A"/>
    <w:rsid w:val="00953280"/>
    <w:rsid w:val="009536F4"/>
    <w:rsid w:val="00953AFF"/>
    <w:rsid w:val="00954007"/>
    <w:rsid w:val="009543BA"/>
    <w:rsid w:val="00954522"/>
    <w:rsid w:val="009547C6"/>
    <w:rsid w:val="00954A0C"/>
    <w:rsid w:val="00954F64"/>
    <w:rsid w:val="009559ED"/>
    <w:rsid w:val="00955CD3"/>
    <w:rsid w:val="00955D5D"/>
    <w:rsid w:val="00955E3A"/>
    <w:rsid w:val="0095710E"/>
    <w:rsid w:val="0095724B"/>
    <w:rsid w:val="00957250"/>
    <w:rsid w:val="00957348"/>
    <w:rsid w:val="009579AE"/>
    <w:rsid w:val="009603F2"/>
    <w:rsid w:val="00960480"/>
    <w:rsid w:val="00960BAE"/>
    <w:rsid w:val="00960FCA"/>
    <w:rsid w:val="00961A8D"/>
    <w:rsid w:val="00962373"/>
    <w:rsid w:val="00962960"/>
    <w:rsid w:val="009629D5"/>
    <w:rsid w:val="00962A7C"/>
    <w:rsid w:val="00963192"/>
    <w:rsid w:val="009632C2"/>
    <w:rsid w:val="009636E6"/>
    <w:rsid w:val="00963758"/>
    <w:rsid w:val="0096377A"/>
    <w:rsid w:val="00963AC1"/>
    <w:rsid w:val="00963D02"/>
    <w:rsid w:val="00963D93"/>
    <w:rsid w:val="00963F39"/>
    <w:rsid w:val="00964A20"/>
    <w:rsid w:val="00964F3E"/>
    <w:rsid w:val="00965ECB"/>
    <w:rsid w:val="009663CC"/>
    <w:rsid w:val="00966DA8"/>
    <w:rsid w:val="00967201"/>
    <w:rsid w:val="00967AA1"/>
    <w:rsid w:val="009702DA"/>
    <w:rsid w:val="00970729"/>
    <w:rsid w:val="00970989"/>
    <w:rsid w:val="00971093"/>
    <w:rsid w:val="009710D8"/>
    <w:rsid w:val="009712C6"/>
    <w:rsid w:val="009712EE"/>
    <w:rsid w:val="0097132C"/>
    <w:rsid w:val="009713B6"/>
    <w:rsid w:val="00971FB8"/>
    <w:rsid w:val="00972015"/>
    <w:rsid w:val="0097249D"/>
    <w:rsid w:val="0097298C"/>
    <w:rsid w:val="009729A3"/>
    <w:rsid w:val="009738DF"/>
    <w:rsid w:val="0097394B"/>
    <w:rsid w:val="00973D55"/>
    <w:rsid w:val="00974BF1"/>
    <w:rsid w:val="0097522E"/>
    <w:rsid w:val="00975966"/>
    <w:rsid w:val="00975B87"/>
    <w:rsid w:val="00976100"/>
    <w:rsid w:val="009763C3"/>
    <w:rsid w:val="00976F2D"/>
    <w:rsid w:val="00977D51"/>
    <w:rsid w:val="00977F14"/>
    <w:rsid w:val="00980DE8"/>
    <w:rsid w:val="009813DA"/>
    <w:rsid w:val="00981558"/>
    <w:rsid w:val="00981BA8"/>
    <w:rsid w:val="00981E72"/>
    <w:rsid w:val="00982531"/>
    <w:rsid w:val="00982A1A"/>
    <w:rsid w:val="00982A71"/>
    <w:rsid w:val="00982BBA"/>
    <w:rsid w:val="00982C4E"/>
    <w:rsid w:val="00982EA3"/>
    <w:rsid w:val="00983C98"/>
    <w:rsid w:val="00984326"/>
    <w:rsid w:val="009844BB"/>
    <w:rsid w:val="009849D1"/>
    <w:rsid w:val="00984E76"/>
    <w:rsid w:val="009850A2"/>
    <w:rsid w:val="00985845"/>
    <w:rsid w:val="00985C6B"/>
    <w:rsid w:val="00986357"/>
    <w:rsid w:val="0098659C"/>
    <w:rsid w:val="0098691E"/>
    <w:rsid w:val="00986D58"/>
    <w:rsid w:val="00986EB0"/>
    <w:rsid w:val="00986EC1"/>
    <w:rsid w:val="0098710B"/>
    <w:rsid w:val="009873DB"/>
    <w:rsid w:val="00987B49"/>
    <w:rsid w:val="00987BFD"/>
    <w:rsid w:val="00990746"/>
    <w:rsid w:val="00991165"/>
    <w:rsid w:val="00991229"/>
    <w:rsid w:val="0099130F"/>
    <w:rsid w:val="009913BF"/>
    <w:rsid w:val="00991655"/>
    <w:rsid w:val="0099191F"/>
    <w:rsid w:val="00991E08"/>
    <w:rsid w:val="0099235F"/>
    <w:rsid w:val="00992F84"/>
    <w:rsid w:val="009943D0"/>
    <w:rsid w:val="00994989"/>
    <w:rsid w:val="00994993"/>
    <w:rsid w:val="00994BA9"/>
    <w:rsid w:val="00994C08"/>
    <w:rsid w:val="009956B1"/>
    <w:rsid w:val="009962B2"/>
    <w:rsid w:val="009968FE"/>
    <w:rsid w:val="00996BB6"/>
    <w:rsid w:val="00997190"/>
    <w:rsid w:val="0099748C"/>
    <w:rsid w:val="009974DE"/>
    <w:rsid w:val="00997A30"/>
    <w:rsid w:val="00997A39"/>
    <w:rsid w:val="00997C66"/>
    <w:rsid w:val="00997DB1"/>
    <w:rsid w:val="009A00EE"/>
    <w:rsid w:val="009A1627"/>
    <w:rsid w:val="009A166D"/>
    <w:rsid w:val="009A1803"/>
    <w:rsid w:val="009A1CEA"/>
    <w:rsid w:val="009A1D94"/>
    <w:rsid w:val="009A213E"/>
    <w:rsid w:val="009A229D"/>
    <w:rsid w:val="009A22AB"/>
    <w:rsid w:val="009A32F1"/>
    <w:rsid w:val="009A3549"/>
    <w:rsid w:val="009A465E"/>
    <w:rsid w:val="009A4746"/>
    <w:rsid w:val="009A4EF8"/>
    <w:rsid w:val="009A5454"/>
    <w:rsid w:val="009A5538"/>
    <w:rsid w:val="009A5740"/>
    <w:rsid w:val="009A5B16"/>
    <w:rsid w:val="009A5B73"/>
    <w:rsid w:val="009A5F7E"/>
    <w:rsid w:val="009A6725"/>
    <w:rsid w:val="009A6ED1"/>
    <w:rsid w:val="009A719E"/>
    <w:rsid w:val="009A7316"/>
    <w:rsid w:val="009A7430"/>
    <w:rsid w:val="009A7A98"/>
    <w:rsid w:val="009A7F10"/>
    <w:rsid w:val="009B010C"/>
    <w:rsid w:val="009B0426"/>
    <w:rsid w:val="009B0E80"/>
    <w:rsid w:val="009B1120"/>
    <w:rsid w:val="009B13D2"/>
    <w:rsid w:val="009B328C"/>
    <w:rsid w:val="009B32B5"/>
    <w:rsid w:val="009B34C2"/>
    <w:rsid w:val="009B34C3"/>
    <w:rsid w:val="009B3A25"/>
    <w:rsid w:val="009B4561"/>
    <w:rsid w:val="009B4584"/>
    <w:rsid w:val="009B4606"/>
    <w:rsid w:val="009B47C5"/>
    <w:rsid w:val="009B4948"/>
    <w:rsid w:val="009B51A0"/>
    <w:rsid w:val="009B52A2"/>
    <w:rsid w:val="009B55E3"/>
    <w:rsid w:val="009B582B"/>
    <w:rsid w:val="009B5D7D"/>
    <w:rsid w:val="009B5FCC"/>
    <w:rsid w:val="009B6181"/>
    <w:rsid w:val="009B62BF"/>
    <w:rsid w:val="009B650D"/>
    <w:rsid w:val="009B65E6"/>
    <w:rsid w:val="009B69FD"/>
    <w:rsid w:val="009B6CF1"/>
    <w:rsid w:val="009B79DA"/>
    <w:rsid w:val="009B7A63"/>
    <w:rsid w:val="009B7B38"/>
    <w:rsid w:val="009B7C24"/>
    <w:rsid w:val="009B7D79"/>
    <w:rsid w:val="009B7EC6"/>
    <w:rsid w:val="009B7EE5"/>
    <w:rsid w:val="009C0222"/>
    <w:rsid w:val="009C095F"/>
    <w:rsid w:val="009C0E6D"/>
    <w:rsid w:val="009C1308"/>
    <w:rsid w:val="009C1C83"/>
    <w:rsid w:val="009C2650"/>
    <w:rsid w:val="009C29FD"/>
    <w:rsid w:val="009C2F51"/>
    <w:rsid w:val="009C2F57"/>
    <w:rsid w:val="009C34ED"/>
    <w:rsid w:val="009C3653"/>
    <w:rsid w:val="009C36A2"/>
    <w:rsid w:val="009C38B2"/>
    <w:rsid w:val="009C4020"/>
    <w:rsid w:val="009C4037"/>
    <w:rsid w:val="009C43A1"/>
    <w:rsid w:val="009C4BAD"/>
    <w:rsid w:val="009C4CF3"/>
    <w:rsid w:val="009C4FA6"/>
    <w:rsid w:val="009C5056"/>
    <w:rsid w:val="009C5486"/>
    <w:rsid w:val="009C60C0"/>
    <w:rsid w:val="009C6605"/>
    <w:rsid w:val="009C6700"/>
    <w:rsid w:val="009C67C7"/>
    <w:rsid w:val="009C699D"/>
    <w:rsid w:val="009C6A5F"/>
    <w:rsid w:val="009C769E"/>
    <w:rsid w:val="009D060C"/>
    <w:rsid w:val="009D07DA"/>
    <w:rsid w:val="009D088B"/>
    <w:rsid w:val="009D0CAA"/>
    <w:rsid w:val="009D0E59"/>
    <w:rsid w:val="009D1041"/>
    <w:rsid w:val="009D1973"/>
    <w:rsid w:val="009D3BB7"/>
    <w:rsid w:val="009D4572"/>
    <w:rsid w:val="009D467A"/>
    <w:rsid w:val="009D5C79"/>
    <w:rsid w:val="009D6122"/>
    <w:rsid w:val="009D6440"/>
    <w:rsid w:val="009D6698"/>
    <w:rsid w:val="009D7492"/>
    <w:rsid w:val="009D74DF"/>
    <w:rsid w:val="009D75B8"/>
    <w:rsid w:val="009D7DF4"/>
    <w:rsid w:val="009E026A"/>
    <w:rsid w:val="009E02D4"/>
    <w:rsid w:val="009E05C3"/>
    <w:rsid w:val="009E09DA"/>
    <w:rsid w:val="009E122A"/>
    <w:rsid w:val="009E14E4"/>
    <w:rsid w:val="009E21F6"/>
    <w:rsid w:val="009E2247"/>
    <w:rsid w:val="009E229D"/>
    <w:rsid w:val="009E2888"/>
    <w:rsid w:val="009E2F9B"/>
    <w:rsid w:val="009E36E9"/>
    <w:rsid w:val="009E3868"/>
    <w:rsid w:val="009E3A96"/>
    <w:rsid w:val="009E3EBD"/>
    <w:rsid w:val="009E3F44"/>
    <w:rsid w:val="009E46D1"/>
    <w:rsid w:val="009E49A4"/>
    <w:rsid w:val="009E5D2F"/>
    <w:rsid w:val="009E5EF7"/>
    <w:rsid w:val="009E6D34"/>
    <w:rsid w:val="009E762A"/>
    <w:rsid w:val="009F00BD"/>
    <w:rsid w:val="009F01CB"/>
    <w:rsid w:val="009F0554"/>
    <w:rsid w:val="009F1365"/>
    <w:rsid w:val="009F139F"/>
    <w:rsid w:val="009F13F4"/>
    <w:rsid w:val="009F1ABE"/>
    <w:rsid w:val="009F1EED"/>
    <w:rsid w:val="009F2467"/>
    <w:rsid w:val="009F2659"/>
    <w:rsid w:val="009F2BAC"/>
    <w:rsid w:val="009F3701"/>
    <w:rsid w:val="009F3BAE"/>
    <w:rsid w:val="009F3FFC"/>
    <w:rsid w:val="009F43C7"/>
    <w:rsid w:val="009F443C"/>
    <w:rsid w:val="009F4F69"/>
    <w:rsid w:val="009F5A43"/>
    <w:rsid w:val="009F5DDA"/>
    <w:rsid w:val="009F62BF"/>
    <w:rsid w:val="009F63B8"/>
    <w:rsid w:val="009F6E98"/>
    <w:rsid w:val="009F7562"/>
    <w:rsid w:val="009F75FD"/>
    <w:rsid w:val="009F7748"/>
    <w:rsid w:val="009F7ADF"/>
    <w:rsid w:val="00A0099A"/>
    <w:rsid w:val="00A00CCD"/>
    <w:rsid w:val="00A00E5A"/>
    <w:rsid w:val="00A01155"/>
    <w:rsid w:val="00A0121E"/>
    <w:rsid w:val="00A01698"/>
    <w:rsid w:val="00A01940"/>
    <w:rsid w:val="00A01EE4"/>
    <w:rsid w:val="00A0273E"/>
    <w:rsid w:val="00A02A42"/>
    <w:rsid w:val="00A0313F"/>
    <w:rsid w:val="00A03301"/>
    <w:rsid w:val="00A036D8"/>
    <w:rsid w:val="00A038EA"/>
    <w:rsid w:val="00A0475B"/>
    <w:rsid w:val="00A04959"/>
    <w:rsid w:val="00A051D1"/>
    <w:rsid w:val="00A05A10"/>
    <w:rsid w:val="00A0710D"/>
    <w:rsid w:val="00A07C31"/>
    <w:rsid w:val="00A10601"/>
    <w:rsid w:val="00A1086D"/>
    <w:rsid w:val="00A10B42"/>
    <w:rsid w:val="00A10BF5"/>
    <w:rsid w:val="00A10C0C"/>
    <w:rsid w:val="00A1121D"/>
    <w:rsid w:val="00A1186D"/>
    <w:rsid w:val="00A13221"/>
    <w:rsid w:val="00A13A2E"/>
    <w:rsid w:val="00A13A9C"/>
    <w:rsid w:val="00A14643"/>
    <w:rsid w:val="00A148D7"/>
    <w:rsid w:val="00A1532A"/>
    <w:rsid w:val="00A157E2"/>
    <w:rsid w:val="00A16829"/>
    <w:rsid w:val="00A168E4"/>
    <w:rsid w:val="00A16DC1"/>
    <w:rsid w:val="00A17393"/>
    <w:rsid w:val="00A17420"/>
    <w:rsid w:val="00A1770F"/>
    <w:rsid w:val="00A17CB5"/>
    <w:rsid w:val="00A17CD4"/>
    <w:rsid w:val="00A203B3"/>
    <w:rsid w:val="00A205C2"/>
    <w:rsid w:val="00A20896"/>
    <w:rsid w:val="00A20F03"/>
    <w:rsid w:val="00A218E4"/>
    <w:rsid w:val="00A21A18"/>
    <w:rsid w:val="00A21CE9"/>
    <w:rsid w:val="00A2267A"/>
    <w:rsid w:val="00A22B73"/>
    <w:rsid w:val="00A233B3"/>
    <w:rsid w:val="00A233EE"/>
    <w:rsid w:val="00A23741"/>
    <w:rsid w:val="00A23B97"/>
    <w:rsid w:val="00A23F3C"/>
    <w:rsid w:val="00A24228"/>
    <w:rsid w:val="00A24DBB"/>
    <w:rsid w:val="00A24DE7"/>
    <w:rsid w:val="00A2531F"/>
    <w:rsid w:val="00A2585F"/>
    <w:rsid w:val="00A25A29"/>
    <w:rsid w:val="00A25EDD"/>
    <w:rsid w:val="00A26004"/>
    <w:rsid w:val="00A2645E"/>
    <w:rsid w:val="00A266C1"/>
    <w:rsid w:val="00A26ADC"/>
    <w:rsid w:val="00A26B5F"/>
    <w:rsid w:val="00A26C30"/>
    <w:rsid w:val="00A26C7A"/>
    <w:rsid w:val="00A2744A"/>
    <w:rsid w:val="00A3004F"/>
    <w:rsid w:val="00A300E5"/>
    <w:rsid w:val="00A301B6"/>
    <w:rsid w:val="00A30EF3"/>
    <w:rsid w:val="00A30FFD"/>
    <w:rsid w:val="00A31C42"/>
    <w:rsid w:val="00A31E0A"/>
    <w:rsid w:val="00A31F60"/>
    <w:rsid w:val="00A32344"/>
    <w:rsid w:val="00A323E2"/>
    <w:rsid w:val="00A3307D"/>
    <w:rsid w:val="00A337E4"/>
    <w:rsid w:val="00A33AA3"/>
    <w:rsid w:val="00A33BAC"/>
    <w:rsid w:val="00A35934"/>
    <w:rsid w:val="00A359E9"/>
    <w:rsid w:val="00A35E7B"/>
    <w:rsid w:val="00A36434"/>
    <w:rsid w:val="00A370D4"/>
    <w:rsid w:val="00A37932"/>
    <w:rsid w:val="00A40925"/>
    <w:rsid w:val="00A40B69"/>
    <w:rsid w:val="00A40C37"/>
    <w:rsid w:val="00A40E10"/>
    <w:rsid w:val="00A414CF"/>
    <w:rsid w:val="00A427D9"/>
    <w:rsid w:val="00A429F8"/>
    <w:rsid w:val="00A43D7F"/>
    <w:rsid w:val="00A4466B"/>
    <w:rsid w:val="00A44A34"/>
    <w:rsid w:val="00A44C17"/>
    <w:rsid w:val="00A45074"/>
    <w:rsid w:val="00A452DA"/>
    <w:rsid w:val="00A453FE"/>
    <w:rsid w:val="00A457D7"/>
    <w:rsid w:val="00A46021"/>
    <w:rsid w:val="00A463C1"/>
    <w:rsid w:val="00A467A3"/>
    <w:rsid w:val="00A46A10"/>
    <w:rsid w:val="00A46AC8"/>
    <w:rsid w:val="00A472AF"/>
    <w:rsid w:val="00A47328"/>
    <w:rsid w:val="00A47694"/>
    <w:rsid w:val="00A479BF"/>
    <w:rsid w:val="00A502F9"/>
    <w:rsid w:val="00A52295"/>
    <w:rsid w:val="00A52D88"/>
    <w:rsid w:val="00A52F6D"/>
    <w:rsid w:val="00A534C8"/>
    <w:rsid w:val="00A53A21"/>
    <w:rsid w:val="00A5455B"/>
    <w:rsid w:val="00A54ABF"/>
    <w:rsid w:val="00A5506B"/>
    <w:rsid w:val="00A550D5"/>
    <w:rsid w:val="00A55863"/>
    <w:rsid w:val="00A55ADC"/>
    <w:rsid w:val="00A563D8"/>
    <w:rsid w:val="00A56439"/>
    <w:rsid w:val="00A56B6E"/>
    <w:rsid w:val="00A56CC3"/>
    <w:rsid w:val="00A56F76"/>
    <w:rsid w:val="00A57A10"/>
    <w:rsid w:val="00A57EDB"/>
    <w:rsid w:val="00A6047E"/>
    <w:rsid w:val="00A604ED"/>
    <w:rsid w:val="00A612E8"/>
    <w:rsid w:val="00A6147D"/>
    <w:rsid w:val="00A62AC1"/>
    <w:rsid w:val="00A62E79"/>
    <w:rsid w:val="00A63464"/>
    <w:rsid w:val="00A63D79"/>
    <w:rsid w:val="00A640A5"/>
    <w:rsid w:val="00A645BC"/>
    <w:rsid w:val="00A64B57"/>
    <w:rsid w:val="00A654BF"/>
    <w:rsid w:val="00A655F8"/>
    <w:rsid w:val="00A660E0"/>
    <w:rsid w:val="00A66147"/>
    <w:rsid w:val="00A669EE"/>
    <w:rsid w:val="00A66B38"/>
    <w:rsid w:val="00A66CB1"/>
    <w:rsid w:val="00A670BF"/>
    <w:rsid w:val="00A673BE"/>
    <w:rsid w:val="00A673D4"/>
    <w:rsid w:val="00A6764F"/>
    <w:rsid w:val="00A700FE"/>
    <w:rsid w:val="00A70FAF"/>
    <w:rsid w:val="00A71444"/>
    <w:rsid w:val="00A715EF"/>
    <w:rsid w:val="00A71820"/>
    <w:rsid w:val="00A71BA1"/>
    <w:rsid w:val="00A721A4"/>
    <w:rsid w:val="00A723AB"/>
    <w:rsid w:val="00A725A6"/>
    <w:rsid w:val="00A72C58"/>
    <w:rsid w:val="00A72D77"/>
    <w:rsid w:val="00A7308D"/>
    <w:rsid w:val="00A732D5"/>
    <w:rsid w:val="00A73776"/>
    <w:rsid w:val="00A73F41"/>
    <w:rsid w:val="00A74170"/>
    <w:rsid w:val="00A74E3F"/>
    <w:rsid w:val="00A74E8B"/>
    <w:rsid w:val="00A76C1F"/>
    <w:rsid w:val="00A76C5E"/>
    <w:rsid w:val="00A773C4"/>
    <w:rsid w:val="00A77937"/>
    <w:rsid w:val="00A77E77"/>
    <w:rsid w:val="00A80069"/>
    <w:rsid w:val="00A808A2"/>
    <w:rsid w:val="00A81D90"/>
    <w:rsid w:val="00A81DDE"/>
    <w:rsid w:val="00A81FC5"/>
    <w:rsid w:val="00A82D95"/>
    <w:rsid w:val="00A8357B"/>
    <w:rsid w:val="00A8398C"/>
    <w:rsid w:val="00A840EB"/>
    <w:rsid w:val="00A8411E"/>
    <w:rsid w:val="00A8451C"/>
    <w:rsid w:val="00A84768"/>
    <w:rsid w:val="00A850DE"/>
    <w:rsid w:val="00A85473"/>
    <w:rsid w:val="00A8554E"/>
    <w:rsid w:val="00A8572C"/>
    <w:rsid w:val="00A858CD"/>
    <w:rsid w:val="00A8591F"/>
    <w:rsid w:val="00A85E2E"/>
    <w:rsid w:val="00A863B2"/>
    <w:rsid w:val="00A86683"/>
    <w:rsid w:val="00A86BEA"/>
    <w:rsid w:val="00A86E8F"/>
    <w:rsid w:val="00A873E0"/>
    <w:rsid w:val="00A87656"/>
    <w:rsid w:val="00A8789C"/>
    <w:rsid w:val="00A87F3E"/>
    <w:rsid w:val="00A90097"/>
    <w:rsid w:val="00A902A5"/>
    <w:rsid w:val="00A904B1"/>
    <w:rsid w:val="00A904CE"/>
    <w:rsid w:val="00A90CAA"/>
    <w:rsid w:val="00A90CBB"/>
    <w:rsid w:val="00A9166A"/>
    <w:rsid w:val="00A91DAA"/>
    <w:rsid w:val="00A91F08"/>
    <w:rsid w:val="00A92359"/>
    <w:rsid w:val="00A92C31"/>
    <w:rsid w:val="00A9346A"/>
    <w:rsid w:val="00A93AC3"/>
    <w:rsid w:val="00A94271"/>
    <w:rsid w:val="00A9427C"/>
    <w:rsid w:val="00A946BB"/>
    <w:rsid w:val="00A94E2C"/>
    <w:rsid w:val="00A94E56"/>
    <w:rsid w:val="00A95122"/>
    <w:rsid w:val="00A953EC"/>
    <w:rsid w:val="00A95831"/>
    <w:rsid w:val="00A95BDA"/>
    <w:rsid w:val="00A95F57"/>
    <w:rsid w:val="00A95F68"/>
    <w:rsid w:val="00A96303"/>
    <w:rsid w:val="00A968D0"/>
    <w:rsid w:val="00A969E1"/>
    <w:rsid w:val="00A96A5F"/>
    <w:rsid w:val="00A96E06"/>
    <w:rsid w:val="00A96E0E"/>
    <w:rsid w:val="00A96F12"/>
    <w:rsid w:val="00A9737D"/>
    <w:rsid w:val="00A9750F"/>
    <w:rsid w:val="00A97AD7"/>
    <w:rsid w:val="00AA0105"/>
    <w:rsid w:val="00AA0291"/>
    <w:rsid w:val="00AA035B"/>
    <w:rsid w:val="00AA0A16"/>
    <w:rsid w:val="00AA1039"/>
    <w:rsid w:val="00AA1932"/>
    <w:rsid w:val="00AA1ECC"/>
    <w:rsid w:val="00AA1F56"/>
    <w:rsid w:val="00AA23CD"/>
    <w:rsid w:val="00AA2A3A"/>
    <w:rsid w:val="00AA3818"/>
    <w:rsid w:val="00AA3A96"/>
    <w:rsid w:val="00AA3AE6"/>
    <w:rsid w:val="00AA3FB0"/>
    <w:rsid w:val="00AA418C"/>
    <w:rsid w:val="00AA4741"/>
    <w:rsid w:val="00AA499E"/>
    <w:rsid w:val="00AA4CE8"/>
    <w:rsid w:val="00AA508A"/>
    <w:rsid w:val="00AA6666"/>
    <w:rsid w:val="00AA67C6"/>
    <w:rsid w:val="00AA6A20"/>
    <w:rsid w:val="00AA7414"/>
    <w:rsid w:val="00AA781D"/>
    <w:rsid w:val="00AA7B89"/>
    <w:rsid w:val="00AB0346"/>
    <w:rsid w:val="00AB0652"/>
    <w:rsid w:val="00AB0BDD"/>
    <w:rsid w:val="00AB0FD2"/>
    <w:rsid w:val="00AB1A9F"/>
    <w:rsid w:val="00AB25C7"/>
    <w:rsid w:val="00AB2656"/>
    <w:rsid w:val="00AB2A4E"/>
    <w:rsid w:val="00AB2C8B"/>
    <w:rsid w:val="00AB2FAA"/>
    <w:rsid w:val="00AB3090"/>
    <w:rsid w:val="00AB34C5"/>
    <w:rsid w:val="00AB36AC"/>
    <w:rsid w:val="00AB396E"/>
    <w:rsid w:val="00AB3B68"/>
    <w:rsid w:val="00AB3F5C"/>
    <w:rsid w:val="00AB4461"/>
    <w:rsid w:val="00AB48CF"/>
    <w:rsid w:val="00AB4A3D"/>
    <w:rsid w:val="00AB4A8D"/>
    <w:rsid w:val="00AB5106"/>
    <w:rsid w:val="00AB5558"/>
    <w:rsid w:val="00AB5AD8"/>
    <w:rsid w:val="00AB6415"/>
    <w:rsid w:val="00AB6534"/>
    <w:rsid w:val="00AB6536"/>
    <w:rsid w:val="00AB6CD7"/>
    <w:rsid w:val="00AB6CDF"/>
    <w:rsid w:val="00AB7A75"/>
    <w:rsid w:val="00AC030A"/>
    <w:rsid w:val="00AC0676"/>
    <w:rsid w:val="00AC0C5A"/>
    <w:rsid w:val="00AC109B"/>
    <w:rsid w:val="00AC1642"/>
    <w:rsid w:val="00AC17C4"/>
    <w:rsid w:val="00AC1E4C"/>
    <w:rsid w:val="00AC2120"/>
    <w:rsid w:val="00AC2394"/>
    <w:rsid w:val="00AC29CB"/>
    <w:rsid w:val="00AC2CB6"/>
    <w:rsid w:val="00AC2EC6"/>
    <w:rsid w:val="00AC38CA"/>
    <w:rsid w:val="00AC3C79"/>
    <w:rsid w:val="00AC43C7"/>
    <w:rsid w:val="00AC4C72"/>
    <w:rsid w:val="00AC503C"/>
    <w:rsid w:val="00AC5B76"/>
    <w:rsid w:val="00AC60CB"/>
    <w:rsid w:val="00AC6107"/>
    <w:rsid w:val="00AC6DF3"/>
    <w:rsid w:val="00AD004C"/>
    <w:rsid w:val="00AD01D7"/>
    <w:rsid w:val="00AD025B"/>
    <w:rsid w:val="00AD0E65"/>
    <w:rsid w:val="00AD0F4E"/>
    <w:rsid w:val="00AD198B"/>
    <w:rsid w:val="00AD1CF9"/>
    <w:rsid w:val="00AD1D51"/>
    <w:rsid w:val="00AD2163"/>
    <w:rsid w:val="00AD2CB3"/>
    <w:rsid w:val="00AD35F9"/>
    <w:rsid w:val="00AD382D"/>
    <w:rsid w:val="00AD3A94"/>
    <w:rsid w:val="00AD437C"/>
    <w:rsid w:val="00AD43D2"/>
    <w:rsid w:val="00AD4BDD"/>
    <w:rsid w:val="00AD508F"/>
    <w:rsid w:val="00AD529F"/>
    <w:rsid w:val="00AD5F54"/>
    <w:rsid w:val="00AD6339"/>
    <w:rsid w:val="00AD6448"/>
    <w:rsid w:val="00AD6771"/>
    <w:rsid w:val="00AD6B73"/>
    <w:rsid w:val="00AD6EA6"/>
    <w:rsid w:val="00AD6EF3"/>
    <w:rsid w:val="00AE08A8"/>
    <w:rsid w:val="00AE092F"/>
    <w:rsid w:val="00AE0DA9"/>
    <w:rsid w:val="00AE0EE5"/>
    <w:rsid w:val="00AE0F87"/>
    <w:rsid w:val="00AE158A"/>
    <w:rsid w:val="00AE1ABF"/>
    <w:rsid w:val="00AE1B42"/>
    <w:rsid w:val="00AE22A8"/>
    <w:rsid w:val="00AE2BC1"/>
    <w:rsid w:val="00AE2DBA"/>
    <w:rsid w:val="00AE2F97"/>
    <w:rsid w:val="00AE355E"/>
    <w:rsid w:val="00AE3686"/>
    <w:rsid w:val="00AE40B9"/>
    <w:rsid w:val="00AE427D"/>
    <w:rsid w:val="00AE45EF"/>
    <w:rsid w:val="00AE5AD8"/>
    <w:rsid w:val="00AE6783"/>
    <w:rsid w:val="00AE67D7"/>
    <w:rsid w:val="00AE74DC"/>
    <w:rsid w:val="00AF0752"/>
    <w:rsid w:val="00AF0D28"/>
    <w:rsid w:val="00AF1538"/>
    <w:rsid w:val="00AF237F"/>
    <w:rsid w:val="00AF2436"/>
    <w:rsid w:val="00AF260D"/>
    <w:rsid w:val="00AF29A1"/>
    <w:rsid w:val="00AF29A8"/>
    <w:rsid w:val="00AF2BBA"/>
    <w:rsid w:val="00AF385C"/>
    <w:rsid w:val="00AF38FB"/>
    <w:rsid w:val="00AF3E5E"/>
    <w:rsid w:val="00AF454B"/>
    <w:rsid w:val="00AF486C"/>
    <w:rsid w:val="00AF487A"/>
    <w:rsid w:val="00AF4D72"/>
    <w:rsid w:val="00AF4EAD"/>
    <w:rsid w:val="00AF5605"/>
    <w:rsid w:val="00AF66FA"/>
    <w:rsid w:val="00AF6975"/>
    <w:rsid w:val="00AF6FF0"/>
    <w:rsid w:val="00AF732C"/>
    <w:rsid w:val="00AF73E4"/>
    <w:rsid w:val="00AF7892"/>
    <w:rsid w:val="00AF78C9"/>
    <w:rsid w:val="00B000E7"/>
    <w:rsid w:val="00B005C7"/>
    <w:rsid w:val="00B00D11"/>
    <w:rsid w:val="00B00FE8"/>
    <w:rsid w:val="00B013A1"/>
    <w:rsid w:val="00B013EC"/>
    <w:rsid w:val="00B01480"/>
    <w:rsid w:val="00B017E3"/>
    <w:rsid w:val="00B01CEB"/>
    <w:rsid w:val="00B01DA7"/>
    <w:rsid w:val="00B020CC"/>
    <w:rsid w:val="00B029D8"/>
    <w:rsid w:val="00B02C14"/>
    <w:rsid w:val="00B02E87"/>
    <w:rsid w:val="00B03053"/>
    <w:rsid w:val="00B03531"/>
    <w:rsid w:val="00B0362D"/>
    <w:rsid w:val="00B03963"/>
    <w:rsid w:val="00B03A6E"/>
    <w:rsid w:val="00B041C1"/>
    <w:rsid w:val="00B0433C"/>
    <w:rsid w:val="00B05268"/>
    <w:rsid w:val="00B05DB1"/>
    <w:rsid w:val="00B05DFA"/>
    <w:rsid w:val="00B05E17"/>
    <w:rsid w:val="00B06763"/>
    <w:rsid w:val="00B06A0B"/>
    <w:rsid w:val="00B07EAB"/>
    <w:rsid w:val="00B103D8"/>
    <w:rsid w:val="00B104AD"/>
    <w:rsid w:val="00B10527"/>
    <w:rsid w:val="00B1103D"/>
    <w:rsid w:val="00B1119C"/>
    <w:rsid w:val="00B117CF"/>
    <w:rsid w:val="00B119FB"/>
    <w:rsid w:val="00B11B11"/>
    <w:rsid w:val="00B12413"/>
    <w:rsid w:val="00B1247B"/>
    <w:rsid w:val="00B12B78"/>
    <w:rsid w:val="00B142B0"/>
    <w:rsid w:val="00B1436E"/>
    <w:rsid w:val="00B143C0"/>
    <w:rsid w:val="00B1484D"/>
    <w:rsid w:val="00B14F92"/>
    <w:rsid w:val="00B15384"/>
    <w:rsid w:val="00B1556B"/>
    <w:rsid w:val="00B157E3"/>
    <w:rsid w:val="00B158A6"/>
    <w:rsid w:val="00B15A0F"/>
    <w:rsid w:val="00B160CA"/>
    <w:rsid w:val="00B16DEE"/>
    <w:rsid w:val="00B171C4"/>
    <w:rsid w:val="00B17273"/>
    <w:rsid w:val="00B17CF0"/>
    <w:rsid w:val="00B20032"/>
    <w:rsid w:val="00B204A8"/>
    <w:rsid w:val="00B20AB6"/>
    <w:rsid w:val="00B20DA3"/>
    <w:rsid w:val="00B21934"/>
    <w:rsid w:val="00B219B4"/>
    <w:rsid w:val="00B21BA2"/>
    <w:rsid w:val="00B224AF"/>
    <w:rsid w:val="00B22B29"/>
    <w:rsid w:val="00B22B7D"/>
    <w:rsid w:val="00B22E66"/>
    <w:rsid w:val="00B23058"/>
    <w:rsid w:val="00B23AB9"/>
    <w:rsid w:val="00B23C79"/>
    <w:rsid w:val="00B23CB7"/>
    <w:rsid w:val="00B249D6"/>
    <w:rsid w:val="00B25084"/>
    <w:rsid w:val="00B2536E"/>
    <w:rsid w:val="00B254B7"/>
    <w:rsid w:val="00B256CF"/>
    <w:rsid w:val="00B25A92"/>
    <w:rsid w:val="00B25EDE"/>
    <w:rsid w:val="00B26D7D"/>
    <w:rsid w:val="00B27313"/>
    <w:rsid w:val="00B276F5"/>
    <w:rsid w:val="00B277CE"/>
    <w:rsid w:val="00B27DAE"/>
    <w:rsid w:val="00B301C8"/>
    <w:rsid w:val="00B3105C"/>
    <w:rsid w:val="00B314A6"/>
    <w:rsid w:val="00B31A3B"/>
    <w:rsid w:val="00B31BD9"/>
    <w:rsid w:val="00B31E6D"/>
    <w:rsid w:val="00B323B2"/>
    <w:rsid w:val="00B324BD"/>
    <w:rsid w:val="00B324E4"/>
    <w:rsid w:val="00B3251C"/>
    <w:rsid w:val="00B32BD7"/>
    <w:rsid w:val="00B32F84"/>
    <w:rsid w:val="00B32F8D"/>
    <w:rsid w:val="00B33096"/>
    <w:rsid w:val="00B339E0"/>
    <w:rsid w:val="00B34084"/>
    <w:rsid w:val="00B34882"/>
    <w:rsid w:val="00B34998"/>
    <w:rsid w:val="00B34DE7"/>
    <w:rsid w:val="00B3512A"/>
    <w:rsid w:val="00B3520A"/>
    <w:rsid w:val="00B35BD7"/>
    <w:rsid w:val="00B35C98"/>
    <w:rsid w:val="00B36505"/>
    <w:rsid w:val="00B3676E"/>
    <w:rsid w:val="00B36FA2"/>
    <w:rsid w:val="00B375F8"/>
    <w:rsid w:val="00B3770C"/>
    <w:rsid w:val="00B37AAA"/>
    <w:rsid w:val="00B37C05"/>
    <w:rsid w:val="00B40C68"/>
    <w:rsid w:val="00B41246"/>
    <w:rsid w:val="00B4142D"/>
    <w:rsid w:val="00B41523"/>
    <w:rsid w:val="00B419A8"/>
    <w:rsid w:val="00B41A91"/>
    <w:rsid w:val="00B41EC4"/>
    <w:rsid w:val="00B426D1"/>
    <w:rsid w:val="00B4281E"/>
    <w:rsid w:val="00B42F7E"/>
    <w:rsid w:val="00B432FE"/>
    <w:rsid w:val="00B4357E"/>
    <w:rsid w:val="00B4376D"/>
    <w:rsid w:val="00B444C9"/>
    <w:rsid w:val="00B44D9F"/>
    <w:rsid w:val="00B45001"/>
    <w:rsid w:val="00B4589C"/>
    <w:rsid w:val="00B45D4F"/>
    <w:rsid w:val="00B4611E"/>
    <w:rsid w:val="00B46191"/>
    <w:rsid w:val="00B4628F"/>
    <w:rsid w:val="00B46B26"/>
    <w:rsid w:val="00B47243"/>
    <w:rsid w:val="00B472D6"/>
    <w:rsid w:val="00B47564"/>
    <w:rsid w:val="00B47835"/>
    <w:rsid w:val="00B47AF6"/>
    <w:rsid w:val="00B47B1E"/>
    <w:rsid w:val="00B47D60"/>
    <w:rsid w:val="00B47D92"/>
    <w:rsid w:val="00B47F6F"/>
    <w:rsid w:val="00B50430"/>
    <w:rsid w:val="00B50505"/>
    <w:rsid w:val="00B50A8D"/>
    <w:rsid w:val="00B50E8E"/>
    <w:rsid w:val="00B5107C"/>
    <w:rsid w:val="00B51AB3"/>
    <w:rsid w:val="00B51ED2"/>
    <w:rsid w:val="00B51FFF"/>
    <w:rsid w:val="00B520DD"/>
    <w:rsid w:val="00B52D02"/>
    <w:rsid w:val="00B530A9"/>
    <w:rsid w:val="00B53155"/>
    <w:rsid w:val="00B533C4"/>
    <w:rsid w:val="00B53479"/>
    <w:rsid w:val="00B5361F"/>
    <w:rsid w:val="00B53A8F"/>
    <w:rsid w:val="00B53FAA"/>
    <w:rsid w:val="00B541E0"/>
    <w:rsid w:val="00B54396"/>
    <w:rsid w:val="00B543AE"/>
    <w:rsid w:val="00B54AE9"/>
    <w:rsid w:val="00B55645"/>
    <w:rsid w:val="00B556B8"/>
    <w:rsid w:val="00B5600E"/>
    <w:rsid w:val="00B568F5"/>
    <w:rsid w:val="00B56EF3"/>
    <w:rsid w:val="00B56F36"/>
    <w:rsid w:val="00B572F4"/>
    <w:rsid w:val="00B602E0"/>
    <w:rsid w:val="00B605F1"/>
    <w:rsid w:val="00B60F0F"/>
    <w:rsid w:val="00B61492"/>
    <w:rsid w:val="00B624F3"/>
    <w:rsid w:val="00B62FA0"/>
    <w:rsid w:val="00B63552"/>
    <w:rsid w:val="00B63758"/>
    <w:rsid w:val="00B63BA0"/>
    <w:rsid w:val="00B63C2B"/>
    <w:rsid w:val="00B63CCA"/>
    <w:rsid w:val="00B63F4A"/>
    <w:rsid w:val="00B64CDE"/>
    <w:rsid w:val="00B6539A"/>
    <w:rsid w:val="00B6562F"/>
    <w:rsid w:val="00B65755"/>
    <w:rsid w:val="00B65E20"/>
    <w:rsid w:val="00B66896"/>
    <w:rsid w:val="00B66C8D"/>
    <w:rsid w:val="00B67493"/>
    <w:rsid w:val="00B676B6"/>
    <w:rsid w:val="00B677AD"/>
    <w:rsid w:val="00B67DCC"/>
    <w:rsid w:val="00B703D5"/>
    <w:rsid w:val="00B7137B"/>
    <w:rsid w:val="00B71D18"/>
    <w:rsid w:val="00B71DFE"/>
    <w:rsid w:val="00B7200F"/>
    <w:rsid w:val="00B72418"/>
    <w:rsid w:val="00B72467"/>
    <w:rsid w:val="00B724FF"/>
    <w:rsid w:val="00B7290F"/>
    <w:rsid w:val="00B72AA7"/>
    <w:rsid w:val="00B73718"/>
    <w:rsid w:val="00B73A89"/>
    <w:rsid w:val="00B73CCA"/>
    <w:rsid w:val="00B74CC2"/>
    <w:rsid w:val="00B754B8"/>
    <w:rsid w:val="00B75FF6"/>
    <w:rsid w:val="00B7651C"/>
    <w:rsid w:val="00B7776D"/>
    <w:rsid w:val="00B77B4F"/>
    <w:rsid w:val="00B80644"/>
    <w:rsid w:val="00B80EBC"/>
    <w:rsid w:val="00B81208"/>
    <w:rsid w:val="00B824CA"/>
    <w:rsid w:val="00B82668"/>
    <w:rsid w:val="00B82FF7"/>
    <w:rsid w:val="00B83199"/>
    <w:rsid w:val="00B831C6"/>
    <w:rsid w:val="00B8356A"/>
    <w:rsid w:val="00B83DA6"/>
    <w:rsid w:val="00B8418D"/>
    <w:rsid w:val="00B847D9"/>
    <w:rsid w:val="00B84A82"/>
    <w:rsid w:val="00B84DD6"/>
    <w:rsid w:val="00B86812"/>
    <w:rsid w:val="00B86964"/>
    <w:rsid w:val="00B86A1D"/>
    <w:rsid w:val="00B86B5C"/>
    <w:rsid w:val="00B86C62"/>
    <w:rsid w:val="00B86D12"/>
    <w:rsid w:val="00B873C3"/>
    <w:rsid w:val="00B87511"/>
    <w:rsid w:val="00B875BB"/>
    <w:rsid w:val="00B87737"/>
    <w:rsid w:val="00B87927"/>
    <w:rsid w:val="00B87A70"/>
    <w:rsid w:val="00B904DA"/>
    <w:rsid w:val="00B905BD"/>
    <w:rsid w:val="00B90775"/>
    <w:rsid w:val="00B90A3C"/>
    <w:rsid w:val="00B90EAD"/>
    <w:rsid w:val="00B9114B"/>
    <w:rsid w:val="00B917D2"/>
    <w:rsid w:val="00B91A3E"/>
    <w:rsid w:val="00B92726"/>
    <w:rsid w:val="00B928E4"/>
    <w:rsid w:val="00B92ACC"/>
    <w:rsid w:val="00B92AE8"/>
    <w:rsid w:val="00B9325D"/>
    <w:rsid w:val="00B93293"/>
    <w:rsid w:val="00B93714"/>
    <w:rsid w:val="00B93C7F"/>
    <w:rsid w:val="00B94363"/>
    <w:rsid w:val="00B94393"/>
    <w:rsid w:val="00B9444B"/>
    <w:rsid w:val="00B9449B"/>
    <w:rsid w:val="00B94730"/>
    <w:rsid w:val="00B950CD"/>
    <w:rsid w:val="00B95221"/>
    <w:rsid w:val="00B9560D"/>
    <w:rsid w:val="00B959A6"/>
    <w:rsid w:val="00B9669E"/>
    <w:rsid w:val="00B97AF0"/>
    <w:rsid w:val="00B97BD5"/>
    <w:rsid w:val="00BA038F"/>
    <w:rsid w:val="00BA05BB"/>
    <w:rsid w:val="00BA0601"/>
    <w:rsid w:val="00BA0A70"/>
    <w:rsid w:val="00BA0FCE"/>
    <w:rsid w:val="00BA11AC"/>
    <w:rsid w:val="00BA172E"/>
    <w:rsid w:val="00BA1C90"/>
    <w:rsid w:val="00BA2720"/>
    <w:rsid w:val="00BA278C"/>
    <w:rsid w:val="00BA27AE"/>
    <w:rsid w:val="00BA2A6C"/>
    <w:rsid w:val="00BA3356"/>
    <w:rsid w:val="00BA3628"/>
    <w:rsid w:val="00BA3B4D"/>
    <w:rsid w:val="00BA4FA1"/>
    <w:rsid w:val="00BA5964"/>
    <w:rsid w:val="00BA5EC3"/>
    <w:rsid w:val="00BA6607"/>
    <w:rsid w:val="00BA6743"/>
    <w:rsid w:val="00BA67AC"/>
    <w:rsid w:val="00BA6B8E"/>
    <w:rsid w:val="00BA6CC4"/>
    <w:rsid w:val="00BA7CA3"/>
    <w:rsid w:val="00BB0C64"/>
    <w:rsid w:val="00BB0CBD"/>
    <w:rsid w:val="00BB157E"/>
    <w:rsid w:val="00BB17DA"/>
    <w:rsid w:val="00BB1D67"/>
    <w:rsid w:val="00BB1EF5"/>
    <w:rsid w:val="00BB2026"/>
    <w:rsid w:val="00BB2050"/>
    <w:rsid w:val="00BB23CA"/>
    <w:rsid w:val="00BB2A72"/>
    <w:rsid w:val="00BB2A81"/>
    <w:rsid w:val="00BB2BC9"/>
    <w:rsid w:val="00BB3252"/>
    <w:rsid w:val="00BB3D9D"/>
    <w:rsid w:val="00BB4F3F"/>
    <w:rsid w:val="00BB545C"/>
    <w:rsid w:val="00BB565F"/>
    <w:rsid w:val="00BB5817"/>
    <w:rsid w:val="00BB6178"/>
    <w:rsid w:val="00BB62FF"/>
    <w:rsid w:val="00BB6C74"/>
    <w:rsid w:val="00BB725F"/>
    <w:rsid w:val="00BB7E94"/>
    <w:rsid w:val="00BC00FD"/>
    <w:rsid w:val="00BC0B89"/>
    <w:rsid w:val="00BC1203"/>
    <w:rsid w:val="00BC133B"/>
    <w:rsid w:val="00BC148B"/>
    <w:rsid w:val="00BC210A"/>
    <w:rsid w:val="00BC21F4"/>
    <w:rsid w:val="00BC21FE"/>
    <w:rsid w:val="00BC22D9"/>
    <w:rsid w:val="00BC2611"/>
    <w:rsid w:val="00BC2ABA"/>
    <w:rsid w:val="00BC2E9B"/>
    <w:rsid w:val="00BC31CC"/>
    <w:rsid w:val="00BC3E24"/>
    <w:rsid w:val="00BC3E32"/>
    <w:rsid w:val="00BC46D5"/>
    <w:rsid w:val="00BC4C78"/>
    <w:rsid w:val="00BC4E06"/>
    <w:rsid w:val="00BC5279"/>
    <w:rsid w:val="00BC59A6"/>
    <w:rsid w:val="00BC59D9"/>
    <w:rsid w:val="00BC5F61"/>
    <w:rsid w:val="00BC62C0"/>
    <w:rsid w:val="00BC63F7"/>
    <w:rsid w:val="00BC6446"/>
    <w:rsid w:val="00BC6F1A"/>
    <w:rsid w:val="00BC6FCD"/>
    <w:rsid w:val="00BC745C"/>
    <w:rsid w:val="00BC74F6"/>
    <w:rsid w:val="00BC7725"/>
    <w:rsid w:val="00BD2CB1"/>
    <w:rsid w:val="00BD41E1"/>
    <w:rsid w:val="00BD4347"/>
    <w:rsid w:val="00BD4485"/>
    <w:rsid w:val="00BD44A2"/>
    <w:rsid w:val="00BD4A32"/>
    <w:rsid w:val="00BD6C02"/>
    <w:rsid w:val="00BD6CDA"/>
    <w:rsid w:val="00BD6F00"/>
    <w:rsid w:val="00BD7A3E"/>
    <w:rsid w:val="00BD7AAE"/>
    <w:rsid w:val="00BD7DFB"/>
    <w:rsid w:val="00BE01B0"/>
    <w:rsid w:val="00BE0804"/>
    <w:rsid w:val="00BE0D61"/>
    <w:rsid w:val="00BE1554"/>
    <w:rsid w:val="00BE15EA"/>
    <w:rsid w:val="00BE1B0E"/>
    <w:rsid w:val="00BE1E4F"/>
    <w:rsid w:val="00BE2494"/>
    <w:rsid w:val="00BE2797"/>
    <w:rsid w:val="00BE2C1D"/>
    <w:rsid w:val="00BE2CCA"/>
    <w:rsid w:val="00BE323F"/>
    <w:rsid w:val="00BE3C00"/>
    <w:rsid w:val="00BE4912"/>
    <w:rsid w:val="00BE4B18"/>
    <w:rsid w:val="00BE4ECC"/>
    <w:rsid w:val="00BE5845"/>
    <w:rsid w:val="00BE5E3A"/>
    <w:rsid w:val="00BE626F"/>
    <w:rsid w:val="00BE6930"/>
    <w:rsid w:val="00BE6A8C"/>
    <w:rsid w:val="00BE71AD"/>
    <w:rsid w:val="00BE7928"/>
    <w:rsid w:val="00BF0178"/>
    <w:rsid w:val="00BF0583"/>
    <w:rsid w:val="00BF07CE"/>
    <w:rsid w:val="00BF0818"/>
    <w:rsid w:val="00BF0C84"/>
    <w:rsid w:val="00BF1115"/>
    <w:rsid w:val="00BF1330"/>
    <w:rsid w:val="00BF1809"/>
    <w:rsid w:val="00BF1D69"/>
    <w:rsid w:val="00BF1E74"/>
    <w:rsid w:val="00BF279E"/>
    <w:rsid w:val="00BF2FD9"/>
    <w:rsid w:val="00BF3380"/>
    <w:rsid w:val="00BF36D3"/>
    <w:rsid w:val="00BF40AA"/>
    <w:rsid w:val="00BF4BC0"/>
    <w:rsid w:val="00BF4F89"/>
    <w:rsid w:val="00BF54A3"/>
    <w:rsid w:val="00BF58F0"/>
    <w:rsid w:val="00BF5B61"/>
    <w:rsid w:val="00BF6480"/>
    <w:rsid w:val="00C00773"/>
    <w:rsid w:val="00C0239B"/>
    <w:rsid w:val="00C0295C"/>
    <w:rsid w:val="00C0313C"/>
    <w:rsid w:val="00C0463D"/>
    <w:rsid w:val="00C04BA4"/>
    <w:rsid w:val="00C052B5"/>
    <w:rsid w:val="00C05861"/>
    <w:rsid w:val="00C05919"/>
    <w:rsid w:val="00C064DA"/>
    <w:rsid w:val="00C06B58"/>
    <w:rsid w:val="00C07A26"/>
    <w:rsid w:val="00C101A9"/>
    <w:rsid w:val="00C1042A"/>
    <w:rsid w:val="00C1111E"/>
    <w:rsid w:val="00C114B6"/>
    <w:rsid w:val="00C11AD3"/>
    <w:rsid w:val="00C11B1A"/>
    <w:rsid w:val="00C11C3D"/>
    <w:rsid w:val="00C12460"/>
    <w:rsid w:val="00C1252A"/>
    <w:rsid w:val="00C1270E"/>
    <w:rsid w:val="00C12D21"/>
    <w:rsid w:val="00C1370F"/>
    <w:rsid w:val="00C13AF2"/>
    <w:rsid w:val="00C1401F"/>
    <w:rsid w:val="00C14421"/>
    <w:rsid w:val="00C1454F"/>
    <w:rsid w:val="00C146FD"/>
    <w:rsid w:val="00C14A92"/>
    <w:rsid w:val="00C151D4"/>
    <w:rsid w:val="00C159B5"/>
    <w:rsid w:val="00C162BE"/>
    <w:rsid w:val="00C16604"/>
    <w:rsid w:val="00C1663A"/>
    <w:rsid w:val="00C16D45"/>
    <w:rsid w:val="00C172E6"/>
    <w:rsid w:val="00C17A09"/>
    <w:rsid w:val="00C17A7B"/>
    <w:rsid w:val="00C17C42"/>
    <w:rsid w:val="00C200AE"/>
    <w:rsid w:val="00C204B4"/>
    <w:rsid w:val="00C2078D"/>
    <w:rsid w:val="00C2079C"/>
    <w:rsid w:val="00C21615"/>
    <w:rsid w:val="00C21766"/>
    <w:rsid w:val="00C21833"/>
    <w:rsid w:val="00C218F2"/>
    <w:rsid w:val="00C21F81"/>
    <w:rsid w:val="00C225A1"/>
    <w:rsid w:val="00C2271E"/>
    <w:rsid w:val="00C23251"/>
    <w:rsid w:val="00C2342D"/>
    <w:rsid w:val="00C24557"/>
    <w:rsid w:val="00C24734"/>
    <w:rsid w:val="00C248DE"/>
    <w:rsid w:val="00C249F7"/>
    <w:rsid w:val="00C250DD"/>
    <w:rsid w:val="00C253FE"/>
    <w:rsid w:val="00C25495"/>
    <w:rsid w:val="00C25545"/>
    <w:rsid w:val="00C26924"/>
    <w:rsid w:val="00C26D2E"/>
    <w:rsid w:val="00C26DE8"/>
    <w:rsid w:val="00C26F95"/>
    <w:rsid w:val="00C2714F"/>
    <w:rsid w:val="00C27614"/>
    <w:rsid w:val="00C2795F"/>
    <w:rsid w:val="00C279F2"/>
    <w:rsid w:val="00C27E45"/>
    <w:rsid w:val="00C27F80"/>
    <w:rsid w:val="00C306A0"/>
    <w:rsid w:val="00C30E74"/>
    <w:rsid w:val="00C311BA"/>
    <w:rsid w:val="00C31AC8"/>
    <w:rsid w:val="00C31EB4"/>
    <w:rsid w:val="00C32B39"/>
    <w:rsid w:val="00C332FC"/>
    <w:rsid w:val="00C33790"/>
    <w:rsid w:val="00C33B2C"/>
    <w:rsid w:val="00C34000"/>
    <w:rsid w:val="00C352D6"/>
    <w:rsid w:val="00C356AB"/>
    <w:rsid w:val="00C3572D"/>
    <w:rsid w:val="00C36960"/>
    <w:rsid w:val="00C3765C"/>
    <w:rsid w:val="00C379DF"/>
    <w:rsid w:val="00C40E76"/>
    <w:rsid w:val="00C417EB"/>
    <w:rsid w:val="00C41B11"/>
    <w:rsid w:val="00C41C05"/>
    <w:rsid w:val="00C41DEB"/>
    <w:rsid w:val="00C41E8D"/>
    <w:rsid w:val="00C42051"/>
    <w:rsid w:val="00C420A2"/>
    <w:rsid w:val="00C42D5E"/>
    <w:rsid w:val="00C42DD4"/>
    <w:rsid w:val="00C43162"/>
    <w:rsid w:val="00C431A4"/>
    <w:rsid w:val="00C4368D"/>
    <w:rsid w:val="00C43817"/>
    <w:rsid w:val="00C439EE"/>
    <w:rsid w:val="00C43BBB"/>
    <w:rsid w:val="00C440A5"/>
    <w:rsid w:val="00C441C1"/>
    <w:rsid w:val="00C443FB"/>
    <w:rsid w:val="00C44631"/>
    <w:rsid w:val="00C44CEA"/>
    <w:rsid w:val="00C44ECD"/>
    <w:rsid w:val="00C45093"/>
    <w:rsid w:val="00C451D3"/>
    <w:rsid w:val="00C454A7"/>
    <w:rsid w:val="00C45CCB"/>
    <w:rsid w:val="00C463BB"/>
    <w:rsid w:val="00C464DF"/>
    <w:rsid w:val="00C46796"/>
    <w:rsid w:val="00C46990"/>
    <w:rsid w:val="00C46C3F"/>
    <w:rsid w:val="00C46F58"/>
    <w:rsid w:val="00C4736F"/>
    <w:rsid w:val="00C50404"/>
    <w:rsid w:val="00C505C5"/>
    <w:rsid w:val="00C50BDC"/>
    <w:rsid w:val="00C51577"/>
    <w:rsid w:val="00C51BCC"/>
    <w:rsid w:val="00C51FC9"/>
    <w:rsid w:val="00C52787"/>
    <w:rsid w:val="00C528FD"/>
    <w:rsid w:val="00C52F4A"/>
    <w:rsid w:val="00C53092"/>
    <w:rsid w:val="00C531EE"/>
    <w:rsid w:val="00C5398C"/>
    <w:rsid w:val="00C53B06"/>
    <w:rsid w:val="00C53D41"/>
    <w:rsid w:val="00C5458D"/>
    <w:rsid w:val="00C5488B"/>
    <w:rsid w:val="00C54E9C"/>
    <w:rsid w:val="00C54FCE"/>
    <w:rsid w:val="00C5528C"/>
    <w:rsid w:val="00C558EA"/>
    <w:rsid w:val="00C55BA9"/>
    <w:rsid w:val="00C55BE9"/>
    <w:rsid w:val="00C55DAA"/>
    <w:rsid w:val="00C5644A"/>
    <w:rsid w:val="00C56A16"/>
    <w:rsid w:val="00C57380"/>
    <w:rsid w:val="00C5752B"/>
    <w:rsid w:val="00C602C5"/>
    <w:rsid w:val="00C60503"/>
    <w:rsid w:val="00C605ED"/>
    <w:rsid w:val="00C606C6"/>
    <w:rsid w:val="00C60717"/>
    <w:rsid w:val="00C6093F"/>
    <w:rsid w:val="00C614B0"/>
    <w:rsid w:val="00C61614"/>
    <w:rsid w:val="00C61DBA"/>
    <w:rsid w:val="00C61F00"/>
    <w:rsid w:val="00C6221E"/>
    <w:rsid w:val="00C62593"/>
    <w:rsid w:val="00C6294E"/>
    <w:rsid w:val="00C62B6B"/>
    <w:rsid w:val="00C6304C"/>
    <w:rsid w:val="00C6371E"/>
    <w:rsid w:val="00C63914"/>
    <w:rsid w:val="00C63C59"/>
    <w:rsid w:val="00C63FA8"/>
    <w:rsid w:val="00C643DD"/>
    <w:rsid w:val="00C649A7"/>
    <w:rsid w:val="00C6567F"/>
    <w:rsid w:val="00C6584B"/>
    <w:rsid w:val="00C65CC8"/>
    <w:rsid w:val="00C66649"/>
    <w:rsid w:val="00C6694D"/>
    <w:rsid w:val="00C66C86"/>
    <w:rsid w:val="00C6787D"/>
    <w:rsid w:val="00C679E8"/>
    <w:rsid w:val="00C67BE3"/>
    <w:rsid w:val="00C67CA9"/>
    <w:rsid w:val="00C703D7"/>
    <w:rsid w:val="00C7057B"/>
    <w:rsid w:val="00C705A7"/>
    <w:rsid w:val="00C705E9"/>
    <w:rsid w:val="00C7085D"/>
    <w:rsid w:val="00C70F64"/>
    <w:rsid w:val="00C7127B"/>
    <w:rsid w:val="00C71314"/>
    <w:rsid w:val="00C71B74"/>
    <w:rsid w:val="00C71FAD"/>
    <w:rsid w:val="00C720A1"/>
    <w:rsid w:val="00C72AB0"/>
    <w:rsid w:val="00C72D53"/>
    <w:rsid w:val="00C72D57"/>
    <w:rsid w:val="00C72DA3"/>
    <w:rsid w:val="00C731D1"/>
    <w:rsid w:val="00C738AE"/>
    <w:rsid w:val="00C73E1F"/>
    <w:rsid w:val="00C73F74"/>
    <w:rsid w:val="00C740C1"/>
    <w:rsid w:val="00C744C2"/>
    <w:rsid w:val="00C74C7B"/>
    <w:rsid w:val="00C750FD"/>
    <w:rsid w:val="00C75459"/>
    <w:rsid w:val="00C755E9"/>
    <w:rsid w:val="00C75E8C"/>
    <w:rsid w:val="00C768D3"/>
    <w:rsid w:val="00C771D7"/>
    <w:rsid w:val="00C7735F"/>
    <w:rsid w:val="00C773BF"/>
    <w:rsid w:val="00C8032E"/>
    <w:rsid w:val="00C82D63"/>
    <w:rsid w:val="00C82DC8"/>
    <w:rsid w:val="00C8355F"/>
    <w:rsid w:val="00C83846"/>
    <w:rsid w:val="00C83897"/>
    <w:rsid w:val="00C8393C"/>
    <w:rsid w:val="00C84972"/>
    <w:rsid w:val="00C84C8C"/>
    <w:rsid w:val="00C84EFB"/>
    <w:rsid w:val="00C85072"/>
    <w:rsid w:val="00C85E40"/>
    <w:rsid w:val="00C86147"/>
    <w:rsid w:val="00C8652E"/>
    <w:rsid w:val="00C866B3"/>
    <w:rsid w:val="00C86953"/>
    <w:rsid w:val="00C86FE7"/>
    <w:rsid w:val="00C90CBF"/>
    <w:rsid w:val="00C917DC"/>
    <w:rsid w:val="00C91C04"/>
    <w:rsid w:val="00C91C50"/>
    <w:rsid w:val="00C9245B"/>
    <w:rsid w:val="00C93077"/>
    <w:rsid w:val="00C93564"/>
    <w:rsid w:val="00C93581"/>
    <w:rsid w:val="00C9374E"/>
    <w:rsid w:val="00C93DA8"/>
    <w:rsid w:val="00C942B4"/>
    <w:rsid w:val="00C949AD"/>
    <w:rsid w:val="00C959FB"/>
    <w:rsid w:val="00C961D4"/>
    <w:rsid w:val="00C965A1"/>
    <w:rsid w:val="00C96BDF"/>
    <w:rsid w:val="00C96E8E"/>
    <w:rsid w:val="00C96F4C"/>
    <w:rsid w:val="00C96FCA"/>
    <w:rsid w:val="00C97191"/>
    <w:rsid w:val="00C973E8"/>
    <w:rsid w:val="00C97408"/>
    <w:rsid w:val="00C979E4"/>
    <w:rsid w:val="00CA0300"/>
    <w:rsid w:val="00CA062E"/>
    <w:rsid w:val="00CA07F0"/>
    <w:rsid w:val="00CA0AF9"/>
    <w:rsid w:val="00CA0B98"/>
    <w:rsid w:val="00CA0C60"/>
    <w:rsid w:val="00CA10B4"/>
    <w:rsid w:val="00CA1730"/>
    <w:rsid w:val="00CA18B5"/>
    <w:rsid w:val="00CA3DF4"/>
    <w:rsid w:val="00CA3F71"/>
    <w:rsid w:val="00CA4381"/>
    <w:rsid w:val="00CA4B06"/>
    <w:rsid w:val="00CA5744"/>
    <w:rsid w:val="00CA5D4F"/>
    <w:rsid w:val="00CA6B8C"/>
    <w:rsid w:val="00CA6BF9"/>
    <w:rsid w:val="00CA6F4A"/>
    <w:rsid w:val="00CA7170"/>
    <w:rsid w:val="00CA7E05"/>
    <w:rsid w:val="00CB0466"/>
    <w:rsid w:val="00CB0B57"/>
    <w:rsid w:val="00CB111C"/>
    <w:rsid w:val="00CB152B"/>
    <w:rsid w:val="00CB153C"/>
    <w:rsid w:val="00CB1A1C"/>
    <w:rsid w:val="00CB1F67"/>
    <w:rsid w:val="00CB2088"/>
    <w:rsid w:val="00CB2485"/>
    <w:rsid w:val="00CB2FBB"/>
    <w:rsid w:val="00CB361B"/>
    <w:rsid w:val="00CB3857"/>
    <w:rsid w:val="00CB6461"/>
    <w:rsid w:val="00CB6859"/>
    <w:rsid w:val="00CB6D77"/>
    <w:rsid w:val="00CB6FE7"/>
    <w:rsid w:val="00CB6FF1"/>
    <w:rsid w:val="00CB7341"/>
    <w:rsid w:val="00CB760E"/>
    <w:rsid w:val="00CB7673"/>
    <w:rsid w:val="00CB78D7"/>
    <w:rsid w:val="00CB7915"/>
    <w:rsid w:val="00CC01EE"/>
    <w:rsid w:val="00CC0447"/>
    <w:rsid w:val="00CC0AA9"/>
    <w:rsid w:val="00CC170D"/>
    <w:rsid w:val="00CC1964"/>
    <w:rsid w:val="00CC1F83"/>
    <w:rsid w:val="00CC21EB"/>
    <w:rsid w:val="00CC26B1"/>
    <w:rsid w:val="00CC2B9D"/>
    <w:rsid w:val="00CC3720"/>
    <w:rsid w:val="00CC3A06"/>
    <w:rsid w:val="00CC3C85"/>
    <w:rsid w:val="00CC461D"/>
    <w:rsid w:val="00CC47B0"/>
    <w:rsid w:val="00CC6324"/>
    <w:rsid w:val="00CC6EF2"/>
    <w:rsid w:val="00CC75D6"/>
    <w:rsid w:val="00CC76CF"/>
    <w:rsid w:val="00CD1066"/>
    <w:rsid w:val="00CD152D"/>
    <w:rsid w:val="00CD230D"/>
    <w:rsid w:val="00CD2C02"/>
    <w:rsid w:val="00CD2DED"/>
    <w:rsid w:val="00CD323D"/>
    <w:rsid w:val="00CD3480"/>
    <w:rsid w:val="00CD350B"/>
    <w:rsid w:val="00CD3C49"/>
    <w:rsid w:val="00CD3D7D"/>
    <w:rsid w:val="00CD3DBE"/>
    <w:rsid w:val="00CD41D1"/>
    <w:rsid w:val="00CD594D"/>
    <w:rsid w:val="00CD6CE3"/>
    <w:rsid w:val="00CD6D40"/>
    <w:rsid w:val="00CD7494"/>
    <w:rsid w:val="00CD755C"/>
    <w:rsid w:val="00CD781D"/>
    <w:rsid w:val="00CD7850"/>
    <w:rsid w:val="00CD7B1B"/>
    <w:rsid w:val="00CE09CC"/>
    <w:rsid w:val="00CE0C96"/>
    <w:rsid w:val="00CE1D32"/>
    <w:rsid w:val="00CE288F"/>
    <w:rsid w:val="00CE2DCC"/>
    <w:rsid w:val="00CE2F63"/>
    <w:rsid w:val="00CE352D"/>
    <w:rsid w:val="00CE35C1"/>
    <w:rsid w:val="00CE4F8D"/>
    <w:rsid w:val="00CE57CC"/>
    <w:rsid w:val="00CE594C"/>
    <w:rsid w:val="00CE5DEF"/>
    <w:rsid w:val="00CE5F20"/>
    <w:rsid w:val="00CE6F9C"/>
    <w:rsid w:val="00CE71B4"/>
    <w:rsid w:val="00CF05C9"/>
    <w:rsid w:val="00CF06F6"/>
    <w:rsid w:val="00CF0C23"/>
    <w:rsid w:val="00CF0DFA"/>
    <w:rsid w:val="00CF0FB2"/>
    <w:rsid w:val="00CF1300"/>
    <w:rsid w:val="00CF21A1"/>
    <w:rsid w:val="00CF3419"/>
    <w:rsid w:val="00CF3A5D"/>
    <w:rsid w:val="00CF3D49"/>
    <w:rsid w:val="00CF3E33"/>
    <w:rsid w:val="00CF4118"/>
    <w:rsid w:val="00CF4807"/>
    <w:rsid w:val="00CF48FE"/>
    <w:rsid w:val="00CF4DD8"/>
    <w:rsid w:val="00CF5D3F"/>
    <w:rsid w:val="00CF61ED"/>
    <w:rsid w:val="00CF6279"/>
    <w:rsid w:val="00CF6F12"/>
    <w:rsid w:val="00CF722C"/>
    <w:rsid w:val="00CF73ED"/>
    <w:rsid w:val="00CF7985"/>
    <w:rsid w:val="00CF7E61"/>
    <w:rsid w:val="00D002E2"/>
    <w:rsid w:val="00D003FA"/>
    <w:rsid w:val="00D00A7C"/>
    <w:rsid w:val="00D010B7"/>
    <w:rsid w:val="00D01247"/>
    <w:rsid w:val="00D013A9"/>
    <w:rsid w:val="00D016BF"/>
    <w:rsid w:val="00D0172C"/>
    <w:rsid w:val="00D01844"/>
    <w:rsid w:val="00D02055"/>
    <w:rsid w:val="00D027F4"/>
    <w:rsid w:val="00D02879"/>
    <w:rsid w:val="00D02D7F"/>
    <w:rsid w:val="00D02EF9"/>
    <w:rsid w:val="00D04412"/>
    <w:rsid w:val="00D04A55"/>
    <w:rsid w:val="00D04B85"/>
    <w:rsid w:val="00D04D70"/>
    <w:rsid w:val="00D056E1"/>
    <w:rsid w:val="00D06457"/>
    <w:rsid w:val="00D06741"/>
    <w:rsid w:val="00D06CAD"/>
    <w:rsid w:val="00D06F26"/>
    <w:rsid w:val="00D06F7A"/>
    <w:rsid w:val="00D079BD"/>
    <w:rsid w:val="00D1049E"/>
    <w:rsid w:val="00D10CF8"/>
    <w:rsid w:val="00D1104B"/>
    <w:rsid w:val="00D11277"/>
    <w:rsid w:val="00D113F3"/>
    <w:rsid w:val="00D11A2F"/>
    <w:rsid w:val="00D11AE6"/>
    <w:rsid w:val="00D121E4"/>
    <w:rsid w:val="00D12400"/>
    <w:rsid w:val="00D12618"/>
    <w:rsid w:val="00D12EA4"/>
    <w:rsid w:val="00D1300A"/>
    <w:rsid w:val="00D13875"/>
    <w:rsid w:val="00D138F4"/>
    <w:rsid w:val="00D14DF2"/>
    <w:rsid w:val="00D15267"/>
    <w:rsid w:val="00D15AC4"/>
    <w:rsid w:val="00D16288"/>
    <w:rsid w:val="00D16728"/>
    <w:rsid w:val="00D16826"/>
    <w:rsid w:val="00D168CE"/>
    <w:rsid w:val="00D16ACC"/>
    <w:rsid w:val="00D16C57"/>
    <w:rsid w:val="00D16CB2"/>
    <w:rsid w:val="00D16EA1"/>
    <w:rsid w:val="00D20221"/>
    <w:rsid w:val="00D20C24"/>
    <w:rsid w:val="00D20F62"/>
    <w:rsid w:val="00D21268"/>
    <w:rsid w:val="00D212AA"/>
    <w:rsid w:val="00D21AAE"/>
    <w:rsid w:val="00D2261B"/>
    <w:rsid w:val="00D2266F"/>
    <w:rsid w:val="00D22803"/>
    <w:rsid w:val="00D23151"/>
    <w:rsid w:val="00D2353A"/>
    <w:rsid w:val="00D23735"/>
    <w:rsid w:val="00D2387B"/>
    <w:rsid w:val="00D23AEE"/>
    <w:rsid w:val="00D23D34"/>
    <w:rsid w:val="00D23ECD"/>
    <w:rsid w:val="00D24557"/>
    <w:rsid w:val="00D24616"/>
    <w:rsid w:val="00D246A7"/>
    <w:rsid w:val="00D247B3"/>
    <w:rsid w:val="00D24EB7"/>
    <w:rsid w:val="00D25635"/>
    <w:rsid w:val="00D25915"/>
    <w:rsid w:val="00D25EAE"/>
    <w:rsid w:val="00D26269"/>
    <w:rsid w:val="00D26729"/>
    <w:rsid w:val="00D26853"/>
    <w:rsid w:val="00D26898"/>
    <w:rsid w:val="00D2739E"/>
    <w:rsid w:val="00D274BF"/>
    <w:rsid w:val="00D27990"/>
    <w:rsid w:val="00D27E05"/>
    <w:rsid w:val="00D300D5"/>
    <w:rsid w:val="00D3014A"/>
    <w:rsid w:val="00D30540"/>
    <w:rsid w:val="00D30B81"/>
    <w:rsid w:val="00D30B9A"/>
    <w:rsid w:val="00D31085"/>
    <w:rsid w:val="00D31227"/>
    <w:rsid w:val="00D3124A"/>
    <w:rsid w:val="00D3141A"/>
    <w:rsid w:val="00D31750"/>
    <w:rsid w:val="00D318BC"/>
    <w:rsid w:val="00D31A88"/>
    <w:rsid w:val="00D31AB1"/>
    <w:rsid w:val="00D31CB6"/>
    <w:rsid w:val="00D31E81"/>
    <w:rsid w:val="00D3248E"/>
    <w:rsid w:val="00D32868"/>
    <w:rsid w:val="00D32C2E"/>
    <w:rsid w:val="00D337EB"/>
    <w:rsid w:val="00D33839"/>
    <w:rsid w:val="00D33D17"/>
    <w:rsid w:val="00D33F4E"/>
    <w:rsid w:val="00D34060"/>
    <w:rsid w:val="00D344F0"/>
    <w:rsid w:val="00D34513"/>
    <w:rsid w:val="00D345B0"/>
    <w:rsid w:val="00D345C2"/>
    <w:rsid w:val="00D345ED"/>
    <w:rsid w:val="00D346A0"/>
    <w:rsid w:val="00D347AC"/>
    <w:rsid w:val="00D34810"/>
    <w:rsid w:val="00D34D64"/>
    <w:rsid w:val="00D35103"/>
    <w:rsid w:val="00D35489"/>
    <w:rsid w:val="00D3557E"/>
    <w:rsid w:val="00D358F9"/>
    <w:rsid w:val="00D359DD"/>
    <w:rsid w:val="00D35C56"/>
    <w:rsid w:val="00D36099"/>
    <w:rsid w:val="00D364F4"/>
    <w:rsid w:val="00D36911"/>
    <w:rsid w:val="00D3736D"/>
    <w:rsid w:val="00D3761C"/>
    <w:rsid w:val="00D37BD6"/>
    <w:rsid w:val="00D37C15"/>
    <w:rsid w:val="00D37D0E"/>
    <w:rsid w:val="00D37FE3"/>
    <w:rsid w:val="00D401D5"/>
    <w:rsid w:val="00D40401"/>
    <w:rsid w:val="00D4040A"/>
    <w:rsid w:val="00D409B9"/>
    <w:rsid w:val="00D40C70"/>
    <w:rsid w:val="00D40EE8"/>
    <w:rsid w:val="00D41216"/>
    <w:rsid w:val="00D41F5D"/>
    <w:rsid w:val="00D4249D"/>
    <w:rsid w:val="00D42656"/>
    <w:rsid w:val="00D427EE"/>
    <w:rsid w:val="00D42D13"/>
    <w:rsid w:val="00D4345F"/>
    <w:rsid w:val="00D438E9"/>
    <w:rsid w:val="00D43B34"/>
    <w:rsid w:val="00D447FB"/>
    <w:rsid w:val="00D44D03"/>
    <w:rsid w:val="00D452A6"/>
    <w:rsid w:val="00D459E1"/>
    <w:rsid w:val="00D460A6"/>
    <w:rsid w:val="00D4613E"/>
    <w:rsid w:val="00D4730E"/>
    <w:rsid w:val="00D47B21"/>
    <w:rsid w:val="00D47CDD"/>
    <w:rsid w:val="00D50214"/>
    <w:rsid w:val="00D5023B"/>
    <w:rsid w:val="00D50279"/>
    <w:rsid w:val="00D50CA0"/>
    <w:rsid w:val="00D50DA4"/>
    <w:rsid w:val="00D50E81"/>
    <w:rsid w:val="00D51802"/>
    <w:rsid w:val="00D518C5"/>
    <w:rsid w:val="00D52491"/>
    <w:rsid w:val="00D526E9"/>
    <w:rsid w:val="00D527D8"/>
    <w:rsid w:val="00D52817"/>
    <w:rsid w:val="00D52A3E"/>
    <w:rsid w:val="00D52DD9"/>
    <w:rsid w:val="00D52EFE"/>
    <w:rsid w:val="00D52F50"/>
    <w:rsid w:val="00D53153"/>
    <w:rsid w:val="00D53357"/>
    <w:rsid w:val="00D534B6"/>
    <w:rsid w:val="00D53BE3"/>
    <w:rsid w:val="00D542D5"/>
    <w:rsid w:val="00D548E0"/>
    <w:rsid w:val="00D54B17"/>
    <w:rsid w:val="00D553E7"/>
    <w:rsid w:val="00D55E2D"/>
    <w:rsid w:val="00D55E5D"/>
    <w:rsid w:val="00D568A2"/>
    <w:rsid w:val="00D56967"/>
    <w:rsid w:val="00D56A62"/>
    <w:rsid w:val="00D56AC4"/>
    <w:rsid w:val="00D56B72"/>
    <w:rsid w:val="00D60222"/>
    <w:rsid w:val="00D60277"/>
    <w:rsid w:val="00D602FA"/>
    <w:rsid w:val="00D60797"/>
    <w:rsid w:val="00D60E9C"/>
    <w:rsid w:val="00D6100B"/>
    <w:rsid w:val="00D619ED"/>
    <w:rsid w:val="00D61AEA"/>
    <w:rsid w:val="00D62C65"/>
    <w:rsid w:val="00D63147"/>
    <w:rsid w:val="00D63521"/>
    <w:rsid w:val="00D637AF"/>
    <w:rsid w:val="00D638DE"/>
    <w:rsid w:val="00D640B6"/>
    <w:rsid w:val="00D644CE"/>
    <w:rsid w:val="00D644E1"/>
    <w:rsid w:val="00D647EE"/>
    <w:rsid w:val="00D64A32"/>
    <w:rsid w:val="00D64AF1"/>
    <w:rsid w:val="00D64E6F"/>
    <w:rsid w:val="00D64E8D"/>
    <w:rsid w:val="00D65232"/>
    <w:rsid w:val="00D65961"/>
    <w:rsid w:val="00D659D3"/>
    <w:rsid w:val="00D65B7E"/>
    <w:rsid w:val="00D65C44"/>
    <w:rsid w:val="00D6607D"/>
    <w:rsid w:val="00D66866"/>
    <w:rsid w:val="00D66D9A"/>
    <w:rsid w:val="00D670F7"/>
    <w:rsid w:val="00D6711D"/>
    <w:rsid w:val="00D671A9"/>
    <w:rsid w:val="00D677AE"/>
    <w:rsid w:val="00D67F01"/>
    <w:rsid w:val="00D70AE0"/>
    <w:rsid w:val="00D71B76"/>
    <w:rsid w:val="00D72123"/>
    <w:rsid w:val="00D72F34"/>
    <w:rsid w:val="00D74B8D"/>
    <w:rsid w:val="00D74DA7"/>
    <w:rsid w:val="00D75B26"/>
    <w:rsid w:val="00D75C95"/>
    <w:rsid w:val="00D76487"/>
    <w:rsid w:val="00D766FC"/>
    <w:rsid w:val="00D77231"/>
    <w:rsid w:val="00D773A8"/>
    <w:rsid w:val="00D7741E"/>
    <w:rsid w:val="00D77C4F"/>
    <w:rsid w:val="00D80054"/>
    <w:rsid w:val="00D8011B"/>
    <w:rsid w:val="00D80363"/>
    <w:rsid w:val="00D809A1"/>
    <w:rsid w:val="00D80BA3"/>
    <w:rsid w:val="00D80F98"/>
    <w:rsid w:val="00D81538"/>
    <w:rsid w:val="00D81B8E"/>
    <w:rsid w:val="00D820DF"/>
    <w:rsid w:val="00D82297"/>
    <w:rsid w:val="00D82A67"/>
    <w:rsid w:val="00D82E49"/>
    <w:rsid w:val="00D83178"/>
    <w:rsid w:val="00D833F6"/>
    <w:rsid w:val="00D83BB0"/>
    <w:rsid w:val="00D83D49"/>
    <w:rsid w:val="00D83F30"/>
    <w:rsid w:val="00D840B6"/>
    <w:rsid w:val="00D848F3"/>
    <w:rsid w:val="00D84C46"/>
    <w:rsid w:val="00D8523A"/>
    <w:rsid w:val="00D853C0"/>
    <w:rsid w:val="00D8573A"/>
    <w:rsid w:val="00D85BE1"/>
    <w:rsid w:val="00D85F9D"/>
    <w:rsid w:val="00D863AE"/>
    <w:rsid w:val="00D871AE"/>
    <w:rsid w:val="00D876C8"/>
    <w:rsid w:val="00D879ED"/>
    <w:rsid w:val="00D87AEF"/>
    <w:rsid w:val="00D902E1"/>
    <w:rsid w:val="00D90430"/>
    <w:rsid w:val="00D91542"/>
    <w:rsid w:val="00D91ACA"/>
    <w:rsid w:val="00D9217C"/>
    <w:rsid w:val="00D92222"/>
    <w:rsid w:val="00D922BA"/>
    <w:rsid w:val="00D92326"/>
    <w:rsid w:val="00D928D9"/>
    <w:rsid w:val="00D92A61"/>
    <w:rsid w:val="00D92E36"/>
    <w:rsid w:val="00D930C2"/>
    <w:rsid w:val="00D93A06"/>
    <w:rsid w:val="00D93E3E"/>
    <w:rsid w:val="00D9521B"/>
    <w:rsid w:val="00D95502"/>
    <w:rsid w:val="00D95B18"/>
    <w:rsid w:val="00D95F6B"/>
    <w:rsid w:val="00D9678B"/>
    <w:rsid w:val="00D96CCC"/>
    <w:rsid w:val="00D96CE1"/>
    <w:rsid w:val="00D976CD"/>
    <w:rsid w:val="00D976E5"/>
    <w:rsid w:val="00D97839"/>
    <w:rsid w:val="00D979D5"/>
    <w:rsid w:val="00DA00B7"/>
    <w:rsid w:val="00DA0559"/>
    <w:rsid w:val="00DA0583"/>
    <w:rsid w:val="00DA063B"/>
    <w:rsid w:val="00DA0BAD"/>
    <w:rsid w:val="00DA0D6B"/>
    <w:rsid w:val="00DA0F32"/>
    <w:rsid w:val="00DA13C9"/>
    <w:rsid w:val="00DA206C"/>
    <w:rsid w:val="00DA269B"/>
    <w:rsid w:val="00DA272D"/>
    <w:rsid w:val="00DA2D1B"/>
    <w:rsid w:val="00DA3494"/>
    <w:rsid w:val="00DA3B7D"/>
    <w:rsid w:val="00DA3F16"/>
    <w:rsid w:val="00DA3F3D"/>
    <w:rsid w:val="00DA40D2"/>
    <w:rsid w:val="00DA47F5"/>
    <w:rsid w:val="00DA47F7"/>
    <w:rsid w:val="00DA4E28"/>
    <w:rsid w:val="00DA5B64"/>
    <w:rsid w:val="00DA6608"/>
    <w:rsid w:val="00DA6D84"/>
    <w:rsid w:val="00DA6E55"/>
    <w:rsid w:val="00DA6F3D"/>
    <w:rsid w:val="00DA700C"/>
    <w:rsid w:val="00DA7384"/>
    <w:rsid w:val="00DA7961"/>
    <w:rsid w:val="00DA7ADF"/>
    <w:rsid w:val="00DA7D06"/>
    <w:rsid w:val="00DA7D44"/>
    <w:rsid w:val="00DB06E4"/>
    <w:rsid w:val="00DB07B5"/>
    <w:rsid w:val="00DB1EA4"/>
    <w:rsid w:val="00DB1EC6"/>
    <w:rsid w:val="00DB1FF0"/>
    <w:rsid w:val="00DB2113"/>
    <w:rsid w:val="00DB256A"/>
    <w:rsid w:val="00DB2616"/>
    <w:rsid w:val="00DB29D8"/>
    <w:rsid w:val="00DB34D6"/>
    <w:rsid w:val="00DB3E09"/>
    <w:rsid w:val="00DB4188"/>
    <w:rsid w:val="00DB4907"/>
    <w:rsid w:val="00DB49F5"/>
    <w:rsid w:val="00DB4C73"/>
    <w:rsid w:val="00DB53BB"/>
    <w:rsid w:val="00DB581C"/>
    <w:rsid w:val="00DB5DFA"/>
    <w:rsid w:val="00DB5E35"/>
    <w:rsid w:val="00DB600A"/>
    <w:rsid w:val="00DB61D4"/>
    <w:rsid w:val="00DB6897"/>
    <w:rsid w:val="00DB68ED"/>
    <w:rsid w:val="00DB6AEE"/>
    <w:rsid w:val="00DB70C5"/>
    <w:rsid w:val="00DB75C5"/>
    <w:rsid w:val="00DB7852"/>
    <w:rsid w:val="00DC016D"/>
    <w:rsid w:val="00DC0710"/>
    <w:rsid w:val="00DC08A4"/>
    <w:rsid w:val="00DC0997"/>
    <w:rsid w:val="00DC0E9C"/>
    <w:rsid w:val="00DC17D9"/>
    <w:rsid w:val="00DC21B3"/>
    <w:rsid w:val="00DC263C"/>
    <w:rsid w:val="00DC26DF"/>
    <w:rsid w:val="00DC2AEF"/>
    <w:rsid w:val="00DC34AE"/>
    <w:rsid w:val="00DC360F"/>
    <w:rsid w:val="00DC3812"/>
    <w:rsid w:val="00DC3BCA"/>
    <w:rsid w:val="00DC3FAC"/>
    <w:rsid w:val="00DC40E4"/>
    <w:rsid w:val="00DC40F2"/>
    <w:rsid w:val="00DC42D9"/>
    <w:rsid w:val="00DC467A"/>
    <w:rsid w:val="00DC46BC"/>
    <w:rsid w:val="00DC4AD6"/>
    <w:rsid w:val="00DC5556"/>
    <w:rsid w:val="00DC5E6A"/>
    <w:rsid w:val="00DC6B84"/>
    <w:rsid w:val="00DC6CFC"/>
    <w:rsid w:val="00DC70CB"/>
    <w:rsid w:val="00DC7446"/>
    <w:rsid w:val="00DC7CDC"/>
    <w:rsid w:val="00DD026B"/>
    <w:rsid w:val="00DD0484"/>
    <w:rsid w:val="00DD0675"/>
    <w:rsid w:val="00DD0A88"/>
    <w:rsid w:val="00DD0CB2"/>
    <w:rsid w:val="00DD2041"/>
    <w:rsid w:val="00DD20CB"/>
    <w:rsid w:val="00DD20F3"/>
    <w:rsid w:val="00DD2328"/>
    <w:rsid w:val="00DD2DF8"/>
    <w:rsid w:val="00DD322B"/>
    <w:rsid w:val="00DD3EBA"/>
    <w:rsid w:val="00DD4B6C"/>
    <w:rsid w:val="00DD5164"/>
    <w:rsid w:val="00DD51A0"/>
    <w:rsid w:val="00DD51C6"/>
    <w:rsid w:val="00DD5394"/>
    <w:rsid w:val="00DD559B"/>
    <w:rsid w:val="00DD5B7C"/>
    <w:rsid w:val="00DD5FB2"/>
    <w:rsid w:val="00DD6AAC"/>
    <w:rsid w:val="00DD6E4D"/>
    <w:rsid w:val="00DD7B13"/>
    <w:rsid w:val="00DD7B45"/>
    <w:rsid w:val="00DD7BB2"/>
    <w:rsid w:val="00DD7DCC"/>
    <w:rsid w:val="00DD7F97"/>
    <w:rsid w:val="00DE0074"/>
    <w:rsid w:val="00DE0352"/>
    <w:rsid w:val="00DE039B"/>
    <w:rsid w:val="00DE055F"/>
    <w:rsid w:val="00DE0A11"/>
    <w:rsid w:val="00DE0DC2"/>
    <w:rsid w:val="00DE0FB7"/>
    <w:rsid w:val="00DE1395"/>
    <w:rsid w:val="00DE1878"/>
    <w:rsid w:val="00DE1E82"/>
    <w:rsid w:val="00DE1F69"/>
    <w:rsid w:val="00DE2193"/>
    <w:rsid w:val="00DE2314"/>
    <w:rsid w:val="00DE2B31"/>
    <w:rsid w:val="00DE329F"/>
    <w:rsid w:val="00DE39DE"/>
    <w:rsid w:val="00DE3FFC"/>
    <w:rsid w:val="00DE548A"/>
    <w:rsid w:val="00DE572B"/>
    <w:rsid w:val="00DE57FA"/>
    <w:rsid w:val="00DE5902"/>
    <w:rsid w:val="00DE5922"/>
    <w:rsid w:val="00DE5C07"/>
    <w:rsid w:val="00DE5D4A"/>
    <w:rsid w:val="00DE61A1"/>
    <w:rsid w:val="00DE68E9"/>
    <w:rsid w:val="00DE68F0"/>
    <w:rsid w:val="00DE76DA"/>
    <w:rsid w:val="00DE7843"/>
    <w:rsid w:val="00DF0A8E"/>
    <w:rsid w:val="00DF0F0F"/>
    <w:rsid w:val="00DF101D"/>
    <w:rsid w:val="00DF189C"/>
    <w:rsid w:val="00DF1CB9"/>
    <w:rsid w:val="00DF2331"/>
    <w:rsid w:val="00DF29F3"/>
    <w:rsid w:val="00DF2F53"/>
    <w:rsid w:val="00DF306D"/>
    <w:rsid w:val="00DF327B"/>
    <w:rsid w:val="00DF3729"/>
    <w:rsid w:val="00DF3B5F"/>
    <w:rsid w:val="00DF3CB0"/>
    <w:rsid w:val="00DF48C9"/>
    <w:rsid w:val="00DF4C86"/>
    <w:rsid w:val="00DF540A"/>
    <w:rsid w:val="00DF54C8"/>
    <w:rsid w:val="00DF5AB7"/>
    <w:rsid w:val="00DF5EEF"/>
    <w:rsid w:val="00DF621A"/>
    <w:rsid w:val="00DF6BDD"/>
    <w:rsid w:val="00DF71BA"/>
    <w:rsid w:val="00DF73F0"/>
    <w:rsid w:val="00DF7678"/>
    <w:rsid w:val="00DF774A"/>
    <w:rsid w:val="00DF7844"/>
    <w:rsid w:val="00DF793A"/>
    <w:rsid w:val="00DF7AE8"/>
    <w:rsid w:val="00DF7B96"/>
    <w:rsid w:val="00DF7CB5"/>
    <w:rsid w:val="00DF7D6E"/>
    <w:rsid w:val="00E01C81"/>
    <w:rsid w:val="00E02137"/>
    <w:rsid w:val="00E023BC"/>
    <w:rsid w:val="00E029E4"/>
    <w:rsid w:val="00E0327A"/>
    <w:rsid w:val="00E034B5"/>
    <w:rsid w:val="00E0369C"/>
    <w:rsid w:val="00E03B8A"/>
    <w:rsid w:val="00E03C85"/>
    <w:rsid w:val="00E04AD6"/>
    <w:rsid w:val="00E04B16"/>
    <w:rsid w:val="00E04D9B"/>
    <w:rsid w:val="00E05665"/>
    <w:rsid w:val="00E066BF"/>
    <w:rsid w:val="00E06965"/>
    <w:rsid w:val="00E06CFB"/>
    <w:rsid w:val="00E0776F"/>
    <w:rsid w:val="00E0795A"/>
    <w:rsid w:val="00E10452"/>
    <w:rsid w:val="00E1064A"/>
    <w:rsid w:val="00E10C29"/>
    <w:rsid w:val="00E10D44"/>
    <w:rsid w:val="00E10EAF"/>
    <w:rsid w:val="00E1179F"/>
    <w:rsid w:val="00E11E16"/>
    <w:rsid w:val="00E11F02"/>
    <w:rsid w:val="00E12905"/>
    <w:rsid w:val="00E12B80"/>
    <w:rsid w:val="00E12D53"/>
    <w:rsid w:val="00E13557"/>
    <w:rsid w:val="00E13887"/>
    <w:rsid w:val="00E14121"/>
    <w:rsid w:val="00E14422"/>
    <w:rsid w:val="00E14B47"/>
    <w:rsid w:val="00E14C86"/>
    <w:rsid w:val="00E152A9"/>
    <w:rsid w:val="00E153A9"/>
    <w:rsid w:val="00E156F4"/>
    <w:rsid w:val="00E1570C"/>
    <w:rsid w:val="00E15DBA"/>
    <w:rsid w:val="00E1701D"/>
    <w:rsid w:val="00E17094"/>
    <w:rsid w:val="00E173C8"/>
    <w:rsid w:val="00E17695"/>
    <w:rsid w:val="00E20C84"/>
    <w:rsid w:val="00E22052"/>
    <w:rsid w:val="00E223E8"/>
    <w:rsid w:val="00E22892"/>
    <w:rsid w:val="00E22971"/>
    <w:rsid w:val="00E22D30"/>
    <w:rsid w:val="00E22F22"/>
    <w:rsid w:val="00E23035"/>
    <w:rsid w:val="00E233DF"/>
    <w:rsid w:val="00E23D44"/>
    <w:rsid w:val="00E23F8A"/>
    <w:rsid w:val="00E244F3"/>
    <w:rsid w:val="00E24BFB"/>
    <w:rsid w:val="00E24CB0"/>
    <w:rsid w:val="00E2519C"/>
    <w:rsid w:val="00E2522B"/>
    <w:rsid w:val="00E252D5"/>
    <w:rsid w:val="00E254F6"/>
    <w:rsid w:val="00E25C7B"/>
    <w:rsid w:val="00E2635F"/>
    <w:rsid w:val="00E264B1"/>
    <w:rsid w:val="00E26A98"/>
    <w:rsid w:val="00E27123"/>
    <w:rsid w:val="00E27C37"/>
    <w:rsid w:val="00E30228"/>
    <w:rsid w:val="00E307F4"/>
    <w:rsid w:val="00E30A4A"/>
    <w:rsid w:val="00E30D46"/>
    <w:rsid w:val="00E30F8B"/>
    <w:rsid w:val="00E30F8D"/>
    <w:rsid w:val="00E314FF"/>
    <w:rsid w:val="00E316CB"/>
    <w:rsid w:val="00E3181D"/>
    <w:rsid w:val="00E32013"/>
    <w:rsid w:val="00E323DB"/>
    <w:rsid w:val="00E335C3"/>
    <w:rsid w:val="00E3440C"/>
    <w:rsid w:val="00E34453"/>
    <w:rsid w:val="00E3457F"/>
    <w:rsid w:val="00E35D26"/>
    <w:rsid w:val="00E35EE5"/>
    <w:rsid w:val="00E36046"/>
    <w:rsid w:val="00E362CE"/>
    <w:rsid w:val="00E36D2B"/>
    <w:rsid w:val="00E37DAD"/>
    <w:rsid w:val="00E40416"/>
    <w:rsid w:val="00E4075A"/>
    <w:rsid w:val="00E40AF7"/>
    <w:rsid w:val="00E41105"/>
    <w:rsid w:val="00E414EE"/>
    <w:rsid w:val="00E41A40"/>
    <w:rsid w:val="00E422CD"/>
    <w:rsid w:val="00E42AF4"/>
    <w:rsid w:val="00E43138"/>
    <w:rsid w:val="00E432D2"/>
    <w:rsid w:val="00E43C27"/>
    <w:rsid w:val="00E44CD4"/>
    <w:rsid w:val="00E45469"/>
    <w:rsid w:val="00E45616"/>
    <w:rsid w:val="00E45FAF"/>
    <w:rsid w:val="00E466D7"/>
    <w:rsid w:val="00E468CE"/>
    <w:rsid w:val="00E46933"/>
    <w:rsid w:val="00E46CAB"/>
    <w:rsid w:val="00E51026"/>
    <w:rsid w:val="00E512E5"/>
    <w:rsid w:val="00E51494"/>
    <w:rsid w:val="00E51587"/>
    <w:rsid w:val="00E517DE"/>
    <w:rsid w:val="00E533DD"/>
    <w:rsid w:val="00E53A76"/>
    <w:rsid w:val="00E53DBE"/>
    <w:rsid w:val="00E53F14"/>
    <w:rsid w:val="00E54F49"/>
    <w:rsid w:val="00E54F51"/>
    <w:rsid w:val="00E54FB1"/>
    <w:rsid w:val="00E551A5"/>
    <w:rsid w:val="00E556C3"/>
    <w:rsid w:val="00E55B5C"/>
    <w:rsid w:val="00E55F78"/>
    <w:rsid w:val="00E55FD2"/>
    <w:rsid w:val="00E56060"/>
    <w:rsid w:val="00E56C0E"/>
    <w:rsid w:val="00E56C6B"/>
    <w:rsid w:val="00E56CFC"/>
    <w:rsid w:val="00E56F23"/>
    <w:rsid w:val="00E57367"/>
    <w:rsid w:val="00E57372"/>
    <w:rsid w:val="00E57C44"/>
    <w:rsid w:val="00E57CAA"/>
    <w:rsid w:val="00E57CF2"/>
    <w:rsid w:val="00E60124"/>
    <w:rsid w:val="00E60484"/>
    <w:rsid w:val="00E604A4"/>
    <w:rsid w:val="00E6284B"/>
    <w:rsid w:val="00E649EB"/>
    <w:rsid w:val="00E64CFD"/>
    <w:rsid w:val="00E64F97"/>
    <w:rsid w:val="00E65519"/>
    <w:rsid w:val="00E6589D"/>
    <w:rsid w:val="00E658FE"/>
    <w:rsid w:val="00E66715"/>
    <w:rsid w:val="00E6674D"/>
    <w:rsid w:val="00E67228"/>
    <w:rsid w:val="00E6752D"/>
    <w:rsid w:val="00E67576"/>
    <w:rsid w:val="00E67933"/>
    <w:rsid w:val="00E67E4E"/>
    <w:rsid w:val="00E7015C"/>
    <w:rsid w:val="00E70496"/>
    <w:rsid w:val="00E7049D"/>
    <w:rsid w:val="00E70501"/>
    <w:rsid w:val="00E70509"/>
    <w:rsid w:val="00E7051B"/>
    <w:rsid w:val="00E706FC"/>
    <w:rsid w:val="00E70917"/>
    <w:rsid w:val="00E70A2E"/>
    <w:rsid w:val="00E711AF"/>
    <w:rsid w:val="00E7122B"/>
    <w:rsid w:val="00E71965"/>
    <w:rsid w:val="00E725FC"/>
    <w:rsid w:val="00E7282D"/>
    <w:rsid w:val="00E72C80"/>
    <w:rsid w:val="00E731E4"/>
    <w:rsid w:val="00E73886"/>
    <w:rsid w:val="00E73B23"/>
    <w:rsid w:val="00E73E7A"/>
    <w:rsid w:val="00E73FEF"/>
    <w:rsid w:val="00E74444"/>
    <w:rsid w:val="00E74572"/>
    <w:rsid w:val="00E745AC"/>
    <w:rsid w:val="00E7468B"/>
    <w:rsid w:val="00E75060"/>
    <w:rsid w:val="00E751F4"/>
    <w:rsid w:val="00E75795"/>
    <w:rsid w:val="00E759BB"/>
    <w:rsid w:val="00E75AC3"/>
    <w:rsid w:val="00E75B40"/>
    <w:rsid w:val="00E75C6E"/>
    <w:rsid w:val="00E76246"/>
    <w:rsid w:val="00E76ED7"/>
    <w:rsid w:val="00E77D15"/>
    <w:rsid w:val="00E804AC"/>
    <w:rsid w:val="00E80618"/>
    <w:rsid w:val="00E8067B"/>
    <w:rsid w:val="00E80D35"/>
    <w:rsid w:val="00E811F1"/>
    <w:rsid w:val="00E812FB"/>
    <w:rsid w:val="00E815E3"/>
    <w:rsid w:val="00E8177D"/>
    <w:rsid w:val="00E81E4E"/>
    <w:rsid w:val="00E82761"/>
    <w:rsid w:val="00E82D44"/>
    <w:rsid w:val="00E82DD2"/>
    <w:rsid w:val="00E83332"/>
    <w:rsid w:val="00E83513"/>
    <w:rsid w:val="00E8354A"/>
    <w:rsid w:val="00E83D4D"/>
    <w:rsid w:val="00E83F55"/>
    <w:rsid w:val="00E8480F"/>
    <w:rsid w:val="00E861E0"/>
    <w:rsid w:val="00E870EA"/>
    <w:rsid w:val="00E872B0"/>
    <w:rsid w:val="00E8737B"/>
    <w:rsid w:val="00E87A49"/>
    <w:rsid w:val="00E9007B"/>
    <w:rsid w:val="00E90D8B"/>
    <w:rsid w:val="00E91241"/>
    <w:rsid w:val="00E912DC"/>
    <w:rsid w:val="00E91E82"/>
    <w:rsid w:val="00E921E0"/>
    <w:rsid w:val="00E921F1"/>
    <w:rsid w:val="00E92578"/>
    <w:rsid w:val="00E92BA1"/>
    <w:rsid w:val="00E930DD"/>
    <w:rsid w:val="00E931DD"/>
    <w:rsid w:val="00E938BC"/>
    <w:rsid w:val="00E93BD2"/>
    <w:rsid w:val="00E93C8B"/>
    <w:rsid w:val="00E9477D"/>
    <w:rsid w:val="00E94A02"/>
    <w:rsid w:val="00E95D85"/>
    <w:rsid w:val="00E965F0"/>
    <w:rsid w:val="00E96B6C"/>
    <w:rsid w:val="00E96B9A"/>
    <w:rsid w:val="00E96BFD"/>
    <w:rsid w:val="00E97159"/>
    <w:rsid w:val="00E97360"/>
    <w:rsid w:val="00E9768F"/>
    <w:rsid w:val="00E97714"/>
    <w:rsid w:val="00E97AEA"/>
    <w:rsid w:val="00EA02A9"/>
    <w:rsid w:val="00EA05C8"/>
    <w:rsid w:val="00EA0710"/>
    <w:rsid w:val="00EA0CA9"/>
    <w:rsid w:val="00EA0E9E"/>
    <w:rsid w:val="00EA0F0E"/>
    <w:rsid w:val="00EA159A"/>
    <w:rsid w:val="00EA1609"/>
    <w:rsid w:val="00EA1D39"/>
    <w:rsid w:val="00EA2C3B"/>
    <w:rsid w:val="00EA2E24"/>
    <w:rsid w:val="00EA2F9A"/>
    <w:rsid w:val="00EA328D"/>
    <w:rsid w:val="00EA3C0B"/>
    <w:rsid w:val="00EA445E"/>
    <w:rsid w:val="00EA46D2"/>
    <w:rsid w:val="00EA486C"/>
    <w:rsid w:val="00EA5173"/>
    <w:rsid w:val="00EA5491"/>
    <w:rsid w:val="00EA5511"/>
    <w:rsid w:val="00EA5854"/>
    <w:rsid w:val="00EA5C60"/>
    <w:rsid w:val="00EA5D3F"/>
    <w:rsid w:val="00EA63E0"/>
    <w:rsid w:val="00EA6CCB"/>
    <w:rsid w:val="00EA70C9"/>
    <w:rsid w:val="00EA7C92"/>
    <w:rsid w:val="00EA7EA1"/>
    <w:rsid w:val="00EA7EA3"/>
    <w:rsid w:val="00EA7F1F"/>
    <w:rsid w:val="00EB0A21"/>
    <w:rsid w:val="00EB0BF2"/>
    <w:rsid w:val="00EB10D8"/>
    <w:rsid w:val="00EB1307"/>
    <w:rsid w:val="00EB13E3"/>
    <w:rsid w:val="00EB1BEA"/>
    <w:rsid w:val="00EB2A63"/>
    <w:rsid w:val="00EB30C5"/>
    <w:rsid w:val="00EB3126"/>
    <w:rsid w:val="00EB3B21"/>
    <w:rsid w:val="00EB3B48"/>
    <w:rsid w:val="00EB3DDC"/>
    <w:rsid w:val="00EB45D6"/>
    <w:rsid w:val="00EB46AD"/>
    <w:rsid w:val="00EB4B89"/>
    <w:rsid w:val="00EB5E68"/>
    <w:rsid w:val="00EB5EAE"/>
    <w:rsid w:val="00EB62D9"/>
    <w:rsid w:val="00EB750F"/>
    <w:rsid w:val="00EB79A8"/>
    <w:rsid w:val="00EC0CA3"/>
    <w:rsid w:val="00EC0FAB"/>
    <w:rsid w:val="00EC1298"/>
    <w:rsid w:val="00EC1533"/>
    <w:rsid w:val="00EC25B7"/>
    <w:rsid w:val="00EC297A"/>
    <w:rsid w:val="00EC3127"/>
    <w:rsid w:val="00EC38E4"/>
    <w:rsid w:val="00EC3C1E"/>
    <w:rsid w:val="00EC3C8E"/>
    <w:rsid w:val="00EC47E2"/>
    <w:rsid w:val="00EC4801"/>
    <w:rsid w:val="00EC56C4"/>
    <w:rsid w:val="00EC6709"/>
    <w:rsid w:val="00EC672E"/>
    <w:rsid w:val="00EC68A4"/>
    <w:rsid w:val="00EC6AF6"/>
    <w:rsid w:val="00EC7268"/>
    <w:rsid w:val="00EC78A8"/>
    <w:rsid w:val="00EC7BDD"/>
    <w:rsid w:val="00EC7F8D"/>
    <w:rsid w:val="00ED013D"/>
    <w:rsid w:val="00ED0274"/>
    <w:rsid w:val="00ED061B"/>
    <w:rsid w:val="00ED0BDD"/>
    <w:rsid w:val="00ED0D19"/>
    <w:rsid w:val="00ED0FDD"/>
    <w:rsid w:val="00ED21F8"/>
    <w:rsid w:val="00ED2421"/>
    <w:rsid w:val="00ED3278"/>
    <w:rsid w:val="00ED3457"/>
    <w:rsid w:val="00ED3CAF"/>
    <w:rsid w:val="00ED3F32"/>
    <w:rsid w:val="00ED4385"/>
    <w:rsid w:val="00ED4694"/>
    <w:rsid w:val="00ED5325"/>
    <w:rsid w:val="00ED557A"/>
    <w:rsid w:val="00ED5765"/>
    <w:rsid w:val="00ED57EE"/>
    <w:rsid w:val="00ED5EFC"/>
    <w:rsid w:val="00ED6431"/>
    <w:rsid w:val="00ED6508"/>
    <w:rsid w:val="00ED67BA"/>
    <w:rsid w:val="00ED735C"/>
    <w:rsid w:val="00ED7AFF"/>
    <w:rsid w:val="00EE02AD"/>
    <w:rsid w:val="00EE0666"/>
    <w:rsid w:val="00EE0729"/>
    <w:rsid w:val="00EE0AF4"/>
    <w:rsid w:val="00EE177F"/>
    <w:rsid w:val="00EE19C3"/>
    <w:rsid w:val="00EE1EFD"/>
    <w:rsid w:val="00EE2807"/>
    <w:rsid w:val="00EE2B49"/>
    <w:rsid w:val="00EE2D57"/>
    <w:rsid w:val="00EE330F"/>
    <w:rsid w:val="00EE34CB"/>
    <w:rsid w:val="00EE40BD"/>
    <w:rsid w:val="00EE42C2"/>
    <w:rsid w:val="00EE43AA"/>
    <w:rsid w:val="00EE49E1"/>
    <w:rsid w:val="00EE4A28"/>
    <w:rsid w:val="00EE4D4B"/>
    <w:rsid w:val="00EE515C"/>
    <w:rsid w:val="00EE592F"/>
    <w:rsid w:val="00EE5EE5"/>
    <w:rsid w:val="00EE6049"/>
    <w:rsid w:val="00EE629D"/>
    <w:rsid w:val="00EE6351"/>
    <w:rsid w:val="00EE6A08"/>
    <w:rsid w:val="00EE6D81"/>
    <w:rsid w:val="00EE6F99"/>
    <w:rsid w:val="00EE70C9"/>
    <w:rsid w:val="00EE70EA"/>
    <w:rsid w:val="00EE7122"/>
    <w:rsid w:val="00EE788F"/>
    <w:rsid w:val="00EE79B2"/>
    <w:rsid w:val="00EE7EE8"/>
    <w:rsid w:val="00EF0086"/>
    <w:rsid w:val="00EF011E"/>
    <w:rsid w:val="00EF03EE"/>
    <w:rsid w:val="00EF09B8"/>
    <w:rsid w:val="00EF0BB1"/>
    <w:rsid w:val="00EF12B8"/>
    <w:rsid w:val="00EF1676"/>
    <w:rsid w:val="00EF1839"/>
    <w:rsid w:val="00EF1876"/>
    <w:rsid w:val="00EF1F4A"/>
    <w:rsid w:val="00EF2866"/>
    <w:rsid w:val="00EF2AC8"/>
    <w:rsid w:val="00EF2AD2"/>
    <w:rsid w:val="00EF2C9A"/>
    <w:rsid w:val="00EF356E"/>
    <w:rsid w:val="00EF3662"/>
    <w:rsid w:val="00EF3AB0"/>
    <w:rsid w:val="00EF3C30"/>
    <w:rsid w:val="00EF4A08"/>
    <w:rsid w:val="00EF6F6E"/>
    <w:rsid w:val="00EF7005"/>
    <w:rsid w:val="00EF7747"/>
    <w:rsid w:val="00F00242"/>
    <w:rsid w:val="00F011AE"/>
    <w:rsid w:val="00F02406"/>
    <w:rsid w:val="00F02814"/>
    <w:rsid w:val="00F02A7B"/>
    <w:rsid w:val="00F031FA"/>
    <w:rsid w:val="00F033C7"/>
    <w:rsid w:val="00F0362C"/>
    <w:rsid w:val="00F03ADC"/>
    <w:rsid w:val="00F04399"/>
    <w:rsid w:val="00F045B6"/>
    <w:rsid w:val="00F046B9"/>
    <w:rsid w:val="00F04841"/>
    <w:rsid w:val="00F04C3A"/>
    <w:rsid w:val="00F04DDB"/>
    <w:rsid w:val="00F054E0"/>
    <w:rsid w:val="00F055C4"/>
    <w:rsid w:val="00F0599A"/>
    <w:rsid w:val="00F05E11"/>
    <w:rsid w:val="00F05E44"/>
    <w:rsid w:val="00F05E46"/>
    <w:rsid w:val="00F05FEB"/>
    <w:rsid w:val="00F0602B"/>
    <w:rsid w:val="00F06612"/>
    <w:rsid w:val="00F066C0"/>
    <w:rsid w:val="00F06734"/>
    <w:rsid w:val="00F07A15"/>
    <w:rsid w:val="00F10088"/>
    <w:rsid w:val="00F10517"/>
    <w:rsid w:val="00F10B59"/>
    <w:rsid w:val="00F113C0"/>
    <w:rsid w:val="00F11542"/>
    <w:rsid w:val="00F11561"/>
    <w:rsid w:val="00F138AB"/>
    <w:rsid w:val="00F13BAA"/>
    <w:rsid w:val="00F13E4D"/>
    <w:rsid w:val="00F143D3"/>
    <w:rsid w:val="00F14E30"/>
    <w:rsid w:val="00F151E5"/>
    <w:rsid w:val="00F15692"/>
    <w:rsid w:val="00F159E8"/>
    <w:rsid w:val="00F15EBF"/>
    <w:rsid w:val="00F16DE7"/>
    <w:rsid w:val="00F171A3"/>
    <w:rsid w:val="00F1723C"/>
    <w:rsid w:val="00F173B7"/>
    <w:rsid w:val="00F17778"/>
    <w:rsid w:val="00F178E4"/>
    <w:rsid w:val="00F2011F"/>
    <w:rsid w:val="00F2026A"/>
    <w:rsid w:val="00F20430"/>
    <w:rsid w:val="00F2133B"/>
    <w:rsid w:val="00F21837"/>
    <w:rsid w:val="00F21A91"/>
    <w:rsid w:val="00F21DDA"/>
    <w:rsid w:val="00F222DE"/>
    <w:rsid w:val="00F22CEE"/>
    <w:rsid w:val="00F231EE"/>
    <w:rsid w:val="00F237AB"/>
    <w:rsid w:val="00F238A7"/>
    <w:rsid w:val="00F23EDD"/>
    <w:rsid w:val="00F2412D"/>
    <w:rsid w:val="00F24693"/>
    <w:rsid w:val="00F24819"/>
    <w:rsid w:val="00F24995"/>
    <w:rsid w:val="00F2502D"/>
    <w:rsid w:val="00F258CF"/>
    <w:rsid w:val="00F2594A"/>
    <w:rsid w:val="00F26E19"/>
    <w:rsid w:val="00F274A5"/>
    <w:rsid w:val="00F2786C"/>
    <w:rsid w:val="00F278DC"/>
    <w:rsid w:val="00F30273"/>
    <w:rsid w:val="00F308B2"/>
    <w:rsid w:val="00F30C5E"/>
    <w:rsid w:val="00F30F98"/>
    <w:rsid w:val="00F31E70"/>
    <w:rsid w:val="00F31F04"/>
    <w:rsid w:val="00F32739"/>
    <w:rsid w:val="00F32D7D"/>
    <w:rsid w:val="00F32F90"/>
    <w:rsid w:val="00F33667"/>
    <w:rsid w:val="00F33C5D"/>
    <w:rsid w:val="00F33CCB"/>
    <w:rsid w:val="00F35F0F"/>
    <w:rsid w:val="00F368A0"/>
    <w:rsid w:val="00F36E99"/>
    <w:rsid w:val="00F40381"/>
    <w:rsid w:val="00F403A9"/>
    <w:rsid w:val="00F40FC9"/>
    <w:rsid w:val="00F40FCB"/>
    <w:rsid w:val="00F410AE"/>
    <w:rsid w:val="00F419A1"/>
    <w:rsid w:val="00F42403"/>
    <w:rsid w:val="00F42B0B"/>
    <w:rsid w:val="00F42C9C"/>
    <w:rsid w:val="00F42D83"/>
    <w:rsid w:val="00F43146"/>
    <w:rsid w:val="00F43447"/>
    <w:rsid w:val="00F434B3"/>
    <w:rsid w:val="00F437C4"/>
    <w:rsid w:val="00F4397B"/>
    <w:rsid w:val="00F43CB9"/>
    <w:rsid w:val="00F43CEA"/>
    <w:rsid w:val="00F43E2B"/>
    <w:rsid w:val="00F43F88"/>
    <w:rsid w:val="00F4434A"/>
    <w:rsid w:val="00F44C80"/>
    <w:rsid w:val="00F45172"/>
    <w:rsid w:val="00F45D40"/>
    <w:rsid w:val="00F464CF"/>
    <w:rsid w:val="00F46873"/>
    <w:rsid w:val="00F4776C"/>
    <w:rsid w:val="00F47C08"/>
    <w:rsid w:val="00F5045B"/>
    <w:rsid w:val="00F505EB"/>
    <w:rsid w:val="00F50BD0"/>
    <w:rsid w:val="00F50DB6"/>
    <w:rsid w:val="00F5148C"/>
    <w:rsid w:val="00F51AA9"/>
    <w:rsid w:val="00F51DA1"/>
    <w:rsid w:val="00F51FE7"/>
    <w:rsid w:val="00F52389"/>
    <w:rsid w:val="00F52A20"/>
    <w:rsid w:val="00F5303C"/>
    <w:rsid w:val="00F53583"/>
    <w:rsid w:val="00F53658"/>
    <w:rsid w:val="00F5566C"/>
    <w:rsid w:val="00F5587F"/>
    <w:rsid w:val="00F55B2F"/>
    <w:rsid w:val="00F55D4B"/>
    <w:rsid w:val="00F55F9D"/>
    <w:rsid w:val="00F56366"/>
    <w:rsid w:val="00F5734B"/>
    <w:rsid w:val="00F57CD4"/>
    <w:rsid w:val="00F60316"/>
    <w:rsid w:val="00F614B3"/>
    <w:rsid w:val="00F62CA5"/>
    <w:rsid w:val="00F63374"/>
    <w:rsid w:val="00F63B4D"/>
    <w:rsid w:val="00F6421F"/>
    <w:rsid w:val="00F64457"/>
    <w:rsid w:val="00F64482"/>
    <w:rsid w:val="00F64888"/>
    <w:rsid w:val="00F64986"/>
    <w:rsid w:val="00F64A3A"/>
    <w:rsid w:val="00F65415"/>
    <w:rsid w:val="00F65651"/>
    <w:rsid w:val="00F659A9"/>
    <w:rsid w:val="00F65A78"/>
    <w:rsid w:val="00F65B41"/>
    <w:rsid w:val="00F66336"/>
    <w:rsid w:val="00F664E0"/>
    <w:rsid w:val="00F668E9"/>
    <w:rsid w:val="00F66CB8"/>
    <w:rsid w:val="00F67779"/>
    <w:rsid w:val="00F67B3B"/>
    <w:rsid w:val="00F70020"/>
    <w:rsid w:val="00F70882"/>
    <w:rsid w:val="00F708AC"/>
    <w:rsid w:val="00F7095C"/>
    <w:rsid w:val="00F7162D"/>
    <w:rsid w:val="00F72FB9"/>
    <w:rsid w:val="00F73097"/>
    <w:rsid w:val="00F7452E"/>
    <w:rsid w:val="00F749FA"/>
    <w:rsid w:val="00F74E70"/>
    <w:rsid w:val="00F7513A"/>
    <w:rsid w:val="00F751AF"/>
    <w:rsid w:val="00F754BC"/>
    <w:rsid w:val="00F75576"/>
    <w:rsid w:val="00F75891"/>
    <w:rsid w:val="00F75DE8"/>
    <w:rsid w:val="00F7641A"/>
    <w:rsid w:val="00F7645A"/>
    <w:rsid w:val="00F76885"/>
    <w:rsid w:val="00F771E4"/>
    <w:rsid w:val="00F80E14"/>
    <w:rsid w:val="00F8100A"/>
    <w:rsid w:val="00F814A2"/>
    <w:rsid w:val="00F81588"/>
    <w:rsid w:val="00F818BA"/>
    <w:rsid w:val="00F81B17"/>
    <w:rsid w:val="00F82F57"/>
    <w:rsid w:val="00F83189"/>
    <w:rsid w:val="00F83A6D"/>
    <w:rsid w:val="00F83F1E"/>
    <w:rsid w:val="00F846D8"/>
    <w:rsid w:val="00F84B2E"/>
    <w:rsid w:val="00F855BB"/>
    <w:rsid w:val="00F85688"/>
    <w:rsid w:val="00F859FB"/>
    <w:rsid w:val="00F86278"/>
    <w:rsid w:val="00F868DF"/>
    <w:rsid w:val="00F877BF"/>
    <w:rsid w:val="00F9070E"/>
    <w:rsid w:val="00F908AE"/>
    <w:rsid w:val="00F90A64"/>
    <w:rsid w:val="00F90E04"/>
    <w:rsid w:val="00F91940"/>
    <w:rsid w:val="00F92ECB"/>
    <w:rsid w:val="00F935FA"/>
    <w:rsid w:val="00F937B5"/>
    <w:rsid w:val="00F938E8"/>
    <w:rsid w:val="00F93BC6"/>
    <w:rsid w:val="00F9402F"/>
    <w:rsid w:val="00F9409A"/>
    <w:rsid w:val="00F94E6A"/>
    <w:rsid w:val="00F95042"/>
    <w:rsid w:val="00F95062"/>
    <w:rsid w:val="00F9547D"/>
    <w:rsid w:val="00F96296"/>
    <w:rsid w:val="00F967D8"/>
    <w:rsid w:val="00F96859"/>
    <w:rsid w:val="00F96B64"/>
    <w:rsid w:val="00F972F9"/>
    <w:rsid w:val="00F97660"/>
    <w:rsid w:val="00FA0659"/>
    <w:rsid w:val="00FA129C"/>
    <w:rsid w:val="00FA12B0"/>
    <w:rsid w:val="00FA1490"/>
    <w:rsid w:val="00FA1520"/>
    <w:rsid w:val="00FA168D"/>
    <w:rsid w:val="00FA18E1"/>
    <w:rsid w:val="00FA19E8"/>
    <w:rsid w:val="00FA1B1F"/>
    <w:rsid w:val="00FA20A8"/>
    <w:rsid w:val="00FA2BD5"/>
    <w:rsid w:val="00FA2FFE"/>
    <w:rsid w:val="00FA374D"/>
    <w:rsid w:val="00FA4413"/>
    <w:rsid w:val="00FA4F32"/>
    <w:rsid w:val="00FA5A22"/>
    <w:rsid w:val="00FA5E1E"/>
    <w:rsid w:val="00FA606E"/>
    <w:rsid w:val="00FA6786"/>
    <w:rsid w:val="00FA6C65"/>
    <w:rsid w:val="00FB040C"/>
    <w:rsid w:val="00FB05D1"/>
    <w:rsid w:val="00FB05F6"/>
    <w:rsid w:val="00FB098E"/>
    <w:rsid w:val="00FB0D68"/>
    <w:rsid w:val="00FB0E21"/>
    <w:rsid w:val="00FB0FFB"/>
    <w:rsid w:val="00FB1483"/>
    <w:rsid w:val="00FB161B"/>
    <w:rsid w:val="00FB1CB7"/>
    <w:rsid w:val="00FB27AA"/>
    <w:rsid w:val="00FB33F5"/>
    <w:rsid w:val="00FB37C7"/>
    <w:rsid w:val="00FB45EA"/>
    <w:rsid w:val="00FB480C"/>
    <w:rsid w:val="00FB4CAB"/>
    <w:rsid w:val="00FB4E32"/>
    <w:rsid w:val="00FB5110"/>
    <w:rsid w:val="00FB560E"/>
    <w:rsid w:val="00FB5D7B"/>
    <w:rsid w:val="00FB6009"/>
    <w:rsid w:val="00FB627D"/>
    <w:rsid w:val="00FB62E4"/>
    <w:rsid w:val="00FB6399"/>
    <w:rsid w:val="00FB7469"/>
    <w:rsid w:val="00FB76B9"/>
    <w:rsid w:val="00FB7B38"/>
    <w:rsid w:val="00FC047D"/>
    <w:rsid w:val="00FC0D54"/>
    <w:rsid w:val="00FC0D97"/>
    <w:rsid w:val="00FC1407"/>
    <w:rsid w:val="00FC184B"/>
    <w:rsid w:val="00FC23F3"/>
    <w:rsid w:val="00FC25E2"/>
    <w:rsid w:val="00FC2CD7"/>
    <w:rsid w:val="00FC3038"/>
    <w:rsid w:val="00FC30A8"/>
    <w:rsid w:val="00FC3247"/>
    <w:rsid w:val="00FC34B4"/>
    <w:rsid w:val="00FC3DB3"/>
    <w:rsid w:val="00FC452D"/>
    <w:rsid w:val="00FC515B"/>
    <w:rsid w:val="00FC5374"/>
    <w:rsid w:val="00FC58A6"/>
    <w:rsid w:val="00FC59E5"/>
    <w:rsid w:val="00FC5C50"/>
    <w:rsid w:val="00FC5C69"/>
    <w:rsid w:val="00FC6D98"/>
    <w:rsid w:val="00FC6F80"/>
    <w:rsid w:val="00FC714B"/>
    <w:rsid w:val="00FC7A04"/>
    <w:rsid w:val="00FD05E3"/>
    <w:rsid w:val="00FD0A98"/>
    <w:rsid w:val="00FD0B87"/>
    <w:rsid w:val="00FD0DB3"/>
    <w:rsid w:val="00FD15A0"/>
    <w:rsid w:val="00FD16B7"/>
    <w:rsid w:val="00FD1A54"/>
    <w:rsid w:val="00FD1A9C"/>
    <w:rsid w:val="00FD25E1"/>
    <w:rsid w:val="00FD2794"/>
    <w:rsid w:val="00FD29C1"/>
    <w:rsid w:val="00FD2BFE"/>
    <w:rsid w:val="00FD2E96"/>
    <w:rsid w:val="00FD2F72"/>
    <w:rsid w:val="00FD3FE2"/>
    <w:rsid w:val="00FD40EC"/>
    <w:rsid w:val="00FD43C1"/>
    <w:rsid w:val="00FD5118"/>
    <w:rsid w:val="00FD5C9D"/>
    <w:rsid w:val="00FD67D4"/>
    <w:rsid w:val="00FD6898"/>
    <w:rsid w:val="00FD6ED8"/>
    <w:rsid w:val="00FD6FBC"/>
    <w:rsid w:val="00FD7893"/>
    <w:rsid w:val="00FE07CE"/>
    <w:rsid w:val="00FE0ADA"/>
    <w:rsid w:val="00FE0B17"/>
    <w:rsid w:val="00FE12FE"/>
    <w:rsid w:val="00FE2388"/>
    <w:rsid w:val="00FE23EF"/>
    <w:rsid w:val="00FE254C"/>
    <w:rsid w:val="00FE25A4"/>
    <w:rsid w:val="00FE29F4"/>
    <w:rsid w:val="00FE2BD9"/>
    <w:rsid w:val="00FE326D"/>
    <w:rsid w:val="00FE3F4D"/>
    <w:rsid w:val="00FE46C3"/>
    <w:rsid w:val="00FE47C6"/>
    <w:rsid w:val="00FE4B91"/>
    <w:rsid w:val="00FE4BD4"/>
    <w:rsid w:val="00FE4FBB"/>
    <w:rsid w:val="00FE56C6"/>
    <w:rsid w:val="00FE577A"/>
    <w:rsid w:val="00FE5ED7"/>
    <w:rsid w:val="00FE693E"/>
    <w:rsid w:val="00FE6CBA"/>
    <w:rsid w:val="00FE70E7"/>
    <w:rsid w:val="00FE7227"/>
    <w:rsid w:val="00FE775B"/>
    <w:rsid w:val="00FE79DB"/>
    <w:rsid w:val="00FE7D7C"/>
    <w:rsid w:val="00FE7DF5"/>
    <w:rsid w:val="00FF092E"/>
    <w:rsid w:val="00FF0ADF"/>
    <w:rsid w:val="00FF1DFD"/>
    <w:rsid w:val="00FF2257"/>
    <w:rsid w:val="00FF22D8"/>
    <w:rsid w:val="00FF2362"/>
    <w:rsid w:val="00FF25E8"/>
    <w:rsid w:val="00FF2600"/>
    <w:rsid w:val="00FF2A69"/>
    <w:rsid w:val="00FF2DD9"/>
    <w:rsid w:val="00FF301D"/>
    <w:rsid w:val="00FF3320"/>
    <w:rsid w:val="00FF3601"/>
    <w:rsid w:val="00FF3B23"/>
    <w:rsid w:val="00FF3B86"/>
    <w:rsid w:val="00FF3E39"/>
    <w:rsid w:val="00FF3FBD"/>
    <w:rsid w:val="00FF43AF"/>
    <w:rsid w:val="00FF43C6"/>
    <w:rsid w:val="00FF46F0"/>
    <w:rsid w:val="00FF4A5E"/>
    <w:rsid w:val="00FF54DA"/>
    <w:rsid w:val="00FF54DF"/>
    <w:rsid w:val="00FF55E3"/>
    <w:rsid w:val="00FF5707"/>
    <w:rsid w:val="00FF5B12"/>
    <w:rsid w:val="00FF5C0B"/>
    <w:rsid w:val="00FF5D69"/>
    <w:rsid w:val="00FF63D1"/>
    <w:rsid w:val="00FF67B8"/>
    <w:rsid w:val="00FF7289"/>
    <w:rsid w:val="00FF745E"/>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35841"/>
    <o:shapelayout v:ext="edit">
      <o:idmap v:ext="edit" data="1"/>
    </o:shapelayout>
  </w:shapeDefaults>
  <w:decimalSymbol w:val=","/>
  <w:listSeparator w:val=";"/>
  <w14:docId w14:val="17B43C0A"/>
  <w15:docId w15:val="{24311D87-23F8-4BCC-A5BC-60FCF3DA0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4101E"/>
    <w:pPr>
      <w:spacing w:after="0" w:line="240" w:lineRule="auto"/>
    </w:pPr>
    <w:rPr>
      <w:rFonts w:ascii="Times New Roman" w:eastAsia="Times New Roman" w:hAnsi="Times New Roman" w:cs="Times New Roman"/>
      <w:sz w:val="24"/>
    </w:rPr>
  </w:style>
  <w:style w:type="paragraph" w:styleId="1">
    <w:name w:val="heading 1"/>
    <w:basedOn w:val="a"/>
    <w:next w:val="a"/>
    <w:link w:val="12"/>
    <w:uiPriority w:val="9"/>
    <w:qFormat/>
    <w:rsid w:val="00DF7844"/>
    <w:pPr>
      <w:keepNext/>
      <w:keepLines/>
      <w:numPr>
        <w:numId w:val="4"/>
      </w:numPr>
      <w:outlineLvl w:val="0"/>
    </w:pPr>
    <w:rPr>
      <w:rFonts w:eastAsiaTheme="majorEastAsia" w:cstheme="majorBidi"/>
      <w:b/>
      <w:bCs/>
      <w:szCs w:val="28"/>
    </w:rPr>
  </w:style>
  <w:style w:type="paragraph" w:styleId="20">
    <w:name w:val="heading 2"/>
    <w:basedOn w:val="a"/>
    <w:next w:val="a"/>
    <w:link w:val="21"/>
    <w:unhideWhenUsed/>
    <w:qFormat/>
    <w:rsid w:val="00193AAE"/>
    <w:pPr>
      <w:keepNext/>
      <w:numPr>
        <w:ilvl w:val="1"/>
        <w:numId w:val="4"/>
      </w:numPr>
      <w:outlineLvl w:val="1"/>
    </w:pPr>
    <w:rPr>
      <w:b/>
      <w:bCs/>
      <w:iCs/>
      <w:szCs w:val="28"/>
      <w:lang w:val="x-none"/>
    </w:rPr>
  </w:style>
  <w:style w:type="paragraph" w:styleId="3">
    <w:name w:val="heading 3"/>
    <w:basedOn w:val="a"/>
    <w:next w:val="a"/>
    <w:link w:val="31"/>
    <w:qFormat/>
    <w:rsid w:val="00B41523"/>
    <w:pPr>
      <w:keepNext/>
      <w:keepLines/>
      <w:numPr>
        <w:ilvl w:val="2"/>
        <w:numId w:val="4"/>
      </w:numPr>
      <w:outlineLvl w:val="2"/>
    </w:pPr>
    <w:rPr>
      <w:rFonts w:eastAsia="Calibri"/>
      <w:b/>
      <w:bCs/>
    </w:rPr>
  </w:style>
  <w:style w:type="paragraph" w:styleId="4">
    <w:name w:val="heading 4"/>
    <w:basedOn w:val="a"/>
    <w:next w:val="a"/>
    <w:link w:val="40"/>
    <w:unhideWhenUsed/>
    <w:qFormat/>
    <w:rsid w:val="00796D2B"/>
    <w:pPr>
      <w:keepNext/>
      <w:numPr>
        <w:ilvl w:val="3"/>
        <w:numId w:val="4"/>
      </w:numPr>
      <w:outlineLvl w:val="3"/>
    </w:pPr>
    <w:rPr>
      <w:b/>
      <w:bCs/>
      <w:szCs w:val="28"/>
      <w:lang w:val="x-none"/>
    </w:rPr>
  </w:style>
  <w:style w:type="paragraph" w:styleId="5">
    <w:name w:val="heading 5"/>
    <w:basedOn w:val="a"/>
    <w:next w:val="a"/>
    <w:link w:val="50"/>
    <w:unhideWhenUsed/>
    <w:qFormat/>
    <w:rsid w:val="007A6B01"/>
    <w:pPr>
      <w:keepNext/>
      <w:keepLines/>
      <w:numPr>
        <w:ilvl w:val="4"/>
        <w:numId w:val="4"/>
      </w:numPr>
      <w:ind w:left="0"/>
      <w:outlineLvl w:val="4"/>
    </w:pPr>
    <w:rPr>
      <w:rFonts w:eastAsiaTheme="majorEastAsia" w:cstheme="majorBidi"/>
      <w:b/>
    </w:rPr>
  </w:style>
  <w:style w:type="paragraph" w:styleId="6">
    <w:name w:val="heading 6"/>
    <w:basedOn w:val="a"/>
    <w:next w:val="a"/>
    <w:link w:val="60"/>
    <w:uiPriority w:val="9"/>
    <w:qFormat/>
    <w:rsid w:val="00FA5E1E"/>
    <w:pPr>
      <w:tabs>
        <w:tab w:val="num" w:pos="1152"/>
      </w:tabs>
      <w:spacing w:before="240" w:after="60"/>
      <w:ind w:left="1152" w:hanging="1152"/>
      <w:jc w:val="both"/>
      <w:outlineLvl w:val="5"/>
    </w:pPr>
    <w:rPr>
      <w:b/>
      <w:bCs/>
      <w:lang w:eastAsia="ru-RU"/>
    </w:rPr>
  </w:style>
  <w:style w:type="paragraph" w:styleId="7">
    <w:name w:val="heading 7"/>
    <w:basedOn w:val="a"/>
    <w:next w:val="a"/>
    <w:link w:val="70"/>
    <w:uiPriority w:val="9"/>
    <w:qFormat/>
    <w:rsid w:val="00FA5E1E"/>
    <w:pPr>
      <w:tabs>
        <w:tab w:val="num" w:pos="1296"/>
      </w:tabs>
      <w:spacing w:before="240" w:after="60"/>
      <w:ind w:left="1296" w:hanging="1296"/>
      <w:jc w:val="both"/>
      <w:outlineLvl w:val="6"/>
    </w:pPr>
    <w:rPr>
      <w:szCs w:val="24"/>
      <w:lang w:eastAsia="ru-RU"/>
    </w:rPr>
  </w:style>
  <w:style w:type="paragraph" w:styleId="8">
    <w:name w:val="heading 8"/>
    <w:basedOn w:val="a"/>
    <w:next w:val="a"/>
    <w:link w:val="80"/>
    <w:uiPriority w:val="9"/>
    <w:qFormat/>
    <w:rsid w:val="00FA5E1E"/>
    <w:pPr>
      <w:tabs>
        <w:tab w:val="num" w:pos="1440"/>
      </w:tabs>
      <w:spacing w:before="240" w:after="60"/>
      <w:ind w:left="1440" w:hanging="1440"/>
      <w:jc w:val="both"/>
      <w:outlineLvl w:val="7"/>
    </w:pPr>
    <w:rPr>
      <w:i/>
      <w:iCs/>
      <w:szCs w:val="24"/>
      <w:lang w:eastAsia="ru-RU"/>
    </w:rPr>
  </w:style>
  <w:style w:type="paragraph" w:styleId="9">
    <w:name w:val="heading 9"/>
    <w:basedOn w:val="a"/>
    <w:next w:val="a"/>
    <w:link w:val="90"/>
    <w:uiPriority w:val="9"/>
    <w:qFormat/>
    <w:rsid w:val="00FA5E1E"/>
    <w:pPr>
      <w:tabs>
        <w:tab w:val="num" w:pos="1584"/>
      </w:tabs>
      <w:spacing w:before="240" w:after="60"/>
      <w:ind w:left="1584" w:hanging="1584"/>
      <w:jc w:val="both"/>
      <w:outlineLvl w:val="8"/>
    </w:pPr>
    <w:rPr>
      <w:rFonts w:ascii="Arial" w:hAnsi="Arial" w:cs="Arial"/>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Заголовок 1 Знак"/>
    <w:basedOn w:val="a0"/>
    <w:link w:val="1"/>
    <w:uiPriority w:val="9"/>
    <w:rsid w:val="00DF7844"/>
    <w:rPr>
      <w:rFonts w:ascii="Times New Roman" w:eastAsiaTheme="majorEastAsia" w:hAnsi="Times New Roman" w:cstheme="majorBidi"/>
      <w:b/>
      <w:bCs/>
      <w:sz w:val="24"/>
      <w:szCs w:val="28"/>
    </w:rPr>
  </w:style>
  <w:style w:type="character" w:customStyle="1" w:styleId="21">
    <w:name w:val="Заголовок 2 Знак"/>
    <w:basedOn w:val="a0"/>
    <w:link w:val="20"/>
    <w:rsid w:val="00193AAE"/>
    <w:rPr>
      <w:rFonts w:ascii="Times New Roman" w:eastAsia="Times New Roman" w:hAnsi="Times New Roman" w:cs="Times New Roman"/>
      <w:b/>
      <w:bCs/>
      <w:iCs/>
      <w:sz w:val="24"/>
      <w:szCs w:val="28"/>
      <w:lang w:val="x-none"/>
    </w:rPr>
  </w:style>
  <w:style w:type="character" w:customStyle="1" w:styleId="31">
    <w:name w:val="Заголовок 3 Знак1"/>
    <w:basedOn w:val="a0"/>
    <w:link w:val="3"/>
    <w:locked/>
    <w:rsid w:val="00B41523"/>
    <w:rPr>
      <w:rFonts w:ascii="Times New Roman" w:eastAsia="Calibri" w:hAnsi="Times New Roman" w:cs="Times New Roman"/>
      <w:b/>
      <w:bCs/>
      <w:sz w:val="24"/>
    </w:rPr>
  </w:style>
  <w:style w:type="character" w:customStyle="1" w:styleId="40">
    <w:name w:val="Заголовок 4 Знак"/>
    <w:basedOn w:val="a0"/>
    <w:link w:val="4"/>
    <w:rsid w:val="00796D2B"/>
    <w:rPr>
      <w:rFonts w:ascii="Times New Roman" w:eastAsia="Times New Roman" w:hAnsi="Times New Roman" w:cs="Times New Roman"/>
      <w:b/>
      <w:bCs/>
      <w:sz w:val="24"/>
      <w:szCs w:val="28"/>
      <w:lang w:val="x-none"/>
    </w:rPr>
  </w:style>
  <w:style w:type="character" w:customStyle="1" w:styleId="50">
    <w:name w:val="Заголовок 5 Знак"/>
    <w:basedOn w:val="a0"/>
    <w:link w:val="5"/>
    <w:rsid w:val="007A6B01"/>
    <w:rPr>
      <w:rFonts w:ascii="Times New Roman" w:eastAsiaTheme="majorEastAsia" w:hAnsi="Times New Roman" w:cstheme="majorBidi"/>
      <w:b/>
      <w:sz w:val="24"/>
    </w:rPr>
  </w:style>
  <w:style w:type="character" w:customStyle="1" w:styleId="60">
    <w:name w:val="Заголовок 6 Знак"/>
    <w:basedOn w:val="a0"/>
    <w:link w:val="6"/>
    <w:uiPriority w:val="9"/>
    <w:rsid w:val="00FA5E1E"/>
    <w:rPr>
      <w:rFonts w:ascii="Times New Roman" w:eastAsia="Times New Roman" w:hAnsi="Times New Roman" w:cs="Times New Roman"/>
      <w:b/>
      <w:bCs/>
      <w:lang w:eastAsia="ru-RU"/>
    </w:rPr>
  </w:style>
  <w:style w:type="character" w:customStyle="1" w:styleId="70">
    <w:name w:val="Заголовок 7 Знак"/>
    <w:basedOn w:val="a0"/>
    <w:link w:val="7"/>
    <w:uiPriority w:val="9"/>
    <w:rsid w:val="00FA5E1E"/>
    <w:rPr>
      <w:rFonts w:ascii="Times New Roman" w:eastAsia="Times New Roman" w:hAnsi="Times New Roman" w:cs="Times New Roman"/>
      <w:sz w:val="24"/>
      <w:szCs w:val="24"/>
      <w:lang w:eastAsia="ru-RU"/>
    </w:rPr>
  </w:style>
  <w:style w:type="character" w:customStyle="1" w:styleId="80">
    <w:name w:val="Заголовок 8 Знак"/>
    <w:basedOn w:val="a0"/>
    <w:link w:val="8"/>
    <w:uiPriority w:val="9"/>
    <w:rsid w:val="00FA5E1E"/>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uiPriority w:val="9"/>
    <w:rsid w:val="00FA5E1E"/>
    <w:rPr>
      <w:rFonts w:ascii="Arial" w:eastAsia="Times New Roman" w:hAnsi="Arial" w:cs="Arial"/>
      <w:lang w:eastAsia="ru-RU"/>
    </w:rPr>
  </w:style>
  <w:style w:type="paragraph" w:styleId="a3">
    <w:name w:val="Balloon Text"/>
    <w:basedOn w:val="a"/>
    <w:link w:val="a4"/>
    <w:unhideWhenUsed/>
    <w:rsid w:val="00AF2436"/>
    <w:rPr>
      <w:rFonts w:ascii="Tahoma" w:hAnsi="Tahoma" w:cs="Tahoma"/>
      <w:sz w:val="16"/>
      <w:szCs w:val="16"/>
    </w:rPr>
  </w:style>
  <w:style w:type="character" w:customStyle="1" w:styleId="a4">
    <w:name w:val="Текст выноски Знак"/>
    <w:basedOn w:val="a0"/>
    <w:link w:val="a3"/>
    <w:rsid w:val="00AF2436"/>
    <w:rPr>
      <w:rFonts w:ascii="Tahoma" w:eastAsia="Times New Roman" w:hAnsi="Tahoma" w:cs="Tahoma"/>
      <w:sz w:val="16"/>
      <w:szCs w:val="16"/>
    </w:rPr>
  </w:style>
  <w:style w:type="paragraph" w:styleId="a5">
    <w:name w:val="List Paragraph"/>
    <w:aliases w:val="ТАБЛИЦА1,Список простой нумер,BulletPoints,Название таблиц"/>
    <w:basedOn w:val="a"/>
    <w:link w:val="a6"/>
    <w:uiPriority w:val="34"/>
    <w:qFormat/>
    <w:rsid w:val="00AF2436"/>
    <w:pPr>
      <w:ind w:left="720"/>
      <w:contextualSpacing/>
    </w:pPr>
  </w:style>
  <w:style w:type="character" w:customStyle="1" w:styleId="a6">
    <w:name w:val="Абзац списка Знак"/>
    <w:aliases w:val="ТАБЛИЦА1 Знак,Список простой нумер Знак,BulletPoints Знак,Название таблиц Знак"/>
    <w:basedOn w:val="a0"/>
    <w:link w:val="a5"/>
    <w:uiPriority w:val="34"/>
    <w:locked/>
    <w:rsid w:val="005E4048"/>
    <w:rPr>
      <w:rFonts w:ascii="Calibri" w:eastAsia="Times New Roman" w:hAnsi="Calibri" w:cs="Times New Roman"/>
    </w:rPr>
  </w:style>
  <w:style w:type="character" w:customStyle="1" w:styleId="32">
    <w:name w:val="Заголовок 3 Знак"/>
    <w:basedOn w:val="a0"/>
    <w:rsid w:val="00AF2436"/>
    <w:rPr>
      <w:rFonts w:asciiTheme="majorHAnsi" w:eastAsiaTheme="majorEastAsia" w:hAnsiTheme="majorHAnsi" w:cstheme="majorBidi"/>
      <w:b/>
      <w:bCs/>
      <w:color w:val="5B9BD5" w:themeColor="accent1"/>
    </w:rPr>
  </w:style>
  <w:style w:type="paragraph" w:customStyle="1" w:styleId="Default">
    <w:name w:val="Default"/>
    <w:link w:val="DefaultChar"/>
    <w:rsid w:val="00AE158A"/>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DefaultChar">
    <w:name w:val="Default Char"/>
    <w:link w:val="Default"/>
    <w:locked/>
    <w:rsid w:val="00E75C6E"/>
    <w:rPr>
      <w:rFonts w:ascii="Times New Roman" w:eastAsia="Times New Roman" w:hAnsi="Times New Roman" w:cs="Times New Roman"/>
      <w:color w:val="000000"/>
      <w:sz w:val="24"/>
      <w:szCs w:val="24"/>
      <w:lang w:eastAsia="ru-RU"/>
    </w:rPr>
  </w:style>
  <w:style w:type="character" w:styleId="a7">
    <w:name w:val="Placeholder Text"/>
    <w:basedOn w:val="a0"/>
    <w:uiPriority w:val="99"/>
    <w:semiHidden/>
    <w:qFormat/>
    <w:rsid w:val="003854C3"/>
    <w:rPr>
      <w:color w:val="808080"/>
    </w:rPr>
  </w:style>
  <w:style w:type="character" w:customStyle="1" w:styleId="a8">
    <w:name w:val="Текст примечания Знак"/>
    <w:basedOn w:val="a0"/>
    <w:link w:val="a9"/>
    <w:uiPriority w:val="99"/>
    <w:rsid w:val="003854C3"/>
    <w:rPr>
      <w:rFonts w:ascii="Calibri" w:eastAsia="Times New Roman" w:hAnsi="Calibri" w:cs="Times New Roman"/>
      <w:sz w:val="20"/>
      <w:szCs w:val="20"/>
    </w:rPr>
  </w:style>
  <w:style w:type="paragraph" w:styleId="a9">
    <w:name w:val="annotation text"/>
    <w:basedOn w:val="a"/>
    <w:link w:val="a8"/>
    <w:uiPriority w:val="99"/>
    <w:unhideWhenUsed/>
    <w:rsid w:val="003854C3"/>
    <w:rPr>
      <w:sz w:val="20"/>
      <w:szCs w:val="20"/>
    </w:rPr>
  </w:style>
  <w:style w:type="character" w:customStyle="1" w:styleId="13">
    <w:name w:val="Текст примечания Знак1"/>
    <w:basedOn w:val="a0"/>
    <w:uiPriority w:val="99"/>
    <w:semiHidden/>
    <w:rsid w:val="003854C3"/>
    <w:rPr>
      <w:rFonts w:ascii="Calibri" w:eastAsia="Times New Roman" w:hAnsi="Calibri" w:cs="Times New Roman"/>
      <w:sz w:val="20"/>
      <w:szCs w:val="20"/>
    </w:rPr>
  </w:style>
  <w:style w:type="character" w:customStyle="1" w:styleId="apple-style-span">
    <w:name w:val="apple-style-span"/>
    <w:basedOn w:val="a0"/>
    <w:rsid w:val="003854C3"/>
  </w:style>
  <w:style w:type="character" w:customStyle="1" w:styleId="FontStyle82">
    <w:name w:val="Font Style82"/>
    <w:uiPriority w:val="99"/>
    <w:rsid w:val="00D809A1"/>
    <w:rPr>
      <w:rFonts w:ascii="Times New Roman" w:hAnsi="Times New Roman" w:cs="Times New Roman"/>
      <w:sz w:val="22"/>
      <w:szCs w:val="22"/>
    </w:rPr>
  </w:style>
  <w:style w:type="paragraph" w:styleId="aa">
    <w:name w:val="Body Text"/>
    <w:basedOn w:val="a"/>
    <w:link w:val="ab"/>
    <w:qFormat/>
    <w:rsid w:val="00D809A1"/>
    <w:pPr>
      <w:spacing w:line="360" w:lineRule="auto"/>
      <w:ind w:firstLine="680"/>
      <w:jc w:val="both"/>
    </w:pPr>
    <w:rPr>
      <w:szCs w:val="20"/>
      <w:lang w:val="x-none" w:eastAsia="x-none"/>
    </w:rPr>
  </w:style>
  <w:style w:type="character" w:customStyle="1" w:styleId="ab">
    <w:name w:val="Основной текст Знак"/>
    <w:basedOn w:val="a0"/>
    <w:link w:val="aa"/>
    <w:rsid w:val="00D809A1"/>
    <w:rPr>
      <w:rFonts w:ascii="Times New Roman" w:eastAsia="Times New Roman" w:hAnsi="Times New Roman" w:cs="Times New Roman"/>
      <w:sz w:val="24"/>
      <w:szCs w:val="20"/>
      <w:lang w:val="x-none" w:eastAsia="x-none"/>
    </w:rPr>
  </w:style>
  <w:style w:type="paragraph" w:styleId="ac">
    <w:name w:val="header"/>
    <w:basedOn w:val="a"/>
    <w:link w:val="ad"/>
    <w:uiPriority w:val="99"/>
    <w:unhideWhenUsed/>
    <w:rsid w:val="00D809A1"/>
    <w:pPr>
      <w:tabs>
        <w:tab w:val="center" w:pos="4677"/>
        <w:tab w:val="right" w:pos="9355"/>
      </w:tabs>
    </w:pPr>
    <w:rPr>
      <w:rFonts w:eastAsia="Calibri"/>
      <w:lang w:val="x-none"/>
    </w:rPr>
  </w:style>
  <w:style w:type="character" w:customStyle="1" w:styleId="ad">
    <w:name w:val="Верхний колонтитул Знак"/>
    <w:basedOn w:val="a0"/>
    <w:link w:val="ac"/>
    <w:uiPriority w:val="99"/>
    <w:qFormat/>
    <w:rsid w:val="00D809A1"/>
    <w:rPr>
      <w:rFonts w:ascii="Calibri" w:eastAsia="Calibri" w:hAnsi="Calibri" w:cs="Times New Roman"/>
      <w:lang w:val="x-none"/>
    </w:rPr>
  </w:style>
  <w:style w:type="paragraph" w:styleId="ae">
    <w:name w:val="footer"/>
    <w:basedOn w:val="a"/>
    <w:link w:val="af"/>
    <w:uiPriority w:val="99"/>
    <w:unhideWhenUsed/>
    <w:rsid w:val="00D809A1"/>
    <w:pPr>
      <w:tabs>
        <w:tab w:val="center" w:pos="4677"/>
        <w:tab w:val="right" w:pos="9355"/>
      </w:tabs>
    </w:pPr>
    <w:rPr>
      <w:rFonts w:eastAsia="Calibri"/>
      <w:lang w:val="x-none"/>
    </w:rPr>
  </w:style>
  <w:style w:type="character" w:customStyle="1" w:styleId="af">
    <w:name w:val="Нижний колонтитул Знак"/>
    <w:basedOn w:val="a0"/>
    <w:link w:val="ae"/>
    <w:uiPriority w:val="99"/>
    <w:rsid w:val="00D809A1"/>
    <w:rPr>
      <w:rFonts w:ascii="Calibri" w:eastAsia="Calibri" w:hAnsi="Calibri" w:cs="Times New Roman"/>
      <w:lang w:val="x-none"/>
    </w:rPr>
  </w:style>
  <w:style w:type="paragraph" w:styleId="af0">
    <w:name w:val="Document Map"/>
    <w:basedOn w:val="a"/>
    <w:link w:val="af1"/>
    <w:unhideWhenUsed/>
    <w:rsid w:val="00D809A1"/>
    <w:rPr>
      <w:rFonts w:ascii="Tahoma" w:eastAsia="Calibri" w:hAnsi="Tahoma"/>
      <w:sz w:val="16"/>
      <w:szCs w:val="16"/>
      <w:lang w:val="x-none"/>
    </w:rPr>
  </w:style>
  <w:style w:type="character" w:customStyle="1" w:styleId="af1">
    <w:name w:val="Схема документа Знак"/>
    <w:basedOn w:val="a0"/>
    <w:link w:val="af0"/>
    <w:rsid w:val="00D809A1"/>
    <w:rPr>
      <w:rFonts w:ascii="Tahoma" w:eastAsia="Calibri" w:hAnsi="Tahoma" w:cs="Times New Roman"/>
      <w:sz w:val="16"/>
      <w:szCs w:val="16"/>
      <w:lang w:val="x-none"/>
    </w:rPr>
  </w:style>
  <w:style w:type="character" w:customStyle="1" w:styleId="af2">
    <w:name w:val="О"/>
    <w:rsid w:val="00D809A1"/>
  </w:style>
  <w:style w:type="paragraph" w:styleId="af3">
    <w:name w:val="Normal (Web)"/>
    <w:aliases w:val="Табличный,webb"/>
    <w:basedOn w:val="a"/>
    <w:uiPriority w:val="99"/>
    <w:unhideWhenUsed/>
    <w:qFormat/>
    <w:rsid w:val="00D809A1"/>
    <w:pPr>
      <w:spacing w:before="100" w:beforeAutospacing="1" w:after="100" w:afterAutospacing="1"/>
    </w:pPr>
    <w:rPr>
      <w:szCs w:val="24"/>
      <w:lang w:eastAsia="ru-RU"/>
    </w:rPr>
  </w:style>
  <w:style w:type="character" w:styleId="af4">
    <w:name w:val="Strong"/>
    <w:uiPriority w:val="22"/>
    <w:qFormat/>
    <w:rsid w:val="00D809A1"/>
    <w:rPr>
      <w:b/>
      <w:bCs/>
    </w:rPr>
  </w:style>
  <w:style w:type="character" w:customStyle="1" w:styleId="TimesNewRoman">
    <w:name w:val="Стиль Times New Roman"/>
    <w:rsid w:val="00D809A1"/>
    <w:rPr>
      <w:rFonts w:ascii="Times New Roman" w:hAnsi="Times New Roman"/>
      <w:sz w:val="24"/>
    </w:rPr>
  </w:style>
  <w:style w:type="paragraph" w:customStyle="1" w:styleId="10">
    <w:name w:val="Стиль Заголовок 1 + полужирный Междустр.интервал:  полуторный"/>
    <w:basedOn w:val="a"/>
    <w:uiPriority w:val="99"/>
    <w:rsid w:val="00D809A1"/>
    <w:pPr>
      <w:numPr>
        <w:numId w:val="1"/>
      </w:numPr>
      <w:spacing w:line="360" w:lineRule="auto"/>
      <w:jc w:val="both"/>
    </w:pPr>
    <w:rPr>
      <w:rFonts w:eastAsia="MS Mincho"/>
      <w:szCs w:val="24"/>
      <w:lang w:eastAsia="ja-JP"/>
    </w:rPr>
  </w:style>
  <w:style w:type="paragraph" w:customStyle="1" w:styleId="14">
    <w:name w:val="Стиль1"/>
    <w:basedOn w:val="a"/>
    <w:uiPriority w:val="99"/>
    <w:rsid w:val="00D809A1"/>
    <w:pPr>
      <w:spacing w:line="360" w:lineRule="auto"/>
      <w:jc w:val="both"/>
    </w:pPr>
    <w:rPr>
      <w:rFonts w:eastAsia="MS Mincho"/>
      <w:szCs w:val="24"/>
      <w:lang w:eastAsia="ja-JP"/>
    </w:rPr>
  </w:style>
  <w:style w:type="paragraph" w:styleId="af5">
    <w:name w:val="caption"/>
    <w:basedOn w:val="a"/>
    <w:next w:val="a"/>
    <w:link w:val="af6"/>
    <w:uiPriority w:val="35"/>
    <w:unhideWhenUsed/>
    <w:qFormat/>
    <w:rsid w:val="00DF7844"/>
    <w:rPr>
      <w:rFonts w:eastAsia="Calibri"/>
      <w:b/>
      <w:bCs/>
      <w:szCs w:val="20"/>
    </w:rPr>
  </w:style>
  <w:style w:type="character" w:customStyle="1" w:styleId="af6">
    <w:name w:val="Название объекта Знак"/>
    <w:basedOn w:val="a0"/>
    <w:link w:val="af5"/>
    <w:uiPriority w:val="35"/>
    <w:rsid w:val="00DF7844"/>
    <w:rPr>
      <w:rFonts w:ascii="Times New Roman" w:eastAsia="Calibri" w:hAnsi="Times New Roman" w:cs="Times New Roman"/>
      <w:b/>
      <w:bCs/>
      <w:sz w:val="24"/>
      <w:szCs w:val="20"/>
    </w:rPr>
  </w:style>
  <w:style w:type="paragraph" w:styleId="af7">
    <w:name w:val="footnote text"/>
    <w:basedOn w:val="a"/>
    <w:link w:val="af8"/>
    <w:uiPriority w:val="99"/>
    <w:qFormat/>
    <w:rsid w:val="00D809A1"/>
    <w:pPr>
      <w:spacing w:line="360" w:lineRule="auto"/>
      <w:jc w:val="both"/>
    </w:pPr>
    <w:rPr>
      <w:sz w:val="20"/>
      <w:szCs w:val="20"/>
      <w:lang w:val="x-none" w:eastAsia="x-none"/>
    </w:rPr>
  </w:style>
  <w:style w:type="character" w:customStyle="1" w:styleId="af8">
    <w:name w:val="Текст сноски Знак"/>
    <w:basedOn w:val="a0"/>
    <w:link w:val="af7"/>
    <w:uiPriority w:val="99"/>
    <w:rsid w:val="00D809A1"/>
    <w:rPr>
      <w:rFonts w:ascii="Times New Roman" w:eastAsia="Times New Roman" w:hAnsi="Times New Roman" w:cs="Times New Roman"/>
      <w:sz w:val="20"/>
      <w:szCs w:val="20"/>
      <w:lang w:val="x-none" w:eastAsia="x-none"/>
    </w:rPr>
  </w:style>
  <w:style w:type="paragraph" w:styleId="af9">
    <w:name w:val="endnote text"/>
    <w:basedOn w:val="a"/>
    <w:link w:val="afa"/>
    <w:uiPriority w:val="99"/>
    <w:semiHidden/>
    <w:unhideWhenUsed/>
    <w:rsid w:val="00D809A1"/>
    <w:rPr>
      <w:rFonts w:eastAsia="Calibri"/>
      <w:sz w:val="20"/>
      <w:szCs w:val="20"/>
      <w:lang w:val="x-none"/>
    </w:rPr>
  </w:style>
  <w:style w:type="character" w:customStyle="1" w:styleId="afa">
    <w:name w:val="Текст концевой сноски Знак"/>
    <w:basedOn w:val="a0"/>
    <w:link w:val="af9"/>
    <w:uiPriority w:val="99"/>
    <w:semiHidden/>
    <w:rsid w:val="00D809A1"/>
    <w:rPr>
      <w:rFonts w:ascii="Calibri" w:eastAsia="Calibri" w:hAnsi="Calibri" w:cs="Times New Roman"/>
      <w:sz w:val="20"/>
      <w:szCs w:val="20"/>
      <w:lang w:val="x-none"/>
    </w:rPr>
  </w:style>
  <w:style w:type="character" w:styleId="afb">
    <w:name w:val="annotation reference"/>
    <w:link w:val="15"/>
    <w:uiPriority w:val="99"/>
    <w:unhideWhenUsed/>
    <w:rsid w:val="00D809A1"/>
    <w:rPr>
      <w:sz w:val="16"/>
      <w:szCs w:val="16"/>
    </w:rPr>
  </w:style>
  <w:style w:type="paragraph" w:customStyle="1" w:styleId="15">
    <w:name w:val="Знак примечания1"/>
    <w:basedOn w:val="a"/>
    <w:link w:val="afb"/>
    <w:uiPriority w:val="99"/>
    <w:rsid w:val="004E3693"/>
    <w:pPr>
      <w:spacing w:after="200" w:line="276" w:lineRule="auto"/>
    </w:pPr>
    <w:rPr>
      <w:rFonts w:asciiTheme="minorHAnsi" w:eastAsiaTheme="minorHAnsi" w:hAnsiTheme="minorHAnsi" w:cstheme="minorBidi"/>
      <w:sz w:val="16"/>
      <w:szCs w:val="16"/>
    </w:rPr>
  </w:style>
  <w:style w:type="paragraph" w:styleId="afc">
    <w:name w:val="annotation subject"/>
    <w:basedOn w:val="a9"/>
    <w:next w:val="a9"/>
    <w:link w:val="afd"/>
    <w:unhideWhenUsed/>
    <w:rsid w:val="00D809A1"/>
    <w:pPr>
      <w:spacing w:line="276" w:lineRule="auto"/>
    </w:pPr>
    <w:rPr>
      <w:rFonts w:eastAsia="Calibri"/>
      <w:b/>
      <w:bCs/>
      <w:lang w:val="x-none"/>
    </w:rPr>
  </w:style>
  <w:style w:type="character" w:customStyle="1" w:styleId="afd">
    <w:name w:val="Тема примечания Знак"/>
    <w:basedOn w:val="a8"/>
    <w:link w:val="afc"/>
    <w:rsid w:val="00D809A1"/>
    <w:rPr>
      <w:rFonts w:ascii="Calibri" w:eastAsia="Calibri" w:hAnsi="Calibri" w:cs="Times New Roman"/>
      <w:b/>
      <w:bCs/>
      <w:sz w:val="20"/>
      <w:szCs w:val="20"/>
      <w:lang w:val="x-none"/>
    </w:rPr>
  </w:style>
  <w:style w:type="paragraph" w:styleId="afe">
    <w:name w:val="Revision"/>
    <w:hidden/>
    <w:uiPriority w:val="99"/>
    <w:semiHidden/>
    <w:rsid w:val="00D809A1"/>
    <w:pPr>
      <w:spacing w:after="0" w:line="240" w:lineRule="auto"/>
    </w:pPr>
    <w:rPr>
      <w:rFonts w:ascii="Calibri" w:eastAsia="Calibri" w:hAnsi="Calibri" w:cs="Times New Roman"/>
    </w:rPr>
  </w:style>
  <w:style w:type="paragraph" w:customStyle="1" w:styleId="095">
    <w:name w:val="Стиль Первая строка:  095 см"/>
    <w:basedOn w:val="a"/>
    <w:uiPriority w:val="99"/>
    <w:rsid w:val="00D809A1"/>
    <w:pPr>
      <w:spacing w:line="360" w:lineRule="auto"/>
      <w:ind w:firstLine="539"/>
      <w:jc w:val="both"/>
    </w:pPr>
    <w:rPr>
      <w:rFonts w:eastAsia="MS Mincho"/>
      <w:szCs w:val="20"/>
      <w:lang w:eastAsia="ja-JP"/>
    </w:rPr>
  </w:style>
  <w:style w:type="paragraph" w:styleId="16">
    <w:name w:val="toc 1"/>
    <w:basedOn w:val="a"/>
    <w:next w:val="a"/>
    <w:autoRedefine/>
    <w:uiPriority w:val="39"/>
    <w:unhideWhenUsed/>
    <w:rsid w:val="00D809A1"/>
    <w:rPr>
      <w:rFonts w:eastAsia="Calibri"/>
    </w:rPr>
  </w:style>
  <w:style w:type="paragraph" w:styleId="22">
    <w:name w:val="toc 2"/>
    <w:basedOn w:val="a"/>
    <w:next w:val="a"/>
    <w:autoRedefine/>
    <w:uiPriority w:val="39"/>
    <w:unhideWhenUsed/>
    <w:rsid w:val="001F43B0"/>
    <w:pPr>
      <w:tabs>
        <w:tab w:val="left" w:pos="1100"/>
        <w:tab w:val="right" w:leader="dot" w:pos="9345"/>
      </w:tabs>
      <w:ind w:left="1134" w:hanging="914"/>
    </w:pPr>
    <w:rPr>
      <w:rFonts w:eastAsia="Calibri"/>
    </w:rPr>
  </w:style>
  <w:style w:type="paragraph" w:styleId="33">
    <w:name w:val="toc 3"/>
    <w:basedOn w:val="a"/>
    <w:next w:val="a"/>
    <w:autoRedefine/>
    <w:uiPriority w:val="39"/>
    <w:unhideWhenUsed/>
    <w:rsid w:val="0086606D"/>
    <w:pPr>
      <w:tabs>
        <w:tab w:val="left" w:pos="1320"/>
        <w:tab w:val="right" w:leader="dot" w:pos="9345"/>
      </w:tabs>
      <w:ind w:left="440"/>
      <w:jc w:val="both"/>
    </w:pPr>
    <w:rPr>
      <w:rFonts w:eastAsia="Calibri"/>
    </w:rPr>
  </w:style>
  <w:style w:type="character" w:styleId="aff">
    <w:name w:val="Hyperlink"/>
    <w:uiPriority w:val="99"/>
    <w:unhideWhenUsed/>
    <w:rsid w:val="00D809A1"/>
    <w:rPr>
      <w:color w:val="0000FF"/>
      <w:u w:val="single"/>
    </w:rPr>
  </w:style>
  <w:style w:type="paragraph" w:styleId="41">
    <w:name w:val="toc 4"/>
    <w:basedOn w:val="a"/>
    <w:next w:val="a"/>
    <w:autoRedefine/>
    <w:uiPriority w:val="39"/>
    <w:unhideWhenUsed/>
    <w:rsid w:val="00D809A1"/>
    <w:pPr>
      <w:ind w:left="660"/>
    </w:pPr>
    <w:rPr>
      <w:rFonts w:eastAsia="Calibri"/>
    </w:rPr>
  </w:style>
  <w:style w:type="paragraph" w:customStyle="1" w:styleId="Style55">
    <w:name w:val="Style55"/>
    <w:basedOn w:val="a"/>
    <w:uiPriority w:val="99"/>
    <w:rsid w:val="00D809A1"/>
    <w:pPr>
      <w:widowControl w:val="0"/>
      <w:autoSpaceDE w:val="0"/>
      <w:autoSpaceDN w:val="0"/>
      <w:adjustRightInd w:val="0"/>
      <w:spacing w:line="413" w:lineRule="exact"/>
      <w:ind w:firstLine="562"/>
      <w:jc w:val="both"/>
    </w:pPr>
    <w:rPr>
      <w:szCs w:val="24"/>
      <w:lang w:eastAsia="ru-RU"/>
    </w:rPr>
  </w:style>
  <w:style w:type="character" w:styleId="aff0">
    <w:name w:val="Emphasis"/>
    <w:uiPriority w:val="20"/>
    <w:qFormat/>
    <w:rsid w:val="00D809A1"/>
    <w:rPr>
      <w:i/>
      <w:iCs/>
    </w:rPr>
  </w:style>
  <w:style w:type="character" w:customStyle="1" w:styleId="17">
    <w:name w:val="Текст сноски Знак1"/>
    <w:basedOn w:val="a0"/>
    <w:uiPriority w:val="99"/>
    <w:qFormat/>
    <w:locked/>
    <w:rsid w:val="00AA3818"/>
    <w:rPr>
      <w:rFonts w:ascii="Times New Roman" w:eastAsia="Times New Roman" w:hAnsi="Times New Roman" w:cs="Times New Roman"/>
      <w:sz w:val="20"/>
      <w:szCs w:val="20"/>
      <w:lang w:eastAsia="ru-RU"/>
    </w:rPr>
  </w:style>
  <w:style w:type="character" w:styleId="aff1">
    <w:name w:val="footnote reference"/>
    <w:basedOn w:val="a0"/>
    <w:uiPriority w:val="99"/>
    <w:rsid w:val="00AA3818"/>
    <w:rPr>
      <w:rFonts w:ascii="Times New Roman" w:hAnsi="Times New Roman" w:cs="Times New Roman" w:hint="default"/>
      <w:vertAlign w:val="superscript"/>
    </w:rPr>
  </w:style>
  <w:style w:type="table" w:styleId="aff2">
    <w:name w:val="Table Grid"/>
    <w:basedOn w:val="a1"/>
    <w:uiPriority w:val="39"/>
    <w:qFormat/>
    <w:rsid w:val="00532E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532EEA"/>
  </w:style>
  <w:style w:type="table" w:customStyle="1" w:styleId="18">
    <w:name w:val="Сетка таблицы1"/>
    <w:basedOn w:val="a1"/>
    <w:next w:val="aff2"/>
    <w:uiPriority w:val="59"/>
    <w:rsid w:val="00B90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1"/>
    <w:next w:val="aff2"/>
    <w:uiPriority w:val="39"/>
    <w:rsid w:val="00C74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текст Char"/>
    <w:basedOn w:val="a0"/>
    <w:link w:val="aff3"/>
    <w:locked/>
    <w:rsid w:val="006B1291"/>
    <w:rPr>
      <w:rFonts w:ascii="Cambria" w:hAnsi="Cambria"/>
      <w:sz w:val="24"/>
      <w:lang w:val="x-none"/>
    </w:rPr>
  </w:style>
  <w:style w:type="paragraph" w:customStyle="1" w:styleId="aff3">
    <w:name w:val="текст"/>
    <w:basedOn w:val="a"/>
    <w:link w:val="Char"/>
    <w:qFormat/>
    <w:rsid w:val="006B1291"/>
    <w:pPr>
      <w:jc w:val="both"/>
    </w:pPr>
    <w:rPr>
      <w:rFonts w:ascii="Cambria" w:eastAsiaTheme="minorHAnsi" w:hAnsi="Cambria" w:cstheme="minorBidi"/>
      <w:lang w:val="x-none"/>
    </w:rPr>
  </w:style>
  <w:style w:type="paragraph" w:styleId="51">
    <w:name w:val="toc 5"/>
    <w:basedOn w:val="a"/>
    <w:next w:val="a"/>
    <w:autoRedefine/>
    <w:uiPriority w:val="39"/>
    <w:unhideWhenUsed/>
    <w:rsid w:val="009B51A0"/>
    <w:pPr>
      <w:tabs>
        <w:tab w:val="right" w:leader="dot" w:pos="9345"/>
      </w:tabs>
    </w:pPr>
  </w:style>
  <w:style w:type="paragraph" w:styleId="61">
    <w:name w:val="toc 6"/>
    <w:basedOn w:val="a"/>
    <w:next w:val="a"/>
    <w:autoRedefine/>
    <w:uiPriority w:val="39"/>
    <w:unhideWhenUsed/>
    <w:rsid w:val="005326A9"/>
    <w:pPr>
      <w:spacing w:after="100"/>
      <w:ind w:left="1100"/>
    </w:pPr>
    <w:rPr>
      <w:rFonts w:asciiTheme="minorHAnsi" w:eastAsiaTheme="minorEastAsia" w:hAnsiTheme="minorHAnsi" w:cstheme="minorBidi"/>
      <w:lang w:eastAsia="ru-RU"/>
    </w:rPr>
  </w:style>
  <w:style w:type="paragraph" w:styleId="71">
    <w:name w:val="toc 7"/>
    <w:basedOn w:val="a"/>
    <w:next w:val="a"/>
    <w:autoRedefine/>
    <w:uiPriority w:val="39"/>
    <w:unhideWhenUsed/>
    <w:rsid w:val="005326A9"/>
    <w:pPr>
      <w:spacing w:after="100"/>
      <w:ind w:left="1320"/>
    </w:pPr>
    <w:rPr>
      <w:rFonts w:asciiTheme="minorHAnsi" w:eastAsiaTheme="minorEastAsia" w:hAnsiTheme="minorHAnsi" w:cstheme="minorBidi"/>
      <w:lang w:eastAsia="ru-RU"/>
    </w:rPr>
  </w:style>
  <w:style w:type="paragraph" w:styleId="81">
    <w:name w:val="toc 8"/>
    <w:basedOn w:val="a"/>
    <w:next w:val="a"/>
    <w:autoRedefine/>
    <w:uiPriority w:val="39"/>
    <w:unhideWhenUsed/>
    <w:rsid w:val="005326A9"/>
    <w:pPr>
      <w:spacing w:after="100"/>
      <w:ind w:left="1540"/>
    </w:pPr>
    <w:rPr>
      <w:rFonts w:asciiTheme="minorHAnsi" w:eastAsiaTheme="minorEastAsia" w:hAnsiTheme="minorHAnsi" w:cstheme="minorBidi"/>
      <w:lang w:eastAsia="ru-RU"/>
    </w:rPr>
  </w:style>
  <w:style w:type="paragraph" w:styleId="91">
    <w:name w:val="toc 9"/>
    <w:basedOn w:val="a"/>
    <w:next w:val="a"/>
    <w:autoRedefine/>
    <w:uiPriority w:val="39"/>
    <w:unhideWhenUsed/>
    <w:rsid w:val="005326A9"/>
    <w:pPr>
      <w:spacing w:after="100"/>
      <w:ind w:left="1760"/>
    </w:pPr>
    <w:rPr>
      <w:rFonts w:asciiTheme="minorHAnsi" w:eastAsiaTheme="minorEastAsia" w:hAnsiTheme="minorHAnsi" w:cstheme="minorBidi"/>
      <w:lang w:eastAsia="ru-RU"/>
    </w:rPr>
  </w:style>
  <w:style w:type="table" w:customStyle="1" w:styleId="34">
    <w:name w:val="Сетка таблицы3"/>
    <w:basedOn w:val="a1"/>
    <w:next w:val="aff2"/>
    <w:uiPriority w:val="59"/>
    <w:rsid w:val="006B786C"/>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b-contribution">
    <w:name w:val="sb-contribution"/>
    <w:basedOn w:val="a0"/>
    <w:rsid w:val="007E3237"/>
  </w:style>
  <w:style w:type="character" w:customStyle="1" w:styleId="sb-authors">
    <w:name w:val="sb-authors"/>
    <w:basedOn w:val="a0"/>
    <w:rsid w:val="007E3237"/>
  </w:style>
  <w:style w:type="character" w:customStyle="1" w:styleId="sb-issue">
    <w:name w:val="sb-issue"/>
    <w:basedOn w:val="a0"/>
    <w:rsid w:val="007E3237"/>
  </w:style>
  <w:style w:type="character" w:customStyle="1" w:styleId="sb-date">
    <w:name w:val="sb-date"/>
    <w:basedOn w:val="a0"/>
    <w:rsid w:val="007E3237"/>
  </w:style>
  <w:style w:type="character" w:customStyle="1" w:styleId="sb-volume-nr">
    <w:name w:val="sb-volume-nr"/>
    <w:basedOn w:val="a0"/>
    <w:rsid w:val="007E3237"/>
  </w:style>
  <w:style w:type="character" w:customStyle="1" w:styleId="sb-pages">
    <w:name w:val="sb-pages"/>
    <w:basedOn w:val="a0"/>
    <w:rsid w:val="007E3237"/>
  </w:style>
  <w:style w:type="character" w:customStyle="1" w:styleId="highlight">
    <w:name w:val="highlight"/>
    <w:basedOn w:val="a0"/>
    <w:rsid w:val="007E3237"/>
  </w:style>
  <w:style w:type="paragraph" w:customStyle="1" w:styleId="default0">
    <w:name w:val="default"/>
    <w:basedOn w:val="a"/>
    <w:uiPriority w:val="99"/>
    <w:rsid w:val="004D5EB3"/>
    <w:pPr>
      <w:autoSpaceDE w:val="0"/>
      <w:autoSpaceDN w:val="0"/>
    </w:pPr>
    <w:rPr>
      <w:rFonts w:eastAsia="MS PGothic"/>
      <w:color w:val="000000"/>
      <w:szCs w:val="24"/>
      <w:lang w:eastAsia="ja-JP"/>
    </w:rPr>
  </w:style>
  <w:style w:type="table" w:customStyle="1" w:styleId="42">
    <w:name w:val="Сетка таблицы4"/>
    <w:basedOn w:val="a1"/>
    <w:next w:val="aff2"/>
    <w:uiPriority w:val="59"/>
    <w:rsid w:val="006322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Сетка таблицы11"/>
    <w:basedOn w:val="a1"/>
    <w:next w:val="aff2"/>
    <w:uiPriority w:val="59"/>
    <w:rsid w:val="006322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Сетка таблицы21"/>
    <w:basedOn w:val="a1"/>
    <w:next w:val="aff2"/>
    <w:uiPriority w:val="39"/>
    <w:rsid w:val="006322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Сетка таблицы31"/>
    <w:basedOn w:val="a1"/>
    <w:next w:val="aff2"/>
    <w:rsid w:val="0063221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4">
    <w:name w:val="FollowedHyperlink"/>
    <w:basedOn w:val="a0"/>
    <w:unhideWhenUsed/>
    <w:rsid w:val="00632217"/>
    <w:rPr>
      <w:color w:val="954F72" w:themeColor="followedHyperlink"/>
      <w:u w:val="single"/>
    </w:rPr>
  </w:style>
  <w:style w:type="table" w:customStyle="1" w:styleId="52">
    <w:name w:val="Сетка таблицы5"/>
    <w:basedOn w:val="a1"/>
    <w:next w:val="aff2"/>
    <w:uiPriority w:val="59"/>
    <w:rsid w:val="006A23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1"/>
    <w:next w:val="aff2"/>
    <w:uiPriority w:val="39"/>
    <w:rsid w:val="006A23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Сетка таблицы22"/>
    <w:basedOn w:val="a1"/>
    <w:next w:val="aff2"/>
    <w:uiPriority w:val="59"/>
    <w:rsid w:val="006A23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Сетка таблицы32"/>
    <w:basedOn w:val="a1"/>
    <w:next w:val="aff2"/>
    <w:rsid w:val="006A23A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Сетка таблицы41"/>
    <w:basedOn w:val="a1"/>
    <w:next w:val="aff2"/>
    <w:rsid w:val="006A23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Сетка таблицы111"/>
    <w:basedOn w:val="a1"/>
    <w:next w:val="aff2"/>
    <w:uiPriority w:val="59"/>
    <w:rsid w:val="006A23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Сетка таблицы211"/>
    <w:basedOn w:val="a1"/>
    <w:next w:val="aff2"/>
    <w:uiPriority w:val="59"/>
    <w:rsid w:val="006A23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Сетка таблицы311"/>
    <w:basedOn w:val="a1"/>
    <w:next w:val="aff2"/>
    <w:rsid w:val="006A23A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Сетка таблицы6"/>
    <w:basedOn w:val="a1"/>
    <w:next w:val="aff2"/>
    <w:uiPriority w:val="59"/>
    <w:rsid w:val="008C0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Сетка таблицы13"/>
    <w:basedOn w:val="a1"/>
    <w:next w:val="aff2"/>
    <w:uiPriority w:val="59"/>
    <w:rsid w:val="008C0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Сетка таблицы23"/>
    <w:basedOn w:val="a1"/>
    <w:next w:val="aff2"/>
    <w:uiPriority w:val="59"/>
    <w:rsid w:val="008C0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Сетка таблицы33"/>
    <w:basedOn w:val="a1"/>
    <w:next w:val="aff2"/>
    <w:rsid w:val="008C021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Сетка таблицы42"/>
    <w:basedOn w:val="a1"/>
    <w:next w:val="aff2"/>
    <w:rsid w:val="008C0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Сетка таблицы112"/>
    <w:basedOn w:val="a1"/>
    <w:next w:val="aff2"/>
    <w:uiPriority w:val="59"/>
    <w:rsid w:val="008C0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
    <w:name w:val="Сетка таблицы212"/>
    <w:basedOn w:val="a1"/>
    <w:next w:val="aff2"/>
    <w:uiPriority w:val="59"/>
    <w:rsid w:val="008C0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
    <w:name w:val="Сетка таблицы312"/>
    <w:basedOn w:val="a1"/>
    <w:next w:val="aff2"/>
    <w:rsid w:val="008C021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Сетка таблицы51"/>
    <w:basedOn w:val="a1"/>
    <w:next w:val="aff2"/>
    <w:rsid w:val="008C0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Сетка таблицы121"/>
    <w:basedOn w:val="a1"/>
    <w:next w:val="aff2"/>
    <w:uiPriority w:val="59"/>
    <w:rsid w:val="008C0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
    <w:name w:val="Сетка таблицы221"/>
    <w:basedOn w:val="a1"/>
    <w:next w:val="aff2"/>
    <w:uiPriority w:val="59"/>
    <w:rsid w:val="008C0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Сетка таблицы321"/>
    <w:basedOn w:val="a1"/>
    <w:next w:val="aff2"/>
    <w:rsid w:val="008C021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
    <w:name w:val="Сетка таблицы411"/>
    <w:basedOn w:val="a1"/>
    <w:next w:val="aff2"/>
    <w:rsid w:val="008C0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Сетка таблицы1111"/>
    <w:basedOn w:val="a1"/>
    <w:next w:val="aff2"/>
    <w:uiPriority w:val="59"/>
    <w:rsid w:val="008C0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Сетка таблицы2111"/>
    <w:basedOn w:val="a1"/>
    <w:next w:val="aff2"/>
    <w:uiPriority w:val="59"/>
    <w:rsid w:val="008C0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
    <w:name w:val="Сетка таблицы3111"/>
    <w:basedOn w:val="a1"/>
    <w:next w:val="aff2"/>
    <w:rsid w:val="008C021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
    <w:name w:val="Сетка таблицы7"/>
    <w:basedOn w:val="a1"/>
    <w:next w:val="aff2"/>
    <w:uiPriority w:val="3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Сетка таблицы14"/>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4"/>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0">
    <w:name w:val="Сетка таблицы34"/>
    <w:basedOn w:val="a1"/>
    <w:next w:val="aff2"/>
    <w:rsid w:val="00871A2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Сетка таблицы43"/>
    <w:basedOn w:val="a1"/>
    <w:next w:val="aff2"/>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Сетка таблицы113"/>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Сетка таблицы213"/>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
    <w:name w:val="Сетка таблицы313"/>
    <w:basedOn w:val="a1"/>
    <w:next w:val="aff2"/>
    <w:rsid w:val="00871A2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Сетка таблицы52"/>
    <w:basedOn w:val="a1"/>
    <w:next w:val="aff2"/>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Сетка таблицы122"/>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
    <w:name w:val="Сетка таблицы222"/>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Сетка таблицы322"/>
    <w:basedOn w:val="a1"/>
    <w:next w:val="aff2"/>
    <w:rsid w:val="00871A2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
    <w:name w:val="Сетка таблицы412"/>
    <w:basedOn w:val="a1"/>
    <w:next w:val="aff2"/>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Сетка таблицы1112"/>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
    <w:name w:val="Сетка таблицы2112"/>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
    <w:name w:val="Сетка таблицы3112"/>
    <w:basedOn w:val="a1"/>
    <w:next w:val="aff2"/>
    <w:rsid w:val="00871A2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Сетка таблицы61"/>
    <w:basedOn w:val="a1"/>
    <w:next w:val="aff2"/>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Сетка таблицы131"/>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Сетка таблицы231"/>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
    <w:name w:val="Сетка таблицы331"/>
    <w:basedOn w:val="a1"/>
    <w:next w:val="aff2"/>
    <w:rsid w:val="00871A2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
    <w:name w:val="Сетка таблицы421"/>
    <w:basedOn w:val="a1"/>
    <w:next w:val="aff2"/>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
    <w:name w:val="Сетка таблицы1121"/>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
    <w:name w:val="Сетка таблицы2121"/>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Сетка таблицы3121"/>
    <w:basedOn w:val="a1"/>
    <w:next w:val="aff2"/>
    <w:rsid w:val="00871A2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
    <w:name w:val="Сетка таблицы511"/>
    <w:basedOn w:val="a1"/>
    <w:next w:val="aff2"/>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
    <w:name w:val="Сетка таблицы1211"/>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Сетка таблицы2211"/>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Сетка таблицы3211"/>
    <w:basedOn w:val="a1"/>
    <w:next w:val="aff2"/>
    <w:rsid w:val="00871A2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Сетка таблицы4111"/>
    <w:basedOn w:val="a1"/>
    <w:next w:val="aff2"/>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Сетка таблицы11111"/>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
    <w:name w:val="Сетка таблицы21111"/>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
    <w:name w:val="Сетка таблицы31111"/>
    <w:basedOn w:val="a1"/>
    <w:next w:val="aff2"/>
    <w:rsid w:val="00871A2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Сетка таблицы8"/>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Сетка таблицы15"/>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5"/>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
    <w:name w:val="Сетка таблицы35"/>
    <w:basedOn w:val="a1"/>
    <w:next w:val="aff2"/>
    <w:rsid w:val="00871A2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Сетка таблицы44"/>
    <w:basedOn w:val="a1"/>
    <w:next w:val="aff2"/>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Сетка таблицы114"/>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
    <w:name w:val="Сетка таблицы214"/>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
    <w:name w:val="Сетка таблицы314"/>
    <w:basedOn w:val="a1"/>
    <w:next w:val="aff2"/>
    <w:rsid w:val="00871A2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
    <w:name w:val="Сетка таблицы53"/>
    <w:basedOn w:val="a1"/>
    <w:next w:val="aff2"/>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Сетка таблицы123"/>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Сетка таблицы223"/>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Сетка таблицы323"/>
    <w:basedOn w:val="a1"/>
    <w:next w:val="aff2"/>
    <w:rsid w:val="00871A2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
    <w:name w:val="Сетка таблицы413"/>
    <w:basedOn w:val="a1"/>
    <w:next w:val="aff2"/>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
    <w:name w:val="Сетка таблицы1113"/>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
    <w:name w:val="Сетка таблицы2113"/>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
    <w:name w:val="Сетка таблицы3113"/>
    <w:basedOn w:val="a1"/>
    <w:next w:val="aff2"/>
    <w:rsid w:val="00871A2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Сетка таблицы62"/>
    <w:basedOn w:val="a1"/>
    <w:next w:val="aff2"/>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Сетка таблицы132"/>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Сетка таблицы232"/>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Сетка таблицы332"/>
    <w:basedOn w:val="a1"/>
    <w:next w:val="aff2"/>
    <w:rsid w:val="00871A2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
    <w:name w:val="Сетка таблицы422"/>
    <w:basedOn w:val="a1"/>
    <w:next w:val="aff2"/>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
    <w:name w:val="Сетка таблицы1122"/>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
    <w:name w:val="Сетка таблицы2122"/>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
    <w:name w:val="Сетка таблицы3122"/>
    <w:basedOn w:val="a1"/>
    <w:next w:val="aff2"/>
    <w:rsid w:val="00871A2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
    <w:name w:val="Сетка таблицы512"/>
    <w:basedOn w:val="a1"/>
    <w:next w:val="aff2"/>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
    <w:name w:val="Сетка таблицы1212"/>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
    <w:name w:val="Сетка таблицы2212"/>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
    <w:name w:val="Сетка таблицы3212"/>
    <w:basedOn w:val="a1"/>
    <w:next w:val="aff2"/>
    <w:rsid w:val="00871A2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
    <w:name w:val="Сетка таблицы4112"/>
    <w:basedOn w:val="a1"/>
    <w:next w:val="aff2"/>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
    <w:name w:val="Сетка таблицы11112"/>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
    <w:name w:val="Сетка таблицы21112"/>
    <w:basedOn w:val="a1"/>
    <w:next w:val="aff2"/>
    <w:uiPriority w:val="59"/>
    <w:rsid w:val="0087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
    <w:name w:val="Сетка таблицы31112"/>
    <w:basedOn w:val="a1"/>
    <w:next w:val="aff2"/>
    <w:rsid w:val="00871A2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5">
    <w:name w:val="Subtitle"/>
    <w:basedOn w:val="a"/>
    <w:next w:val="a"/>
    <w:link w:val="aff6"/>
    <w:qFormat/>
    <w:rsid w:val="00FA5E1E"/>
    <w:pPr>
      <w:spacing w:after="60"/>
      <w:jc w:val="center"/>
      <w:outlineLvl w:val="1"/>
    </w:pPr>
    <w:rPr>
      <w:rFonts w:asciiTheme="majorHAnsi" w:eastAsiaTheme="majorEastAsia" w:hAnsiTheme="majorHAnsi" w:cstheme="majorBidi"/>
      <w:szCs w:val="24"/>
    </w:rPr>
  </w:style>
  <w:style w:type="character" w:customStyle="1" w:styleId="aff6">
    <w:name w:val="Подзаголовок Знак"/>
    <w:basedOn w:val="a0"/>
    <w:link w:val="aff5"/>
    <w:rsid w:val="00FA5E1E"/>
    <w:rPr>
      <w:rFonts w:asciiTheme="majorHAnsi" w:eastAsiaTheme="majorEastAsia" w:hAnsiTheme="majorHAnsi" w:cstheme="majorBidi"/>
      <w:sz w:val="24"/>
      <w:szCs w:val="24"/>
    </w:rPr>
  </w:style>
  <w:style w:type="table" w:customStyle="1" w:styleId="92">
    <w:name w:val="Сетка таблицы9"/>
    <w:basedOn w:val="a1"/>
    <w:next w:val="aff2"/>
    <w:uiPriority w:val="59"/>
    <w:rsid w:val="00FA5E1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1"/>
    <w:next w:val="aff2"/>
    <w:uiPriority w:val="59"/>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Сетка таблицы16"/>
    <w:basedOn w:val="a1"/>
    <w:next w:val="aff2"/>
    <w:uiPriority w:val="59"/>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Сетка таблицы26"/>
    <w:basedOn w:val="a1"/>
    <w:next w:val="aff2"/>
    <w:uiPriority w:val="59"/>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
    <w:name w:val="Сетка таблицы36"/>
    <w:basedOn w:val="a1"/>
    <w:next w:val="aff2"/>
    <w:rsid w:val="00EB79A8"/>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Сетка таблицы45"/>
    <w:basedOn w:val="a1"/>
    <w:next w:val="aff2"/>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
    <w:name w:val="Сетка таблицы115"/>
    <w:basedOn w:val="a1"/>
    <w:next w:val="aff2"/>
    <w:uiPriority w:val="59"/>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
    <w:name w:val="Сетка таблицы215"/>
    <w:basedOn w:val="a1"/>
    <w:next w:val="aff2"/>
    <w:uiPriority w:val="59"/>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
    <w:name w:val="Сетка таблицы315"/>
    <w:basedOn w:val="a1"/>
    <w:next w:val="aff2"/>
    <w:rsid w:val="00EB79A8"/>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
    <w:name w:val="Сетка таблицы54"/>
    <w:basedOn w:val="a1"/>
    <w:next w:val="aff2"/>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Сетка таблицы124"/>
    <w:basedOn w:val="a1"/>
    <w:next w:val="aff2"/>
    <w:uiPriority w:val="59"/>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
    <w:name w:val="Сетка таблицы224"/>
    <w:basedOn w:val="a1"/>
    <w:next w:val="aff2"/>
    <w:uiPriority w:val="59"/>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Сетка таблицы324"/>
    <w:basedOn w:val="a1"/>
    <w:next w:val="aff2"/>
    <w:rsid w:val="00EB79A8"/>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
    <w:name w:val="Сетка таблицы414"/>
    <w:basedOn w:val="a1"/>
    <w:next w:val="aff2"/>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Сетка таблицы1114"/>
    <w:basedOn w:val="a1"/>
    <w:next w:val="aff2"/>
    <w:uiPriority w:val="59"/>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
    <w:name w:val="Сетка таблицы2114"/>
    <w:basedOn w:val="a1"/>
    <w:next w:val="aff2"/>
    <w:uiPriority w:val="59"/>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
    <w:name w:val="Сетка таблицы3114"/>
    <w:basedOn w:val="a1"/>
    <w:next w:val="aff2"/>
    <w:rsid w:val="00EB79A8"/>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Сетка таблицы63"/>
    <w:basedOn w:val="a1"/>
    <w:next w:val="aff2"/>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Сетка таблицы133"/>
    <w:basedOn w:val="a1"/>
    <w:next w:val="aff2"/>
    <w:uiPriority w:val="59"/>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
    <w:name w:val="Сетка таблицы233"/>
    <w:basedOn w:val="a1"/>
    <w:next w:val="aff2"/>
    <w:uiPriority w:val="59"/>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
    <w:name w:val="Сетка таблицы333"/>
    <w:basedOn w:val="a1"/>
    <w:next w:val="aff2"/>
    <w:rsid w:val="00EB79A8"/>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
    <w:name w:val="Сетка таблицы423"/>
    <w:basedOn w:val="a1"/>
    <w:next w:val="aff2"/>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
    <w:name w:val="Сетка таблицы1123"/>
    <w:basedOn w:val="a1"/>
    <w:next w:val="aff2"/>
    <w:uiPriority w:val="59"/>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
    <w:name w:val="Сетка таблицы2123"/>
    <w:basedOn w:val="a1"/>
    <w:next w:val="aff2"/>
    <w:uiPriority w:val="59"/>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Сетка таблицы3123"/>
    <w:basedOn w:val="a1"/>
    <w:next w:val="aff2"/>
    <w:rsid w:val="00EB79A8"/>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Сетка таблицы513"/>
    <w:basedOn w:val="a1"/>
    <w:next w:val="aff2"/>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
    <w:name w:val="Сетка таблицы1213"/>
    <w:basedOn w:val="a1"/>
    <w:next w:val="aff2"/>
    <w:uiPriority w:val="59"/>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
    <w:name w:val="Сетка таблицы2213"/>
    <w:basedOn w:val="a1"/>
    <w:next w:val="aff2"/>
    <w:uiPriority w:val="59"/>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
    <w:name w:val="Сетка таблицы3213"/>
    <w:basedOn w:val="a1"/>
    <w:next w:val="aff2"/>
    <w:rsid w:val="00EB79A8"/>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
    <w:name w:val="Сетка таблицы4113"/>
    <w:basedOn w:val="a1"/>
    <w:next w:val="aff2"/>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
    <w:name w:val="Сетка таблицы11113"/>
    <w:basedOn w:val="a1"/>
    <w:next w:val="aff2"/>
    <w:uiPriority w:val="59"/>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
    <w:name w:val="Сетка таблицы21113"/>
    <w:basedOn w:val="a1"/>
    <w:next w:val="aff2"/>
    <w:uiPriority w:val="59"/>
    <w:rsid w:val="00EB7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
    <w:name w:val="Сетка таблицы31113"/>
    <w:basedOn w:val="a1"/>
    <w:next w:val="aff2"/>
    <w:rsid w:val="00EB79A8"/>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Сетка таблицы17"/>
    <w:basedOn w:val="a1"/>
    <w:next w:val="aff2"/>
    <w:rsid w:val="00DC40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mesnewroman0">
    <w:name w:val="timesnewroman"/>
    <w:basedOn w:val="a0"/>
    <w:rsid w:val="005E4048"/>
    <w:rPr>
      <w:rFonts w:ascii="Times New Roman" w:hAnsi="Times New Roman" w:cs="Times New Roman" w:hint="default"/>
    </w:rPr>
  </w:style>
  <w:style w:type="table" w:customStyle="1" w:styleId="316">
    <w:name w:val="Сетка таблицы316"/>
    <w:basedOn w:val="a1"/>
    <w:rsid w:val="0010667D"/>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0">
    <w:name w:val="Сетка таблицы18"/>
    <w:basedOn w:val="a1"/>
    <w:next w:val="aff2"/>
    <w:uiPriority w:val="39"/>
    <w:rsid w:val="002242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Defaults">
    <w:name w:val="DocDefaults"/>
    <w:uiPriority w:val="99"/>
    <w:rsid w:val="00DA47F7"/>
  </w:style>
  <w:style w:type="paragraph" w:customStyle="1" w:styleId="216">
    <w:name w:val="Основной текст с отступом 21"/>
    <w:basedOn w:val="a"/>
    <w:uiPriority w:val="99"/>
    <w:rsid w:val="00E75C6E"/>
    <w:pPr>
      <w:spacing w:line="360" w:lineRule="auto"/>
      <w:ind w:firstLine="851"/>
      <w:jc w:val="both"/>
    </w:pPr>
    <w:rPr>
      <w:sz w:val="28"/>
      <w:szCs w:val="28"/>
      <w:lang w:eastAsia="ja-JP"/>
    </w:rPr>
  </w:style>
  <w:style w:type="paragraph" w:styleId="aff7">
    <w:name w:val="Body Text Indent"/>
    <w:aliases w:val=" Знак3 Знак Знак, Знак3,Знак3 Знак Знак,Знак3"/>
    <w:basedOn w:val="a"/>
    <w:link w:val="aff8"/>
    <w:rsid w:val="00E75C6E"/>
    <w:pPr>
      <w:spacing w:after="120" w:line="400" w:lineRule="exact"/>
      <w:ind w:firstLine="851"/>
      <w:jc w:val="both"/>
    </w:pPr>
    <w:rPr>
      <w:sz w:val="26"/>
      <w:szCs w:val="26"/>
      <w:lang w:eastAsia="ja-JP"/>
    </w:rPr>
  </w:style>
  <w:style w:type="character" w:customStyle="1" w:styleId="aff8">
    <w:name w:val="Основной текст с отступом Знак"/>
    <w:aliases w:val=" Знак3 Знак Знак Знак, Знак3 Знак,Знак3 Знак Знак Знак,Знак3 Знак"/>
    <w:basedOn w:val="a0"/>
    <w:link w:val="aff7"/>
    <w:rsid w:val="00E75C6E"/>
    <w:rPr>
      <w:rFonts w:ascii="Times New Roman" w:eastAsia="Times New Roman" w:hAnsi="Times New Roman" w:cs="Times New Roman"/>
      <w:sz w:val="26"/>
      <w:szCs w:val="26"/>
      <w:lang w:eastAsia="ja-JP"/>
    </w:rPr>
  </w:style>
  <w:style w:type="paragraph" w:customStyle="1" w:styleId="19">
    <w:name w:val="Знак Знак Знак Знак1 Знак Знак Знак Знак"/>
    <w:basedOn w:val="a"/>
    <w:next w:val="20"/>
    <w:autoRedefine/>
    <w:uiPriority w:val="99"/>
    <w:rsid w:val="00E75C6E"/>
    <w:pPr>
      <w:spacing w:after="160" w:line="240" w:lineRule="exact"/>
    </w:pPr>
    <w:rPr>
      <w:szCs w:val="20"/>
      <w:lang w:val="en-US"/>
    </w:rPr>
  </w:style>
  <w:style w:type="paragraph" w:customStyle="1" w:styleId="217">
    <w:name w:val="Список 21"/>
    <w:basedOn w:val="a"/>
    <w:uiPriority w:val="99"/>
    <w:rsid w:val="00E75C6E"/>
    <w:pPr>
      <w:suppressAutoHyphens/>
      <w:ind w:left="566" w:hanging="283"/>
    </w:pPr>
    <w:rPr>
      <w:rFonts w:ascii="NTTimes/Cyrillic" w:hAnsi="NTTimes/Cyrillic" w:cs="NTTimes/Cyrillic"/>
      <w:sz w:val="26"/>
      <w:szCs w:val="26"/>
      <w:vertAlign w:val="subscript"/>
      <w:lang w:val="en-US" w:eastAsia="ja-JP"/>
    </w:rPr>
  </w:style>
  <w:style w:type="paragraph" w:customStyle="1" w:styleId="Web">
    <w:name w:val="Обычный (Web)"/>
    <w:basedOn w:val="a"/>
    <w:uiPriority w:val="99"/>
    <w:rsid w:val="00E75C6E"/>
    <w:pPr>
      <w:spacing w:before="100" w:after="100"/>
    </w:pPr>
    <w:rPr>
      <w:rFonts w:eastAsia="MS Mincho"/>
      <w:szCs w:val="24"/>
      <w:lang w:eastAsia="ja-JP"/>
    </w:rPr>
  </w:style>
  <w:style w:type="paragraph" w:customStyle="1" w:styleId="317">
    <w:name w:val="Основной текст с отступом 31"/>
    <w:basedOn w:val="a"/>
    <w:uiPriority w:val="99"/>
    <w:rsid w:val="00E75C6E"/>
    <w:pPr>
      <w:spacing w:line="360" w:lineRule="auto"/>
      <w:ind w:firstLine="851"/>
    </w:pPr>
    <w:rPr>
      <w:sz w:val="28"/>
      <w:szCs w:val="28"/>
      <w:lang w:eastAsia="ja-JP"/>
    </w:rPr>
  </w:style>
  <w:style w:type="paragraph" w:customStyle="1" w:styleId="225">
    <w:name w:val="Список 22"/>
    <w:basedOn w:val="a"/>
    <w:uiPriority w:val="99"/>
    <w:rsid w:val="00E75C6E"/>
    <w:pPr>
      <w:ind w:left="566" w:hanging="283"/>
    </w:pPr>
    <w:rPr>
      <w:rFonts w:ascii="NTTimes/Cyrillic" w:hAnsi="NTTimes/Cyrillic" w:cs="NTTimes/Cyrillic"/>
      <w:sz w:val="26"/>
      <w:szCs w:val="20"/>
      <w:vertAlign w:val="subscript"/>
      <w:lang w:val="en-US" w:eastAsia="ja-JP"/>
    </w:rPr>
  </w:style>
  <w:style w:type="paragraph" w:customStyle="1" w:styleId="318">
    <w:name w:val="Маркированный список 31"/>
    <w:basedOn w:val="a"/>
    <w:uiPriority w:val="99"/>
    <w:rsid w:val="00E75C6E"/>
    <w:pPr>
      <w:widowControl w:val="0"/>
      <w:suppressAutoHyphens/>
      <w:ind w:left="57" w:right="57" w:firstLine="737"/>
      <w:jc w:val="both"/>
    </w:pPr>
    <w:rPr>
      <w:rFonts w:ascii="NTTimes/Cyrillic" w:eastAsia="Arial Unicode MS" w:hAnsi="NTTimes/Cyrillic" w:cs="NTTimes/Cyrillic"/>
      <w:kern w:val="1"/>
      <w:sz w:val="26"/>
      <w:szCs w:val="24"/>
      <w:lang w:val="en-US" w:eastAsia="ja-JP"/>
    </w:rPr>
  </w:style>
  <w:style w:type="paragraph" w:customStyle="1" w:styleId="218">
    <w:name w:val="Маркированный список 21"/>
    <w:basedOn w:val="a"/>
    <w:uiPriority w:val="99"/>
    <w:rsid w:val="00E75C6E"/>
    <w:pPr>
      <w:tabs>
        <w:tab w:val="num" w:pos="1503"/>
      </w:tabs>
      <w:ind w:left="566" w:hanging="284"/>
    </w:pPr>
    <w:rPr>
      <w:rFonts w:ascii="NTTimes/Cyrillic" w:hAnsi="NTTimes/Cyrillic" w:cs="NTTimes/Cyrillic"/>
      <w:sz w:val="26"/>
      <w:szCs w:val="20"/>
      <w:vertAlign w:val="subscript"/>
      <w:lang w:val="en-US" w:eastAsia="ja-JP"/>
    </w:rPr>
  </w:style>
  <w:style w:type="character" w:customStyle="1" w:styleId="Absatz-Standardschriftart">
    <w:name w:val="Absatz-Standardschriftart"/>
    <w:rsid w:val="00E75C6E"/>
  </w:style>
  <w:style w:type="paragraph" w:customStyle="1" w:styleId="aff9">
    <w:name w:val="Осн. текст"/>
    <w:basedOn w:val="a"/>
    <w:link w:val="1a"/>
    <w:uiPriority w:val="99"/>
    <w:rsid w:val="00E75C6E"/>
    <w:pPr>
      <w:spacing w:line="360" w:lineRule="atLeast"/>
      <w:ind w:firstLine="425"/>
      <w:jc w:val="both"/>
    </w:pPr>
    <w:rPr>
      <w:rFonts w:eastAsia="Calibri"/>
      <w:sz w:val="26"/>
      <w:szCs w:val="20"/>
      <w:lang w:eastAsia="ru-RU"/>
    </w:rPr>
  </w:style>
  <w:style w:type="character" w:customStyle="1" w:styleId="1a">
    <w:name w:val="Осн. текст Знак1"/>
    <w:link w:val="aff9"/>
    <w:locked/>
    <w:rsid w:val="00E75C6E"/>
    <w:rPr>
      <w:rFonts w:ascii="Times New Roman" w:eastAsia="Calibri" w:hAnsi="Times New Roman" w:cs="Times New Roman"/>
      <w:sz w:val="26"/>
      <w:szCs w:val="20"/>
      <w:lang w:eastAsia="ru-RU"/>
    </w:rPr>
  </w:style>
  <w:style w:type="character" w:customStyle="1" w:styleId="hps">
    <w:name w:val="hps"/>
    <w:basedOn w:val="a0"/>
    <w:rsid w:val="00E75C6E"/>
  </w:style>
  <w:style w:type="character" w:styleId="affa">
    <w:name w:val="page number"/>
    <w:basedOn w:val="a0"/>
    <w:rsid w:val="00E75C6E"/>
  </w:style>
  <w:style w:type="table" w:customStyle="1" w:styleId="190">
    <w:name w:val="Сетка таблицы19"/>
    <w:basedOn w:val="a1"/>
    <w:next w:val="aff2"/>
    <w:rsid w:val="00E75C6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b">
    <w:name w:val="Абзац списка1"/>
    <w:basedOn w:val="a"/>
    <w:uiPriority w:val="99"/>
    <w:qFormat/>
    <w:rsid w:val="00E75C6E"/>
    <w:pPr>
      <w:ind w:left="720"/>
      <w:contextualSpacing/>
    </w:pPr>
  </w:style>
  <w:style w:type="character" w:customStyle="1" w:styleId="st">
    <w:name w:val="st"/>
    <w:rsid w:val="00E75C6E"/>
    <w:rPr>
      <w:rFonts w:cs="Times New Roman"/>
    </w:rPr>
  </w:style>
  <w:style w:type="paragraph" w:customStyle="1" w:styleId="05">
    <w:name w:val="05"/>
    <w:basedOn w:val="a"/>
    <w:link w:val="05Char"/>
    <w:qFormat/>
    <w:rsid w:val="00E75C6E"/>
    <w:pPr>
      <w:jc w:val="both"/>
    </w:pPr>
    <w:rPr>
      <w:rFonts w:ascii="Cambria" w:hAnsi="Cambria"/>
      <w:szCs w:val="20"/>
    </w:rPr>
  </w:style>
  <w:style w:type="character" w:customStyle="1" w:styleId="05Char">
    <w:name w:val="05 Char"/>
    <w:link w:val="05"/>
    <w:locked/>
    <w:rsid w:val="00E75C6E"/>
    <w:rPr>
      <w:rFonts w:ascii="Cambria" w:eastAsia="Times New Roman" w:hAnsi="Cambria" w:cs="Times New Roman"/>
      <w:sz w:val="24"/>
      <w:szCs w:val="20"/>
    </w:rPr>
  </w:style>
  <w:style w:type="paragraph" w:customStyle="1" w:styleId="03">
    <w:name w:val="03"/>
    <w:basedOn w:val="3"/>
    <w:link w:val="03Char"/>
    <w:rsid w:val="00E75C6E"/>
    <w:pPr>
      <w:keepLines w:val="0"/>
      <w:numPr>
        <w:ilvl w:val="0"/>
        <w:numId w:val="0"/>
      </w:numPr>
      <w:spacing w:before="240" w:after="60"/>
      <w:ind w:firstLine="708"/>
    </w:pPr>
    <w:rPr>
      <w:rFonts w:eastAsia="Times New Roman"/>
      <w:bCs w:val="0"/>
      <w:szCs w:val="20"/>
    </w:rPr>
  </w:style>
  <w:style w:type="character" w:customStyle="1" w:styleId="03Char">
    <w:name w:val="03 Char"/>
    <w:link w:val="03"/>
    <w:locked/>
    <w:rsid w:val="00E75C6E"/>
    <w:rPr>
      <w:rFonts w:ascii="Cambria" w:eastAsia="Times New Roman" w:hAnsi="Cambria" w:cs="Times New Roman"/>
      <w:b/>
      <w:sz w:val="24"/>
      <w:szCs w:val="20"/>
    </w:rPr>
  </w:style>
  <w:style w:type="paragraph" w:customStyle="1" w:styleId="02">
    <w:name w:val="02"/>
    <w:basedOn w:val="20"/>
    <w:link w:val="02Char"/>
    <w:rsid w:val="00E75C6E"/>
    <w:pPr>
      <w:numPr>
        <w:ilvl w:val="0"/>
        <w:numId w:val="0"/>
      </w:numPr>
    </w:pPr>
    <w:rPr>
      <w:bCs w:val="0"/>
      <w:i/>
      <w:iCs w:val="0"/>
      <w:sz w:val="26"/>
      <w:szCs w:val="20"/>
      <w:lang w:val="ru-RU"/>
    </w:rPr>
  </w:style>
  <w:style w:type="character" w:customStyle="1" w:styleId="02Char">
    <w:name w:val="02 Char"/>
    <w:link w:val="02"/>
    <w:locked/>
    <w:rsid w:val="00E75C6E"/>
    <w:rPr>
      <w:rFonts w:ascii="Cambria" w:eastAsia="Times New Roman" w:hAnsi="Cambria" w:cs="Times New Roman"/>
      <w:b/>
      <w:sz w:val="26"/>
      <w:szCs w:val="20"/>
    </w:rPr>
  </w:style>
  <w:style w:type="paragraph" w:customStyle="1" w:styleId="affb">
    <w:name w:val="Знак"/>
    <w:basedOn w:val="a"/>
    <w:uiPriority w:val="99"/>
    <w:rsid w:val="00E75C6E"/>
    <w:pPr>
      <w:widowControl w:val="0"/>
      <w:adjustRightInd w:val="0"/>
      <w:spacing w:after="160" w:line="240" w:lineRule="exact"/>
      <w:jc w:val="right"/>
    </w:pPr>
    <w:rPr>
      <w:rFonts w:ascii="Arial" w:hAnsi="Arial" w:cs="Arial"/>
      <w:sz w:val="20"/>
      <w:szCs w:val="20"/>
      <w:lang w:val="en-GB"/>
    </w:rPr>
  </w:style>
  <w:style w:type="character" w:customStyle="1" w:styleId="affc">
    <w:name w:val="Основной текст_"/>
    <w:link w:val="1200"/>
    <w:locked/>
    <w:rsid w:val="00E75C6E"/>
    <w:rPr>
      <w:rFonts w:ascii="Arial" w:hAnsi="Arial"/>
      <w:sz w:val="18"/>
      <w:szCs w:val="18"/>
      <w:shd w:val="clear" w:color="auto" w:fill="FFFFFF"/>
    </w:rPr>
  </w:style>
  <w:style w:type="paragraph" w:customStyle="1" w:styleId="1200">
    <w:name w:val="Основной текст120"/>
    <w:basedOn w:val="a"/>
    <w:link w:val="affc"/>
    <w:rsid w:val="00E75C6E"/>
    <w:pPr>
      <w:shd w:val="clear" w:color="auto" w:fill="FFFFFF"/>
      <w:spacing w:after="2160" w:line="240" w:lineRule="atLeast"/>
      <w:ind w:hanging="1420"/>
      <w:jc w:val="center"/>
    </w:pPr>
    <w:rPr>
      <w:rFonts w:ascii="Arial" w:eastAsiaTheme="minorHAnsi" w:hAnsi="Arial" w:cstheme="minorBidi"/>
      <w:sz w:val="18"/>
      <w:szCs w:val="18"/>
    </w:rPr>
  </w:style>
  <w:style w:type="character" w:customStyle="1" w:styleId="101">
    <w:name w:val="Основной текст101"/>
    <w:basedOn w:val="affc"/>
    <w:rsid w:val="00E75C6E"/>
    <w:rPr>
      <w:rFonts w:ascii="Arial" w:hAnsi="Arial"/>
      <w:sz w:val="18"/>
      <w:szCs w:val="18"/>
      <w:shd w:val="clear" w:color="auto" w:fill="FFFFFF"/>
    </w:rPr>
  </w:style>
  <w:style w:type="character" w:customStyle="1" w:styleId="102">
    <w:name w:val="Основной текст102"/>
    <w:basedOn w:val="affc"/>
    <w:rsid w:val="00E75C6E"/>
    <w:rPr>
      <w:rFonts w:ascii="Arial" w:hAnsi="Arial"/>
      <w:sz w:val="18"/>
      <w:szCs w:val="18"/>
      <w:shd w:val="clear" w:color="auto" w:fill="FFFFFF"/>
    </w:rPr>
  </w:style>
  <w:style w:type="character" w:customStyle="1" w:styleId="27">
    <w:name w:val="Основной текст (2)_"/>
    <w:link w:val="28"/>
    <w:rsid w:val="00E75C6E"/>
    <w:rPr>
      <w:b/>
      <w:bCs/>
      <w:i/>
      <w:iCs/>
      <w:sz w:val="33"/>
      <w:szCs w:val="33"/>
      <w:shd w:val="clear" w:color="auto" w:fill="FFFFFF"/>
    </w:rPr>
  </w:style>
  <w:style w:type="paragraph" w:customStyle="1" w:styleId="28">
    <w:name w:val="Основной текст (2)"/>
    <w:basedOn w:val="a"/>
    <w:link w:val="27"/>
    <w:rsid w:val="00E75C6E"/>
    <w:pPr>
      <w:shd w:val="clear" w:color="auto" w:fill="FFFFFF"/>
      <w:spacing w:before="3180" w:after="480" w:line="240" w:lineRule="atLeast"/>
    </w:pPr>
    <w:rPr>
      <w:rFonts w:asciiTheme="minorHAnsi" w:eastAsiaTheme="minorHAnsi" w:hAnsiTheme="minorHAnsi" w:cstheme="minorBidi"/>
      <w:b/>
      <w:bCs/>
      <w:i/>
      <w:iCs/>
      <w:sz w:val="33"/>
      <w:szCs w:val="33"/>
    </w:rPr>
  </w:style>
  <w:style w:type="character" w:customStyle="1" w:styleId="29">
    <w:name w:val="Знак Знак2"/>
    <w:locked/>
    <w:rsid w:val="00E75C6E"/>
    <w:rPr>
      <w:lang w:val="ru-RU" w:eastAsia="ja-JP" w:bidi="ar-SA"/>
    </w:rPr>
  </w:style>
  <w:style w:type="paragraph" w:customStyle="1" w:styleId="ListParagraph1">
    <w:name w:val="List Paragraph1"/>
    <w:basedOn w:val="a"/>
    <w:uiPriority w:val="99"/>
    <w:qFormat/>
    <w:rsid w:val="00E75C6E"/>
    <w:pPr>
      <w:ind w:left="720"/>
      <w:contextualSpacing/>
    </w:pPr>
  </w:style>
  <w:style w:type="paragraph" w:customStyle="1" w:styleId="xl65">
    <w:name w:val="xl65"/>
    <w:basedOn w:val="a"/>
    <w:uiPriority w:val="99"/>
    <w:rsid w:val="00E75C6E"/>
    <w:pPr>
      <w:pBdr>
        <w:top w:val="single" w:sz="8" w:space="0" w:color="000000"/>
        <w:left w:val="single" w:sz="8" w:space="0" w:color="000000"/>
        <w:bottom w:val="single" w:sz="8" w:space="0" w:color="000000"/>
        <w:right w:val="single" w:sz="8" w:space="0" w:color="000000"/>
      </w:pBdr>
      <w:spacing w:before="100" w:beforeAutospacing="1" w:after="100" w:afterAutospacing="1"/>
      <w:jc w:val="center"/>
      <w:textAlignment w:val="top"/>
    </w:pPr>
    <w:rPr>
      <w:color w:val="000000"/>
      <w:sz w:val="16"/>
      <w:szCs w:val="16"/>
      <w:lang w:eastAsia="ru-RU"/>
    </w:rPr>
  </w:style>
  <w:style w:type="paragraph" w:customStyle="1" w:styleId="xl66">
    <w:name w:val="xl66"/>
    <w:basedOn w:val="a"/>
    <w:uiPriority w:val="99"/>
    <w:rsid w:val="00E75C6E"/>
    <w:pPr>
      <w:pBdr>
        <w:top w:val="single" w:sz="8" w:space="0" w:color="000000"/>
        <w:left w:val="single" w:sz="8" w:space="0" w:color="000000"/>
        <w:bottom w:val="single" w:sz="8" w:space="0" w:color="000000"/>
      </w:pBdr>
      <w:spacing w:before="100" w:beforeAutospacing="1" w:after="100" w:afterAutospacing="1"/>
      <w:jc w:val="center"/>
      <w:textAlignment w:val="top"/>
    </w:pPr>
    <w:rPr>
      <w:color w:val="000000"/>
      <w:sz w:val="16"/>
      <w:szCs w:val="16"/>
      <w:lang w:eastAsia="ru-RU"/>
    </w:rPr>
  </w:style>
  <w:style w:type="paragraph" w:customStyle="1" w:styleId="xl67">
    <w:name w:val="xl67"/>
    <w:basedOn w:val="a"/>
    <w:uiPriority w:val="99"/>
    <w:rsid w:val="00E75C6E"/>
    <w:pPr>
      <w:pBdr>
        <w:top w:val="single" w:sz="8" w:space="0" w:color="000000"/>
        <w:bottom w:val="single" w:sz="8" w:space="0" w:color="000000"/>
      </w:pBdr>
      <w:spacing w:before="100" w:beforeAutospacing="1" w:after="100" w:afterAutospacing="1"/>
      <w:jc w:val="center"/>
      <w:textAlignment w:val="top"/>
    </w:pPr>
    <w:rPr>
      <w:color w:val="000000"/>
      <w:sz w:val="16"/>
      <w:szCs w:val="16"/>
      <w:lang w:eastAsia="ru-RU"/>
    </w:rPr>
  </w:style>
  <w:style w:type="paragraph" w:customStyle="1" w:styleId="xl68">
    <w:name w:val="xl68"/>
    <w:basedOn w:val="a"/>
    <w:uiPriority w:val="99"/>
    <w:rsid w:val="00E75C6E"/>
    <w:pPr>
      <w:pBdr>
        <w:top w:val="single" w:sz="8" w:space="0" w:color="000000"/>
        <w:bottom w:val="single" w:sz="8" w:space="0" w:color="000000"/>
        <w:right w:val="single" w:sz="8" w:space="0" w:color="000000"/>
      </w:pBdr>
      <w:spacing w:before="100" w:beforeAutospacing="1" w:after="100" w:afterAutospacing="1"/>
      <w:jc w:val="center"/>
      <w:textAlignment w:val="top"/>
    </w:pPr>
    <w:rPr>
      <w:color w:val="000000"/>
      <w:sz w:val="16"/>
      <w:szCs w:val="16"/>
      <w:lang w:eastAsia="ru-RU"/>
    </w:rPr>
  </w:style>
  <w:style w:type="paragraph" w:customStyle="1" w:styleId="xl69">
    <w:name w:val="xl69"/>
    <w:basedOn w:val="a"/>
    <w:uiPriority w:val="99"/>
    <w:rsid w:val="00E75C6E"/>
    <w:pPr>
      <w:pBdr>
        <w:top w:val="single" w:sz="8" w:space="0" w:color="000000"/>
        <w:left w:val="single" w:sz="8" w:space="0" w:color="000000"/>
        <w:bottom w:val="single" w:sz="8" w:space="0" w:color="000000"/>
        <w:right w:val="single" w:sz="8" w:space="0" w:color="000000"/>
      </w:pBdr>
      <w:spacing w:before="100" w:beforeAutospacing="1" w:after="100" w:afterAutospacing="1"/>
      <w:jc w:val="center"/>
      <w:textAlignment w:val="top"/>
    </w:pPr>
    <w:rPr>
      <w:rFonts w:ascii="Arial" w:hAnsi="Arial" w:cs="Arial"/>
      <w:color w:val="000000"/>
      <w:sz w:val="16"/>
      <w:szCs w:val="16"/>
      <w:lang w:eastAsia="ru-RU"/>
    </w:rPr>
  </w:style>
  <w:style w:type="paragraph" w:customStyle="1" w:styleId="xl70">
    <w:name w:val="xl70"/>
    <w:basedOn w:val="a"/>
    <w:uiPriority w:val="99"/>
    <w:rsid w:val="00E75C6E"/>
    <w:pPr>
      <w:pBdr>
        <w:top w:val="single" w:sz="8" w:space="0" w:color="000000"/>
        <w:left w:val="single" w:sz="8" w:space="0" w:color="000000"/>
        <w:bottom w:val="single" w:sz="8" w:space="0" w:color="000000"/>
        <w:right w:val="single" w:sz="8" w:space="0" w:color="000000"/>
      </w:pBdr>
      <w:spacing w:before="100" w:beforeAutospacing="1" w:after="100" w:afterAutospacing="1"/>
      <w:jc w:val="center"/>
      <w:textAlignment w:val="top"/>
    </w:pPr>
    <w:rPr>
      <w:rFonts w:ascii="Arial" w:hAnsi="Arial" w:cs="Arial"/>
      <w:color w:val="000000"/>
      <w:sz w:val="16"/>
      <w:szCs w:val="16"/>
      <w:lang w:eastAsia="ru-RU"/>
    </w:rPr>
  </w:style>
  <w:style w:type="paragraph" w:customStyle="1" w:styleId="xl71">
    <w:name w:val="xl71"/>
    <w:basedOn w:val="a"/>
    <w:uiPriority w:val="99"/>
    <w:rsid w:val="00E75C6E"/>
    <w:pPr>
      <w:pBdr>
        <w:top w:val="single" w:sz="8" w:space="0" w:color="000000"/>
        <w:bottom w:val="single" w:sz="8" w:space="0" w:color="000000"/>
      </w:pBdr>
      <w:spacing w:before="100" w:beforeAutospacing="1" w:after="100" w:afterAutospacing="1"/>
      <w:jc w:val="center"/>
      <w:textAlignment w:val="top"/>
    </w:pPr>
    <w:rPr>
      <w:szCs w:val="24"/>
      <w:lang w:eastAsia="ru-RU"/>
    </w:rPr>
  </w:style>
  <w:style w:type="paragraph" w:customStyle="1" w:styleId="xl72">
    <w:name w:val="xl72"/>
    <w:basedOn w:val="a"/>
    <w:uiPriority w:val="99"/>
    <w:rsid w:val="00E75C6E"/>
    <w:pPr>
      <w:pBdr>
        <w:top w:val="single" w:sz="8" w:space="0" w:color="000000"/>
        <w:left w:val="single" w:sz="8" w:space="0" w:color="000000"/>
        <w:bottom w:val="single" w:sz="8" w:space="0" w:color="000000"/>
        <w:right w:val="single" w:sz="8" w:space="0" w:color="000000"/>
      </w:pBdr>
      <w:spacing w:before="100" w:beforeAutospacing="1" w:after="100" w:afterAutospacing="1"/>
      <w:jc w:val="center"/>
      <w:textAlignment w:val="top"/>
    </w:pPr>
    <w:rPr>
      <w:rFonts w:ascii="Arial" w:hAnsi="Arial" w:cs="Arial"/>
      <w:b/>
      <w:bCs/>
      <w:color w:val="000000"/>
      <w:sz w:val="16"/>
      <w:szCs w:val="16"/>
      <w:lang w:eastAsia="ru-RU"/>
    </w:rPr>
  </w:style>
  <w:style w:type="character" w:customStyle="1" w:styleId="FontStyle85">
    <w:name w:val="Font Style85"/>
    <w:rsid w:val="00E75C6E"/>
    <w:rPr>
      <w:rFonts w:ascii="Arial" w:eastAsia="Times New Roman" w:hAnsi="Arial"/>
      <w:b/>
      <w:color w:val="auto"/>
      <w:sz w:val="30"/>
      <w:lang w:val="ru-RU" w:eastAsia="x-none"/>
    </w:rPr>
  </w:style>
  <w:style w:type="paragraph" w:customStyle="1" w:styleId="xl22">
    <w:name w:val="xl22"/>
    <w:basedOn w:val="a"/>
    <w:uiPriority w:val="99"/>
    <w:rsid w:val="00E75C6E"/>
    <w:pPr>
      <w:pBdr>
        <w:top w:val="single" w:sz="8" w:space="0" w:color="000000"/>
        <w:left w:val="single" w:sz="8" w:space="0" w:color="000000"/>
        <w:bottom w:val="single" w:sz="8" w:space="0" w:color="000000"/>
        <w:right w:val="single" w:sz="8" w:space="0" w:color="000000"/>
      </w:pBdr>
      <w:spacing w:before="100" w:beforeAutospacing="1" w:after="100" w:afterAutospacing="1"/>
      <w:jc w:val="center"/>
    </w:pPr>
    <w:rPr>
      <w:rFonts w:ascii="Arial" w:hAnsi="Arial" w:cs="Arial"/>
      <w:sz w:val="16"/>
      <w:szCs w:val="16"/>
      <w:lang w:eastAsia="ru-RU"/>
    </w:rPr>
  </w:style>
  <w:style w:type="paragraph" w:customStyle="1" w:styleId="xl23">
    <w:name w:val="xl23"/>
    <w:basedOn w:val="a"/>
    <w:uiPriority w:val="99"/>
    <w:rsid w:val="00E75C6E"/>
    <w:pPr>
      <w:pBdr>
        <w:top w:val="single" w:sz="8" w:space="0" w:color="000000"/>
        <w:bottom w:val="single" w:sz="8" w:space="0" w:color="000000"/>
        <w:right w:val="single" w:sz="8" w:space="0" w:color="000000"/>
      </w:pBdr>
      <w:spacing w:before="100" w:beforeAutospacing="1" w:after="100" w:afterAutospacing="1"/>
      <w:jc w:val="center"/>
    </w:pPr>
    <w:rPr>
      <w:rFonts w:ascii="Arial" w:hAnsi="Arial" w:cs="Arial"/>
      <w:b/>
      <w:bCs/>
      <w:color w:val="000000"/>
      <w:sz w:val="16"/>
      <w:szCs w:val="16"/>
      <w:lang w:eastAsia="ru-RU"/>
    </w:rPr>
  </w:style>
  <w:style w:type="paragraph" w:customStyle="1" w:styleId="xl24">
    <w:name w:val="xl24"/>
    <w:basedOn w:val="a"/>
    <w:uiPriority w:val="99"/>
    <w:rsid w:val="00E75C6E"/>
    <w:pPr>
      <w:pBdr>
        <w:left w:val="single" w:sz="8" w:space="0" w:color="000000"/>
        <w:bottom w:val="single" w:sz="8" w:space="0" w:color="000000"/>
        <w:right w:val="single" w:sz="8" w:space="0" w:color="000000"/>
      </w:pBdr>
      <w:spacing w:before="100" w:beforeAutospacing="1" w:after="100" w:afterAutospacing="1"/>
      <w:jc w:val="center"/>
    </w:pPr>
    <w:rPr>
      <w:rFonts w:ascii="Arial" w:hAnsi="Arial" w:cs="Arial"/>
      <w:color w:val="000000"/>
      <w:sz w:val="16"/>
      <w:szCs w:val="16"/>
      <w:lang w:eastAsia="ru-RU"/>
    </w:rPr>
  </w:style>
  <w:style w:type="paragraph" w:customStyle="1" w:styleId="xl25">
    <w:name w:val="xl25"/>
    <w:basedOn w:val="a"/>
    <w:uiPriority w:val="99"/>
    <w:rsid w:val="00E75C6E"/>
    <w:pPr>
      <w:pBdr>
        <w:bottom w:val="single" w:sz="8" w:space="0" w:color="000000"/>
        <w:right w:val="single" w:sz="8" w:space="0" w:color="000000"/>
      </w:pBdr>
      <w:spacing w:before="100" w:beforeAutospacing="1" w:after="100" w:afterAutospacing="1"/>
      <w:jc w:val="center"/>
    </w:pPr>
    <w:rPr>
      <w:rFonts w:ascii="Arial" w:hAnsi="Arial" w:cs="Arial"/>
      <w:color w:val="000000"/>
      <w:sz w:val="16"/>
      <w:szCs w:val="16"/>
      <w:lang w:eastAsia="ru-RU"/>
    </w:rPr>
  </w:style>
  <w:style w:type="paragraph" w:customStyle="1" w:styleId="xl26">
    <w:name w:val="xl26"/>
    <w:basedOn w:val="a"/>
    <w:uiPriority w:val="99"/>
    <w:rsid w:val="00E75C6E"/>
    <w:pPr>
      <w:pBdr>
        <w:bottom w:val="single" w:sz="8" w:space="0" w:color="000000"/>
        <w:right w:val="single" w:sz="8" w:space="0" w:color="000000"/>
      </w:pBdr>
      <w:spacing w:before="100" w:beforeAutospacing="1" w:after="100" w:afterAutospacing="1"/>
    </w:pPr>
    <w:rPr>
      <w:rFonts w:ascii="Arial" w:hAnsi="Arial" w:cs="Arial"/>
      <w:color w:val="000000"/>
      <w:sz w:val="16"/>
      <w:szCs w:val="16"/>
      <w:lang w:eastAsia="ru-RU"/>
    </w:rPr>
  </w:style>
  <w:style w:type="paragraph" w:customStyle="1" w:styleId="xl27">
    <w:name w:val="xl27"/>
    <w:basedOn w:val="a"/>
    <w:uiPriority w:val="99"/>
    <w:rsid w:val="00E75C6E"/>
    <w:pPr>
      <w:pBdr>
        <w:bottom w:val="single" w:sz="8" w:space="0" w:color="000000"/>
        <w:right w:val="single" w:sz="8" w:space="0" w:color="000000"/>
      </w:pBdr>
      <w:spacing w:before="100" w:beforeAutospacing="1" w:after="100" w:afterAutospacing="1"/>
      <w:jc w:val="center"/>
    </w:pPr>
    <w:rPr>
      <w:rFonts w:ascii="Arial" w:hAnsi="Arial" w:cs="Arial"/>
      <w:color w:val="000000"/>
      <w:sz w:val="16"/>
      <w:szCs w:val="16"/>
      <w:lang w:eastAsia="ru-RU"/>
    </w:rPr>
  </w:style>
  <w:style w:type="paragraph" w:customStyle="1" w:styleId="xl28">
    <w:name w:val="xl28"/>
    <w:basedOn w:val="a"/>
    <w:uiPriority w:val="99"/>
    <w:rsid w:val="00E75C6E"/>
    <w:pPr>
      <w:pBdr>
        <w:bottom w:val="single" w:sz="8" w:space="0" w:color="000000"/>
        <w:right w:val="single" w:sz="8" w:space="0" w:color="000000"/>
      </w:pBdr>
      <w:spacing w:before="100" w:beforeAutospacing="1" w:after="100" w:afterAutospacing="1"/>
      <w:jc w:val="center"/>
    </w:pPr>
    <w:rPr>
      <w:rFonts w:ascii="Arial" w:hAnsi="Arial" w:cs="Arial"/>
      <w:color w:val="000000"/>
      <w:sz w:val="16"/>
      <w:szCs w:val="16"/>
      <w:lang w:eastAsia="ru-RU"/>
    </w:rPr>
  </w:style>
  <w:style w:type="character" w:customStyle="1" w:styleId="1414pt">
    <w:name w:val="Основной текст (14) + 14 pt"/>
    <w:aliases w:val="Полужирный18"/>
    <w:rsid w:val="00E75C6E"/>
    <w:rPr>
      <w:rFonts w:ascii="Times New Roman" w:hAnsi="Times New Roman" w:cs="Times New Roman" w:hint="default"/>
      <w:b/>
      <w:bCs w:val="0"/>
      <w:sz w:val="28"/>
      <w:lang w:val="en-US" w:eastAsia="en-US"/>
    </w:rPr>
  </w:style>
  <w:style w:type="table" w:customStyle="1" w:styleId="200">
    <w:name w:val="Сетка таблицы20"/>
    <w:basedOn w:val="a1"/>
    <w:next w:val="aff2"/>
    <w:uiPriority w:val="39"/>
    <w:rsid w:val="00EC6A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0">
    <w:name w:val="Сетка таблицы27"/>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Сетка таблицы110"/>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0">
    <w:name w:val="Сетка таблицы28"/>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
    <w:name w:val="Сетка таблицы37"/>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
    <w:name w:val="Сетка таблицы46"/>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Сетка таблицы116"/>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Сетка таблицы216"/>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0">
    <w:name w:val="Сетка таблицы317"/>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Сетка таблицы55"/>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
    <w:name w:val="Сетка таблицы125"/>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50">
    <w:name w:val="Сетка таблицы225"/>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
    <w:name w:val="Сетка таблицы325"/>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
    <w:name w:val="Сетка таблицы415"/>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
    <w:name w:val="Сетка таблицы1115"/>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5">
    <w:name w:val="Сетка таблицы2115"/>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5">
    <w:name w:val="Сетка таблицы3115"/>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
    <w:name w:val="Сетка таблицы64"/>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
    <w:name w:val="Сетка таблицы134"/>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4">
    <w:name w:val="Сетка таблицы234"/>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4">
    <w:name w:val="Сетка таблицы334"/>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4">
    <w:name w:val="Сетка таблицы424"/>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4">
    <w:name w:val="Сетка таблицы1124"/>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4">
    <w:name w:val="Сетка таблицы2124"/>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4">
    <w:name w:val="Сетка таблицы3124"/>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4">
    <w:name w:val="Сетка таблицы514"/>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
    <w:name w:val="Сетка таблицы1214"/>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4">
    <w:name w:val="Сетка таблицы2214"/>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4">
    <w:name w:val="Сетка таблицы3214"/>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4">
    <w:name w:val="Сетка таблицы4114"/>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4">
    <w:name w:val="Сетка таблицы11114"/>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4">
    <w:name w:val="Сетка таблицы21114"/>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4">
    <w:name w:val="Сетка таблицы31114"/>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Сетка таблицы71"/>
    <w:basedOn w:val="a1"/>
    <w:next w:val="aff2"/>
    <w:uiPriority w:val="3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Сетка таблицы14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Сетка таблицы24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Сетка таблицы34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
    <w:name w:val="Сетка таблицы43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Сетка таблицы113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
    <w:name w:val="Сетка таблицы213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Сетка таблицы313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
    <w:name w:val="Сетка таблицы52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
    <w:name w:val="Сетка таблицы122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1">
    <w:name w:val="Сетка таблицы222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Сетка таблицы322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
    <w:name w:val="Сетка таблицы412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
    <w:name w:val="Сетка таблицы1112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
    <w:name w:val="Сетка таблицы2112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1">
    <w:name w:val="Сетка таблицы3112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
    <w:name w:val="Сетка таблицы61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
    <w:name w:val="Сетка таблицы131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
    <w:name w:val="Сетка таблицы231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
    <w:name w:val="Сетка таблицы331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
    <w:name w:val="Сетка таблицы421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
    <w:name w:val="Сетка таблицы1121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
    <w:name w:val="Сетка таблицы2121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Сетка таблицы3121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
    <w:name w:val="Сетка таблицы511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
    <w:name w:val="Сетка таблицы1211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Сетка таблицы2211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Сетка таблицы3211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
    <w:name w:val="Сетка таблицы4111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1">
    <w:name w:val="Сетка таблицы11111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1">
    <w:name w:val="Сетка таблицы21111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1">
    <w:name w:val="Сетка таблицы31111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0">
    <w:name w:val="Сетка таблицы8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Сетка таблицы15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1">
    <w:name w:val="Сетка таблицы25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Сетка таблицы35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
    <w:name w:val="Сетка таблицы44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
    <w:name w:val="Сетка таблицы114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
    <w:name w:val="Сетка таблицы214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Сетка таблицы314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
    <w:name w:val="Сетка таблицы53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
    <w:name w:val="Сетка таблицы123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1">
    <w:name w:val="Сетка таблицы223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Сетка таблицы323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
    <w:name w:val="Сетка таблицы413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1">
    <w:name w:val="Сетка таблицы1113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1">
    <w:name w:val="Сетка таблицы2113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1">
    <w:name w:val="Сетка таблицы3113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
    <w:name w:val="Сетка таблицы62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
    <w:name w:val="Сетка таблицы132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Сетка таблицы232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1">
    <w:name w:val="Сетка таблицы332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
    <w:name w:val="Сетка таблицы422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1">
    <w:name w:val="Сетка таблицы1122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1">
    <w:name w:val="Сетка таблицы2122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1">
    <w:name w:val="Сетка таблицы3122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1">
    <w:name w:val="Сетка таблицы512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1">
    <w:name w:val="Сетка таблицы1212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1">
    <w:name w:val="Сетка таблицы2212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1">
    <w:name w:val="Сетка таблицы3212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1">
    <w:name w:val="Сетка таблицы4112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1">
    <w:name w:val="Сетка таблицы11112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1">
    <w:name w:val="Сетка таблицы21112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1">
    <w:name w:val="Сетка таблицы31112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Сетка таблицы91"/>
    <w:basedOn w:val="a1"/>
    <w:next w:val="aff2"/>
    <w:uiPriority w:val="59"/>
    <w:rsid w:val="008E7EB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Сетка таблицы10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Сетка таблицы16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Сетка таблицы26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Сетка таблицы36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
    <w:name w:val="Сетка таблицы45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
    <w:name w:val="Сетка таблицы115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1">
    <w:name w:val="Сетка таблицы215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1">
    <w:name w:val="Сетка таблицы315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1">
    <w:name w:val="Сетка таблицы54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1">
    <w:name w:val="Сетка таблицы124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1">
    <w:name w:val="Сетка таблицы224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1">
    <w:name w:val="Сетка таблицы324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1">
    <w:name w:val="Сетка таблицы414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1">
    <w:name w:val="Сетка таблицы1114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1">
    <w:name w:val="Сетка таблицы2114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1">
    <w:name w:val="Сетка таблицы3114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
    <w:name w:val="Сетка таблицы63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1">
    <w:name w:val="Сетка таблицы133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Сетка таблицы233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1">
    <w:name w:val="Сетка таблицы333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1">
    <w:name w:val="Сетка таблицы423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1">
    <w:name w:val="Сетка таблицы1123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1">
    <w:name w:val="Сетка таблицы2123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1">
    <w:name w:val="Сетка таблицы3123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1">
    <w:name w:val="Сетка таблицы513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1">
    <w:name w:val="Сетка таблицы1213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1">
    <w:name w:val="Сетка таблицы2213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1">
    <w:name w:val="Сетка таблицы3213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1">
    <w:name w:val="Сетка таблицы4113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1">
    <w:name w:val="Сетка таблицы11113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1">
    <w:name w:val="Сетка таблицы211131"/>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1">
    <w:name w:val="Сетка таблицы31113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Сетка таблицы171"/>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1">
    <w:name w:val="Сетка таблицы3161"/>
    <w:basedOn w:val="a1"/>
    <w:rsid w:val="008E7EB5"/>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
    <w:name w:val="Сетка таблицы181"/>
    <w:basedOn w:val="a1"/>
    <w:next w:val="aff2"/>
    <w:uiPriority w:val="3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
    <w:name w:val="Сетка таблицы191"/>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
    <w:name w:val="Сетка таблицы201"/>
    <w:basedOn w:val="a1"/>
    <w:next w:val="aff2"/>
    <w:uiPriority w:val="3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7">
    <w:name w:val="Заголовок 11"/>
    <w:basedOn w:val="a"/>
    <w:next w:val="a"/>
    <w:uiPriority w:val="99"/>
    <w:qFormat/>
    <w:rsid w:val="008E7EB5"/>
    <w:pPr>
      <w:keepNext/>
      <w:keepLines/>
      <w:spacing w:before="480"/>
      <w:outlineLvl w:val="0"/>
    </w:pPr>
    <w:rPr>
      <w:rFonts w:ascii="Cambria" w:hAnsi="Cambria"/>
      <w:b/>
      <w:bCs/>
      <w:color w:val="365F91"/>
      <w:sz w:val="28"/>
      <w:szCs w:val="28"/>
    </w:rPr>
  </w:style>
  <w:style w:type="paragraph" w:customStyle="1" w:styleId="515">
    <w:name w:val="Заголовок 51"/>
    <w:basedOn w:val="a"/>
    <w:next w:val="a"/>
    <w:uiPriority w:val="9"/>
    <w:unhideWhenUsed/>
    <w:qFormat/>
    <w:rsid w:val="00B9449B"/>
    <w:pPr>
      <w:keepNext/>
      <w:keepLines/>
      <w:outlineLvl w:val="5"/>
    </w:pPr>
    <w:rPr>
      <w:b/>
    </w:rPr>
  </w:style>
  <w:style w:type="table" w:customStyle="1" w:styleId="290">
    <w:name w:val="Сетка таблицы29"/>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Сетка таблицы117"/>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0">
    <w:name w:val="Сетка таблицы210"/>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12">
    <w:name w:val="Оглавление 61"/>
    <w:basedOn w:val="a"/>
    <w:next w:val="a"/>
    <w:autoRedefine/>
    <w:uiPriority w:val="99"/>
    <w:unhideWhenUsed/>
    <w:rsid w:val="008E7EB5"/>
    <w:pPr>
      <w:spacing w:after="100"/>
      <w:ind w:left="1100"/>
    </w:pPr>
    <w:rPr>
      <w:lang w:eastAsia="ru-RU"/>
    </w:rPr>
  </w:style>
  <w:style w:type="paragraph" w:customStyle="1" w:styleId="711">
    <w:name w:val="Оглавление 71"/>
    <w:basedOn w:val="a"/>
    <w:next w:val="a"/>
    <w:autoRedefine/>
    <w:uiPriority w:val="99"/>
    <w:unhideWhenUsed/>
    <w:rsid w:val="008E7EB5"/>
    <w:pPr>
      <w:spacing w:after="100"/>
      <w:ind w:left="1320"/>
    </w:pPr>
    <w:rPr>
      <w:lang w:eastAsia="ru-RU"/>
    </w:rPr>
  </w:style>
  <w:style w:type="paragraph" w:customStyle="1" w:styleId="811">
    <w:name w:val="Оглавление 81"/>
    <w:basedOn w:val="a"/>
    <w:next w:val="a"/>
    <w:autoRedefine/>
    <w:uiPriority w:val="99"/>
    <w:unhideWhenUsed/>
    <w:rsid w:val="008E7EB5"/>
    <w:pPr>
      <w:spacing w:after="100"/>
      <w:ind w:left="1540"/>
    </w:pPr>
    <w:rPr>
      <w:lang w:eastAsia="ru-RU"/>
    </w:rPr>
  </w:style>
  <w:style w:type="paragraph" w:customStyle="1" w:styleId="911">
    <w:name w:val="Оглавление 91"/>
    <w:basedOn w:val="a"/>
    <w:next w:val="a"/>
    <w:autoRedefine/>
    <w:uiPriority w:val="99"/>
    <w:unhideWhenUsed/>
    <w:rsid w:val="008E7EB5"/>
    <w:pPr>
      <w:spacing w:after="100"/>
      <w:ind w:left="1760"/>
    </w:pPr>
    <w:rPr>
      <w:lang w:eastAsia="ru-RU"/>
    </w:rPr>
  </w:style>
  <w:style w:type="table" w:customStyle="1" w:styleId="38">
    <w:name w:val="Сетка таблицы38"/>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
    <w:name w:val="Сетка таблицы47"/>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
    <w:name w:val="Сетка таблицы118"/>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70">
    <w:name w:val="Сетка таблицы217"/>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80">
    <w:name w:val="Сетка таблицы318"/>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
    <w:name w:val="Просмотренная гиперссылка1"/>
    <w:basedOn w:val="a0"/>
    <w:unhideWhenUsed/>
    <w:rsid w:val="008E7EB5"/>
    <w:rPr>
      <w:color w:val="800080"/>
      <w:u w:val="single"/>
    </w:rPr>
  </w:style>
  <w:style w:type="table" w:customStyle="1" w:styleId="56">
    <w:name w:val="Сетка таблицы56"/>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
    <w:name w:val="Сетка таблицы126"/>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6">
    <w:name w:val="Сетка таблицы226"/>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6">
    <w:name w:val="Сетка таблицы326"/>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
    <w:name w:val="Сетка таблицы416"/>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
    <w:name w:val="Сетка таблицы1116"/>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6">
    <w:name w:val="Сетка таблицы2116"/>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6">
    <w:name w:val="Сетка таблицы3116"/>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
    <w:name w:val="Сетка таблицы65"/>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
    <w:name w:val="Сетка таблицы135"/>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5">
    <w:name w:val="Сетка таблицы235"/>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5">
    <w:name w:val="Сетка таблицы335"/>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5">
    <w:name w:val="Сетка таблицы425"/>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5">
    <w:name w:val="Сетка таблицы1125"/>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5">
    <w:name w:val="Сетка таблицы2125"/>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5">
    <w:name w:val="Сетка таблицы3125"/>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50">
    <w:name w:val="Сетка таблицы515"/>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
    <w:name w:val="Сетка таблицы1215"/>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5">
    <w:name w:val="Сетка таблицы2215"/>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5">
    <w:name w:val="Сетка таблицы3215"/>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5">
    <w:name w:val="Сетка таблицы4115"/>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5">
    <w:name w:val="Сетка таблицы11115"/>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5">
    <w:name w:val="Сетка таблицы21115"/>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5">
    <w:name w:val="Сетка таблицы31115"/>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Сетка таблицы7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Сетка таблицы14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
    <w:name w:val="Сетка таблицы24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
    <w:name w:val="Сетка таблицы34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
    <w:name w:val="Сетка таблицы43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
    <w:name w:val="Сетка таблицы113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
    <w:name w:val="Сетка таблицы213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
    <w:name w:val="Сетка таблицы313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
    <w:name w:val="Сетка таблицы52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
    <w:name w:val="Сетка таблицы122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Сетка таблицы222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
    <w:name w:val="Сетка таблицы322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2">
    <w:name w:val="Сетка таблицы412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2">
    <w:name w:val="Сетка таблицы1112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2">
    <w:name w:val="Сетка таблицы2112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2">
    <w:name w:val="Сетка таблицы3112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Сетка таблицы61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2">
    <w:name w:val="Сетка таблицы131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Сетка таблицы231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Сетка таблицы331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
    <w:name w:val="Сетка таблицы421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Сетка таблицы1121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Сетка таблицы2121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Сетка таблицы3121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
    <w:name w:val="Сетка таблицы511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2">
    <w:name w:val="Сетка таблицы1211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2">
    <w:name w:val="Сетка таблицы2211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Сетка таблицы3211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2">
    <w:name w:val="Сетка таблицы4111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2">
    <w:name w:val="Сетка таблицы11111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2">
    <w:name w:val="Сетка таблицы21111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2">
    <w:name w:val="Сетка таблицы31111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0">
    <w:name w:val="Сетка таблицы8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
    <w:name w:val="Сетка таблицы15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2">
    <w:name w:val="Сетка таблицы25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Сетка таблицы35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2">
    <w:name w:val="Сетка таблицы44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2">
    <w:name w:val="Сетка таблицы114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2">
    <w:name w:val="Сетка таблицы214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2">
    <w:name w:val="Сетка таблицы314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
    <w:name w:val="Сетка таблицы53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2">
    <w:name w:val="Сетка таблицы123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2">
    <w:name w:val="Сетка таблицы223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Сетка таблицы323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2">
    <w:name w:val="Сетка таблицы413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2">
    <w:name w:val="Сетка таблицы1113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2">
    <w:name w:val="Сетка таблицы2113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2">
    <w:name w:val="Сетка таблицы3113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Сетка таблицы62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2">
    <w:name w:val="Сетка таблицы132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2">
    <w:name w:val="Сетка таблицы232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2">
    <w:name w:val="Сетка таблицы332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2">
    <w:name w:val="Сетка таблицы422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2">
    <w:name w:val="Сетка таблицы1122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2">
    <w:name w:val="Сетка таблицы2122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2">
    <w:name w:val="Сетка таблицы3122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2">
    <w:name w:val="Сетка таблицы512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2">
    <w:name w:val="Сетка таблицы1212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Сетка таблицы2212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2">
    <w:name w:val="Сетка таблицы3212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2">
    <w:name w:val="Сетка таблицы4112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2">
    <w:name w:val="Сетка таблицы11112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2">
    <w:name w:val="Сетка таблицы21112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2">
    <w:name w:val="Сетка таблицы31112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d">
    <w:name w:val="Подзаголовок1"/>
    <w:basedOn w:val="a"/>
    <w:next w:val="a"/>
    <w:uiPriority w:val="99"/>
    <w:qFormat/>
    <w:rsid w:val="008E7EB5"/>
    <w:pPr>
      <w:spacing w:after="60"/>
      <w:jc w:val="center"/>
      <w:outlineLvl w:val="1"/>
    </w:pPr>
    <w:rPr>
      <w:rFonts w:ascii="Cambria" w:hAnsi="Cambria"/>
      <w:szCs w:val="24"/>
    </w:rPr>
  </w:style>
  <w:style w:type="table" w:customStyle="1" w:styleId="920">
    <w:name w:val="Сетка таблицы92"/>
    <w:basedOn w:val="a1"/>
    <w:next w:val="aff2"/>
    <w:uiPriority w:val="59"/>
    <w:rsid w:val="008E7EB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Сетка таблицы10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Сетка таблицы16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2">
    <w:name w:val="Сетка таблицы26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
    <w:name w:val="Сетка таблицы36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2">
    <w:name w:val="Сетка таблицы45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2">
    <w:name w:val="Сетка таблицы115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2">
    <w:name w:val="Сетка таблицы215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2">
    <w:name w:val="Сетка таблицы315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2">
    <w:name w:val="Сетка таблицы54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2">
    <w:name w:val="Сетка таблицы124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Сетка таблицы224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2">
    <w:name w:val="Сетка таблицы324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2">
    <w:name w:val="Сетка таблицы414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2">
    <w:name w:val="Сетка таблицы1114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2">
    <w:name w:val="Сетка таблицы2114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2">
    <w:name w:val="Сетка таблицы3114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Сетка таблицы63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2">
    <w:name w:val="Сетка таблицы133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2">
    <w:name w:val="Сетка таблицы233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2">
    <w:name w:val="Сетка таблицы333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2">
    <w:name w:val="Сетка таблицы423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2">
    <w:name w:val="Сетка таблицы1123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2">
    <w:name w:val="Сетка таблицы2123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2">
    <w:name w:val="Сетка таблицы3123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2">
    <w:name w:val="Сетка таблицы513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2">
    <w:name w:val="Сетка таблицы1213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2">
    <w:name w:val="Сетка таблицы2213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2">
    <w:name w:val="Сетка таблицы3213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2">
    <w:name w:val="Сетка таблицы4113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2">
    <w:name w:val="Сетка таблицы11113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2">
    <w:name w:val="Сетка таблицы211132"/>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2">
    <w:name w:val="Сетка таблицы31113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
    <w:name w:val="Сетка таблицы172"/>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2">
    <w:name w:val="Сетка таблицы3162"/>
    <w:basedOn w:val="a1"/>
    <w:rsid w:val="008E7EB5"/>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Сетка таблицы182"/>
    <w:basedOn w:val="a1"/>
    <w:next w:val="aff2"/>
    <w:uiPriority w:val="3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2">
    <w:name w:val="Сетка таблицы192"/>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
    <w:name w:val="Сетка таблицы202"/>
    <w:basedOn w:val="a1"/>
    <w:next w:val="aff2"/>
    <w:uiPriority w:val="3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9">
    <w:name w:val="Заголовок 1 Знак1"/>
    <w:aliases w:val="Заголовок 1 Знак1 Знак2 Знак Знак Знак Знак Знак Знак Знак Знак Знак Знак Знак Знак Знак Знак Знак Знак,Заголовок 1 Знак Знак Знак Знак Знак Знак Знак Знак Знак Знак Знак Знак Знак Знак Знак Знак Знак Знак Знак,Назаренко1 Знак Знак"/>
    <w:basedOn w:val="a0"/>
    <w:uiPriority w:val="9"/>
    <w:qFormat/>
    <w:rsid w:val="008E7EB5"/>
    <w:rPr>
      <w:rFonts w:ascii="Calibri Light" w:eastAsia="Times New Roman" w:hAnsi="Calibri Light" w:cs="Times New Roman"/>
      <w:color w:val="2E74B5"/>
      <w:sz w:val="32"/>
      <w:szCs w:val="32"/>
    </w:rPr>
  </w:style>
  <w:style w:type="character" w:customStyle="1" w:styleId="516">
    <w:name w:val="Заголовок 5 Знак1"/>
    <w:basedOn w:val="a0"/>
    <w:uiPriority w:val="9"/>
    <w:semiHidden/>
    <w:rsid w:val="008E7EB5"/>
    <w:rPr>
      <w:rFonts w:ascii="Calibri Light" w:eastAsia="Times New Roman" w:hAnsi="Calibri Light" w:cs="Times New Roman"/>
      <w:color w:val="2E74B5"/>
    </w:rPr>
  </w:style>
  <w:style w:type="character" w:customStyle="1" w:styleId="1e">
    <w:name w:val="Подзаголовок Знак1"/>
    <w:basedOn w:val="a0"/>
    <w:uiPriority w:val="11"/>
    <w:rsid w:val="008E7EB5"/>
    <w:rPr>
      <w:rFonts w:eastAsia="Times New Roman"/>
      <w:color w:val="5A5A5A"/>
      <w:spacing w:val="15"/>
    </w:rPr>
  </w:style>
  <w:style w:type="table" w:customStyle="1" w:styleId="300">
    <w:name w:val="Сетка таблицы30"/>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Сетка таблицы119"/>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80">
    <w:name w:val="Сетка таблицы218"/>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
    <w:name w:val="Сетка таблицы39"/>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Сетка таблицы48"/>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0">
    <w:name w:val="Сетка таблицы1110"/>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9">
    <w:name w:val="Сетка таблицы219"/>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9">
    <w:name w:val="Сетка таблицы319"/>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
    <w:name w:val="Сетка таблицы57"/>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
    <w:name w:val="Сетка таблицы127"/>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7">
    <w:name w:val="Сетка таблицы227"/>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7">
    <w:name w:val="Сетка таблицы327"/>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
    <w:name w:val="Сетка таблицы417"/>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
    <w:name w:val="Сетка таблицы1117"/>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7">
    <w:name w:val="Сетка таблицы2117"/>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7">
    <w:name w:val="Сетка таблицы3117"/>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
    <w:name w:val="Сетка таблицы66"/>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6">
    <w:name w:val="Сетка таблицы136"/>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6">
    <w:name w:val="Сетка таблицы236"/>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6">
    <w:name w:val="Сетка таблицы336"/>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6">
    <w:name w:val="Сетка таблицы426"/>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6">
    <w:name w:val="Сетка таблицы1126"/>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6">
    <w:name w:val="Сетка таблицы2126"/>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6">
    <w:name w:val="Сетка таблицы3126"/>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60">
    <w:name w:val="Сетка таблицы516"/>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6">
    <w:name w:val="Сетка таблицы1216"/>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6">
    <w:name w:val="Сетка таблицы2216"/>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6">
    <w:name w:val="Сетка таблицы3216"/>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6">
    <w:name w:val="Сетка таблицы4116"/>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6">
    <w:name w:val="Сетка таблицы11116"/>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6">
    <w:name w:val="Сетка таблицы21116"/>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6">
    <w:name w:val="Сетка таблицы31116"/>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
    <w:name w:val="Сетка таблицы7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
    <w:name w:val="Сетка таблицы14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
    <w:name w:val="Сетка таблицы24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Сетка таблицы34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3">
    <w:name w:val="Сетка таблицы43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3">
    <w:name w:val="Сетка таблицы113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3">
    <w:name w:val="Сетка таблицы213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3">
    <w:name w:val="Сетка таблицы313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
    <w:name w:val="Сетка таблицы52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3">
    <w:name w:val="Сетка таблицы122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3">
    <w:name w:val="Сетка таблицы222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Сетка таблицы322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3">
    <w:name w:val="Сетка таблицы412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3">
    <w:name w:val="Сетка таблицы1112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3">
    <w:name w:val="Сетка таблицы2112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3">
    <w:name w:val="Сетка таблицы3112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
    <w:name w:val="Сетка таблицы61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3">
    <w:name w:val="Сетка таблицы131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3">
    <w:name w:val="Сетка таблицы231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3">
    <w:name w:val="Сетка таблицы331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3">
    <w:name w:val="Сетка таблицы421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3">
    <w:name w:val="Сетка таблицы1121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3">
    <w:name w:val="Сетка таблицы2121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3">
    <w:name w:val="Сетка таблицы3121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3">
    <w:name w:val="Сетка таблицы511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3">
    <w:name w:val="Сетка таблицы1211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3">
    <w:name w:val="Сетка таблицы2211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3">
    <w:name w:val="Сетка таблицы3211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3">
    <w:name w:val="Сетка таблицы4111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3">
    <w:name w:val="Сетка таблицы11111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3">
    <w:name w:val="Сетка таблицы21111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3">
    <w:name w:val="Сетка таблицы31111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
    <w:name w:val="Сетка таблицы8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Сетка таблицы15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3">
    <w:name w:val="Сетка таблицы25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
    <w:name w:val="Сетка таблицы35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3">
    <w:name w:val="Сетка таблицы44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3">
    <w:name w:val="Сетка таблицы114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3">
    <w:name w:val="Сетка таблицы214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3">
    <w:name w:val="Сетка таблицы314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3">
    <w:name w:val="Сетка таблицы53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3">
    <w:name w:val="Сетка таблицы123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3">
    <w:name w:val="Сетка таблицы223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3">
    <w:name w:val="Сетка таблицы323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3">
    <w:name w:val="Сетка таблицы413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3">
    <w:name w:val="Сетка таблицы1113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3">
    <w:name w:val="Сетка таблицы2113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3">
    <w:name w:val="Сетка таблицы3113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Сетка таблицы62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3">
    <w:name w:val="Сетка таблицы132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3">
    <w:name w:val="Сетка таблицы232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3">
    <w:name w:val="Сетка таблицы332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3">
    <w:name w:val="Сетка таблицы422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3">
    <w:name w:val="Сетка таблицы1122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3">
    <w:name w:val="Сетка таблицы2122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3">
    <w:name w:val="Сетка таблицы3122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3">
    <w:name w:val="Сетка таблицы512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3">
    <w:name w:val="Сетка таблицы1212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3">
    <w:name w:val="Сетка таблицы2212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3">
    <w:name w:val="Сетка таблицы3212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3">
    <w:name w:val="Сетка таблицы4112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3">
    <w:name w:val="Сетка таблицы11112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3">
    <w:name w:val="Сетка таблицы21112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3">
    <w:name w:val="Сетка таблицы31112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
    <w:name w:val="Сетка таблицы93"/>
    <w:basedOn w:val="a1"/>
    <w:next w:val="aff2"/>
    <w:uiPriority w:val="59"/>
    <w:rsid w:val="008E7EB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
    <w:name w:val="Сетка таблицы10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
    <w:name w:val="Сетка таблицы16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3">
    <w:name w:val="Сетка таблицы26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3">
    <w:name w:val="Сетка таблицы36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3">
    <w:name w:val="Сетка таблицы45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3">
    <w:name w:val="Сетка таблицы115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3">
    <w:name w:val="Сетка таблицы215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3">
    <w:name w:val="Сетка таблицы315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3">
    <w:name w:val="Сетка таблицы54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3">
    <w:name w:val="Сетка таблицы124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3">
    <w:name w:val="Сетка таблицы224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3">
    <w:name w:val="Сетка таблицы324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3">
    <w:name w:val="Сетка таблицы414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3">
    <w:name w:val="Сетка таблицы1114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3">
    <w:name w:val="Сетка таблицы2114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3">
    <w:name w:val="Сетка таблицы3114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3">
    <w:name w:val="Сетка таблицы63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3">
    <w:name w:val="Сетка таблицы133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3">
    <w:name w:val="Сетка таблицы233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3">
    <w:name w:val="Сетка таблицы333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3">
    <w:name w:val="Сетка таблицы423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3">
    <w:name w:val="Сетка таблицы1123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3">
    <w:name w:val="Сетка таблицы2123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3">
    <w:name w:val="Сетка таблицы3123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3">
    <w:name w:val="Сетка таблицы513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3">
    <w:name w:val="Сетка таблицы1213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3">
    <w:name w:val="Сетка таблицы2213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3">
    <w:name w:val="Сетка таблицы3213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3">
    <w:name w:val="Сетка таблицы4113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3">
    <w:name w:val="Сетка таблицы11113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3">
    <w:name w:val="Сетка таблицы211133"/>
    <w:basedOn w:val="a1"/>
    <w:next w:val="aff2"/>
    <w:uiPriority w:val="5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3">
    <w:name w:val="Сетка таблицы31113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Сетка таблицы173"/>
    <w:basedOn w:val="a1"/>
    <w:next w:val="aff2"/>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3">
    <w:name w:val="Сетка таблицы3163"/>
    <w:basedOn w:val="a1"/>
    <w:rsid w:val="008E7EB5"/>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
    <w:name w:val="Сетка таблицы183"/>
    <w:basedOn w:val="a1"/>
    <w:next w:val="aff2"/>
    <w:uiPriority w:val="3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3">
    <w:name w:val="Сетка таблицы193"/>
    <w:basedOn w:val="a1"/>
    <w:next w:val="aff2"/>
    <w:rsid w:val="008E7EB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
    <w:name w:val="Сетка таблицы203"/>
    <w:basedOn w:val="a1"/>
    <w:next w:val="aff2"/>
    <w:uiPriority w:val="39"/>
    <w:rsid w:val="008E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0">
    <w:name w:val="Сетка таблицы40"/>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1">
    <w:name w:val="Сетка таблицы120"/>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0">
    <w:name w:val="Сетка таблицы220"/>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0">
    <w:name w:val="Сетка таблицы310"/>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Сетка таблицы49"/>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8">
    <w:name w:val="Сетка таблицы1118"/>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0">
    <w:name w:val="Сетка таблицы2110"/>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Сетка таблицы3110"/>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8">
    <w:name w:val="Сетка таблицы58"/>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
    <w:name w:val="Сетка таблицы128"/>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8">
    <w:name w:val="Сетка таблицы228"/>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8">
    <w:name w:val="Сетка таблицы328"/>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8">
    <w:name w:val="Сетка таблицы418"/>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9">
    <w:name w:val="Сетка таблицы1119"/>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8">
    <w:name w:val="Сетка таблицы2118"/>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8">
    <w:name w:val="Сетка таблицы3118"/>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7">
    <w:name w:val="Сетка таблицы67"/>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7">
    <w:name w:val="Сетка таблицы137"/>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7">
    <w:name w:val="Сетка таблицы237"/>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7">
    <w:name w:val="Сетка таблицы337"/>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7">
    <w:name w:val="Сетка таблицы427"/>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7">
    <w:name w:val="Сетка таблицы1127"/>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7">
    <w:name w:val="Сетка таблицы2127"/>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7">
    <w:name w:val="Сетка таблицы3127"/>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7">
    <w:name w:val="Сетка таблицы517"/>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7">
    <w:name w:val="Сетка таблицы1217"/>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7">
    <w:name w:val="Сетка таблицы2217"/>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7">
    <w:name w:val="Сетка таблицы3217"/>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7">
    <w:name w:val="Сетка таблицы4117"/>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7">
    <w:name w:val="Сетка таблицы11117"/>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7">
    <w:name w:val="Сетка таблицы21117"/>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7">
    <w:name w:val="Сетка таблицы31117"/>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
    <w:name w:val="Сетка таблицы7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
    <w:name w:val="Сетка таблицы14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4">
    <w:name w:val="Сетка таблицы24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4">
    <w:name w:val="Сетка таблицы34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4">
    <w:name w:val="Сетка таблицы43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4">
    <w:name w:val="Сетка таблицы113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4">
    <w:name w:val="Сетка таблицы213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4">
    <w:name w:val="Сетка таблицы313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4">
    <w:name w:val="Сетка таблицы52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4">
    <w:name w:val="Сетка таблицы122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4">
    <w:name w:val="Сетка таблицы222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4">
    <w:name w:val="Сетка таблицы322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4">
    <w:name w:val="Сетка таблицы412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4">
    <w:name w:val="Сетка таблицы1112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4">
    <w:name w:val="Сетка таблицы2112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4">
    <w:name w:val="Сетка таблицы3112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4">
    <w:name w:val="Сетка таблицы61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4">
    <w:name w:val="Сетка таблицы131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4">
    <w:name w:val="Сетка таблицы231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4">
    <w:name w:val="Сетка таблицы331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4">
    <w:name w:val="Сетка таблицы421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4">
    <w:name w:val="Сетка таблицы1121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4">
    <w:name w:val="Сетка таблицы2121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4">
    <w:name w:val="Сетка таблицы3121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4">
    <w:name w:val="Сетка таблицы511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4">
    <w:name w:val="Сетка таблицы1211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4">
    <w:name w:val="Сетка таблицы2211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4">
    <w:name w:val="Сетка таблицы3211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4">
    <w:name w:val="Сетка таблицы4111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4">
    <w:name w:val="Сетка таблицы11111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4">
    <w:name w:val="Сетка таблицы21111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4">
    <w:name w:val="Сетка таблицы31111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
    <w:name w:val="Сетка таблицы8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Сетка таблицы15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4">
    <w:name w:val="Сетка таблицы25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4">
    <w:name w:val="Сетка таблицы35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4">
    <w:name w:val="Сетка таблицы44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4">
    <w:name w:val="Сетка таблицы114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4">
    <w:name w:val="Сетка таблицы214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4">
    <w:name w:val="Сетка таблицы314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4">
    <w:name w:val="Сетка таблицы53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4">
    <w:name w:val="Сетка таблицы123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4">
    <w:name w:val="Сетка таблицы223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4">
    <w:name w:val="Сетка таблицы323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4">
    <w:name w:val="Сетка таблицы413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4">
    <w:name w:val="Сетка таблицы1113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4">
    <w:name w:val="Сетка таблицы2113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4">
    <w:name w:val="Сетка таблицы3113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4">
    <w:name w:val="Сетка таблицы62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4">
    <w:name w:val="Сетка таблицы132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4">
    <w:name w:val="Сетка таблицы232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4">
    <w:name w:val="Сетка таблицы332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4">
    <w:name w:val="Сетка таблицы422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4">
    <w:name w:val="Сетка таблицы1122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4">
    <w:name w:val="Сетка таблицы2122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4">
    <w:name w:val="Сетка таблицы3122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4">
    <w:name w:val="Сетка таблицы512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4">
    <w:name w:val="Сетка таблицы1212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4">
    <w:name w:val="Сетка таблицы2212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4">
    <w:name w:val="Сетка таблицы3212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4">
    <w:name w:val="Сетка таблицы4112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4">
    <w:name w:val="Сетка таблицы11112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4">
    <w:name w:val="Сетка таблицы21112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4">
    <w:name w:val="Сетка таблицы31112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
    <w:name w:val="Сетка таблицы94"/>
    <w:basedOn w:val="a1"/>
    <w:next w:val="aff2"/>
    <w:uiPriority w:val="59"/>
    <w:rsid w:val="00693F27"/>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Сетка таблицы10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
    <w:name w:val="Сетка таблицы16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4">
    <w:name w:val="Сетка таблицы26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4">
    <w:name w:val="Сетка таблицы36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4">
    <w:name w:val="Сетка таблицы45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4">
    <w:name w:val="Сетка таблицы115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4">
    <w:name w:val="Сетка таблицы215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4">
    <w:name w:val="Сетка таблицы315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4">
    <w:name w:val="Сетка таблицы54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4">
    <w:name w:val="Сетка таблицы124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4">
    <w:name w:val="Сетка таблицы224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4">
    <w:name w:val="Сетка таблицы324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4">
    <w:name w:val="Сетка таблицы414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4">
    <w:name w:val="Сетка таблицы1114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4">
    <w:name w:val="Сетка таблицы2114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4">
    <w:name w:val="Сетка таблицы3114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4">
    <w:name w:val="Сетка таблицы63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4">
    <w:name w:val="Сетка таблицы133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4">
    <w:name w:val="Сетка таблицы233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4">
    <w:name w:val="Сетка таблицы333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4">
    <w:name w:val="Сетка таблицы423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4">
    <w:name w:val="Сетка таблицы1123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4">
    <w:name w:val="Сетка таблицы2123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4">
    <w:name w:val="Сетка таблицы3123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4">
    <w:name w:val="Сетка таблицы513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4">
    <w:name w:val="Сетка таблицы1213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4">
    <w:name w:val="Сетка таблицы2213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4">
    <w:name w:val="Сетка таблицы3213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4">
    <w:name w:val="Сетка таблицы4113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4">
    <w:name w:val="Сетка таблицы11113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4">
    <w:name w:val="Сетка таблицы211134"/>
    <w:basedOn w:val="a1"/>
    <w:next w:val="aff2"/>
    <w:uiPriority w:val="5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4">
    <w:name w:val="Сетка таблицы31113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
    <w:name w:val="Сетка таблицы174"/>
    <w:basedOn w:val="a1"/>
    <w:next w:val="aff2"/>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4">
    <w:name w:val="Сетка таблицы3164"/>
    <w:basedOn w:val="a1"/>
    <w:rsid w:val="00693F27"/>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
    <w:name w:val="Сетка таблицы184"/>
    <w:basedOn w:val="a1"/>
    <w:next w:val="aff2"/>
    <w:uiPriority w:val="3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4">
    <w:name w:val="Сетка таблицы194"/>
    <w:basedOn w:val="a1"/>
    <w:next w:val="aff2"/>
    <w:rsid w:val="00693F2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
    <w:name w:val="Сетка таблицы204"/>
    <w:basedOn w:val="a1"/>
    <w:next w:val="aff2"/>
    <w:uiPriority w:val="39"/>
    <w:rsid w:val="00693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0">
    <w:name w:val="Сетка таблицы50"/>
    <w:basedOn w:val="a1"/>
    <w:next w:val="aff2"/>
    <w:uiPriority w:val="39"/>
    <w:rsid w:val="006B10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9">
    <w:name w:val="Сетка таблицы59"/>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9">
    <w:name w:val="Сетка таблицы129"/>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9">
    <w:name w:val="Сетка таблицы229"/>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0">
    <w:name w:val="Сетка таблицы320"/>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0">
    <w:name w:val="Сетка таблицы410"/>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0">
    <w:name w:val="Сетка таблицы1120"/>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9">
    <w:name w:val="Сетка таблицы2119"/>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9">
    <w:name w:val="Сетка таблицы3119"/>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0">
    <w:name w:val="Сетка таблицы510"/>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
    <w:name w:val="Сетка таблицы1210"/>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0">
    <w:name w:val="Сетка таблицы2210"/>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9">
    <w:name w:val="Сетка таблицы329"/>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9">
    <w:name w:val="Сетка таблицы419"/>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0">
    <w:name w:val="Сетка таблицы11110"/>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Сетка таблицы21110"/>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Сетка таблицы31110"/>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8">
    <w:name w:val="Сетка таблицы68"/>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8">
    <w:name w:val="Сетка таблицы138"/>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8">
    <w:name w:val="Сетка таблицы238"/>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8">
    <w:name w:val="Сетка таблицы338"/>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8">
    <w:name w:val="Сетка таблицы428"/>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8">
    <w:name w:val="Сетка таблицы1128"/>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8">
    <w:name w:val="Сетка таблицы2128"/>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8">
    <w:name w:val="Сетка таблицы3128"/>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8">
    <w:name w:val="Сетка таблицы518"/>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8">
    <w:name w:val="Сетка таблицы1218"/>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8">
    <w:name w:val="Сетка таблицы2218"/>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8">
    <w:name w:val="Сетка таблицы3218"/>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8">
    <w:name w:val="Сетка таблицы4118"/>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8">
    <w:name w:val="Сетка таблицы11118"/>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8">
    <w:name w:val="Сетка таблицы21118"/>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8">
    <w:name w:val="Сетка таблицы31118"/>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
    <w:name w:val="Сетка таблицы7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
    <w:name w:val="Сетка таблицы14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5">
    <w:name w:val="Сетка таблицы24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5">
    <w:name w:val="Сетка таблицы34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5">
    <w:name w:val="Сетка таблицы43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5">
    <w:name w:val="Сетка таблицы113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5">
    <w:name w:val="Сетка таблицы213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5">
    <w:name w:val="Сетка таблицы313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5">
    <w:name w:val="Сетка таблицы52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5">
    <w:name w:val="Сетка таблицы122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5">
    <w:name w:val="Сетка таблицы222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5">
    <w:name w:val="Сетка таблицы322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5">
    <w:name w:val="Сетка таблицы412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5">
    <w:name w:val="Сетка таблицы1112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5">
    <w:name w:val="Сетка таблицы2112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5">
    <w:name w:val="Сетка таблицы3112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5">
    <w:name w:val="Сетка таблицы61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5">
    <w:name w:val="Сетка таблицы131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5">
    <w:name w:val="Сетка таблицы231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5">
    <w:name w:val="Сетка таблицы331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5">
    <w:name w:val="Сетка таблицы421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5">
    <w:name w:val="Сетка таблицы1121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5">
    <w:name w:val="Сетка таблицы2121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5">
    <w:name w:val="Сетка таблицы3121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5">
    <w:name w:val="Сетка таблицы511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5">
    <w:name w:val="Сетка таблицы1211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5">
    <w:name w:val="Сетка таблицы2211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5">
    <w:name w:val="Сетка таблицы3211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5">
    <w:name w:val="Сетка таблицы4111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5">
    <w:name w:val="Сетка таблицы11111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5">
    <w:name w:val="Сетка таблицы21111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5">
    <w:name w:val="Сетка таблицы31111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5">
    <w:name w:val="Сетка таблицы8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5">
    <w:name w:val="Сетка таблицы15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5">
    <w:name w:val="Сетка таблицы25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5">
    <w:name w:val="Сетка таблицы35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5">
    <w:name w:val="Сетка таблицы44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5">
    <w:name w:val="Сетка таблицы114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5">
    <w:name w:val="Сетка таблицы214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5">
    <w:name w:val="Сетка таблицы314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5">
    <w:name w:val="Сетка таблицы53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5">
    <w:name w:val="Сетка таблицы123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5">
    <w:name w:val="Сетка таблицы223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5">
    <w:name w:val="Сетка таблицы323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5">
    <w:name w:val="Сетка таблицы413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5">
    <w:name w:val="Сетка таблицы1113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5">
    <w:name w:val="Сетка таблицы2113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5">
    <w:name w:val="Сетка таблицы3113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5">
    <w:name w:val="Сетка таблицы62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5">
    <w:name w:val="Сетка таблицы132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5">
    <w:name w:val="Сетка таблицы232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5">
    <w:name w:val="Сетка таблицы332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5">
    <w:name w:val="Сетка таблицы422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5">
    <w:name w:val="Сетка таблицы1122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5">
    <w:name w:val="Сетка таблицы2122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5">
    <w:name w:val="Сетка таблицы3122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5">
    <w:name w:val="Сетка таблицы512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5">
    <w:name w:val="Сетка таблицы1212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5">
    <w:name w:val="Сетка таблицы2212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5">
    <w:name w:val="Сетка таблицы3212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5">
    <w:name w:val="Сетка таблицы4112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5">
    <w:name w:val="Сетка таблицы11112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5">
    <w:name w:val="Сетка таблицы21112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5">
    <w:name w:val="Сетка таблицы31112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5">
    <w:name w:val="Сетка таблицы95"/>
    <w:basedOn w:val="a1"/>
    <w:next w:val="aff2"/>
    <w:uiPriority w:val="59"/>
    <w:rsid w:val="004B3B6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Сетка таблицы10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5">
    <w:name w:val="Сетка таблицы16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5">
    <w:name w:val="Сетка таблицы26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5">
    <w:name w:val="Сетка таблицы36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5">
    <w:name w:val="Сетка таблицы45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5">
    <w:name w:val="Сетка таблицы115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5">
    <w:name w:val="Сетка таблицы215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5">
    <w:name w:val="Сетка таблицы315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5">
    <w:name w:val="Сетка таблицы54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5">
    <w:name w:val="Сетка таблицы124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5">
    <w:name w:val="Сетка таблицы224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5">
    <w:name w:val="Сетка таблицы324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5">
    <w:name w:val="Сетка таблицы414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5">
    <w:name w:val="Сетка таблицы1114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5">
    <w:name w:val="Сетка таблицы2114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5">
    <w:name w:val="Сетка таблицы3114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5">
    <w:name w:val="Сетка таблицы63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5">
    <w:name w:val="Сетка таблицы133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5">
    <w:name w:val="Сетка таблицы233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5">
    <w:name w:val="Сетка таблицы333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5">
    <w:name w:val="Сетка таблицы423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5">
    <w:name w:val="Сетка таблицы1123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5">
    <w:name w:val="Сетка таблицы2123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5">
    <w:name w:val="Сетка таблицы3123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5">
    <w:name w:val="Сетка таблицы513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5">
    <w:name w:val="Сетка таблицы1213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5">
    <w:name w:val="Сетка таблицы2213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5">
    <w:name w:val="Сетка таблицы3213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5">
    <w:name w:val="Сетка таблицы4113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5">
    <w:name w:val="Сетка таблицы11113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5">
    <w:name w:val="Сетка таблицы211135"/>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5">
    <w:name w:val="Сетка таблицы31113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
    <w:name w:val="Сетка таблицы175"/>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5">
    <w:name w:val="Сетка таблицы3165"/>
    <w:basedOn w:val="a1"/>
    <w:rsid w:val="004B3B66"/>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5">
    <w:name w:val="Сетка таблицы185"/>
    <w:basedOn w:val="a1"/>
    <w:next w:val="aff2"/>
    <w:uiPriority w:val="3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5">
    <w:name w:val="Сетка таблицы195"/>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5">
    <w:name w:val="Сетка таблицы205"/>
    <w:basedOn w:val="a1"/>
    <w:next w:val="aff2"/>
    <w:uiPriority w:val="3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0">
    <w:name w:val="Сетка таблицы60"/>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0">
    <w:name w:val="Сетка таблицы130"/>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0">
    <w:name w:val="Сетка таблицы230"/>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0">
    <w:name w:val="Сетка таблицы330"/>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0">
    <w:name w:val="Сетка таблицы420"/>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9">
    <w:name w:val="Сетка таблицы1129"/>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Сетка таблицы2120"/>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Сетка таблицы3120"/>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9">
    <w:name w:val="Сетка таблицы519"/>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9">
    <w:name w:val="Сетка таблицы1219"/>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9">
    <w:name w:val="Сетка таблицы2219"/>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Сетка таблицы3210"/>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0">
    <w:name w:val="Сетка таблицы4110"/>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9">
    <w:name w:val="Сетка таблицы11119"/>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9">
    <w:name w:val="Сетка таблицы21119"/>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9">
    <w:name w:val="Сетка таблицы31119"/>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9">
    <w:name w:val="Сетка таблицы69"/>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9">
    <w:name w:val="Сетка таблицы139"/>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9">
    <w:name w:val="Сетка таблицы239"/>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9">
    <w:name w:val="Сетка таблицы339"/>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9">
    <w:name w:val="Сетка таблицы429"/>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Сетка таблицы11210"/>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9">
    <w:name w:val="Сетка таблицы2129"/>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9">
    <w:name w:val="Сетка таблицы3129"/>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Сетка таблицы5110"/>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0">
    <w:name w:val="Сетка таблицы12110"/>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0">
    <w:name w:val="Сетка таблицы22110"/>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9">
    <w:name w:val="Сетка таблицы3219"/>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9">
    <w:name w:val="Сетка таблицы4119"/>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0">
    <w:name w:val="Сетка таблицы111110"/>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Сетка таблицы211110"/>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Сетка таблицы311110"/>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Сетка таблицы7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6">
    <w:name w:val="Сетка таблицы14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6">
    <w:name w:val="Сетка таблицы24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6">
    <w:name w:val="Сетка таблицы34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6">
    <w:name w:val="Сетка таблицы43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6">
    <w:name w:val="Сетка таблицы113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6">
    <w:name w:val="Сетка таблицы213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6">
    <w:name w:val="Сетка таблицы313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6">
    <w:name w:val="Сетка таблицы52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6">
    <w:name w:val="Сетка таблицы122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6">
    <w:name w:val="Сетка таблицы222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6">
    <w:name w:val="Сетка таблицы322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6">
    <w:name w:val="Сетка таблицы412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6">
    <w:name w:val="Сетка таблицы1112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6">
    <w:name w:val="Сетка таблицы2112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6">
    <w:name w:val="Сетка таблицы3112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6">
    <w:name w:val="Сетка таблицы61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6">
    <w:name w:val="Сетка таблицы131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6">
    <w:name w:val="Сетка таблицы231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6">
    <w:name w:val="Сетка таблицы331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6">
    <w:name w:val="Сетка таблицы421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6">
    <w:name w:val="Сетка таблицы1121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6">
    <w:name w:val="Сетка таблицы2121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6">
    <w:name w:val="Сетка таблицы3121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6">
    <w:name w:val="Сетка таблицы511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6">
    <w:name w:val="Сетка таблицы1211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6">
    <w:name w:val="Сетка таблицы2211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6">
    <w:name w:val="Сетка таблицы3211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6">
    <w:name w:val="Сетка таблицы4111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6">
    <w:name w:val="Сетка таблицы11111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6">
    <w:name w:val="Сетка таблицы21111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6">
    <w:name w:val="Сетка таблицы31111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6">
    <w:name w:val="Сетка таблицы8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6">
    <w:name w:val="Сетка таблицы15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6">
    <w:name w:val="Сетка таблицы25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6">
    <w:name w:val="Сетка таблицы35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6">
    <w:name w:val="Сетка таблицы44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6">
    <w:name w:val="Сетка таблицы114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6">
    <w:name w:val="Сетка таблицы214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6">
    <w:name w:val="Сетка таблицы314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6">
    <w:name w:val="Сетка таблицы53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6">
    <w:name w:val="Сетка таблицы123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6">
    <w:name w:val="Сетка таблицы223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6">
    <w:name w:val="Сетка таблицы323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6">
    <w:name w:val="Сетка таблицы413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6">
    <w:name w:val="Сетка таблицы1113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6">
    <w:name w:val="Сетка таблицы2113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6">
    <w:name w:val="Сетка таблицы3113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6">
    <w:name w:val="Сетка таблицы62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6">
    <w:name w:val="Сетка таблицы132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6">
    <w:name w:val="Сетка таблицы232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6">
    <w:name w:val="Сетка таблицы332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6">
    <w:name w:val="Сетка таблицы422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6">
    <w:name w:val="Сетка таблицы1122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6">
    <w:name w:val="Сетка таблицы2122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6">
    <w:name w:val="Сетка таблицы3122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6">
    <w:name w:val="Сетка таблицы512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6">
    <w:name w:val="Сетка таблицы1212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6">
    <w:name w:val="Сетка таблицы2212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6">
    <w:name w:val="Сетка таблицы3212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6">
    <w:name w:val="Сетка таблицы4112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6">
    <w:name w:val="Сетка таблицы11112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6">
    <w:name w:val="Сетка таблицы21112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6">
    <w:name w:val="Сетка таблицы31112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6">
    <w:name w:val="Сетка таблицы96"/>
    <w:basedOn w:val="a1"/>
    <w:next w:val="aff2"/>
    <w:uiPriority w:val="59"/>
    <w:rsid w:val="004B3B6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6">
    <w:name w:val="Сетка таблицы10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6">
    <w:name w:val="Сетка таблицы16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6">
    <w:name w:val="Сетка таблицы26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6">
    <w:name w:val="Сетка таблицы36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6">
    <w:name w:val="Сетка таблицы45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6">
    <w:name w:val="Сетка таблицы115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6">
    <w:name w:val="Сетка таблицы215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6">
    <w:name w:val="Сетка таблицы315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6">
    <w:name w:val="Сетка таблицы54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6">
    <w:name w:val="Сетка таблицы124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6">
    <w:name w:val="Сетка таблицы224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6">
    <w:name w:val="Сетка таблицы324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6">
    <w:name w:val="Сетка таблицы414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6">
    <w:name w:val="Сетка таблицы1114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6">
    <w:name w:val="Сетка таблицы2114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6">
    <w:name w:val="Сетка таблицы3114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6">
    <w:name w:val="Сетка таблицы63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6">
    <w:name w:val="Сетка таблицы133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6">
    <w:name w:val="Сетка таблицы233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6">
    <w:name w:val="Сетка таблицы333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6">
    <w:name w:val="Сетка таблицы423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6">
    <w:name w:val="Сетка таблицы1123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6">
    <w:name w:val="Сетка таблицы2123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6">
    <w:name w:val="Сетка таблицы3123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6">
    <w:name w:val="Сетка таблицы513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6">
    <w:name w:val="Сетка таблицы1213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6">
    <w:name w:val="Сетка таблицы2213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6">
    <w:name w:val="Сетка таблицы3213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6">
    <w:name w:val="Сетка таблицы4113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6">
    <w:name w:val="Сетка таблицы11113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6">
    <w:name w:val="Сетка таблицы211136"/>
    <w:basedOn w:val="a1"/>
    <w:next w:val="aff2"/>
    <w:uiPriority w:val="5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6">
    <w:name w:val="Сетка таблицы31113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6">
    <w:name w:val="Сетка таблицы176"/>
    <w:basedOn w:val="a1"/>
    <w:next w:val="aff2"/>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6">
    <w:name w:val="Сетка таблицы3166"/>
    <w:basedOn w:val="a1"/>
    <w:rsid w:val="004B3B66"/>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6">
    <w:name w:val="Сетка таблицы186"/>
    <w:basedOn w:val="a1"/>
    <w:next w:val="aff2"/>
    <w:uiPriority w:val="3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6">
    <w:name w:val="Сетка таблицы196"/>
    <w:basedOn w:val="a1"/>
    <w:next w:val="aff2"/>
    <w:rsid w:val="004B3B6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6">
    <w:name w:val="Сетка таблицы206"/>
    <w:basedOn w:val="a1"/>
    <w:next w:val="aff2"/>
    <w:uiPriority w:val="39"/>
    <w:rsid w:val="004B3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0">
    <w:name w:val="Сетка таблицы1310"/>
    <w:basedOn w:val="a1"/>
    <w:next w:val="aff2"/>
    <w:uiPriority w:val="39"/>
    <w:rsid w:val="00D6711D"/>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0">
    <w:name w:val="Сетка таблицы1130"/>
    <w:basedOn w:val="a1"/>
    <w:next w:val="aff2"/>
    <w:uiPriority w:val="39"/>
    <w:rsid w:val="00CA10B4"/>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00">
    <w:name w:val="Сетка таблицы70"/>
    <w:basedOn w:val="a1"/>
    <w:next w:val="aff2"/>
    <w:rsid w:val="00102B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7">
    <w:name w:val="Сетка таблицы107"/>
    <w:basedOn w:val="a1"/>
    <w:next w:val="aff2"/>
    <w:uiPriority w:val="39"/>
    <w:rsid w:val="003D4C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47">
    <w:name w:val="Основной текст (14)"/>
    <w:link w:val="1410"/>
    <w:locked/>
    <w:rsid w:val="006F0940"/>
    <w:rPr>
      <w:rFonts w:ascii="Arial Unicode MS" w:eastAsia="Arial Unicode MS" w:hAnsi="Arial Unicode MS" w:cs="Arial Unicode MS"/>
      <w:sz w:val="26"/>
      <w:szCs w:val="26"/>
      <w:shd w:val="clear" w:color="auto" w:fill="FFFFFF"/>
    </w:rPr>
  </w:style>
  <w:style w:type="paragraph" w:customStyle="1" w:styleId="1410">
    <w:name w:val="Основной текст (14)1"/>
    <w:basedOn w:val="a"/>
    <w:link w:val="147"/>
    <w:rsid w:val="006F0940"/>
    <w:pPr>
      <w:shd w:val="clear" w:color="auto" w:fill="FFFFFF"/>
      <w:spacing w:after="120" w:line="299" w:lineRule="exact"/>
      <w:jc w:val="both"/>
    </w:pPr>
    <w:rPr>
      <w:rFonts w:ascii="Arial Unicode MS" w:eastAsia="Arial Unicode MS" w:hAnsi="Arial Unicode MS" w:cs="Arial Unicode MS"/>
      <w:sz w:val="26"/>
      <w:szCs w:val="26"/>
    </w:rPr>
  </w:style>
  <w:style w:type="table" w:customStyle="1" w:styleId="77">
    <w:name w:val="Сетка таблицы77"/>
    <w:basedOn w:val="a1"/>
    <w:next w:val="aff2"/>
    <w:rsid w:val="006172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8">
    <w:name w:val="Сетка таблицы78"/>
    <w:basedOn w:val="a1"/>
    <w:next w:val="aff2"/>
    <w:rsid w:val="006172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a">
    <w:name w:val="Заголовок 1 Знак2"/>
    <w:basedOn w:val="a0"/>
    <w:uiPriority w:val="9"/>
    <w:rsid w:val="003B03BE"/>
    <w:rPr>
      <w:rFonts w:asciiTheme="majorHAnsi" w:eastAsiaTheme="majorEastAsia" w:hAnsiTheme="majorHAnsi" w:cstheme="majorBidi"/>
      <w:color w:val="2E74B5" w:themeColor="accent1" w:themeShade="BF"/>
      <w:sz w:val="32"/>
      <w:szCs w:val="32"/>
    </w:rPr>
  </w:style>
  <w:style w:type="character" w:customStyle="1" w:styleId="527">
    <w:name w:val="Заголовок 5 Знак2"/>
    <w:basedOn w:val="a0"/>
    <w:uiPriority w:val="9"/>
    <w:semiHidden/>
    <w:rsid w:val="003B03BE"/>
    <w:rPr>
      <w:rFonts w:asciiTheme="majorHAnsi" w:eastAsiaTheme="majorEastAsia" w:hAnsiTheme="majorHAnsi" w:cstheme="majorBidi"/>
      <w:color w:val="2E74B5" w:themeColor="accent1" w:themeShade="BF"/>
    </w:rPr>
  </w:style>
  <w:style w:type="character" w:customStyle="1" w:styleId="2a">
    <w:name w:val="Подзаголовок Знак2"/>
    <w:basedOn w:val="a0"/>
    <w:uiPriority w:val="11"/>
    <w:rsid w:val="003B03BE"/>
    <w:rPr>
      <w:rFonts w:eastAsiaTheme="minorEastAsia"/>
      <w:color w:val="5A5A5A" w:themeColor="text1" w:themeTint="A5"/>
      <w:spacing w:val="15"/>
      <w:lang w:eastAsia="ru-RU"/>
    </w:rPr>
  </w:style>
  <w:style w:type="table" w:customStyle="1" w:styleId="79">
    <w:name w:val="Сетка таблицы79"/>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0">
    <w:name w:val="Сетка таблицы140"/>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0">
    <w:name w:val="Сетка таблицы240"/>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27">
    <w:name w:val="Оглавление 62"/>
    <w:basedOn w:val="a"/>
    <w:next w:val="a"/>
    <w:autoRedefine/>
    <w:uiPriority w:val="39"/>
    <w:unhideWhenUsed/>
    <w:rsid w:val="003B03BE"/>
    <w:pPr>
      <w:spacing w:after="100"/>
      <w:ind w:left="1100"/>
    </w:pPr>
    <w:rPr>
      <w:rFonts w:asciiTheme="minorHAnsi" w:hAnsiTheme="minorHAnsi" w:cstheme="minorBidi"/>
      <w:lang w:eastAsia="ru-RU"/>
    </w:rPr>
  </w:style>
  <w:style w:type="paragraph" w:customStyle="1" w:styleId="721">
    <w:name w:val="Оглавление 72"/>
    <w:basedOn w:val="a"/>
    <w:next w:val="a"/>
    <w:autoRedefine/>
    <w:uiPriority w:val="39"/>
    <w:unhideWhenUsed/>
    <w:rsid w:val="003B03BE"/>
    <w:pPr>
      <w:spacing w:after="100"/>
      <w:ind w:left="1320"/>
    </w:pPr>
    <w:rPr>
      <w:rFonts w:asciiTheme="minorHAnsi" w:hAnsiTheme="minorHAnsi" w:cstheme="minorBidi"/>
      <w:lang w:eastAsia="ru-RU"/>
    </w:rPr>
  </w:style>
  <w:style w:type="paragraph" w:customStyle="1" w:styleId="821">
    <w:name w:val="Оглавление 82"/>
    <w:basedOn w:val="a"/>
    <w:next w:val="a"/>
    <w:autoRedefine/>
    <w:uiPriority w:val="39"/>
    <w:unhideWhenUsed/>
    <w:rsid w:val="003B03BE"/>
    <w:pPr>
      <w:spacing w:after="100"/>
      <w:ind w:left="1540"/>
    </w:pPr>
    <w:rPr>
      <w:rFonts w:asciiTheme="minorHAnsi" w:hAnsiTheme="minorHAnsi" w:cstheme="minorBidi"/>
      <w:lang w:eastAsia="ru-RU"/>
    </w:rPr>
  </w:style>
  <w:style w:type="paragraph" w:customStyle="1" w:styleId="921">
    <w:name w:val="Оглавление 92"/>
    <w:basedOn w:val="a"/>
    <w:next w:val="a"/>
    <w:autoRedefine/>
    <w:uiPriority w:val="39"/>
    <w:unhideWhenUsed/>
    <w:rsid w:val="003B03BE"/>
    <w:pPr>
      <w:spacing w:after="100"/>
      <w:ind w:left="1760"/>
    </w:pPr>
    <w:rPr>
      <w:rFonts w:asciiTheme="minorHAnsi" w:hAnsiTheme="minorHAnsi" w:cstheme="minorBidi"/>
      <w:lang w:eastAsia="ru-RU"/>
    </w:rPr>
  </w:style>
  <w:style w:type="table" w:customStyle="1" w:styleId="3400">
    <w:name w:val="Сетка таблицы340"/>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0">
    <w:name w:val="Сетка таблицы430"/>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7">
    <w:name w:val="Сетка таблицы113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Сетка таблицы2130"/>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Сетка таблицы3130"/>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0">
    <w:name w:val="Сетка таблицы520"/>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0">
    <w:name w:val="Сетка таблицы1220"/>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0">
    <w:name w:val="Сетка таблицы2220"/>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Сетка таблицы3220"/>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0">
    <w:name w:val="Сетка таблицы4120"/>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Сетка таблицы11120"/>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Сетка таблицы21120"/>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Сетка таблицы31120"/>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0">
    <w:name w:val="Сетка таблицы610"/>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7">
    <w:name w:val="Сетка таблицы131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0">
    <w:name w:val="Сетка таблицы2310"/>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Сетка таблицы3310"/>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0">
    <w:name w:val="Сетка таблицы4210"/>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7">
    <w:name w:val="Сетка таблицы1121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Сетка таблицы21210"/>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0">
    <w:name w:val="Сетка таблицы31210"/>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7">
    <w:name w:val="Сетка таблицы511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7">
    <w:name w:val="Сетка таблицы1211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7">
    <w:name w:val="Сетка таблицы2211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0">
    <w:name w:val="Сетка таблицы32110"/>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0">
    <w:name w:val="Сетка таблицы41110"/>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7">
    <w:name w:val="Сетка таблицы11111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7">
    <w:name w:val="Сетка таблицы21111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7">
    <w:name w:val="Сетка таблицы31111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0">
    <w:name w:val="Сетка таблицы710"/>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70">
    <w:name w:val="Сетка таблицы14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7">
    <w:name w:val="Сетка таблицы24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7">
    <w:name w:val="Сетка таблицы34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7">
    <w:name w:val="Сетка таблицы43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8">
    <w:name w:val="Сетка таблицы113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7">
    <w:name w:val="Сетка таблицы213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7">
    <w:name w:val="Сетка таблицы313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70">
    <w:name w:val="Сетка таблицы52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7">
    <w:name w:val="Сетка таблицы122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7">
    <w:name w:val="Сетка таблицы222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7">
    <w:name w:val="Сетка таблицы322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7">
    <w:name w:val="Сетка таблицы412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7">
    <w:name w:val="Сетка таблицы1112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7">
    <w:name w:val="Сетка таблицы2112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7">
    <w:name w:val="Сетка таблицы3112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7">
    <w:name w:val="Сетка таблицы61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8">
    <w:name w:val="Сетка таблицы131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7">
    <w:name w:val="Сетка таблицы231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7">
    <w:name w:val="Сетка таблицы331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7">
    <w:name w:val="Сетка таблицы421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8">
    <w:name w:val="Сетка таблицы1121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7">
    <w:name w:val="Сетка таблицы2121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7">
    <w:name w:val="Сетка таблицы3121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8">
    <w:name w:val="Сетка таблицы511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8">
    <w:name w:val="Сетка таблицы1211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8">
    <w:name w:val="Сетка таблицы2211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7">
    <w:name w:val="Сетка таблицы3211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7">
    <w:name w:val="Сетка таблицы4111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8">
    <w:name w:val="Сетка таблицы11111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8">
    <w:name w:val="Сетка таблицы21111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8">
    <w:name w:val="Сетка таблицы31111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7">
    <w:name w:val="Сетка таблицы8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7">
    <w:name w:val="Сетка таблицы15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7">
    <w:name w:val="Сетка таблицы25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7">
    <w:name w:val="Сетка таблицы35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7">
    <w:name w:val="Сетка таблицы44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7">
    <w:name w:val="Сетка таблицы114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7">
    <w:name w:val="Сетка таблицы214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7">
    <w:name w:val="Сетка таблицы314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7">
    <w:name w:val="Сетка таблицы53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7">
    <w:name w:val="Сетка таблицы123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7">
    <w:name w:val="Сетка таблицы223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7">
    <w:name w:val="Сетка таблицы323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7">
    <w:name w:val="Сетка таблицы413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7">
    <w:name w:val="Сетка таблицы1113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7">
    <w:name w:val="Сетка таблицы2113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7">
    <w:name w:val="Сетка таблицы3113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70">
    <w:name w:val="Сетка таблицы62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7">
    <w:name w:val="Сетка таблицы132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7">
    <w:name w:val="Сетка таблицы232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7">
    <w:name w:val="Сетка таблицы332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7">
    <w:name w:val="Сетка таблицы422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7">
    <w:name w:val="Сетка таблицы1122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7">
    <w:name w:val="Сетка таблицы2122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7">
    <w:name w:val="Сетка таблицы3122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7">
    <w:name w:val="Сетка таблицы512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7">
    <w:name w:val="Сетка таблицы1212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7">
    <w:name w:val="Сетка таблицы2212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7">
    <w:name w:val="Сетка таблицы3212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7">
    <w:name w:val="Сетка таблицы4112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7">
    <w:name w:val="Сетка таблицы11112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7">
    <w:name w:val="Сетка таблицы21112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7">
    <w:name w:val="Сетка таблицы31112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7">
    <w:name w:val="Сетка таблицы97"/>
    <w:basedOn w:val="a1"/>
    <w:next w:val="aff2"/>
    <w:uiPriority w:val="59"/>
    <w:rsid w:val="003B03B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8">
    <w:name w:val="Сетка таблицы10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7">
    <w:name w:val="Сетка таблицы16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7">
    <w:name w:val="Сетка таблицы26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7">
    <w:name w:val="Сетка таблицы36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7">
    <w:name w:val="Сетка таблицы45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7">
    <w:name w:val="Сетка таблицы115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7">
    <w:name w:val="Сетка таблицы215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7">
    <w:name w:val="Сетка таблицы315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7">
    <w:name w:val="Сетка таблицы54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7">
    <w:name w:val="Сетка таблицы124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7">
    <w:name w:val="Сетка таблицы224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7">
    <w:name w:val="Сетка таблицы324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7">
    <w:name w:val="Сетка таблицы414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7">
    <w:name w:val="Сетка таблицы1114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7">
    <w:name w:val="Сетка таблицы2114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7">
    <w:name w:val="Сетка таблицы3114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7">
    <w:name w:val="Сетка таблицы63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7">
    <w:name w:val="Сетка таблицы133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7">
    <w:name w:val="Сетка таблицы233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7">
    <w:name w:val="Сетка таблицы333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7">
    <w:name w:val="Сетка таблицы423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7">
    <w:name w:val="Сетка таблицы1123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7">
    <w:name w:val="Сетка таблицы2123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7">
    <w:name w:val="Сетка таблицы3123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7">
    <w:name w:val="Сетка таблицы513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7">
    <w:name w:val="Сетка таблицы1213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7">
    <w:name w:val="Сетка таблицы2213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7">
    <w:name w:val="Сетка таблицы3213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7">
    <w:name w:val="Сетка таблицы4113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7">
    <w:name w:val="Сетка таблицы11113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7">
    <w:name w:val="Сетка таблицы211137"/>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7">
    <w:name w:val="Сетка таблицы31113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7">
    <w:name w:val="Сетка таблицы177"/>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7">
    <w:name w:val="Сетка таблицы3167"/>
    <w:basedOn w:val="a1"/>
    <w:rsid w:val="003B03B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7">
    <w:name w:val="Сетка таблицы187"/>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7">
    <w:name w:val="Сетка таблицы197"/>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7">
    <w:name w:val="Сетка таблицы207"/>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1">
    <w:name w:val="Сетка таблицы27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1">
    <w:name w:val="Сетка таблицы11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Сетка таблицы28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1">
    <w:name w:val="Сетка таблицы37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1">
    <w:name w:val="Сетка таблицы4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1">
    <w:name w:val="Сетка таблицы11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1">
    <w:name w:val="Сетка таблицы21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1">
    <w:name w:val="Сетка таблицы317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Сетка таблицы5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1">
    <w:name w:val="Сетка таблицы12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51">
    <w:name w:val="Сетка таблицы22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1">
    <w:name w:val="Сетка таблицы32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1">
    <w:name w:val="Сетка таблицы41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1">
    <w:name w:val="Сетка таблицы111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51">
    <w:name w:val="Сетка таблицы211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51">
    <w:name w:val="Сетка таблицы311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1">
    <w:name w:val="Сетка таблицы6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1">
    <w:name w:val="Сетка таблицы13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41">
    <w:name w:val="Сетка таблицы23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41">
    <w:name w:val="Сетка таблицы33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41">
    <w:name w:val="Сетка таблицы42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41">
    <w:name w:val="Сетка таблицы112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41">
    <w:name w:val="Сетка таблицы212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41">
    <w:name w:val="Сетка таблицы312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41">
    <w:name w:val="Сетка таблицы51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1">
    <w:name w:val="Сетка таблицы121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41">
    <w:name w:val="Сетка таблицы221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41">
    <w:name w:val="Сетка таблицы321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41">
    <w:name w:val="Сетка таблицы411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41">
    <w:name w:val="Сетка таблицы1111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41">
    <w:name w:val="Сетка таблицы2111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41">
    <w:name w:val="Сетка таблицы3111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Сетка таблицы7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1">
    <w:name w:val="Сетка таблицы14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Сетка таблицы24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Сетка таблицы34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1">
    <w:name w:val="Сетка таблицы43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1">
    <w:name w:val="Сетка таблицы113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1">
    <w:name w:val="Сетка таблицы213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1">
    <w:name w:val="Сетка таблицы313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
    <w:name w:val="Сетка таблицы52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1">
    <w:name w:val="Сетка таблицы122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11">
    <w:name w:val="Сетка таблицы222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Сетка таблицы322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1">
    <w:name w:val="Сетка таблицы412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1">
    <w:name w:val="Сетка таблицы1112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1">
    <w:name w:val="Сетка таблицы2112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11">
    <w:name w:val="Сетка таблицы3112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
    <w:name w:val="Сетка таблицы61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1">
    <w:name w:val="Сетка таблицы131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Сетка таблицы231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1">
    <w:name w:val="Сетка таблицы331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1">
    <w:name w:val="Сетка таблицы421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1">
    <w:name w:val="Сетка таблицы1121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1">
    <w:name w:val="Сетка таблицы2121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1">
    <w:name w:val="Сетка таблицы3121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1">
    <w:name w:val="Сетка таблицы511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1">
    <w:name w:val="Сетка таблицы1211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1">
    <w:name w:val="Сетка таблицы2211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1">
    <w:name w:val="Сетка таблицы3211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1">
    <w:name w:val="Сетка таблицы4111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11">
    <w:name w:val="Сетка таблицы11111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11">
    <w:name w:val="Сетка таблицы21111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11">
    <w:name w:val="Сетка таблицы31111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10">
    <w:name w:val="Сетка таблицы8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1">
    <w:name w:val="Сетка таблицы15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11">
    <w:name w:val="Сетка таблицы25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Сетка таблицы35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1">
    <w:name w:val="Сетка таблицы44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1">
    <w:name w:val="Сетка таблицы114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Сетка таблицы214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1">
    <w:name w:val="Сетка таблицы314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1">
    <w:name w:val="Сетка таблицы53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1">
    <w:name w:val="Сетка таблицы123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11">
    <w:name w:val="Сетка таблицы223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1">
    <w:name w:val="Сетка таблицы323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1">
    <w:name w:val="Сетка таблицы413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11">
    <w:name w:val="Сетка таблицы1113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11">
    <w:name w:val="Сетка таблицы2113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11">
    <w:name w:val="Сетка таблицы3113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
    <w:name w:val="Сетка таблицы62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1">
    <w:name w:val="Сетка таблицы132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1">
    <w:name w:val="Сетка таблицы232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11">
    <w:name w:val="Сетка таблицы332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1">
    <w:name w:val="Сетка таблицы422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11">
    <w:name w:val="Сетка таблицы1122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11">
    <w:name w:val="Сетка таблицы2122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11">
    <w:name w:val="Сетка таблицы3122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11">
    <w:name w:val="Сетка таблицы512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11">
    <w:name w:val="Сетка таблицы1212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11">
    <w:name w:val="Сетка таблицы2212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11">
    <w:name w:val="Сетка таблицы3212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11">
    <w:name w:val="Сетка таблицы4112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11">
    <w:name w:val="Сетка таблицы11112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11">
    <w:name w:val="Сетка таблицы21112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11">
    <w:name w:val="Сетка таблицы31112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0">
    <w:name w:val="Сетка таблицы911"/>
    <w:basedOn w:val="a1"/>
    <w:next w:val="aff2"/>
    <w:uiPriority w:val="59"/>
    <w:rsid w:val="003B03B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Сетка таблицы10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1">
    <w:name w:val="Сетка таблицы16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Сетка таблицы26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1">
    <w:name w:val="Сетка таблицы36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1">
    <w:name w:val="Сетка таблицы45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1">
    <w:name w:val="Сетка таблицы115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11">
    <w:name w:val="Сетка таблицы215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11">
    <w:name w:val="Сетка таблицы315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11">
    <w:name w:val="Сетка таблицы54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11">
    <w:name w:val="Сетка таблицы124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11">
    <w:name w:val="Сетка таблицы224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11">
    <w:name w:val="Сетка таблицы324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11">
    <w:name w:val="Сетка таблицы414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11">
    <w:name w:val="Сетка таблицы1114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11">
    <w:name w:val="Сетка таблицы2114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11">
    <w:name w:val="Сетка таблицы3114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1">
    <w:name w:val="Сетка таблицы63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11">
    <w:name w:val="Сетка таблицы133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1">
    <w:name w:val="Сетка таблицы233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11">
    <w:name w:val="Сетка таблицы333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11">
    <w:name w:val="Сетка таблицы423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11">
    <w:name w:val="Сетка таблицы1123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11">
    <w:name w:val="Сетка таблицы2123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11">
    <w:name w:val="Сетка таблицы3123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11">
    <w:name w:val="Сетка таблицы513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11">
    <w:name w:val="Сетка таблицы1213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11">
    <w:name w:val="Сетка таблицы2213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11">
    <w:name w:val="Сетка таблицы3213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11">
    <w:name w:val="Сетка таблицы4113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11">
    <w:name w:val="Сетка таблицы11113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11">
    <w:name w:val="Сетка таблицы211131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11">
    <w:name w:val="Сетка таблицы31113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
    <w:name w:val="Сетка таблицы171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11">
    <w:name w:val="Сетка таблицы31611"/>
    <w:basedOn w:val="a1"/>
    <w:rsid w:val="003B03B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1">
    <w:name w:val="Сетка таблицы1811"/>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1">
    <w:name w:val="Сетка таблицы191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1">
    <w:name w:val="Сетка таблицы2011"/>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1">
    <w:name w:val="Сетка таблицы29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1">
    <w:name w:val="Сетка таблицы117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Сетка таблицы21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1">
    <w:name w:val="Сетка таблицы38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1">
    <w:name w:val="Сетка таблицы47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1">
    <w:name w:val="Сетка таблицы118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71">
    <w:name w:val="Сетка таблицы217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81">
    <w:name w:val="Сетка таблицы318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1">
    <w:name w:val="Сетка таблицы5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1">
    <w:name w:val="Сетка таблицы12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61">
    <w:name w:val="Сетка таблицы22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61">
    <w:name w:val="Сетка таблицы32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1">
    <w:name w:val="Сетка таблицы41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1">
    <w:name w:val="Сетка таблицы111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61">
    <w:name w:val="Сетка таблицы211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61">
    <w:name w:val="Сетка таблицы311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1">
    <w:name w:val="Сетка таблицы6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1">
    <w:name w:val="Сетка таблицы13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51">
    <w:name w:val="Сетка таблицы23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51">
    <w:name w:val="Сетка таблицы33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51">
    <w:name w:val="Сетка таблицы42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51">
    <w:name w:val="Сетка таблицы112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51">
    <w:name w:val="Сетка таблицы212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51">
    <w:name w:val="Сетка таблицы312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51">
    <w:name w:val="Сетка таблицы51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1">
    <w:name w:val="Сетка таблицы121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51">
    <w:name w:val="Сетка таблицы221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51">
    <w:name w:val="Сетка таблицы321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51">
    <w:name w:val="Сетка таблицы411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51">
    <w:name w:val="Сетка таблицы1111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51">
    <w:name w:val="Сетка таблицы2111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51">
    <w:name w:val="Сетка таблицы3111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0">
    <w:name w:val="Сетка таблицы7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1">
    <w:name w:val="Сетка таблицы14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1">
    <w:name w:val="Сетка таблицы24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1">
    <w:name w:val="Сетка таблицы34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1">
    <w:name w:val="Сетка таблицы43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1">
    <w:name w:val="Сетка таблицы113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1">
    <w:name w:val="Сетка таблицы213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1">
    <w:name w:val="Сетка таблицы313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1">
    <w:name w:val="Сетка таблицы52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1">
    <w:name w:val="Сетка таблицы122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1">
    <w:name w:val="Сетка таблицы222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1">
    <w:name w:val="Сетка таблицы322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21">
    <w:name w:val="Сетка таблицы412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21">
    <w:name w:val="Сетка таблицы1112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21">
    <w:name w:val="Сетка таблицы2112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21">
    <w:name w:val="Сетка таблицы3112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1">
    <w:name w:val="Сетка таблицы61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21">
    <w:name w:val="Сетка таблицы131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Сетка таблицы231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1">
    <w:name w:val="Сетка таблицы331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1">
    <w:name w:val="Сетка таблицы421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1">
    <w:name w:val="Сетка таблицы1121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1">
    <w:name w:val="Сетка таблицы2121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1">
    <w:name w:val="Сетка таблицы3121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1">
    <w:name w:val="Сетка таблицы511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21">
    <w:name w:val="Сетка таблицы1211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21">
    <w:name w:val="Сетка таблицы2211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1">
    <w:name w:val="Сетка таблицы3211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21">
    <w:name w:val="Сетка таблицы4111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21">
    <w:name w:val="Сетка таблицы11111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21">
    <w:name w:val="Сетка таблицы21111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21">
    <w:name w:val="Сетка таблицы31111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10">
    <w:name w:val="Сетка таблицы8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1">
    <w:name w:val="Сетка таблицы15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21">
    <w:name w:val="Сетка таблицы25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1">
    <w:name w:val="Сетка таблицы35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21">
    <w:name w:val="Сетка таблицы44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21">
    <w:name w:val="Сетка таблицы114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21">
    <w:name w:val="Сетка таблицы214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21">
    <w:name w:val="Сетка таблицы314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1">
    <w:name w:val="Сетка таблицы53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21">
    <w:name w:val="Сетка таблицы123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21">
    <w:name w:val="Сетка таблицы223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1">
    <w:name w:val="Сетка таблицы323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21">
    <w:name w:val="Сетка таблицы413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21">
    <w:name w:val="Сетка таблицы1113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21">
    <w:name w:val="Сетка таблицы2113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21">
    <w:name w:val="Сетка таблицы3113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1">
    <w:name w:val="Сетка таблицы62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21">
    <w:name w:val="Сетка таблицы132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21">
    <w:name w:val="Сетка таблицы232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21">
    <w:name w:val="Сетка таблицы332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21">
    <w:name w:val="Сетка таблицы422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21">
    <w:name w:val="Сетка таблицы1122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21">
    <w:name w:val="Сетка таблицы2122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21">
    <w:name w:val="Сетка таблицы3122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21">
    <w:name w:val="Сетка таблицы512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21">
    <w:name w:val="Сетка таблицы1212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1">
    <w:name w:val="Сетка таблицы2212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21">
    <w:name w:val="Сетка таблицы3212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21">
    <w:name w:val="Сетка таблицы4112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21">
    <w:name w:val="Сетка таблицы11112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21">
    <w:name w:val="Сетка таблицы21112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21">
    <w:name w:val="Сетка таблицы31112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10">
    <w:name w:val="Сетка таблицы921"/>
    <w:basedOn w:val="a1"/>
    <w:next w:val="aff2"/>
    <w:uiPriority w:val="59"/>
    <w:rsid w:val="003B03B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Сетка таблицы10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1">
    <w:name w:val="Сетка таблицы16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21">
    <w:name w:val="Сетка таблицы26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1">
    <w:name w:val="Сетка таблицы36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21">
    <w:name w:val="Сетка таблицы45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21">
    <w:name w:val="Сетка таблицы115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21">
    <w:name w:val="Сетка таблицы215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21">
    <w:name w:val="Сетка таблицы315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21">
    <w:name w:val="Сетка таблицы54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21">
    <w:name w:val="Сетка таблицы124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1">
    <w:name w:val="Сетка таблицы224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21">
    <w:name w:val="Сетка таблицы324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21">
    <w:name w:val="Сетка таблицы414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21">
    <w:name w:val="Сетка таблицы1114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21">
    <w:name w:val="Сетка таблицы2114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21">
    <w:name w:val="Сетка таблицы3114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1">
    <w:name w:val="Сетка таблицы63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21">
    <w:name w:val="Сетка таблицы133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21">
    <w:name w:val="Сетка таблицы233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21">
    <w:name w:val="Сетка таблицы333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21">
    <w:name w:val="Сетка таблицы423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21">
    <w:name w:val="Сетка таблицы1123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21">
    <w:name w:val="Сетка таблицы2123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21">
    <w:name w:val="Сетка таблицы3123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21">
    <w:name w:val="Сетка таблицы513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21">
    <w:name w:val="Сетка таблицы1213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21">
    <w:name w:val="Сетка таблицы2213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21">
    <w:name w:val="Сетка таблицы3213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21">
    <w:name w:val="Сетка таблицы4113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21">
    <w:name w:val="Сетка таблицы11113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21">
    <w:name w:val="Сетка таблицы211132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21">
    <w:name w:val="Сетка таблицы31113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1">
    <w:name w:val="Сетка таблицы172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21">
    <w:name w:val="Сетка таблицы31621"/>
    <w:basedOn w:val="a1"/>
    <w:rsid w:val="003B03B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1">
    <w:name w:val="Сетка таблицы1821"/>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21">
    <w:name w:val="Сетка таблицы192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1">
    <w:name w:val="Сетка таблицы2021"/>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1">
    <w:name w:val="Сетка таблицы30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1">
    <w:name w:val="Сетка таблицы119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81">
    <w:name w:val="Сетка таблицы218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1">
    <w:name w:val="Сетка таблицы39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1">
    <w:name w:val="Сетка таблицы48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1">
    <w:name w:val="Сетка таблицы111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91">
    <w:name w:val="Сетка таблицы219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91">
    <w:name w:val="Сетка таблицы319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1">
    <w:name w:val="Сетка таблицы57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1">
    <w:name w:val="Сетка таблицы127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71">
    <w:name w:val="Сетка таблицы227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71">
    <w:name w:val="Сетка таблицы327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1">
    <w:name w:val="Сетка таблицы417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1">
    <w:name w:val="Сетка таблицы1117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71">
    <w:name w:val="Сетка таблицы2117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71">
    <w:name w:val="Сетка таблицы3117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1">
    <w:name w:val="Сетка таблицы6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61">
    <w:name w:val="Сетка таблицы13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61">
    <w:name w:val="Сетка таблицы23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61">
    <w:name w:val="Сетка таблицы33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61">
    <w:name w:val="Сетка таблицы42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61">
    <w:name w:val="Сетка таблицы112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61">
    <w:name w:val="Сетка таблицы212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61">
    <w:name w:val="Сетка таблицы312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61">
    <w:name w:val="Сетка таблицы51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61">
    <w:name w:val="Сетка таблицы121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61">
    <w:name w:val="Сетка таблицы221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61">
    <w:name w:val="Сетка таблицы321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61">
    <w:name w:val="Сетка таблицы411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61">
    <w:name w:val="Сетка таблицы1111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61">
    <w:name w:val="Сетка таблицы2111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61">
    <w:name w:val="Сетка таблицы3111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Сетка таблицы7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1">
    <w:name w:val="Сетка таблицы14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1">
    <w:name w:val="Сетка таблицы24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1">
    <w:name w:val="Сетка таблицы34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31">
    <w:name w:val="Сетка таблицы43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31">
    <w:name w:val="Сетка таблицы113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31">
    <w:name w:val="Сетка таблицы213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31">
    <w:name w:val="Сетка таблицы313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1">
    <w:name w:val="Сетка таблицы52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31">
    <w:name w:val="Сетка таблицы122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31">
    <w:name w:val="Сетка таблицы222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1">
    <w:name w:val="Сетка таблицы322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31">
    <w:name w:val="Сетка таблицы412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31">
    <w:name w:val="Сетка таблицы1112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31">
    <w:name w:val="Сетка таблицы2112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31">
    <w:name w:val="Сетка таблицы3112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1">
    <w:name w:val="Сетка таблицы61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31">
    <w:name w:val="Сетка таблицы131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31">
    <w:name w:val="Сетка таблицы231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31">
    <w:name w:val="Сетка таблицы331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31">
    <w:name w:val="Сетка таблицы421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31">
    <w:name w:val="Сетка таблицы1121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31">
    <w:name w:val="Сетка таблицы2121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31">
    <w:name w:val="Сетка таблицы3121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31">
    <w:name w:val="Сетка таблицы511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31">
    <w:name w:val="Сетка таблицы1211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31">
    <w:name w:val="Сетка таблицы2211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31">
    <w:name w:val="Сетка таблицы3211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31">
    <w:name w:val="Сетка таблицы4111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31">
    <w:name w:val="Сетка таблицы11111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31">
    <w:name w:val="Сетка таблицы21111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31">
    <w:name w:val="Сетка таблицы31111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1">
    <w:name w:val="Сетка таблицы8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1">
    <w:name w:val="Сетка таблицы15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31">
    <w:name w:val="Сетка таблицы25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1">
    <w:name w:val="Сетка таблицы35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31">
    <w:name w:val="Сетка таблицы44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31">
    <w:name w:val="Сетка таблицы114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31">
    <w:name w:val="Сетка таблицы214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31">
    <w:name w:val="Сетка таблицы314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31">
    <w:name w:val="Сетка таблицы53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31">
    <w:name w:val="Сетка таблицы123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31">
    <w:name w:val="Сетка таблицы223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31">
    <w:name w:val="Сетка таблицы323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31">
    <w:name w:val="Сетка таблицы413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31">
    <w:name w:val="Сетка таблицы1113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31">
    <w:name w:val="Сетка таблицы2113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31">
    <w:name w:val="Сетка таблицы3113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1">
    <w:name w:val="Сетка таблицы62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31">
    <w:name w:val="Сетка таблицы132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31">
    <w:name w:val="Сетка таблицы232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31">
    <w:name w:val="Сетка таблицы332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31">
    <w:name w:val="Сетка таблицы422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31">
    <w:name w:val="Сетка таблицы1122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31">
    <w:name w:val="Сетка таблицы2122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31">
    <w:name w:val="Сетка таблицы3122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31">
    <w:name w:val="Сетка таблицы512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31">
    <w:name w:val="Сетка таблицы1212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31">
    <w:name w:val="Сетка таблицы2212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31">
    <w:name w:val="Сетка таблицы3212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31">
    <w:name w:val="Сетка таблицы4112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31">
    <w:name w:val="Сетка таблицы11112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31">
    <w:name w:val="Сетка таблицы21112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31">
    <w:name w:val="Сетка таблицы31112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1">
    <w:name w:val="Сетка таблицы931"/>
    <w:basedOn w:val="a1"/>
    <w:next w:val="aff2"/>
    <w:uiPriority w:val="59"/>
    <w:rsid w:val="003B03B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Сетка таблицы10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1">
    <w:name w:val="Сетка таблицы16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31">
    <w:name w:val="Сетка таблицы26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31">
    <w:name w:val="Сетка таблицы36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31">
    <w:name w:val="Сетка таблицы45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31">
    <w:name w:val="Сетка таблицы115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31">
    <w:name w:val="Сетка таблицы215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31">
    <w:name w:val="Сетка таблицы315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31">
    <w:name w:val="Сетка таблицы54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31">
    <w:name w:val="Сетка таблицы124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31">
    <w:name w:val="Сетка таблицы224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31">
    <w:name w:val="Сетка таблицы324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31">
    <w:name w:val="Сетка таблицы414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31">
    <w:name w:val="Сетка таблицы1114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31">
    <w:name w:val="Сетка таблицы2114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31">
    <w:name w:val="Сетка таблицы3114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31">
    <w:name w:val="Сетка таблицы63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31">
    <w:name w:val="Сетка таблицы133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31">
    <w:name w:val="Сетка таблицы233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31">
    <w:name w:val="Сетка таблицы333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31">
    <w:name w:val="Сетка таблицы423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31">
    <w:name w:val="Сетка таблицы1123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31">
    <w:name w:val="Сетка таблицы2123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31">
    <w:name w:val="Сетка таблицы3123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31">
    <w:name w:val="Сетка таблицы513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31">
    <w:name w:val="Сетка таблицы1213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31">
    <w:name w:val="Сетка таблицы2213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31">
    <w:name w:val="Сетка таблицы3213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31">
    <w:name w:val="Сетка таблицы4113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31">
    <w:name w:val="Сетка таблицы11113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31">
    <w:name w:val="Сетка таблицы211133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31">
    <w:name w:val="Сетка таблицы31113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1">
    <w:name w:val="Сетка таблицы173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31">
    <w:name w:val="Сетка таблицы31631"/>
    <w:basedOn w:val="a1"/>
    <w:rsid w:val="003B03B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1">
    <w:name w:val="Сетка таблицы1831"/>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31">
    <w:name w:val="Сетка таблицы193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1">
    <w:name w:val="Сетка таблицы2031"/>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1">
    <w:name w:val="Сетка таблицы40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10">
    <w:name w:val="Сетка таблицы12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1">
    <w:name w:val="Сетка таблицы22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1">
    <w:name w:val="Сетка таблицы310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1">
    <w:name w:val="Сетка таблицы49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81">
    <w:name w:val="Сетка таблицы1118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01">
    <w:name w:val="Сетка таблицы211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1">
    <w:name w:val="Сетка таблицы3110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81">
    <w:name w:val="Сетка таблицы58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1">
    <w:name w:val="Сетка таблицы128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81">
    <w:name w:val="Сетка таблицы228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81">
    <w:name w:val="Сетка таблицы328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81">
    <w:name w:val="Сетка таблицы418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91">
    <w:name w:val="Сетка таблицы1119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81">
    <w:name w:val="Сетка таблицы2118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81">
    <w:name w:val="Сетка таблицы3118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71">
    <w:name w:val="Сетка таблицы67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71">
    <w:name w:val="Сетка таблицы137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71">
    <w:name w:val="Сетка таблицы237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71">
    <w:name w:val="Сетка таблицы337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71">
    <w:name w:val="Сетка таблицы427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71">
    <w:name w:val="Сетка таблицы1127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71">
    <w:name w:val="Сетка таблицы2127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71">
    <w:name w:val="Сетка таблицы3127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71">
    <w:name w:val="Сетка таблицы517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71">
    <w:name w:val="Сетка таблицы1217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71">
    <w:name w:val="Сетка таблицы2217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71">
    <w:name w:val="Сетка таблицы3217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71">
    <w:name w:val="Сетка таблицы4117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71">
    <w:name w:val="Сетка таблицы11117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71">
    <w:name w:val="Сетка таблицы21117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71">
    <w:name w:val="Сетка таблицы31117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1">
    <w:name w:val="Сетка таблицы7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1">
    <w:name w:val="Сетка таблицы14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41">
    <w:name w:val="Сетка таблицы24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41">
    <w:name w:val="Сетка таблицы34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41">
    <w:name w:val="Сетка таблицы43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41">
    <w:name w:val="Сетка таблицы113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41">
    <w:name w:val="Сетка таблицы213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41">
    <w:name w:val="Сетка таблицы313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41">
    <w:name w:val="Сетка таблицы52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41">
    <w:name w:val="Сетка таблицы122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41">
    <w:name w:val="Сетка таблицы222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41">
    <w:name w:val="Сетка таблицы322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41">
    <w:name w:val="Сетка таблицы412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41">
    <w:name w:val="Сетка таблицы1112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41">
    <w:name w:val="Сетка таблицы2112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41">
    <w:name w:val="Сетка таблицы3112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41">
    <w:name w:val="Сетка таблицы61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41">
    <w:name w:val="Сетка таблицы131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41">
    <w:name w:val="Сетка таблицы231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41">
    <w:name w:val="Сетка таблицы331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41">
    <w:name w:val="Сетка таблицы421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41">
    <w:name w:val="Сетка таблицы1121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41">
    <w:name w:val="Сетка таблицы2121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41">
    <w:name w:val="Сетка таблицы3121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41">
    <w:name w:val="Сетка таблицы511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41">
    <w:name w:val="Сетка таблицы1211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41">
    <w:name w:val="Сетка таблицы2211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41">
    <w:name w:val="Сетка таблицы3211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41">
    <w:name w:val="Сетка таблицы4111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41">
    <w:name w:val="Сетка таблицы11111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41">
    <w:name w:val="Сетка таблицы21111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41">
    <w:name w:val="Сетка таблицы31111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1">
    <w:name w:val="Сетка таблицы8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1">
    <w:name w:val="Сетка таблицы15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41">
    <w:name w:val="Сетка таблицы25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41">
    <w:name w:val="Сетка таблицы35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41">
    <w:name w:val="Сетка таблицы44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41">
    <w:name w:val="Сетка таблицы114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41">
    <w:name w:val="Сетка таблицы214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41">
    <w:name w:val="Сетка таблицы314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41">
    <w:name w:val="Сетка таблицы53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41">
    <w:name w:val="Сетка таблицы123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41">
    <w:name w:val="Сетка таблицы223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41">
    <w:name w:val="Сетка таблицы323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41">
    <w:name w:val="Сетка таблицы413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41">
    <w:name w:val="Сетка таблицы1113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41">
    <w:name w:val="Сетка таблицы2113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41">
    <w:name w:val="Сетка таблицы3113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41">
    <w:name w:val="Сетка таблицы62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41">
    <w:name w:val="Сетка таблицы132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41">
    <w:name w:val="Сетка таблицы232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41">
    <w:name w:val="Сетка таблицы332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41">
    <w:name w:val="Сетка таблицы422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41">
    <w:name w:val="Сетка таблицы1122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41">
    <w:name w:val="Сетка таблицы2122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41">
    <w:name w:val="Сетка таблицы3122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41">
    <w:name w:val="Сетка таблицы512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41">
    <w:name w:val="Сетка таблицы1212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41">
    <w:name w:val="Сетка таблицы2212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41">
    <w:name w:val="Сетка таблицы3212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41">
    <w:name w:val="Сетка таблицы4112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41">
    <w:name w:val="Сетка таблицы11112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41">
    <w:name w:val="Сетка таблицы21112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41">
    <w:name w:val="Сетка таблицы31112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1">
    <w:name w:val="Сетка таблицы941"/>
    <w:basedOn w:val="a1"/>
    <w:next w:val="aff2"/>
    <w:uiPriority w:val="59"/>
    <w:rsid w:val="003B03B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1">
    <w:name w:val="Сетка таблицы10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1">
    <w:name w:val="Сетка таблицы16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41">
    <w:name w:val="Сетка таблицы26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41">
    <w:name w:val="Сетка таблицы36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41">
    <w:name w:val="Сетка таблицы45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41">
    <w:name w:val="Сетка таблицы115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41">
    <w:name w:val="Сетка таблицы215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41">
    <w:name w:val="Сетка таблицы315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41">
    <w:name w:val="Сетка таблицы54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41">
    <w:name w:val="Сетка таблицы124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41">
    <w:name w:val="Сетка таблицы224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41">
    <w:name w:val="Сетка таблицы324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41">
    <w:name w:val="Сетка таблицы414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41">
    <w:name w:val="Сетка таблицы1114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41">
    <w:name w:val="Сетка таблицы2114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41">
    <w:name w:val="Сетка таблицы3114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41">
    <w:name w:val="Сетка таблицы63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41">
    <w:name w:val="Сетка таблицы133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41">
    <w:name w:val="Сетка таблицы233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41">
    <w:name w:val="Сетка таблицы333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41">
    <w:name w:val="Сетка таблицы423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41">
    <w:name w:val="Сетка таблицы1123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41">
    <w:name w:val="Сетка таблицы2123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41">
    <w:name w:val="Сетка таблицы3123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41">
    <w:name w:val="Сетка таблицы513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41">
    <w:name w:val="Сетка таблицы1213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41">
    <w:name w:val="Сетка таблицы2213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41">
    <w:name w:val="Сетка таблицы3213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41">
    <w:name w:val="Сетка таблицы4113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41">
    <w:name w:val="Сетка таблицы11113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41">
    <w:name w:val="Сетка таблицы211134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41">
    <w:name w:val="Сетка таблицы31113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1">
    <w:name w:val="Сетка таблицы174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41">
    <w:name w:val="Сетка таблицы31641"/>
    <w:basedOn w:val="a1"/>
    <w:rsid w:val="003B03B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1">
    <w:name w:val="Сетка таблицы1841"/>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41">
    <w:name w:val="Сетка таблицы194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1">
    <w:name w:val="Сетка таблицы2041"/>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1">
    <w:name w:val="Сетка таблицы501"/>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91">
    <w:name w:val="Сетка таблицы59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91">
    <w:name w:val="Сетка таблицы129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91">
    <w:name w:val="Сетка таблицы229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1">
    <w:name w:val="Сетка таблицы320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1">
    <w:name w:val="Сетка таблицы410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1">
    <w:name w:val="Сетка таблицы112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91">
    <w:name w:val="Сетка таблицы2119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91">
    <w:name w:val="Сетка таблицы3119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1">
    <w:name w:val="Сетка таблицы510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1">
    <w:name w:val="Сетка таблицы121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01">
    <w:name w:val="Сетка таблицы221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91">
    <w:name w:val="Сетка таблицы329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91">
    <w:name w:val="Сетка таблицы419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1">
    <w:name w:val="Сетка таблицы1111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1">
    <w:name w:val="Сетка таблицы2111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1">
    <w:name w:val="Сетка таблицы31110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81">
    <w:name w:val="Сетка таблицы68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81">
    <w:name w:val="Сетка таблицы138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81">
    <w:name w:val="Сетка таблицы238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81">
    <w:name w:val="Сетка таблицы338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81">
    <w:name w:val="Сетка таблицы428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81">
    <w:name w:val="Сетка таблицы1128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81">
    <w:name w:val="Сетка таблицы2128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81">
    <w:name w:val="Сетка таблицы3128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81">
    <w:name w:val="Сетка таблицы518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81">
    <w:name w:val="Сетка таблицы1218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81">
    <w:name w:val="Сетка таблицы2218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81">
    <w:name w:val="Сетка таблицы3218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81">
    <w:name w:val="Сетка таблицы4118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81">
    <w:name w:val="Сетка таблицы11118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81">
    <w:name w:val="Сетка таблицы21118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81">
    <w:name w:val="Сетка таблицы31118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1">
    <w:name w:val="Сетка таблицы7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1">
    <w:name w:val="Сетка таблицы14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51">
    <w:name w:val="Сетка таблицы24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51">
    <w:name w:val="Сетка таблицы34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51">
    <w:name w:val="Сетка таблицы43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51">
    <w:name w:val="Сетка таблицы113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51">
    <w:name w:val="Сетка таблицы213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51">
    <w:name w:val="Сетка таблицы313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51">
    <w:name w:val="Сетка таблицы52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51">
    <w:name w:val="Сетка таблицы122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51">
    <w:name w:val="Сетка таблицы222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51">
    <w:name w:val="Сетка таблицы322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51">
    <w:name w:val="Сетка таблицы412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51">
    <w:name w:val="Сетка таблицы1112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51">
    <w:name w:val="Сетка таблицы2112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51">
    <w:name w:val="Сетка таблицы3112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51">
    <w:name w:val="Сетка таблицы61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51">
    <w:name w:val="Сетка таблицы131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51">
    <w:name w:val="Сетка таблицы231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51">
    <w:name w:val="Сетка таблицы331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51">
    <w:name w:val="Сетка таблицы421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51">
    <w:name w:val="Сетка таблицы1121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51">
    <w:name w:val="Сетка таблицы2121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51">
    <w:name w:val="Сетка таблицы3121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51">
    <w:name w:val="Сетка таблицы511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51">
    <w:name w:val="Сетка таблицы1211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51">
    <w:name w:val="Сетка таблицы2211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51">
    <w:name w:val="Сетка таблицы3211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51">
    <w:name w:val="Сетка таблицы4111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51">
    <w:name w:val="Сетка таблицы11111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51">
    <w:name w:val="Сетка таблицы21111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51">
    <w:name w:val="Сетка таблицы31111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51">
    <w:name w:val="Сетка таблицы8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51">
    <w:name w:val="Сетка таблицы15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51">
    <w:name w:val="Сетка таблицы25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51">
    <w:name w:val="Сетка таблицы35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51">
    <w:name w:val="Сетка таблицы44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51">
    <w:name w:val="Сетка таблицы114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51">
    <w:name w:val="Сетка таблицы214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51">
    <w:name w:val="Сетка таблицы314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51">
    <w:name w:val="Сетка таблицы53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51">
    <w:name w:val="Сетка таблицы123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51">
    <w:name w:val="Сетка таблицы223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51">
    <w:name w:val="Сетка таблицы323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51">
    <w:name w:val="Сетка таблицы413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51">
    <w:name w:val="Сетка таблицы1113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51">
    <w:name w:val="Сетка таблицы2113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51">
    <w:name w:val="Сетка таблицы3113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51">
    <w:name w:val="Сетка таблицы62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51">
    <w:name w:val="Сетка таблицы132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51">
    <w:name w:val="Сетка таблицы232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51">
    <w:name w:val="Сетка таблицы332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51">
    <w:name w:val="Сетка таблицы422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51">
    <w:name w:val="Сетка таблицы1122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51">
    <w:name w:val="Сетка таблицы2122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51">
    <w:name w:val="Сетка таблицы3122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51">
    <w:name w:val="Сетка таблицы512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51">
    <w:name w:val="Сетка таблицы1212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51">
    <w:name w:val="Сетка таблицы2212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51">
    <w:name w:val="Сетка таблицы3212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51">
    <w:name w:val="Сетка таблицы4112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51">
    <w:name w:val="Сетка таблицы11112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51">
    <w:name w:val="Сетка таблицы21112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51">
    <w:name w:val="Сетка таблицы31112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51">
    <w:name w:val="Сетка таблицы951"/>
    <w:basedOn w:val="a1"/>
    <w:next w:val="aff2"/>
    <w:uiPriority w:val="59"/>
    <w:rsid w:val="003B03B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1">
    <w:name w:val="Сетка таблицы10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51">
    <w:name w:val="Сетка таблицы16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51">
    <w:name w:val="Сетка таблицы26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51">
    <w:name w:val="Сетка таблицы36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51">
    <w:name w:val="Сетка таблицы45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51">
    <w:name w:val="Сетка таблицы115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51">
    <w:name w:val="Сетка таблицы215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51">
    <w:name w:val="Сетка таблицы315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51">
    <w:name w:val="Сетка таблицы54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51">
    <w:name w:val="Сетка таблицы124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51">
    <w:name w:val="Сетка таблицы224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51">
    <w:name w:val="Сетка таблицы324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51">
    <w:name w:val="Сетка таблицы414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51">
    <w:name w:val="Сетка таблицы1114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51">
    <w:name w:val="Сетка таблицы2114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51">
    <w:name w:val="Сетка таблицы3114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51">
    <w:name w:val="Сетка таблицы63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51">
    <w:name w:val="Сетка таблицы133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51">
    <w:name w:val="Сетка таблицы233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51">
    <w:name w:val="Сетка таблицы333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51">
    <w:name w:val="Сетка таблицы423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51">
    <w:name w:val="Сетка таблицы1123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51">
    <w:name w:val="Сетка таблицы2123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51">
    <w:name w:val="Сетка таблицы3123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51">
    <w:name w:val="Сетка таблицы513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51">
    <w:name w:val="Сетка таблицы1213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51">
    <w:name w:val="Сетка таблицы2213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51">
    <w:name w:val="Сетка таблицы3213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51">
    <w:name w:val="Сетка таблицы4113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51">
    <w:name w:val="Сетка таблицы11113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51">
    <w:name w:val="Сетка таблицы211135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51">
    <w:name w:val="Сетка таблицы31113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1">
    <w:name w:val="Сетка таблицы175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51">
    <w:name w:val="Сетка таблицы31651"/>
    <w:basedOn w:val="a1"/>
    <w:rsid w:val="003B03B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51">
    <w:name w:val="Сетка таблицы1851"/>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51">
    <w:name w:val="Сетка таблицы195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51">
    <w:name w:val="Сетка таблицы2051"/>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1">
    <w:name w:val="Сетка таблицы60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1">
    <w:name w:val="Сетка таблицы13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1">
    <w:name w:val="Сетка таблицы23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1">
    <w:name w:val="Сетка таблицы330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1">
    <w:name w:val="Сетка таблицы420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91">
    <w:name w:val="Сетка таблицы1129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1">
    <w:name w:val="Сетка таблицы212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1">
    <w:name w:val="Сетка таблицы3120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91">
    <w:name w:val="Сетка таблицы519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91">
    <w:name w:val="Сетка таблицы1219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91">
    <w:name w:val="Сетка таблицы2219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1">
    <w:name w:val="Сетка таблицы3210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01">
    <w:name w:val="Сетка таблицы4110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91">
    <w:name w:val="Сетка таблицы11119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91">
    <w:name w:val="Сетка таблицы21119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91">
    <w:name w:val="Сетка таблицы31119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91">
    <w:name w:val="Сетка таблицы69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91">
    <w:name w:val="Сетка таблицы139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91">
    <w:name w:val="Сетка таблицы239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91">
    <w:name w:val="Сетка таблицы339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91">
    <w:name w:val="Сетка таблицы429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1">
    <w:name w:val="Сетка таблицы1121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91">
    <w:name w:val="Сетка таблицы2129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91">
    <w:name w:val="Сетка таблицы3129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1">
    <w:name w:val="Сетка таблицы5110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01">
    <w:name w:val="Сетка таблицы1211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01">
    <w:name w:val="Сетка таблицы2211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91">
    <w:name w:val="Сетка таблицы3219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91">
    <w:name w:val="Сетка таблицы4119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1">
    <w:name w:val="Сетка таблицы11111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1">
    <w:name w:val="Сетка таблицы211110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1">
    <w:name w:val="Сетка таблицы311110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1">
    <w:name w:val="Сетка таблицы7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61">
    <w:name w:val="Сетка таблицы14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61">
    <w:name w:val="Сетка таблицы24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61">
    <w:name w:val="Сетка таблицы34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61">
    <w:name w:val="Сетка таблицы43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61">
    <w:name w:val="Сетка таблицы113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61">
    <w:name w:val="Сетка таблицы213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61">
    <w:name w:val="Сетка таблицы313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61">
    <w:name w:val="Сетка таблицы52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61">
    <w:name w:val="Сетка таблицы122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61">
    <w:name w:val="Сетка таблицы222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61">
    <w:name w:val="Сетка таблицы322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61">
    <w:name w:val="Сетка таблицы412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61">
    <w:name w:val="Сетка таблицы1112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61">
    <w:name w:val="Сетка таблицы2112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61">
    <w:name w:val="Сетка таблицы3112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61">
    <w:name w:val="Сетка таблицы61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61">
    <w:name w:val="Сетка таблицы131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61">
    <w:name w:val="Сетка таблицы231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61">
    <w:name w:val="Сетка таблицы331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61">
    <w:name w:val="Сетка таблицы421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61">
    <w:name w:val="Сетка таблицы1121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61">
    <w:name w:val="Сетка таблицы2121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61">
    <w:name w:val="Сетка таблицы3121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61">
    <w:name w:val="Сетка таблицы511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61">
    <w:name w:val="Сетка таблицы1211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61">
    <w:name w:val="Сетка таблицы2211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61">
    <w:name w:val="Сетка таблицы3211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61">
    <w:name w:val="Сетка таблицы4111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61">
    <w:name w:val="Сетка таблицы11111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61">
    <w:name w:val="Сетка таблицы21111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61">
    <w:name w:val="Сетка таблицы31111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61">
    <w:name w:val="Сетка таблицы8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61">
    <w:name w:val="Сетка таблицы15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61">
    <w:name w:val="Сетка таблицы25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61">
    <w:name w:val="Сетка таблицы35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61">
    <w:name w:val="Сетка таблицы44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61">
    <w:name w:val="Сетка таблицы114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61">
    <w:name w:val="Сетка таблицы214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61">
    <w:name w:val="Сетка таблицы314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61">
    <w:name w:val="Сетка таблицы53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61">
    <w:name w:val="Сетка таблицы123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61">
    <w:name w:val="Сетка таблицы223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61">
    <w:name w:val="Сетка таблицы323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61">
    <w:name w:val="Сетка таблицы413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61">
    <w:name w:val="Сетка таблицы1113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61">
    <w:name w:val="Сетка таблицы2113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61">
    <w:name w:val="Сетка таблицы3113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61">
    <w:name w:val="Сетка таблицы62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61">
    <w:name w:val="Сетка таблицы132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61">
    <w:name w:val="Сетка таблицы232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61">
    <w:name w:val="Сетка таблицы332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61">
    <w:name w:val="Сетка таблицы422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61">
    <w:name w:val="Сетка таблицы1122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61">
    <w:name w:val="Сетка таблицы2122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61">
    <w:name w:val="Сетка таблицы3122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61">
    <w:name w:val="Сетка таблицы512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61">
    <w:name w:val="Сетка таблицы1212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61">
    <w:name w:val="Сетка таблицы2212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61">
    <w:name w:val="Сетка таблицы3212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61">
    <w:name w:val="Сетка таблицы4112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61">
    <w:name w:val="Сетка таблицы11112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61">
    <w:name w:val="Сетка таблицы21112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61">
    <w:name w:val="Сетка таблицы31112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61">
    <w:name w:val="Сетка таблицы961"/>
    <w:basedOn w:val="a1"/>
    <w:next w:val="aff2"/>
    <w:uiPriority w:val="59"/>
    <w:rsid w:val="003B03B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61">
    <w:name w:val="Сетка таблицы10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61">
    <w:name w:val="Сетка таблицы16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61">
    <w:name w:val="Сетка таблицы26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61">
    <w:name w:val="Сетка таблицы36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61">
    <w:name w:val="Сетка таблицы45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61">
    <w:name w:val="Сетка таблицы115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61">
    <w:name w:val="Сетка таблицы215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61">
    <w:name w:val="Сетка таблицы315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61">
    <w:name w:val="Сетка таблицы54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61">
    <w:name w:val="Сетка таблицы124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61">
    <w:name w:val="Сетка таблицы224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61">
    <w:name w:val="Сетка таблицы324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61">
    <w:name w:val="Сетка таблицы414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61">
    <w:name w:val="Сетка таблицы1114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61">
    <w:name w:val="Сетка таблицы2114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61">
    <w:name w:val="Сетка таблицы3114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61">
    <w:name w:val="Сетка таблицы63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61">
    <w:name w:val="Сетка таблицы133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61">
    <w:name w:val="Сетка таблицы233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61">
    <w:name w:val="Сетка таблицы333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61">
    <w:name w:val="Сетка таблицы423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61">
    <w:name w:val="Сетка таблицы1123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61">
    <w:name w:val="Сетка таблицы2123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61">
    <w:name w:val="Сетка таблицы3123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61">
    <w:name w:val="Сетка таблицы513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61">
    <w:name w:val="Сетка таблицы1213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61">
    <w:name w:val="Сетка таблицы2213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61">
    <w:name w:val="Сетка таблицы3213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61">
    <w:name w:val="Сетка таблицы4113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61">
    <w:name w:val="Сетка таблицы11113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61">
    <w:name w:val="Сетка таблицы2111361"/>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61">
    <w:name w:val="Сетка таблицы31113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61">
    <w:name w:val="Сетка таблицы176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61">
    <w:name w:val="Сетка таблицы31661"/>
    <w:basedOn w:val="a1"/>
    <w:rsid w:val="003B03B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61">
    <w:name w:val="Сетка таблицы1861"/>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61">
    <w:name w:val="Сетка таблицы1961"/>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61">
    <w:name w:val="Сетка таблицы2061"/>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01">
    <w:name w:val="Сетка таблицы13101"/>
    <w:basedOn w:val="a1"/>
    <w:next w:val="aff2"/>
    <w:uiPriority w:val="39"/>
    <w:rsid w:val="003B03BE"/>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01">
    <w:name w:val="Сетка таблицы11301"/>
    <w:basedOn w:val="a1"/>
    <w:next w:val="aff2"/>
    <w:uiPriority w:val="39"/>
    <w:rsid w:val="003B03BE"/>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01">
    <w:name w:val="Сетка таблицы70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71">
    <w:name w:val="Сетка таблицы1071"/>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71">
    <w:name w:val="Сетка таблицы77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81">
    <w:name w:val="Сетка таблицы781"/>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00">
    <w:name w:val="Сетка таблицы80"/>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8">
    <w:name w:val="Сетка таблицы14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8">
    <w:name w:val="Сетка таблицы24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30">
    <w:name w:val="Оглавление 63"/>
    <w:basedOn w:val="a"/>
    <w:next w:val="a"/>
    <w:autoRedefine/>
    <w:uiPriority w:val="39"/>
    <w:unhideWhenUsed/>
    <w:rsid w:val="003B03BE"/>
    <w:pPr>
      <w:spacing w:after="100"/>
      <w:ind w:left="1100"/>
    </w:pPr>
    <w:rPr>
      <w:rFonts w:asciiTheme="minorHAnsi" w:hAnsiTheme="minorHAnsi" w:cstheme="minorBidi"/>
      <w:lang w:eastAsia="ru-RU"/>
    </w:rPr>
  </w:style>
  <w:style w:type="paragraph" w:customStyle="1" w:styleId="730">
    <w:name w:val="Оглавление 73"/>
    <w:basedOn w:val="a"/>
    <w:next w:val="a"/>
    <w:autoRedefine/>
    <w:uiPriority w:val="39"/>
    <w:unhideWhenUsed/>
    <w:rsid w:val="003B03BE"/>
    <w:pPr>
      <w:spacing w:after="100"/>
      <w:ind w:left="1320"/>
    </w:pPr>
    <w:rPr>
      <w:rFonts w:asciiTheme="minorHAnsi" w:hAnsiTheme="minorHAnsi" w:cstheme="minorBidi"/>
      <w:lang w:eastAsia="ru-RU"/>
    </w:rPr>
  </w:style>
  <w:style w:type="paragraph" w:customStyle="1" w:styleId="830">
    <w:name w:val="Оглавление 83"/>
    <w:basedOn w:val="a"/>
    <w:next w:val="a"/>
    <w:autoRedefine/>
    <w:uiPriority w:val="39"/>
    <w:unhideWhenUsed/>
    <w:rsid w:val="003B03BE"/>
    <w:pPr>
      <w:spacing w:after="100"/>
      <w:ind w:left="1540"/>
    </w:pPr>
    <w:rPr>
      <w:rFonts w:asciiTheme="minorHAnsi" w:hAnsiTheme="minorHAnsi" w:cstheme="minorBidi"/>
      <w:lang w:eastAsia="ru-RU"/>
    </w:rPr>
  </w:style>
  <w:style w:type="paragraph" w:customStyle="1" w:styleId="930">
    <w:name w:val="Оглавление 93"/>
    <w:basedOn w:val="a"/>
    <w:next w:val="a"/>
    <w:autoRedefine/>
    <w:uiPriority w:val="39"/>
    <w:unhideWhenUsed/>
    <w:rsid w:val="003B03BE"/>
    <w:pPr>
      <w:spacing w:after="100"/>
      <w:ind w:left="1760"/>
    </w:pPr>
    <w:rPr>
      <w:rFonts w:asciiTheme="minorHAnsi" w:hAnsiTheme="minorHAnsi" w:cstheme="minorBidi"/>
      <w:lang w:eastAsia="ru-RU"/>
    </w:rPr>
  </w:style>
  <w:style w:type="table" w:customStyle="1" w:styleId="348">
    <w:name w:val="Сетка таблицы34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8">
    <w:name w:val="Сетка таблицы43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9">
    <w:name w:val="Сетка таблицы1139"/>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8">
    <w:name w:val="Сетка таблицы213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8">
    <w:name w:val="Сетка таблицы313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8">
    <w:name w:val="Сетка таблицы52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8">
    <w:name w:val="Сетка таблицы122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8">
    <w:name w:val="Сетка таблицы222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8">
    <w:name w:val="Сетка таблицы322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8">
    <w:name w:val="Сетка таблицы412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8">
    <w:name w:val="Сетка таблицы1112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8">
    <w:name w:val="Сетка таблицы2112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8">
    <w:name w:val="Сетка таблицы3112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8">
    <w:name w:val="Сетка таблицы61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9">
    <w:name w:val="Сетка таблицы1319"/>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8">
    <w:name w:val="Сетка таблицы231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8">
    <w:name w:val="Сетка таблицы331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8">
    <w:name w:val="Сетка таблицы421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9">
    <w:name w:val="Сетка таблицы11219"/>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8">
    <w:name w:val="Сетка таблицы2121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8">
    <w:name w:val="Сетка таблицы3121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9">
    <w:name w:val="Сетка таблицы5119"/>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9">
    <w:name w:val="Сетка таблицы12119"/>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9">
    <w:name w:val="Сетка таблицы22119"/>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8">
    <w:name w:val="Сетка таблицы3211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8">
    <w:name w:val="Сетка таблицы4111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9">
    <w:name w:val="Сетка таблицы111119"/>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9">
    <w:name w:val="Сетка таблицы211119"/>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9">
    <w:name w:val="Сетка таблицы311119"/>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Сетка таблицы7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9">
    <w:name w:val="Сетка таблицы149"/>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9">
    <w:name w:val="Сетка таблицы249"/>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9">
    <w:name w:val="Сетка таблицы349"/>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9">
    <w:name w:val="Сетка таблицы439"/>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Сетка таблицы11310"/>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9">
    <w:name w:val="Сетка таблицы2139"/>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9">
    <w:name w:val="Сетка таблицы3139"/>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9">
    <w:name w:val="Сетка таблицы529"/>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9">
    <w:name w:val="Сетка таблицы1229"/>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9">
    <w:name w:val="Сетка таблицы2229"/>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9">
    <w:name w:val="Сетка таблицы3229"/>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9">
    <w:name w:val="Сетка таблицы4129"/>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9">
    <w:name w:val="Сетка таблицы11129"/>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9">
    <w:name w:val="Сетка таблицы21129"/>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9">
    <w:name w:val="Сетка таблицы31129"/>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9">
    <w:name w:val="Сетка таблицы619"/>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0">
    <w:name w:val="Сетка таблицы13110"/>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9">
    <w:name w:val="Сетка таблицы2319"/>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9">
    <w:name w:val="Сетка таблицы3319"/>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9">
    <w:name w:val="Сетка таблицы4219"/>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Сетка таблицы112110"/>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9">
    <w:name w:val="Сетка таблицы21219"/>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9">
    <w:name w:val="Сетка таблицы31219"/>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Сетка таблицы51110"/>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0">
    <w:name w:val="Сетка таблицы121110"/>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0">
    <w:name w:val="Сетка таблицы221110"/>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9">
    <w:name w:val="Сетка таблицы32119"/>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9">
    <w:name w:val="Сетка таблицы41119"/>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10">
    <w:name w:val="Сетка таблицы1111110"/>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10">
    <w:name w:val="Сетка таблицы2111110"/>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10">
    <w:name w:val="Сетка таблицы3111110"/>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8">
    <w:name w:val="Сетка таблицы8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8">
    <w:name w:val="Сетка таблицы15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8">
    <w:name w:val="Сетка таблицы25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8">
    <w:name w:val="Сетка таблицы35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8">
    <w:name w:val="Сетка таблицы44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8">
    <w:name w:val="Сетка таблицы114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8">
    <w:name w:val="Сетка таблицы214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8">
    <w:name w:val="Сетка таблицы314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8">
    <w:name w:val="Сетка таблицы53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8">
    <w:name w:val="Сетка таблицы123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8">
    <w:name w:val="Сетка таблицы223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8">
    <w:name w:val="Сетка таблицы323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8">
    <w:name w:val="Сетка таблицы413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8">
    <w:name w:val="Сетка таблицы1113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8">
    <w:name w:val="Сетка таблицы2113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8">
    <w:name w:val="Сетка таблицы3113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8">
    <w:name w:val="Сетка таблицы62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8">
    <w:name w:val="Сетка таблицы132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8">
    <w:name w:val="Сетка таблицы232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8">
    <w:name w:val="Сетка таблицы332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8">
    <w:name w:val="Сетка таблицы422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8">
    <w:name w:val="Сетка таблицы1122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8">
    <w:name w:val="Сетка таблицы2122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8">
    <w:name w:val="Сетка таблицы3122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8">
    <w:name w:val="Сетка таблицы512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8">
    <w:name w:val="Сетка таблицы1212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8">
    <w:name w:val="Сетка таблицы2212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8">
    <w:name w:val="Сетка таблицы3212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8">
    <w:name w:val="Сетка таблицы4112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8">
    <w:name w:val="Сетка таблицы11112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8">
    <w:name w:val="Сетка таблицы21112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8">
    <w:name w:val="Сетка таблицы31112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8">
    <w:name w:val="Сетка таблицы98"/>
    <w:basedOn w:val="a1"/>
    <w:next w:val="aff2"/>
    <w:uiPriority w:val="59"/>
    <w:rsid w:val="003B03B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9">
    <w:name w:val="Сетка таблицы109"/>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8">
    <w:name w:val="Сетка таблицы16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8">
    <w:name w:val="Сетка таблицы26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8">
    <w:name w:val="Сетка таблицы36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8">
    <w:name w:val="Сетка таблицы45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8">
    <w:name w:val="Сетка таблицы115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8">
    <w:name w:val="Сетка таблицы215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8">
    <w:name w:val="Сетка таблицы315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8">
    <w:name w:val="Сетка таблицы54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8">
    <w:name w:val="Сетка таблицы124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8">
    <w:name w:val="Сетка таблицы224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8">
    <w:name w:val="Сетка таблицы324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8">
    <w:name w:val="Сетка таблицы414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8">
    <w:name w:val="Сетка таблицы1114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8">
    <w:name w:val="Сетка таблицы2114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8">
    <w:name w:val="Сетка таблицы3114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8">
    <w:name w:val="Сетка таблицы63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8">
    <w:name w:val="Сетка таблицы133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8">
    <w:name w:val="Сетка таблицы233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8">
    <w:name w:val="Сетка таблицы333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8">
    <w:name w:val="Сетка таблицы423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8">
    <w:name w:val="Сетка таблицы1123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8">
    <w:name w:val="Сетка таблицы2123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8">
    <w:name w:val="Сетка таблицы3123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8">
    <w:name w:val="Сетка таблицы513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8">
    <w:name w:val="Сетка таблицы1213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8">
    <w:name w:val="Сетка таблицы2213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8">
    <w:name w:val="Сетка таблицы3213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8">
    <w:name w:val="Сетка таблицы4113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8">
    <w:name w:val="Сетка таблицы11113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8">
    <w:name w:val="Сетка таблицы211138"/>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8">
    <w:name w:val="Сетка таблицы31113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8">
    <w:name w:val="Сетка таблицы178"/>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8">
    <w:name w:val="Сетка таблицы3168"/>
    <w:basedOn w:val="a1"/>
    <w:rsid w:val="003B03B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8">
    <w:name w:val="Сетка таблицы188"/>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8">
    <w:name w:val="Сетка таблицы198"/>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8">
    <w:name w:val="Сетка таблицы208"/>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2">
    <w:name w:val="Сетка таблицы27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2">
    <w:name w:val="Сетка таблицы11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2">
    <w:name w:val="Сетка таблицы28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2">
    <w:name w:val="Сетка таблицы37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2">
    <w:name w:val="Сетка таблицы4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2">
    <w:name w:val="Сетка таблицы11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2">
    <w:name w:val="Сетка таблицы21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2">
    <w:name w:val="Сетка таблицы317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2">
    <w:name w:val="Сетка таблицы5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2">
    <w:name w:val="Сетка таблицы12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52">
    <w:name w:val="Сетка таблицы22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2">
    <w:name w:val="Сетка таблицы32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2">
    <w:name w:val="Сетка таблицы41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2">
    <w:name w:val="Сетка таблицы111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52">
    <w:name w:val="Сетка таблицы211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52">
    <w:name w:val="Сетка таблицы311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2">
    <w:name w:val="Сетка таблицы6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2">
    <w:name w:val="Сетка таблицы13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42">
    <w:name w:val="Сетка таблицы23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42">
    <w:name w:val="Сетка таблицы33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42">
    <w:name w:val="Сетка таблицы42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42">
    <w:name w:val="Сетка таблицы112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42">
    <w:name w:val="Сетка таблицы212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42">
    <w:name w:val="Сетка таблицы312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42">
    <w:name w:val="Сетка таблицы51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2">
    <w:name w:val="Сетка таблицы121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42">
    <w:name w:val="Сетка таблицы221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42">
    <w:name w:val="Сетка таблицы321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42">
    <w:name w:val="Сетка таблицы411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42">
    <w:name w:val="Сетка таблицы1111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42">
    <w:name w:val="Сетка таблицы2111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42">
    <w:name w:val="Сетка таблицы3111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
    <w:name w:val="Сетка таблицы713"/>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2">
    <w:name w:val="Сетка таблицы14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2">
    <w:name w:val="Сетка таблицы24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
    <w:name w:val="Сетка таблицы34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2">
    <w:name w:val="Сетка таблицы43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2">
    <w:name w:val="Сетка таблицы113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2">
    <w:name w:val="Сетка таблицы213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2">
    <w:name w:val="Сетка таблицы313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Сетка таблицы52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2">
    <w:name w:val="Сетка таблицы122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12">
    <w:name w:val="Сетка таблицы222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Сетка таблицы322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2">
    <w:name w:val="Сетка таблицы412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2">
    <w:name w:val="Сетка таблицы1112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2">
    <w:name w:val="Сетка таблицы2112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12">
    <w:name w:val="Сетка таблицы3112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
    <w:name w:val="Сетка таблицы61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2">
    <w:name w:val="Сетка таблицы131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2">
    <w:name w:val="Сетка таблицы231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2">
    <w:name w:val="Сетка таблицы331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2">
    <w:name w:val="Сетка таблицы421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2">
    <w:name w:val="Сетка таблицы1121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2">
    <w:name w:val="Сетка таблицы2121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2">
    <w:name w:val="Сетка таблицы3121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2">
    <w:name w:val="Сетка таблицы511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2">
    <w:name w:val="Сетка таблицы1211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2">
    <w:name w:val="Сетка таблицы2211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2">
    <w:name w:val="Сетка таблицы3211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2">
    <w:name w:val="Сетка таблицы4111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12">
    <w:name w:val="Сетка таблицы11111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12">
    <w:name w:val="Сетка таблицы21111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12">
    <w:name w:val="Сетка таблицы31111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2">
    <w:name w:val="Сетка таблицы8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2">
    <w:name w:val="Сетка таблицы15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12">
    <w:name w:val="Сетка таблицы25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Сетка таблицы35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2">
    <w:name w:val="Сетка таблицы44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2">
    <w:name w:val="Сетка таблицы114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2">
    <w:name w:val="Сетка таблицы214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2">
    <w:name w:val="Сетка таблицы314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2">
    <w:name w:val="Сетка таблицы53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2">
    <w:name w:val="Сетка таблицы123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12">
    <w:name w:val="Сетка таблицы223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2">
    <w:name w:val="Сетка таблицы323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2">
    <w:name w:val="Сетка таблицы413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12">
    <w:name w:val="Сетка таблицы1113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12">
    <w:name w:val="Сетка таблицы2113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12">
    <w:name w:val="Сетка таблицы3113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Сетка таблицы62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2">
    <w:name w:val="Сетка таблицы132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2">
    <w:name w:val="Сетка таблицы232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12">
    <w:name w:val="Сетка таблицы332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2">
    <w:name w:val="Сетка таблицы422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12">
    <w:name w:val="Сетка таблицы1122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12">
    <w:name w:val="Сетка таблицы2122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12">
    <w:name w:val="Сетка таблицы3122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12">
    <w:name w:val="Сетка таблицы512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12">
    <w:name w:val="Сетка таблицы1212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12">
    <w:name w:val="Сетка таблицы2212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12">
    <w:name w:val="Сетка таблицы3212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12">
    <w:name w:val="Сетка таблицы4112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12">
    <w:name w:val="Сетка таблицы11112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12">
    <w:name w:val="Сетка таблицы21112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12">
    <w:name w:val="Сетка таблицы31112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2">
    <w:name w:val="Сетка таблицы912"/>
    <w:basedOn w:val="a1"/>
    <w:next w:val="aff2"/>
    <w:uiPriority w:val="59"/>
    <w:rsid w:val="003B03B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
    <w:name w:val="Сетка таблицы10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2">
    <w:name w:val="Сетка таблицы16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2">
    <w:name w:val="Сетка таблицы26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2">
    <w:name w:val="Сетка таблицы36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2">
    <w:name w:val="Сетка таблицы45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2">
    <w:name w:val="Сетка таблицы115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12">
    <w:name w:val="Сетка таблицы215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12">
    <w:name w:val="Сетка таблицы315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12">
    <w:name w:val="Сетка таблицы54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12">
    <w:name w:val="Сетка таблицы124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12">
    <w:name w:val="Сетка таблицы224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12">
    <w:name w:val="Сетка таблицы324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12">
    <w:name w:val="Сетка таблицы414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12">
    <w:name w:val="Сетка таблицы1114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12">
    <w:name w:val="Сетка таблицы2114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12">
    <w:name w:val="Сетка таблицы3114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2">
    <w:name w:val="Сетка таблицы63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12">
    <w:name w:val="Сетка таблицы133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2">
    <w:name w:val="Сетка таблицы233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12">
    <w:name w:val="Сетка таблицы333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12">
    <w:name w:val="Сетка таблицы423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12">
    <w:name w:val="Сетка таблицы1123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12">
    <w:name w:val="Сетка таблицы2123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12">
    <w:name w:val="Сетка таблицы3123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12">
    <w:name w:val="Сетка таблицы513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12">
    <w:name w:val="Сетка таблицы1213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12">
    <w:name w:val="Сетка таблицы2213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12">
    <w:name w:val="Сетка таблицы3213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12">
    <w:name w:val="Сетка таблицы4113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12">
    <w:name w:val="Сетка таблицы11113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12">
    <w:name w:val="Сетка таблицы211131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12">
    <w:name w:val="Сетка таблицы31113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2">
    <w:name w:val="Сетка таблицы171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12">
    <w:name w:val="Сетка таблицы31612"/>
    <w:basedOn w:val="a1"/>
    <w:rsid w:val="003B03B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2">
    <w:name w:val="Сетка таблицы1812"/>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2">
    <w:name w:val="Сетка таблицы191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2">
    <w:name w:val="Сетка таблицы2012"/>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2">
    <w:name w:val="Сетка таблицы29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2">
    <w:name w:val="Сетка таблицы117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2">
    <w:name w:val="Сетка таблицы21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2">
    <w:name w:val="Сетка таблицы38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2">
    <w:name w:val="Сетка таблицы47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2">
    <w:name w:val="Сетка таблицы118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72">
    <w:name w:val="Сетка таблицы217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82">
    <w:name w:val="Сетка таблицы318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2">
    <w:name w:val="Сетка таблицы5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2">
    <w:name w:val="Сетка таблицы12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62">
    <w:name w:val="Сетка таблицы22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62">
    <w:name w:val="Сетка таблицы32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2">
    <w:name w:val="Сетка таблицы41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2">
    <w:name w:val="Сетка таблицы111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62">
    <w:name w:val="Сетка таблицы211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62">
    <w:name w:val="Сетка таблицы311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2">
    <w:name w:val="Сетка таблицы6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2">
    <w:name w:val="Сетка таблицы13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52">
    <w:name w:val="Сетка таблицы23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52">
    <w:name w:val="Сетка таблицы33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52">
    <w:name w:val="Сетка таблицы42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52">
    <w:name w:val="Сетка таблицы112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52">
    <w:name w:val="Сетка таблицы212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52">
    <w:name w:val="Сетка таблицы312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52">
    <w:name w:val="Сетка таблицы51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2">
    <w:name w:val="Сетка таблицы121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52">
    <w:name w:val="Сетка таблицы221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52">
    <w:name w:val="Сетка таблицы321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52">
    <w:name w:val="Сетка таблицы411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52">
    <w:name w:val="Сетка таблицы1111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52">
    <w:name w:val="Сетка таблицы2111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52">
    <w:name w:val="Сетка таблицы3111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
    <w:name w:val="Сетка таблицы7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2">
    <w:name w:val="Сетка таблицы14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Сетка таблицы24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2">
    <w:name w:val="Сетка таблицы34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2">
    <w:name w:val="Сетка таблицы43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2">
    <w:name w:val="Сетка таблицы113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2">
    <w:name w:val="Сетка таблицы213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2">
    <w:name w:val="Сетка таблицы313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2">
    <w:name w:val="Сетка таблицы52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2">
    <w:name w:val="Сетка таблицы122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2">
    <w:name w:val="Сетка таблицы222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2">
    <w:name w:val="Сетка таблицы322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22">
    <w:name w:val="Сетка таблицы412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22">
    <w:name w:val="Сетка таблицы1112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22">
    <w:name w:val="Сетка таблицы2112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22">
    <w:name w:val="Сетка таблицы3112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2">
    <w:name w:val="Сетка таблицы61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22">
    <w:name w:val="Сетка таблицы131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2">
    <w:name w:val="Сетка таблицы231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2">
    <w:name w:val="Сетка таблицы331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2">
    <w:name w:val="Сетка таблицы421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2">
    <w:name w:val="Сетка таблицы1121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2">
    <w:name w:val="Сетка таблицы2121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2">
    <w:name w:val="Сетка таблицы3121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2">
    <w:name w:val="Сетка таблицы511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22">
    <w:name w:val="Сетка таблицы1211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22">
    <w:name w:val="Сетка таблицы2211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2">
    <w:name w:val="Сетка таблицы3211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22">
    <w:name w:val="Сетка таблицы4111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22">
    <w:name w:val="Сетка таблицы11111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22">
    <w:name w:val="Сетка таблицы21111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22">
    <w:name w:val="Сетка таблицы31111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2">
    <w:name w:val="Сетка таблицы8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2">
    <w:name w:val="Сетка таблицы15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22">
    <w:name w:val="Сетка таблицы25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2">
    <w:name w:val="Сетка таблицы35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22">
    <w:name w:val="Сетка таблицы44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22">
    <w:name w:val="Сетка таблицы114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22">
    <w:name w:val="Сетка таблицы214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22">
    <w:name w:val="Сетка таблицы314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2">
    <w:name w:val="Сетка таблицы53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22">
    <w:name w:val="Сетка таблицы123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22">
    <w:name w:val="Сетка таблицы223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2">
    <w:name w:val="Сетка таблицы323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22">
    <w:name w:val="Сетка таблицы413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22">
    <w:name w:val="Сетка таблицы1113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22">
    <w:name w:val="Сетка таблицы2113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22">
    <w:name w:val="Сетка таблицы3113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2">
    <w:name w:val="Сетка таблицы62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22">
    <w:name w:val="Сетка таблицы132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22">
    <w:name w:val="Сетка таблицы232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22">
    <w:name w:val="Сетка таблицы332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22">
    <w:name w:val="Сетка таблицы422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22">
    <w:name w:val="Сетка таблицы1122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22">
    <w:name w:val="Сетка таблицы2122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22">
    <w:name w:val="Сетка таблицы3122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22">
    <w:name w:val="Сетка таблицы512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22">
    <w:name w:val="Сетка таблицы1212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2">
    <w:name w:val="Сетка таблицы2212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22">
    <w:name w:val="Сетка таблицы3212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22">
    <w:name w:val="Сетка таблицы4112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22">
    <w:name w:val="Сетка таблицы11112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22">
    <w:name w:val="Сетка таблицы21112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22">
    <w:name w:val="Сетка таблицы31112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2">
    <w:name w:val="Сетка таблицы922"/>
    <w:basedOn w:val="a1"/>
    <w:next w:val="aff2"/>
    <w:uiPriority w:val="59"/>
    <w:rsid w:val="003B03B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Сетка таблицы10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2">
    <w:name w:val="Сетка таблицы16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22">
    <w:name w:val="Сетка таблицы26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2">
    <w:name w:val="Сетка таблицы36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22">
    <w:name w:val="Сетка таблицы45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22">
    <w:name w:val="Сетка таблицы115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22">
    <w:name w:val="Сетка таблицы215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22">
    <w:name w:val="Сетка таблицы315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22">
    <w:name w:val="Сетка таблицы54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22">
    <w:name w:val="Сетка таблицы124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2">
    <w:name w:val="Сетка таблицы224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22">
    <w:name w:val="Сетка таблицы324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22">
    <w:name w:val="Сетка таблицы414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22">
    <w:name w:val="Сетка таблицы1114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22">
    <w:name w:val="Сетка таблицы2114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22">
    <w:name w:val="Сетка таблицы3114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2">
    <w:name w:val="Сетка таблицы63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22">
    <w:name w:val="Сетка таблицы133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22">
    <w:name w:val="Сетка таблицы233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22">
    <w:name w:val="Сетка таблицы333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22">
    <w:name w:val="Сетка таблицы423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22">
    <w:name w:val="Сетка таблицы1123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22">
    <w:name w:val="Сетка таблицы2123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22">
    <w:name w:val="Сетка таблицы3123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22">
    <w:name w:val="Сетка таблицы513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22">
    <w:name w:val="Сетка таблицы1213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22">
    <w:name w:val="Сетка таблицы2213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22">
    <w:name w:val="Сетка таблицы3213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22">
    <w:name w:val="Сетка таблицы4113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22">
    <w:name w:val="Сетка таблицы11113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22">
    <w:name w:val="Сетка таблицы211132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22">
    <w:name w:val="Сетка таблицы31113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2">
    <w:name w:val="Сетка таблицы172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22">
    <w:name w:val="Сетка таблицы31622"/>
    <w:basedOn w:val="a1"/>
    <w:rsid w:val="003B03B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2">
    <w:name w:val="Сетка таблицы1822"/>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22">
    <w:name w:val="Сетка таблицы192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2">
    <w:name w:val="Сетка таблицы2022"/>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2">
    <w:name w:val="Сетка таблицы30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2">
    <w:name w:val="Сетка таблицы119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82">
    <w:name w:val="Сетка таблицы218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2">
    <w:name w:val="Сетка таблицы39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2">
    <w:name w:val="Сетка таблицы48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2">
    <w:name w:val="Сетка таблицы111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92">
    <w:name w:val="Сетка таблицы219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92">
    <w:name w:val="Сетка таблицы319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2">
    <w:name w:val="Сетка таблицы57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2">
    <w:name w:val="Сетка таблицы127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72">
    <w:name w:val="Сетка таблицы227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72">
    <w:name w:val="Сетка таблицы327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2">
    <w:name w:val="Сетка таблицы417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2">
    <w:name w:val="Сетка таблицы1117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72">
    <w:name w:val="Сетка таблицы2117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72">
    <w:name w:val="Сетка таблицы3117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2">
    <w:name w:val="Сетка таблицы6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62">
    <w:name w:val="Сетка таблицы13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62">
    <w:name w:val="Сетка таблицы23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62">
    <w:name w:val="Сетка таблицы33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62">
    <w:name w:val="Сетка таблицы42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62">
    <w:name w:val="Сетка таблицы112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62">
    <w:name w:val="Сетка таблицы212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62">
    <w:name w:val="Сетка таблицы312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62">
    <w:name w:val="Сетка таблицы51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62">
    <w:name w:val="Сетка таблицы121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62">
    <w:name w:val="Сетка таблицы221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62">
    <w:name w:val="Сетка таблицы321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62">
    <w:name w:val="Сетка таблицы411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62">
    <w:name w:val="Сетка таблицы1111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62">
    <w:name w:val="Сетка таблицы2111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62">
    <w:name w:val="Сетка таблицы3111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
    <w:name w:val="Сетка таблицы7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2">
    <w:name w:val="Сетка таблицы14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2">
    <w:name w:val="Сетка таблицы24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2">
    <w:name w:val="Сетка таблицы34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32">
    <w:name w:val="Сетка таблицы43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32">
    <w:name w:val="Сетка таблицы113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32">
    <w:name w:val="Сетка таблицы213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32">
    <w:name w:val="Сетка таблицы313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2">
    <w:name w:val="Сетка таблицы52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32">
    <w:name w:val="Сетка таблицы122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32">
    <w:name w:val="Сетка таблицы222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2">
    <w:name w:val="Сетка таблицы322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32">
    <w:name w:val="Сетка таблицы412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32">
    <w:name w:val="Сетка таблицы1112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32">
    <w:name w:val="Сетка таблицы2112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32">
    <w:name w:val="Сетка таблицы3112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2">
    <w:name w:val="Сетка таблицы61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32">
    <w:name w:val="Сетка таблицы131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32">
    <w:name w:val="Сетка таблицы231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32">
    <w:name w:val="Сетка таблицы331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32">
    <w:name w:val="Сетка таблицы421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32">
    <w:name w:val="Сетка таблицы1121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32">
    <w:name w:val="Сетка таблицы2121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32">
    <w:name w:val="Сетка таблицы3121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32">
    <w:name w:val="Сетка таблицы511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32">
    <w:name w:val="Сетка таблицы1211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32">
    <w:name w:val="Сетка таблицы2211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32">
    <w:name w:val="Сетка таблицы3211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32">
    <w:name w:val="Сетка таблицы4111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32">
    <w:name w:val="Сетка таблицы11111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32">
    <w:name w:val="Сетка таблицы21111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32">
    <w:name w:val="Сетка таблицы31111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2">
    <w:name w:val="Сетка таблицы8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2">
    <w:name w:val="Сетка таблицы15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32">
    <w:name w:val="Сетка таблицы25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2">
    <w:name w:val="Сетка таблицы35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32">
    <w:name w:val="Сетка таблицы44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32">
    <w:name w:val="Сетка таблицы114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32">
    <w:name w:val="Сетка таблицы214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32">
    <w:name w:val="Сетка таблицы314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32">
    <w:name w:val="Сетка таблицы53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32">
    <w:name w:val="Сетка таблицы123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32">
    <w:name w:val="Сетка таблицы223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32">
    <w:name w:val="Сетка таблицы323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32">
    <w:name w:val="Сетка таблицы413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32">
    <w:name w:val="Сетка таблицы1113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32">
    <w:name w:val="Сетка таблицы2113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32">
    <w:name w:val="Сетка таблицы3113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2">
    <w:name w:val="Сетка таблицы62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32">
    <w:name w:val="Сетка таблицы132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32">
    <w:name w:val="Сетка таблицы232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32">
    <w:name w:val="Сетка таблицы332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32">
    <w:name w:val="Сетка таблицы422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32">
    <w:name w:val="Сетка таблицы1122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32">
    <w:name w:val="Сетка таблицы2122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32">
    <w:name w:val="Сетка таблицы3122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32">
    <w:name w:val="Сетка таблицы512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32">
    <w:name w:val="Сетка таблицы1212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32">
    <w:name w:val="Сетка таблицы2212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32">
    <w:name w:val="Сетка таблицы3212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32">
    <w:name w:val="Сетка таблицы4112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32">
    <w:name w:val="Сетка таблицы11112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32">
    <w:name w:val="Сетка таблицы21112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32">
    <w:name w:val="Сетка таблицы31112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2">
    <w:name w:val="Сетка таблицы932"/>
    <w:basedOn w:val="a1"/>
    <w:next w:val="aff2"/>
    <w:uiPriority w:val="59"/>
    <w:rsid w:val="003B03B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
    <w:name w:val="Сетка таблицы10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2">
    <w:name w:val="Сетка таблицы16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32">
    <w:name w:val="Сетка таблицы26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32">
    <w:name w:val="Сетка таблицы36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32">
    <w:name w:val="Сетка таблицы45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32">
    <w:name w:val="Сетка таблицы115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32">
    <w:name w:val="Сетка таблицы215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32">
    <w:name w:val="Сетка таблицы315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32">
    <w:name w:val="Сетка таблицы54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32">
    <w:name w:val="Сетка таблицы124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32">
    <w:name w:val="Сетка таблицы224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32">
    <w:name w:val="Сетка таблицы324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32">
    <w:name w:val="Сетка таблицы414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32">
    <w:name w:val="Сетка таблицы1114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32">
    <w:name w:val="Сетка таблицы2114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32">
    <w:name w:val="Сетка таблицы3114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32">
    <w:name w:val="Сетка таблицы63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32">
    <w:name w:val="Сетка таблицы133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32">
    <w:name w:val="Сетка таблицы233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32">
    <w:name w:val="Сетка таблицы333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32">
    <w:name w:val="Сетка таблицы423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32">
    <w:name w:val="Сетка таблицы1123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32">
    <w:name w:val="Сетка таблицы2123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32">
    <w:name w:val="Сетка таблицы3123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32">
    <w:name w:val="Сетка таблицы513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32">
    <w:name w:val="Сетка таблицы1213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32">
    <w:name w:val="Сетка таблицы2213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32">
    <w:name w:val="Сетка таблицы3213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32">
    <w:name w:val="Сетка таблицы4113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32">
    <w:name w:val="Сетка таблицы11113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32">
    <w:name w:val="Сетка таблицы211133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32">
    <w:name w:val="Сетка таблицы31113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2">
    <w:name w:val="Сетка таблицы173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32">
    <w:name w:val="Сетка таблицы31632"/>
    <w:basedOn w:val="a1"/>
    <w:rsid w:val="003B03B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2">
    <w:name w:val="Сетка таблицы1832"/>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32">
    <w:name w:val="Сетка таблицы193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2">
    <w:name w:val="Сетка таблицы2032"/>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2">
    <w:name w:val="Сетка таблицы40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2">
    <w:name w:val="Сетка таблицы12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2">
    <w:name w:val="Сетка таблицы22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2">
    <w:name w:val="Сетка таблицы310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2">
    <w:name w:val="Сетка таблицы49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82">
    <w:name w:val="Сетка таблицы1118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02">
    <w:name w:val="Сетка таблицы211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2">
    <w:name w:val="Сетка таблицы3110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82">
    <w:name w:val="Сетка таблицы58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2">
    <w:name w:val="Сетка таблицы128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82">
    <w:name w:val="Сетка таблицы228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82">
    <w:name w:val="Сетка таблицы328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82">
    <w:name w:val="Сетка таблицы418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92">
    <w:name w:val="Сетка таблицы1119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82">
    <w:name w:val="Сетка таблицы2118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82">
    <w:name w:val="Сетка таблицы3118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72">
    <w:name w:val="Сетка таблицы67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72">
    <w:name w:val="Сетка таблицы137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72">
    <w:name w:val="Сетка таблицы237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72">
    <w:name w:val="Сетка таблицы337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72">
    <w:name w:val="Сетка таблицы427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72">
    <w:name w:val="Сетка таблицы1127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72">
    <w:name w:val="Сетка таблицы2127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72">
    <w:name w:val="Сетка таблицы3127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72">
    <w:name w:val="Сетка таблицы517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72">
    <w:name w:val="Сетка таблицы1217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72">
    <w:name w:val="Сетка таблицы2217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72">
    <w:name w:val="Сетка таблицы3217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72">
    <w:name w:val="Сетка таблицы4117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72">
    <w:name w:val="Сетка таблицы11117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72">
    <w:name w:val="Сетка таблицы21117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72">
    <w:name w:val="Сетка таблицы31117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2">
    <w:name w:val="Сетка таблицы7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2">
    <w:name w:val="Сетка таблицы14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42">
    <w:name w:val="Сетка таблицы24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42">
    <w:name w:val="Сетка таблицы34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42">
    <w:name w:val="Сетка таблицы43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42">
    <w:name w:val="Сетка таблицы113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42">
    <w:name w:val="Сетка таблицы213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42">
    <w:name w:val="Сетка таблицы313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42">
    <w:name w:val="Сетка таблицы52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42">
    <w:name w:val="Сетка таблицы122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42">
    <w:name w:val="Сетка таблицы222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42">
    <w:name w:val="Сетка таблицы322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42">
    <w:name w:val="Сетка таблицы412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42">
    <w:name w:val="Сетка таблицы1112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42">
    <w:name w:val="Сетка таблицы2112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42">
    <w:name w:val="Сетка таблицы3112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42">
    <w:name w:val="Сетка таблицы61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42">
    <w:name w:val="Сетка таблицы131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42">
    <w:name w:val="Сетка таблицы231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42">
    <w:name w:val="Сетка таблицы331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42">
    <w:name w:val="Сетка таблицы421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42">
    <w:name w:val="Сетка таблицы1121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42">
    <w:name w:val="Сетка таблицы2121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42">
    <w:name w:val="Сетка таблицы3121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42">
    <w:name w:val="Сетка таблицы511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42">
    <w:name w:val="Сетка таблицы1211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42">
    <w:name w:val="Сетка таблицы2211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42">
    <w:name w:val="Сетка таблицы3211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42">
    <w:name w:val="Сетка таблицы4111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42">
    <w:name w:val="Сетка таблицы11111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42">
    <w:name w:val="Сетка таблицы21111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42">
    <w:name w:val="Сетка таблицы31111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2">
    <w:name w:val="Сетка таблицы8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2">
    <w:name w:val="Сетка таблицы15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42">
    <w:name w:val="Сетка таблицы25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42">
    <w:name w:val="Сетка таблицы35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42">
    <w:name w:val="Сетка таблицы44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42">
    <w:name w:val="Сетка таблицы114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42">
    <w:name w:val="Сетка таблицы214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42">
    <w:name w:val="Сетка таблицы314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42">
    <w:name w:val="Сетка таблицы53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42">
    <w:name w:val="Сетка таблицы123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42">
    <w:name w:val="Сетка таблицы223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42">
    <w:name w:val="Сетка таблицы323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42">
    <w:name w:val="Сетка таблицы413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42">
    <w:name w:val="Сетка таблицы1113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42">
    <w:name w:val="Сетка таблицы2113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42">
    <w:name w:val="Сетка таблицы3113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42">
    <w:name w:val="Сетка таблицы62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42">
    <w:name w:val="Сетка таблицы132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42">
    <w:name w:val="Сетка таблицы232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42">
    <w:name w:val="Сетка таблицы332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42">
    <w:name w:val="Сетка таблицы422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42">
    <w:name w:val="Сетка таблицы1122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42">
    <w:name w:val="Сетка таблицы2122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42">
    <w:name w:val="Сетка таблицы3122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42">
    <w:name w:val="Сетка таблицы512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42">
    <w:name w:val="Сетка таблицы1212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42">
    <w:name w:val="Сетка таблицы2212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42">
    <w:name w:val="Сетка таблицы3212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42">
    <w:name w:val="Сетка таблицы4112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42">
    <w:name w:val="Сетка таблицы11112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42">
    <w:name w:val="Сетка таблицы21112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42">
    <w:name w:val="Сетка таблицы31112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2">
    <w:name w:val="Сетка таблицы942"/>
    <w:basedOn w:val="a1"/>
    <w:next w:val="aff2"/>
    <w:uiPriority w:val="59"/>
    <w:rsid w:val="003B03B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2">
    <w:name w:val="Сетка таблицы10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2">
    <w:name w:val="Сетка таблицы16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42">
    <w:name w:val="Сетка таблицы26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42">
    <w:name w:val="Сетка таблицы36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42">
    <w:name w:val="Сетка таблицы45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42">
    <w:name w:val="Сетка таблицы115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42">
    <w:name w:val="Сетка таблицы215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42">
    <w:name w:val="Сетка таблицы315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42">
    <w:name w:val="Сетка таблицы54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42">
    <w:name w:val="Сетка таблицы124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42">
    <w:name w:val="Сетка таблицы224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42">
    <w:name w:val="Сетка таблицы324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42">
    <w:name w:val="Сетка таблицы414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42">
    <w:name w:val="Сетка таблицы1114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42">
    <w:name w:val="Сетка таблицы2114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42">
    <w:name w:val="Сетка таблицы3114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42">
    <w:name w:val="Сетка таблицы63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42">
    <w:name w:val="Сетка таблицы133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42">
    <w:name w:val="Сетка таблицы233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42">
    <w:name w:val="Сетка таблицы333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42">
    <w:name w:val="Сетка таблицы423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42">
    <w:name w:val="Сетка таблицы1123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42">
    <w:name w:val="Сетка таблицы2123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42">
    <w:name w:val="Сетка таблицы3123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42">
    <w:name w:val="Сетка таблицы513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42">
    <w:name w:val="Сетка таблицы1213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42">
    <w:name w:val="Сетка таблицы2213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42">
    <w:name w:val="Сетка таблицы3213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42">
    <w:name w:val="Сетка таблицы4113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42">
    <w:name w:val="Сетка таблицы11113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42">
    <w:name w:val="Сетка таблицы211134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42">
    <w:name w:val="Сетка таблицы31113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2">
    <w:name w:val="Сетка таблицы174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42">
    <w:name w:val="Сетка таблицы31642"/>
    <w:basedOn w:val="a1"/>
    <w:rsid w:val="003B03B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2">
    <w:name w:val="Сетка таблицы1842"/>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42">
    <w:name w:val="Сетка таблицы194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2">
    <w:name w:val="Сетка таблицы2042"/>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2">
    <w:name w:val="Сетка таблицы502"/>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92">
    <w:name w:val="Сетка таблицы59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92">
    <w:name w:val="Сетка таблицы129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92">
    <w:name w:val="Сетка таблицы229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2">
    <w:name w:val="Сетка таблицы320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2">
    <w:name w:val="Сетка таблицы410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2">
    <w:name w:val="Сетка таблицы112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92">
    <w:name w:val="Сетка таблицы2119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92">
    <w:name w:val="Сетка таблицы3119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2">
    <w:name w:val="Сетка таблицы510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2">
    <w:name w:val="Сетка таблицы121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02">
    <w:name w:val="Сетка таблицы221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92">
    <w:name w:val="Сетка таблицы329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92">
    <w:name w:val="Сетка таблицы419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2">
    <w:name w:val="Сетка таблицы1111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2">
    <w:name w:val="Сетка таблицы2111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2">
    <w:name w:val="Сетка таблицы31110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82">
    <w:name w:val="Сетка таблицы68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82">
    <w:name w:val="Сетка таблицы138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82">
    <w:name w:val="Сетка таблицы238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82">
    <w:name w:val="Сетка таблицы338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82">
    <w:name w:val="Сетка таблицы428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82">
    <w:name w:val="Сетка таблицы1128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82">
    <w:name w:val="Сетка таблицы2128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82">
    <w:name w:val="Сетка таблицы3128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82">
    <w:name w:val="Сетка таблицы518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82">
    <w:name w:val="Сетка таблицы1218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82">
    <w:name w:val="Сетка таблицы2218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82">
    <w:name w:val="Сетка таблицы3218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82">
    <w:name w:val="Сетка таблицы4118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82">
    <w:name w:val="Сетка таблицы11118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82">
    <w:name w:val="Сетка таблицы21118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82">
    <w:name w:val="Сетка таблицы31118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2">
    <w:name w:val="Сетка таблицы7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2">
    <w:name w:val="Сетка таблицы14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52">
    <w:name w:val="Сетка таблицы24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52">
    <w:name w:val="Сетка таблицы34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52">
    <w:name w:val="Сетка таблицы43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52">
    <w:name w:val="Сетка таблицы113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52">
    <w:name w:val="Сетка таблицы213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52">
    <w:name w:val="Сетка таблицы313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52">
    <w:name w:val="Сетка таблицы52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52">
    <w:name w:val="Сетка таблицы122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52">
    <w:name w:val="Сетка таблицы222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52">
    <w:name w:val="Сетка таблицы322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52">
    <w:name w:val="Сетка таблицы412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52">
    <w:name w:val="Сетка таблицы1112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52">
    <w:name w:val="Сетка таблицы2112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52">
    <w:name w:val="Сетка таблицы3112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52">
    <w:name w:val="Сетка таблицы61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52">
    <w:name w:val="Сетка таблицы131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52">
    <w:name w:val="Сетка таблицы231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52">
    <w:name w:val="Сетка таблицы331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52">
    <w:name w:val="Сетка таблицы421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52">
    <w:name w:val="Сетка таблицы1121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52">
    <w:name w:val="Сетка таблицы2121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52">
    <w:name w:val="Сетка таблицы3121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52">
    <w:name w:val="Сетка таблицы511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52">
    <w:name w:val="Сетка таблицы1211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52">
    <w:name w:val="Сетка таблицы2211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52">
    <w:name w:val="Сетка таблицы3211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52">
    <w:name w:val="Сетка таблицы4111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52">
    <w:name w:val="Сетка таблицы11111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52">
    <w:name w:val="Сетка таблицы21111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52">
    <w:name w:val="Сетка таблицы31111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52">
    <w:name w:val="Сетка таблицы8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52">
    <w:name w:val="Сетка таблицы15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52">
    <w:name w:val="Сетка таблицы25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52">
    <w:name w:val="Сетка таблицы35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52">
    <w:name w:val="Сетка таблицы44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52">
    <w:name w:val="Сетка таблицы114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52">
    <w:name w:val="Сетка таблицы214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52">
    <w:name w:val="Сетка таблицы314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52">
    <w:name w:val="Сетка таблицы53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52">
    <w:name w:val="Сетка таблицы123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52">
    <w:name w:val="Сетка таблицы223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52">
    <w:name w:val="Сетка таблицы323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52">
    <w:name w:val="Сетка таблицы413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52">
    <w:name w:val="Сетка таблицы1113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52">
    <w:name w:val="Сетка таблицы2113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52">
    <w:name w:val="Сетка таблицы3113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52">
    <w:name w:val="Сетка таблицы62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52">
    <w:name w:val="Сетка таблицы132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52">
    <w:name w:val="Сетка таблицы232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52">
    <w:name w:val="Сетка таблицы332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52">
    <w:name w:val="Сетка таблицы422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52">
    <w:name w:val="Сетка таблицы1122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52">
    <w:name w:val="Сетка таблицы2122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52">
    <w:name w:val="Сетка таблицы3122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52">
    <w:name w:val="Сетка таблицы512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52">
    <w:name w:val="Сетка таблицы1212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52">
    <w:name w:val="Сетка таблицы2212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52">
    <w:name w:val="Сетка таблицы3212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52">
    <w:name w:val="Сетка таблицы4112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52">
    <w:name w:val="Сетка таблицы11112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52">
    <w:name w:val="Сетка таблицы21112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52">
    <w:name w:val="Сетка таблицы31112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52">
    <w:name w:val="Сетка таблицы952"/>
    <w:basedOn w:val="a1"/>
    <w:next w:val="aff2"/>
    <w:uiPriority w:val="59"/>
    <w:rsid w:val="003B03B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2">
    <w:name w:val="Сетка таблицы10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52">
    <w:name w:val="Сетка таблицы16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52">
    <w:name w:val="Сетка таблицы26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52">
    <w:name w:val="Сетка таблицы36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52">
    <w:name w:val="Сетка таблицы45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52">
    <w:name w:val="Сетка таблицы115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52">
    <w:name w:val="Сетка таблицы215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52">
    <w:name w:val="Сетка таблицы315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52">
    <w:name w:val="Сетка таблицы54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52">
    <w:name w:val="Сетка таблицы124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52">
    <w:name w:val="Сетка таблицы224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52">
    <w:name w:val="Сетка таблицы324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52">
    <w:name w:val="Сетка таблицы414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52">
    <w:name w:val="Сетка таблицы1114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52">
    <w:name w:val="Сетка таблицы2114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52">
    <w:name w:val="Сетка таблицы3114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52">
    <w:name w:val="Сетка таблицы63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52">
    <w:name w:val="Сетка таблицы133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52">
    <w:name w:val="Сетка таблицы233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52">
    <w:name w:val="Сетка таблицы333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52">
    <w:name w:val="Сетка таблицы423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52">
    <w:name w:val="Сетка таблицы1123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52">
    <w:name w:val="Сетка таблицы2123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52">
    <w:name w:val="Сетка таблицы3123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52">
    <w:name w:val="Сетка таблицы513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52">
    <w:name w:val="Сетка таблицы1213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52">
    <w:name w:val="Сетка таблицы2213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52">
    <w:name w:val="Сетка таблицы3213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52">
    <w:name w:val="Сетка таблицы4113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52">
    <w:name w:val="Сетка таблицы11113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52">
    <w:name w:val="Сетка таблицы211135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52">
    <w:name w:val="Сетка таблицы31113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2">
    <w:name w:val="Сетка таблицы175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52">
    <w:name w:val="Сетка таблицы31652"/>
    <w:basedOn w:val="a1"/>
    <w:rsid w:val="003B03B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52">
    <w:name w:val="Сетка таблицы1852"/>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52">
    <w:name w:val="Сетка таблицы195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52">
    <w:name w:val="Сетка таблицы2052"/>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2">
    <w:name w:val="Сетка таблицы60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2">
    <w:name w:val="Сетка таблицы13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2">
    <w:name w:val="Сетка таблицы23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2">
    <w:name w:val="Сетка таблицы330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2">
    <w:name w:val="Сетка таблицы420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92">
    <w:name w:val="Сетка таблицы1129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2">
    <w:name w:val="Сетка таблицы212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2">
    <w:name w:val="Сетка таблицы3120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92">
    <w:name w:val="Сетка таблицы519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92">
    <w:name w:val="Сетка таблицы1219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92">
    <w:name w:val="Сетка таблицы2219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2">
    <w:name w:val="Сетка таблицы3210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02">
    <w:name w:val="Сетка таблицы4110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92">
    <w:name w:val="Сетка таблицы11119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92">
    <w:name w:val="Сетка таблицы21119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92">
    <w:name w:val="Сетка таблицы31119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92">
    <w:name w:val="Сетка таблицы69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92">
    <w:name w:val="Сетка таблицы139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92">
    <w:name w:val="Сетка таблицы239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92">
    <w:name w:val="Сетка таблицы339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92">
    <w:name w:val="Сетка таблицы429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2">
    <w:name w:val="Сетка таблицы1121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92">
    <w:name w:val="Сетка таблицы2129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92">
    <w:name w:val="Сетка таблицы3129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2">
    <w:name w:val="Сетка таблицы5110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02">
    <w:name w:val="Сетка таблицы1211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02">
    <w:name w:val="Сетка таблицы2211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92">
    <w:name w:val="Сетка таблицы3219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92">
    <w:name w:val="Сетка таблицы4119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2">
    <w:name w:val="Сетка таблицы11111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2">
    <w:name w:val="Сетка таблицы211110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2">
    <w:name w:val="Сетка таблицы311110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2">
    <w:name w:val="Сетка таблицы7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62">
    <w:name w:val="Сетка таблицы14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62">
    <w:name w:val="Сетка таблицы24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62">
    <w:name w:val="Сетка таблицы34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62">
    <w:name w:val="Сетка таблицы43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62">
    <w:name w:val="Сетка таблицы113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62">
    <w:name w:val="Сетка таблицы213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62">
    <w:name w:val="Сетка таблицы313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62">
    <w:name w:val="Сетка таблицы52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62">
    <w:name w:val="Сетка таблицы122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62">
    <w:name w:val="Сетка таблицы222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62">
    <w:name w:val="Сетка таблицы322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62">
    <w:name w:val="Сетка таблицы412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62">
    <w:name w:val="Сетка таблицы1112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62">
    <w:name w:val="Сетка таблицы2112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62">
    <w:name w:val="Сетка таблицы3112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62">
    <w:name w:val="Сетка таблицы61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62">
    <w:name w:val="Сетка таблицы131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62">
    <w:name w:val="Сетка таблицы231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62">
    <w:name w:val="Сетка таблицы331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62">
    <w:name w:val="Сетка таблицы421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62">
    <w:name w:val="Сетка таблицы1121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62">
    <w:name w:val="Сетка таблицы2121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62">
    <w:name w:val="Сетка таблицы3121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62">
    <w:name w:val="Сетка таблицы511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62">
    <w:name w:val="Сетка таблицы1211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62">
    <w:name w:val="Сетка таблицы2211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62">
    <w:name w:val="Сетка таблицы3211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62">
    <w:name w:val="Сетка таблицы4111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62">
    <w:name w:val="Сетка таблицы11111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62">
    <w:name w:val="Сетка таблицы21111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62">
    <w:name w:val="Сетка таблицы31111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62">
    <w:name w:val="Сетка таблицы8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62">
    <w:name w:val="Сетка таблицы15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62">
    <w:name w:val="Сетка таблицы25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62">
    <w:name w:val="Сетка таблицы35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62">
    <w:name w:val="Сетка таблицы44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62">
    <w:name w:val="Сетка таблицы114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62">
    <w:name w:val="Сетка таблицы214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62">
    <w:name w:val="Сетка таблицы314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62">
    <w:name w:val="Сетка таблицы53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62">
    <w:name w:val="Сетка таблицы123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62">
    <w:name w:val="Сетка таблицы223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62">
    <w:name w:val="Сетка таблицы323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62">
    <w:name w:val="Сетка таблицы413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62">
    <w:name w:val="Сетка таблицы1113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62">
    <w:name w:val="Сетка таблицы2113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62">
    <w:name w:val="Сетка таблицы3113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62">
    <w:name w:val="Сетка таблицы62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62">
    <w:name w:val="Сетка таблицы132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62">
    <w:name w:val="Сетка таблицы232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62">
    <w:name w:val="Сетка таблицы332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62">
    <w:name w:val="Сетка таблицы422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62">
    <w:name w:val="Сетка таблицы1122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62">
    <w:name w:val="Сетка таблицы2122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62">
    <w:name w:val="Сетка таблицы3122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62">
    <w:name w:val="Сетка таблицы512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62">
    <w:name w:val="Сетка таблицы1212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62">
    <w:name w:val="Сетка таблицы2212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62">
    <w:name w:val="Сетка таблицы3212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62">
    <w:name w:val="Сетка таблицы4112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62">
    <w:name w:val="Сетка таблицы11112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62">
    <w:name w:val="Сетка таблицы21112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62">
    <w:name w:val="Сетка таблицы31112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62">
    <w:name w:val="Сетка таблицы962"/>
    <w:basedOn w:val="a1"/>
    <w:next w:val="aff2"/>
    <w:uiPriority w:val="59"/>
    <w:rsid w:val="003B03B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62">
    <w:name w:val="Сетка таблицы10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62">
    <w:name w:val="Сетка таблицы16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62">
    <w:name w:val="Сетка таблицы26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62">
    <w:name w:val="Сетка таблицы36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62">
    <w:name w:val="Сетка таблицы45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62">
    <w:name w:val="Сетка таблицы115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62">
    <w:name w:val="Сетка таблицы215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62">
    <w:name w:val="Сетка таблицы315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62">
    <w:name w:val="Сетка таблицы54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62">
    <w:name w:val="Сетка таблицы124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62">
    <w:name w:val="Сетка таблицы224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62">
    <w:name w:val="Сетка таблицы324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62">
    <w:name w:val="Сетка таблицы414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62">
    <w:name w:val="Сетка таблицы1114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62">
    <w:name w:val="Сетка таблицы2114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62">
    <w:name w:val="Сетка таблицы3114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62">
    <w:name w:val="Сетка таблицы63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62">
    <w:name w:val="Сетка таблицы133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62">
    <w:name w:val="Сетка таблицы233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62">
    <w:name w:val="Сетка таблицы333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62">
    <w:name w:val="Сетка таблицы423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62">
    <w:name w:val="Сетка таблицы1123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62">
    <w:name w:val="Сетка таблицы2123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62">
    <w:name w:val="Сетка таблицы3123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62">
    <w:name w:val="Сетка таблицы513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62">
    <w:name w:val="Сетка таблицы1213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362">
    <w:name w:val="Сетка таблицы2213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62">
    <w:name w:val="Сетка таблицы3213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62">
    <w:name w:val="Сетка таблицы4113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62">
    <w:name w:val="Сетка таблицы11113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362">
    <w:name w:val="Сетка таблицы2111362"/>
    <w:basedOn w:val="a1"/>
    <w:next w:val="aff2"/>
    <w:uiPriority w:val="5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62">
    <w:name w:val="Сетка таблицы31113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62">
    <w:name w:val="Сетка таблицы176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62">
    <w:name w:val="Сетка таблицы31662"/>
    <w:basedOn w:val="a1"/>
    <w:rsid w:val="003B03B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62">
    <w:name w:val="Сетка таблицы1862"/>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62">
    <w:name w:val="Сетка таблицы1962"/>
    <w:basedOn w:val="a1"/>
    <w:next w:val="aff2"/>
    <w:rsid w:val="003B03B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62">
    <w:name w:val="Сетка таблицы2062"/>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02">
    <w:name w:val="Сетка таблицы13102"/>
    <w:basedOn w:val="a1"/>
    <w:next w:val="aff2"/>
    <w:uiPriority w:val="39"/>
    <w:rsid w:val="003B03BE"/>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02">
    <w:name w:val="Сетка таблицы11302"/>
    <w:basedOn w:val="a1"/>
    <w:next w:val="aff2"/>
    <w:uiPriority w:val="39"/>
    <w:rsid w:val="003B03BE"/>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02">
    <w:name w:val="Сетка таблицы70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72">
    <w:name w:val="Сетка таблицы1072"/>
    <w:basedOn w:val="a1"/>
    <w:next w:val="aff2"/>
    <w:uiPriority w:val="39"/>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72">
    <w:name w:val="Сетка таблицы77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82">
    <w:name w:val="Сетка таблицы782"/>
    <w:basedOn w:val="a1"/>
    <w:next w:val="aff2"/>
    <w:rsid w:val="003B0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 Caption"/>
    <w:basedOn w:val="af5"/>
    <w:rsid w:val="006672A2"/>
    <w:pPr>
      <w:keepNext/>
      <w:jc w:val="both"/>
    </w:pPr>
    <w:rPr>
      <w:rFonts w:eastAsia="Times New Roman"/>
      <w:b w:val="0"/>
      <w:bCs w:val="0"/>
      <w:color w:val="000000"/>
      <w:szCs w:val="24"/>
      <w:lang w:val="en-US"/>
    </w:rPr>
  </w:style>
  <w:style w:type="paragraph" w:customStyle="1" w:styleId="Figure">
    <w:name w:val="Figure"/>
    <w:basedOn w:val="a"/>
    <w:rsid w:val="004927E9"/>
    <w:pPr>
      <w:keepNext/>
      <w:ind w:left="57" w:right="57"/>
    </w:pPr>
    <w:rPr>
      <w:color w:val="000000"/>
      <w:szCs w:val="24"/>
      <w:lang w:val="en-US"/>
    </w:rPr>
  </w:style>
  <w:style w:type="paragraph" w:customStyle="1" w:styleId="FirstParagraph">
    <w:name w:val="First Paragraph"/>
    <w:basedOn w:val="aa"/>
    <w:next w:val="aa"/>
    <w:qFormat/>
    <w:rsid w:val="00A14643"/>
    <w:pPr>
      <w:keepNext/>
      <w:spacing w:line="240" w:lineRule="auto"/>
      <w:ind w:left="57" w:right="57" w:firstLine="0"/>
    </w:pPr>
    <w:rPr>
      <w:color w:val="000000"/>
      <w:szCs w:val="24"/>
      <w:lang w:val="en-US" w:eastAsia="en-US"/>
    </w:rPr>
  </w:style>
  <w:style w:type="paragraph" w:customStyle="1" w:styleId="Compact">
    <w:name w:val="Compact"/>
    <w:basedOn w:val="aa"/>
    <w:qFormat/>
    <w:rsid w:val="00A14643"/>
    <w:pPr>
      <w:keepNext/>
      <w:spacing w:line="240" w:lineRule="auto"/>
      <w:ind w:left="57" w:right="57" w:firstLine="0"/>
    </w:pPr>
    <w:rPr>
      <w:color w:val="000000"/>
      <w:szCs w:val="24"/>
      <w:lang w:val="en-US" w:eastAsia="en-US"/>
    </w:rPr>
  </w:style>
  <w:style w:type="paragraph" w:customStyle="1" w:styleId="1f">
    <w:name w:val="Заголовок1"/>
    <w:basedOn w:val="a"/>
    <w:next w:val="aa"/>
    <w:qFormat/>
    <w:rsid w:val="00A14643"/>
    <w:pPr>
      <w:keepNext/>
      <w:keepLines/>
      <w:spacing w:before="480" w:after="240"/>
      <w:ind w:left="57" w:right="57"/>
      <w:jc w:val="center"/>
    </w:pPr>
    <w:rPr>
      <w:b/>
      <w:bCs/>
      <w:color w:val="000000"/>
      <w:sz w:val="36"/>
      <w:szCs w:val="36"/>
    </w:rPr>
  </w:style>
  <w:style w:type="character" w:customStyle="1" w:styleId="affd">
    <w:name w:val="Заголовок Знак"/>
    <w:basedOn w:val="a0"/>
    <w:link w:val="affe"/>
    <w:uiPriority w:val="1"/>
    <w:rsid w:val="00A14643"/>
    <w:rPr>
      <w:rFonts w:ascii="Times New Roman" w:eastAsia="Times New Roman" w:hAnsi="Times New Roman" w:cs="Times New Roman"/>
      <w:b/>
      <w:bCs/>
      <w:color w:val="000000"/>
      <w:sz w:val="36"/>
      <w:szCs w:val="36"/>
      <w:lang w:val="ru-RU"/>
    </w:rPr>
  </w:style>
  <w:style w:type="paragraph" w:styleId="affe">
    <w:name w:val="Title"/>
    <w:basedOn w:val="a"/>
    <w:next w:val="a"/>
    <w:link w:val="affd"/>
    <w:uiPriority w:val="1"/>
    <w:qFormat/>
    <w:rsid w:val="00A14643"/>
    <w:pPr>
      <w:contextualSpacing/>
    </w:pPr>
    <w:rPr>
      <w:b/>
      <w:bCs/>
      <w:color w:val="000000"/>
      <w:sz w:val="36"/>
      <w:szCs w:val="36"/>
    </w:rPr>
  </w:style>
  <w:style w:type="paragraph" w:customStyle="1" w:styleId="Author">
    <w:name w:val="Author"/>
    <w:next w:val="aa"/>
    <w:qFormat/>
    <w:rsid w:val="00A14643"/>
    <w:pPr>
      <w:keepNext/>
      <w:keepLines/>
      <w:spacing w:line="240" w:lineRule="auto"/>
      <w:jc w:val="center"/>
    </w:pPr>
    <w:rPr>
      <w:sz w:val="24"/>
      <w:szCs w:val="24"/>
      <w:lang w:val="en-US"/>
    </w:rPr>
  </w:style>
  <w:style w:type="paragraph" w:customStyle="1" w:styleId="1f0">
    <w:name w:val="Дата1"/>
    <w:next w:val="aa"/>
    <w:uiPriority w:val="99"/>
    <w:qFormat/>
    <w:rsid w:val="00A14643"/>
    <w:pPr>
      <w:keepNext/>
      <w:keepLines/>
      <w:spacing w:line="240" w:lineRule="auto"/>
      <w:jc w:val="center"/>
    </w:pPr>
    <w:rPr>
      <w:sz w:val="24"/>
      <w:szCs w:val="24"/>
      <w:lang w:val="en-US"/>
    </w:rPr>
  </w:style>
  <w:style w:type="character" w:customStyle="1" w:styleId="afff">
    <w:name w:val="Дата Знак"/>
    <w:basedOn w:val="a0"/>
    <w:link w:val="afff0"/>
    <w:uiPriority w:val="99"/>
    <w:rsid w:val="00A14643"/>
  </w:style>
  <w:style w:type="paragraph" w:styleId="afff0">
    <w:name w:val="Date"/>
    <w:basedOn w:val="a"/>
    <w:next w:val="a"/>
    <w:link w:val="afff"/>
    <w:unhideWhenUsed/>
    <w:qFormat/>
    <w:rsid w:val="00A14643"/>
    <w:rPr>
      <w:rFonts w:asciiTheme="minorHAnsi" w:eastAsiaTheme="minorHAnsi" w:hAnsiTheme="minorHAnsi" w:cstheme="minorBidi"/>
    </w:rPr>
  </w:style>
  <w:style w:type="paragraph" w:customStyle="1" w:styleId="Abstract">
    <w:name w:val="Abstract"/>
    <w:basedOn w:val="a"/>
    <w:next w:val="aa"/>
    <w:qFormat/>
    <w:rsid w:val="00A14643"/>
    <w:pPr>
      <w:keepNext/>
      <w:keepLines/>
      <w:spacing w:before="300" w:after="300"/>
      <w:ind w:left="57" w:right="57"/>
    </w:pPr>
    <w:rPr>
      <w:color w:val="000000"/>
      <w:sz w:val="20"/>
      <w:szCs w:val="20"/>
      <w:lang w:val="en-US"/>
    </w:rPr>
  </w:style>
  <w:style w:type="paragraph" w:styleId="afff1">
    <w:name w:val="Bibliography"/>
    <w:basedOn w:val="a"/>
    <w:uiPriority w:val="37"/>
    <w:qFormat/>
    <w:rsid w:val="00A14643"/>
    <w:pPr>
      <w:keepNext/>
      <w:ind w:left="57" w:right="57"/>
    </w:pPr>
    <w:rPr>
      <w:color w:val="000000"/>
      <w:szCs w:val="24"/>
      <w:lang w:val="en-US"/>
    </w:rPr>
  </w:style>
  <w:style w:type="paragraph" w:styleId="afff2">
    <w:name w:val="Block Text"/>
    <w:basedOn w:val="aa"/>
    <w:next w:val="aa"/>
    <w:uiPriority w:val="9"/>
    <w:unhideWhenUsed/>
    <w:qFormat/>
    <w:rsid w:val="00A14643"/>
    <w:pPr>
      <w:keepNext/>
      <w:spacing w:before="100" w:after="100" w:line="240" w:lineRule="auto"/>
      <w:ind w:left="480" w:right="480" w:firstLine="0"/>
    </w:pPr>
    <w:rPr>
      <w:color w:val="000000"/>
      <w:szCs w:val="24"/>
      <w:lang w:val="en-US" w:eastAsia="en-US"/>
    </w:rPr>
  </w:style>
  <w:style w:type="table" w:customStyle="1" w:styleId="Table">
    <w:name w:val="Table"/>
    <w:semiHidden/>
    <w:unhideWhenUsed/>
    <w:qFormat/>
    <w:rsid w:val="00A14643"/>
    <w:pPr>
      <w:spacing w:line="240" w:lineRule="auto"/>
    </w:pPr>
    <w:rPr>
      <w:sz w:val="24"/>
      <w:szCs w:val="24"/>
      <w:lang w:val="en-US" w:eastAsia="ru-RU"/>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rsid w:val="00A14643"/>
    <w:pPr>
      <w:keepNext/>
      <w:keepLines/>
      <w:ind w:left="57" w:right="57"/>
    </w:pPr>
    <w:rPr>
      <w:b/>
      <w:color w:val="000000"/>
      <w:szCs w:val="24"/>
      <w:lang w:val="en-US"/>
    </w:rPr>
  </w:style>
  <w:style w:type="paragraph" w:customStyle="1" w:styleId="Definition">
    <w:name w:val="Definition"/>
    <w:basedOn w:val="a"/>
    <w:rsid w:val="00A14643"/>
    <w:pPr>
      <w:keepNext/>
      <w:ind w:left="57" w:right="57"/>
    </w:pPr>
    <w:rPr>
      <w:color w:val="000000"/>
      <w:szCs w:val="24"/>
      <w:lang w:val="en-US"/>
    </w:rPr>
  </w:style>
  <w:style w:type="paragraph" w:customStyle="1" w:styleId="ImageCaption">
    <w:name w:val="Image Caption"/>
    <w:basedOn w:val="af5"/>
    <w:rsid w:val="00A14643"/>
  </w:style>
  <w:style w:type="paragraph" w:customStyle="1" w:styleId="CaptionedFigure">
    <w:name w:val="Captioned Figure"/>
    <w:basedOn w:val="Figure"/>
    <w:rsid w:val="00A14643"/>
  </w:style>
  <w:style w:type="character" w:customStyle="1" w:styleId="VerbatimChar">
    <w:name w:val="Verbatim Char"/>
    <w:basedOn w:val="af6"/>
    <w:link w:val="SourceCode"/>
    <w:rsid w:val="00A14643"/>
    <w:rPr>
      <w:rFonts w:ascii="Calibri" w:eastAsia="Calibri" w:hAnsi="Calibri" w:cs="Times New Roman"/>
      <w:b/>
      <w:bCs/>
      <w:sz w:val="20"/>
      <w:szCs w:val="20"/>
      <w:shd w:val="clear" w:color="auto" w:fill="F8F8F8"/>
    </w:rPr>
  </w:style>
  <w:style w:type="paragraph" w:customStyle="1" w:styleId="SourceCode">
    <w:name w:val="Source Code"/>
    <w:basedOn w:val="a"/>
    <w:link w:val="VerbatimChar"/>
    <w:rsid w:val="00A14643"/>
    <w:pPr>
      <w:keepNext/>
      <w:shd w:val="clear" w:color="auto" w:fill="F8F8F8"/>
      <w:wordWrap w:val="0"/>
      <w:ind w:left="57" w:right="57"/>
    </w:pPr>
    <w:rPr>
      <w:rFonts w:eastAsia="Calibri"/>
      <w:b/>
      <w:bCs/>
      <w:sz w:val="20"/>
      <w:szCs w:val="20"/>
    </w:rPr>
  </w:style>
  <w:style w:type="character" w:customStyle="1" w:styleId="SectionNumber">
    <w:name w:val="Section Number"/>
    <w:basedOn w:val="af6"/>
    <w:rsid w:val="00A14643"/>
    <w:rPr>
      <w:rFonts w:ascii="Calibri" w:eastAsia="Calibri" w:hAnsi="Calibri" w:cs="Times New Roman"/>
      <w:b/>
      <w:bCs/>
      <w:sz w:val="20"/>
      <w:szCs w:val="20"/>
    </w:rPr>
  </w:style>
  <w:style w:type="paragraph" w:customStyle="1" w:styleId="1f1">
    <w:name w:val="Заголовок оглавления1"/>
    <w:basedOn w:val="1"/>
    <w:next w:val="aa"/>
    <w:uiPriority w:val="39"/>
    <w:unhideWhenUsed/>
    <w:qFormat/>
    <w:rsid w:val="00A14643"/>
    <w:pPr>
      <w:numPr>
        <w:numId w:val="0"/>
      </w:numPr>
      <w:spacing w:before="240" w:line="259" w:lineRule="auto"/>
      <w:ind w:left="425" w:right="57" w:hanging="425"/>
      <w:outlineLvl w:val="9"/>
    </w:pPr>
    <w:rPr>
      <w:rFonts w:cs="Times New Roman"/>
      <w:b w:val="0"/>
      <w:bCs w:val="0"/>
      <w:lang w:val="en-US"/>
    </w:rPr>
  </w:style>
  <w:style w:type="character" w:customStyle="1" w:styleId="KeywordTok">
    <w:name w:val="KeywordTok"/>
    <w:basedOn w:val="VerbatimChar"/>
    <w:rsid w:val="00A14643"/>
    <w:rPr>
      <w:rFonts w:ascii="Calibri" w:eastAsia="Calibri" w:hAnsi="Calibri" w:cs="Times New Roman"/>
      <w:b/>
      <w:bCs/>
      <w:sz w:val="20"/>
      <w:szCs w:val="20"/>
      <w:shd w:val="clear" w:color="auto" w:fill="F8F8F8"/>
    </w:rPr>
  </w:style>
  <w:style w:type="character" w:customStyle="1" w:styleId="DataTypeTok">
    <w:name w:val="DataTypeTok"/>
    <w:basedOn w:val="VerbatimChar"/>
    <w:rsid w:val="00A14643"/>
    <w:rPr>
      <w:rFonts w:ascii="Calibri" w:eastAsia="Calibri" w:hAnsi="Calibri" w:cs="Times New Roman"/>
      <w:b/>
      <w:bCs/>
      <w:sz w:val="20"/>
      <w:szCs w:val="20"/>
      <w:shd w:val="clear" w:color="auto" w:fill="F8F8F8"/>
    </w:rPr>
  </w:style>
  <w:style w:type="character" w:customStyle="1" w:styleId="DecValTok">
    <w:name w:val="DecValTok"/>
    <w:basedOn w:val="VerbatimChar"/>
    <w:rsid w:val="00A14643"/>
    <w:rPr>
      <w:rFonts w:ascii="Calibri" w:eastAsia="Calibri" w:hAnsi="Calibri" w:cs="Times New Roman"/>
      <w:b/>
      <w:bCs/>
      <w:sz w:val="20"/>
      <w:szCs w:val="20"/>
      <w:shd w:val="clear" w:color="auto" w:fill="F8F8F8"/>
    </w:rPr>
  </w:style>
  <w:style w:type="character" w:customStyle="1" w:styleId="BaseNTok">
    <w:name w:val="BaseNTok"/>
    <w:basedOn w:val="VerbatimChar"/>
    <w:rsid w:val="00A14643"/>
    <w:rPr>
      <w:rFonts w:ascii="Calibri" w:eastAsia="Calibri" w:hAnsi="Calibri" w:cs="Times New Roman"/>
      <w:b/>
      <w:bCs/>
      <w:sz w:val="20"/>
      <w:szCs w:val="20"/>
      <w:shd w:val="clear" w:color="auto" w:fill="F8F8F8"/>
    </w:rPr>
  </w:style>
  <w:style w:type="character" w:customStyle="1" w:styleId="FloatTok">
    <w:name w:val="FloatTok"/>
    <w:basedOn w:val="VerbatimChar"/>
    <w:rsid w:val="00A14643"/>
    <w:rPr>
      <w:rFonts w:ascii="Calibri" w:eastAsia="Calibri" w:hAnsi="Calibri" w:cs="Times New Roman"/>
      <w:b/>
      <w:bCs/>
      <w:sz w:val="20"/>
      <w:szCs w:val="20"/>
      <w:shd w:val="clear" w:color="auto" w:fill="F8F8F8"/>
    </w:rPr>
  </w:style>
  <w:style w:type="character" w:customStyle="1" w:styleId="ConstantTok">
    <w:name w:val="ConstantTok"/>
    <w:basedOn w:val="VerbatimChar"/>
    <w:rsid w:val="00A14643"/>
    <w:rPr>
      <w:rFonts w:ascii="Calibri" w:eastAsia="Calibri" w:hAnsi="Calibri" w:cs="Times New Roman"/>
      <w:b/>
      <w:bCs/>
      <w:sz w:val="20"/>
      <w:szCs w:val="20"/>
      <w:shd w:val="clear" w:color="auto" w:fill="F8F8F8"/>
    </w:rPr>
  </w:style>
  <w:style w:type="character" w:customStyle="1" w:styleId="CharTok">
    <w:name w:val="CharTok"/>
    <w:basedOn w:val="VerbatimChar"/>
    <w:rsid w:val="00A14643"/>
    <w:rPr>
      <w:rFonts w:ascii="Calibri" w:eastAsia="Calibri" w:hAnsi="Calibri" w:cs="Times New Roman"/>
      <w:b/>
      <w:bCs/>
      <w:sz w:val="20"/>
      <w:szCs w:val="20"/>
      <w:shd w:val="clear" w:color="auto" w:fill="F8F8F8"/>
    </w:rPr>
  </w:style>
  <w:style w:type="character" w:customStyle="1" w:styleId="SpecialCharTok">
    <w:name w:val="SpecialCharTok"/>
    <w:basedOn w:val="VerbatimChar"/>
    <w:rsid w:val="00A14643"/>
    <w:rPr>
      <w:rFonts w:ascii="Calibri" w:eastAsia="Calibri" w:hAnsi="Calibri" w:cs="Times New Roman"/>
      <w:b/>
      <w:bCs/>
      <w:sz w:val="20"/>
      <w:szCs w:val="20"/>
      <w:shd w:val="clear" w:color="auto" w:fill="F8F8F8"/>
    </w:rPr>
  </w:style>
  <w:style w:type="character" w:customStyle="1" w:styleId="StringTok">
    <w:name w:val="StringTok"/>
    <w:basedOn w:val="VerbatimChar"/>
    <w:rsid w:val="00A14643"/>
    <w:rPr>
      <w:rFonts w:ascii="Calibri" w:eastAsia="Calibri" w:hAnsi="Calibri" w:cs="Times New Roman"/>
      <w:b/>
      <w:bCs/>
      <w:sz w:val="20"/>
      <w:szCs w:val="20"/>
      <w:shd w:val="clear" w:color="auto" w:fill="F8F8F8"/>
    </w:rPr>
  </w:style>
  <w:style w:type="character" w:customStyle="1" w:styleId="VerbatimStringTok">
    <w:name w:val="VerbatimStringTok"/>
    <w:basedOn w:val="VerbatimChar"/>
    <w:rsid w:val="00A14643"/>
    <w:rPr>
      <w:rFonts w:ascii="Calibri" w:eastAsia="Calibri" w:hAnsi="Calibri" w:cs="Times New Roman"/>
      <w:b/>
      <w:bCs/>
      <w:sz w:val="20"/>
      <w:szCs w:val="20"/>
      <w:shd w:val="clear" w:color="auto" w:fill="F8F8F8"/>
    </w:rPr>
  </w:style>
  <w:style w:type="character" w:customStyle="1" w:styleId="SpecialStringTok">
    <w:name w:val="SpecialStringTok"/>
    <w:basedOn w:val="VerbatimChar"/>
    <w:rsid w:val="00A14643"/>
    <w:rPr>
      <w:rFonts w:ascii="Calibri" w:eastAsia="Calibri" w:hAnsi="Calibri" w:cs="Times New Roman"/>
      <w:b/>
      <w:bCs/>
      <w:sz w:val="20"/>
      <w:szCs w:val="20"/>
      <w:shd w:val="clear" w:color="auto" w:fill="F8F8F8"/>
    </w:rPr>
  </w:style>
  <w:style w:type="character" w:customStyle="1" w:styleId="ImportTok">
    <w:name w:val="ImportTok"/>
    <w:basedOn w:val="VerbatimChar"/>
    <w:rsid w:val="00A14643"/>
    <w:rPr>
      <w:rFonts w:ascii="Calibri" w:eastAsia="Calibri" w:hAnsi="Calibri" w:cs="Times New Roman"/>
      <w:b/>
      <w:bCs/>
      <w:sz w:val="20"/>
      <w:szCs w:val="20"/>
      <w:shd w:val="clear" w:color="auto" w:fill="F8F8F8"/>
    </w:rPr>
  </w:style>
  <w:style w:type="character" w:customStyle="1" w:styleId="CommentTok">
    <w:name w:val="CommentTok"/>
    <w:basedOn w:val="VerbatimChar"/>
    <w:rsid w:val="00A14643"/>
    <w:rPr>
      <w:rFonts w:ascii="Calibri" w:eastAsia="Calibri" w:hAnsi="Calibri" w:cs="Times New Roman"/>
      <w:b/>
      <w:bCs/>
      <w:sz w:val="20"/>
      <w:szCs w:val="20"/>
      <w:shd w:val="clear" w:color="auto" w:fill="F8F8F8"/>
    </w:rPr>
  </w:style>
  <w:style w:type="character" w:customStyle="1" w:styleId="DocumentationTok">
    <w:name w:val="DocumentationTok"/>
    <w:basedOn w:val="VerbatimChar"/>
    <w:rsid w:val="00A14643"/>
    <w:rPr>
      <w:rFonts w:ascii="Calibri" w:eastAsia="Calibri" w:hAnsi="Calibri" w:cs="Times New Roman"/>
      <w:b/>
      <w:bCs/>
      <w:sz w:val="20"/>
      <w:szCs w:val="20"/>
      <w:shd w:val="clear" w:color="auto" w:fill="F8F8F8"/>
    </w:rPr>
  </w:style>
  <w:style w:type="character" w:customStyle="1" w:styleId="AnnotationTok">
    <w:name w:val="AnnotationTok"/>
    <w:basedOn w:val="VerbatimChar"/>
    <w:rsid w:val="00A14643"/>
    <w:rPr>
      <w:rFonts w:ascii="Calibri" w:eastAsia="Calibri" w:hAnsi="Calibri" w:cs="Times New Roman"/>
      <w:b/>
      <w:bCs/>
      <w:sz w:val="20"/>
      <w:szCs w:val="20"/>
      <w:shd w:val="clear" w:color="auto" w:fill="F8F8F8"/>
    </w:rPr>
  </w:style>
  <w:style w:type="character" w:customStyle="1" w:styleId="CommentVarTok">
    <w:name w:val="CommentVarTok"/>
    <w:basedOn w:val="VerbatimChar"/>
    <w:rsid w:val="00A14643"/>
    <w:rPr>
      <w:rFonts w:ascii="Calibri" w:eastAsia="Calibri" w:hAnsi="Calibri" w:cs="Times New Roman"/>
      <w:b/>
      <w:bCs/>
      <w:sz w:val="20"/>
      <w:szCs w:val="20"/>
      <w:shd w:val="clear" w:color="auto" w:fill="F8F8F8"/>
    </w:rPr>
  </w:style>
  <w:style w:type="character" w:customStyle="1" w:styleId="OtherTok">
    <w:name w:val="OtherTok"/>
    <w:basedOn w:val="VerbatimChar"/>
    <w:rsid w:val="00A14643"/>
    <w:rPr>
      <w:rFonts w:ascii="Calibri" w:eastAsia="Calibri" w:hAnsi="Calibri" w:cs="Times New Roman"/>
      <w:b/>
      <w:bCs/>
      <w:sz w:val="20"/>
      <w:szCs w:val="20"/>
      <w:shd w:val="clear" w:color="auto" w:fill="F8F8F8"/>
    </w:rPr>
  </w:style>
  <w:style w:type="character" w:customStyle="1" w:styleId="FunctionTok">
    <w:name w:val="FunctionTok"/>
    <w:basedOn w:val="VerbatimChar"/>
    <w:rsid w:val="00A14643"/>
    <w:rPr>
      <w:rFonts w:ascii="Calibri" w:eastAsia="Calibri" w:hAnsi="Calibri" w:cs="Times New Roman"/>
      <w:b/>
      <w:bCs/>
      <w:sz w:val="20"/>
      <w:szCs w:val="20"/>
      <w:shd w:val="clear" w:color="auto" w:fill="F8F8F8"/>
    </w:rPr>
  </w:style>
  <w:style w:type="character" w:customStyle="1" w:styleId="VariableTok">
    <w:name w:val="VariableTok"/>
    <w:basedOn w:val="VerbatimChar"/>
    <w:rsid w:val="00A14643"/>
    <w:rPr>
      <w:rFonts w:ascii="Calibri" w:eastAsia="Calibri" w:hAnsi="Calibri" w:cs="Times New Roman"/>
      <w:b/>
      <w:bCs/>
      <w:sz w:val="20"/>
      <w:szCs w:val="20"/>
      <w:shd w:val="clear" w:color="auto" w:fill="F8F8F8"/>
    </w:rPr>
  </w:style>
  <w:style w:type="character" w:customStyle="1" w:styleId="ControlFlowTok">
    <w:name w:val="ControlFlowTok"/>
    <w:basedOn w:val="VerbatimChar"/>
    <w:rsid w:val="00A14643"/>
    <w:rPr>
      <w:rFonts w:ascii="Calibri" w:eastAsia="Calibri" w:hAnsi="Calibri" w:cs="Times New Roman"/>
      <w:b/>
      <w:bCs/>
      <w:sz w:val="20"/>
      <w:szCs w:val="20"/>
      <w:shd w:val="clear" w:color="auto" w:fill="F8F8F8"/>
    </w:rPr>
  </w:style>
  <w:style w:type="character" w:customStyle="1" w:styleId="OperatorTok">
    <w:name w:val="OperatorTok"/>
    <w:basedOn w:val="VerbatimChar"/>
    <w:rsid w:val="00A14643"/>
    <w:rPr>
      <w:rFonts w:ascii="Calibri" w:eastAsia="Calibri" w:hAnsi="Calibri" w:cs="Times New Roman"/>
      <w:b/>
      <w:bCs/>
      <w:sz w:val="20"/>
      <w:szCs w:val="20"/>
      <w:shd w:val="clear" w:color="auto" w:fill="F8F8F8"/>
    </w:rPr>
  </w:style>
  <w:style w:type="character" w:customStyle="1" w:styleId="BuiltInTok">
    <w:name w:val="BuiltInTok"/>
    <w:basedOn w:val="VerbatimChar"/>
    <w:rsid w:val="00A14643"/>
    <w:rPr>
      <w:rFonts w:ascii="Calibri" w:eastAsia="Calibri" w:hAnsi="Calibri" w:cs="Times New Roman"/>
      <w:b/>
      <w:bCs/>
      <w:sz w:val="20"/>
      <w:szCs w:val="20"/>
      <w:shd w:val="clear" w:color="auto" w:fill="F8F8F8"/>
    </w:rPr>
  </w:style>
  <w:style w:type="character" w:customStyle="1" w:styleId="ExtensionTok">
    <w:name w:val="ExtensionTok"/>
    <w:basedOn w:val="VerbatimChar"/>
    <w:rsid w:val="00A14643"/>
    <w:rPr>
      <w:rFonts w:ascii="Calibri" w:eastAsia="Calibri" w:hAnsi="Calibri" w:cs="Times New Roman"/>
      <w:b/>
      <w:bCs/>
      <w:sz w:val="20"/>
      <w:szCs w:val="20"/>
      <w:shd w:val="clear" w:color="auto" w:fill="F8F8F8"/>
    </w:rPr>
  </w:style>
  <w:style w:type="character" w:customStyle="1" w:styleId="PreprocessorTok">
    <w:name w:val="PreprocessorTok"/>
    <w:basedOn w:val="VerbatimChar"/>
    <w:rsid w:val="00A14643"/>
    <w:rPr>
      <w:rFonts w:ascii="Calibri" w:eastAsia="Calibri" w:hAnsi="Calibri" w:cs="Times New Roman"/>
      <w:b/>
      <w:bCs/>
      <w:sz w:val="20"/>
      <w:szCs w:val="20"/>
      <w:shd w:val="clear" w:color="auto" w:fill="F8F8F8"/>
    </w:rPr>
  </w:style>
  <w:style w:type="character" w:customStyle="1" w:styleId="AttributeTok">
    <w:name w:val="AttributeTok"/>
    <w:basedOn w:val="VerbatimChar"/>
    <w:rsid w:val="00A14643"/>
    <w:rPr>
      <w:rFonts w:ascii="Calibri" w:eastAsia="Calibri" w:hAnsi="Calibri" w:cs="Times New Roman"/>
      <w:b/>
      <w:bCs/>
      <w:sz w:val="20"/>
      <w:szCs w:val="20"/>
      <w:shd w:val="clear" w:color="auto" w:fill="F8F8F8"/>
    </w:rPr>
  </w:style>
  <w:style w:type="character" w:customStyle="1" w:styleId="RegionMarkerTok">
    <w:name w:val="RegionMarkerTok"/>
    <w:basedOn w:val="VerbatimChar"/>
    <w:rsid w:val="00A14643"/>
    <w:rPr>
      <w:rFonts w:ascii="Calibri" w:eastAsia="Calibri" w:hAnsi="Calibri" w:cs="Times New Roman"/>
      <w:b/>
      <w:bCs/>
      <w:sz w:val="20"/>
      <w:szCs w:val="20"/>
      <w:shd w:val="clear" w:color="auto" w:fill="F8F8F8"/>
    </w:rPr>
  </w:style>
  <w:style w:type="character" w:customStyle="1" w:styleId="InformationTok">
    <w:name w:val="InformationTok"/>
    <w:basedOn w:val="VerbatimChar"/>
    <w:rsid w:val="00A14643"/>
    <w:rPr>
      <w:rFonts w:ascii="Calibri" w:eastAsia="Calibri" w:hAnsi="Calibri" w:cs="Times New Roman"/>
      <w:b/>
      <w:bCs/>
      <w:sz w:val="20"/>
      <w:szCs w:val="20"/>
      <w:shd w:val="clear" w:color="auto" w:fill="F8F8F8"/>
    </w:rPr>
  </w:style>
  <w:style w:type="character" w:customStyle="1" w:styleId="WarningTok">
    <w:name w:val="WarningTok"/>
    <w:basedOn w:val="VerbatimChar"/>
    <w:rsid w:val="00A14643"/>
    <w:rPr>
      <w:rFonts w:ascii="Calibri" w:eastAsia="Calibri" w:hAnsi="Calibri" w:cs="Times New Roman"/>
      <w:b/>
      <w:bCs/>
      <w:sz w:val="20"/>
      <w:szCs w:val="20"/>
      <w:shd w:val="clear" w:color="auto" w:fill="F8F8F8"/>
    </w:rPr>
  </w:style>
  <w:style w:type="character" w:customStyle="1" w:styleId="AlertTok">
    <w:name w:val="AlertTok"/>
    <w:basedOn w:val="VerbatimChar"/>
    <w:rsid w:val="00A14643"/>
    <w:rPr>
      <w:rFonts w:ascii="Calibri" w:eastAsia="Calibri" w:hAnsi="Calibri" w:cs="Times New Roman"/>
      <w:b/>
      <w:bCs/>
      <w:sz w:val="20"/>
      <w:szCs w:val="20"/>
      <w:shd w:val="clear" w:color="auto" w:fill="F8F8F8"/>
    </w:rPr>
  </w:style>
  <w:style w:type="character" w:customStyle="1" w:styleId="ErrorTok">
    <w:name w:val="ErrorTok"/>
    <w:basedOn w:val="VerbatimChar"/>
    <w:rsid w:val="00A14643"/>
    <w:rPr>
      <w:rFonts w:ascii="Calibri" w:eastAsia="Calibri" w:hAnsi="Calibri" w:cs="Times New Roman"/>
      <w:b/>
      <w:bCs/>
      <w:sz w:val="20"/>
      <w:szCs w:val="20"/>
      <w:shd w:val="clear" w:color="auto" w:fill="F8F8F8"/>
    </w:rPr>
  </w:style>
  <w:style w:type="character" w:customStyle="1" w:styleId="NormalTok">
    <w:name w:val="NormalTok"/>
    <w:basedOn w:val="VerbatimChar"/>
    <w:rsid w:val="00A14643"/>
    <w:rPr>
      <w:rFonts w:ascii="Calibri" w:eastAsia="Calibri" w:hAnsi="Calibri" w:cs="Times New Roman"/>
      <w:b/>
      <w:bCs/>
      <w:sz w:val="20"/>
      <w:szCs w:val="20"/>
      <w:shd w:val="clear" w:color="auto" w:fill="F8F8F8"/>
    </w:rPr>
  </w:style>
  <w:style w:type="character" w:customStyle="1" w:styleId="1f2">
    <w:name w:val="Заголовок Знак1"/>
    <w:basedOn w:val="a0"/>
    <w:uiPriority w:val="10"/>
    <w:rsid w:val="00A14643"/>
    <w:rPr>
      <w:rFonts w:asciiTheme="majorHAnsi" w:eastAsiaTheme="majorEastAsia" w:hAnsiTheme="majorHAnsi" w:cstheme="majorBidi"/>
      <w:spacing w:val="-10"/>
      <w:kern w:val="28"/>
      <w:sz w:val="56"/>
      <w:szCs w:val="56"/>
    </w:rPr>
  </w:style>
  <w:style w:type="character" w:customStyle="1" w:styleId="1f3">
    <w:name w:val="Дата Знак1"/>
    <w:basedOn w:val="a0"/>
    <w:uiPriority w:val="99"/>
    <w:semiHidden/>
    <w:rsid w:val="00A14643"/>
    <w:rPr>
      <w:rFonts w:ascii="Calibri" w:eastAsia="Times New Roman" w:hAnsi="Calibri" w:cs="Times New Roman"/>
    </w:rPr>
  </w:style>
  <w:style w:type="paragraph" w:customStyle="1" w:styleId="2">
    <w:name w:val="Заголовок оглавления2"/>
    <w:basedOn w:val="1"/>
    <w:next w:val="aa"/>
    <w:uiPriority w:val="39"/>
    <w:unhideWhenUsed/>
    <w:qFormat/>
    <w:rsid w:val="008914B8"/>
    <w:pPr>
      <w:numPr>
        <w:numId w:val="3"/>
      </w:numPr>
      <w:spacing w:before="240" w:line="259" w:lineRule="auto"/>
      <w:ind w:left="425" w:right="57" w:hanging="425"/>
      <w:outlineLvl w:val="9"/>
    </w:pPr>
    <w:rPr>
      <w:rFonts w:cs="Times New Roman"/>
      <w:b w:val="0"/>
      <w:bCs w:val="0"/>
      <w:lang w:val="en-US"/>
    </w:rPr>
  </w:style>
  <w:style w:type="paragraph" w:customStyle="1" w:styleId="30">
    <w:name w:val="Заголовок оглавления3"/>
    <w:basedOn w:val="1"/>
    <w:next w:val="aa"/>
    <w:uiPriority w:val="39"/>
    <w:unhideWhenUsed/>
    <w:qFormat/>
    <w:rsid w:val="0098710B"/>
    <w:pPr>
      <w:numPr>
        <w:numId w:val="2"/>
      </w:numPr>
      <w:spacing w:before="240" w:line="259" w:lineRule="auto"/>
      <w:ind w:right="57"/>
      <w:outlineLvl w:val="9"/>
    </w:pPr>
    <w:rPr>
      <w:rFonts w:cs="Times New Roman"/>
      <w:b w:val="0"/>
      <w:bCs w:val="0"/>
      <w:lang w:val="en-US"/>
    </w:rPr>
  </w:style>
  <w:style w:type="paragraph" w:customStyle="1" w:styleId="4a">
    <w:name w:val="Заголовок оглавления4"/>
    <w:basedOn w:val="1"/>
    <w:next w:val="aa"/>
    <w:uiPriority w:val="39"/>
    <w:unhideWhenUsed/>
    <w:qFormat/>
    <w:rsid w:val="00C27F80"/>
    <w:pPr>
      <w:numPr>
        <w:numId w:val="0"/>
      </w:numPr>
      <w:spacing w:before="240" w:line="259" w:lineRule="auto"/>
      <w:ind w:left="1067" w:right="57" w:hanging="360"/>
      <w:outlineLvl w:val="9"/>
    </w:pPr>
    <w:rPr>
      <w:rFonts w:cs="Times New Roman"/>
      <w:b w:val="0"/>
      <w:bCs w:val="0"/>
      <w:lang w:val="en-US"/>
    </w:rPr>
  </w:style>
  <w:style w:type="paragraph" w:customStyle="1" w:styleId="5a">
    <w:name w:val="Заголовок оглавления5"/>
    <w:basedOn w:val="1"/>
    <w:next w:val="aa"/>
    <w:uiPriority w:val="39"/>
    <w:unhideWhenUsed/>
    <w:qFormat/>
    <w:rsid w:val="00C27F80"/>
    <w:pPr>
      <w:numPr>
        <w:numId w:val="0"/>
      </w:numPr>
      <w:spacing w:before="240" w:line="259" w:lineRule="auto"/>
      <w:ind w:left="1067" w:right="57" w:hanging="360"/>
      <w:outlineLvl w:val="9"/>
    </w:pPr>
    <w:rPr>
      <w:rFonts w:cs="Times New Roman"/>
      <w:b w:val="0"/>
      <w:bCs w:val="0"/>
      <w:lang w:val="en-US"/>
    </w:rPr>
  </w:style>
  <w:style w:type="paragraph" w:customStyle="1" w:styleId="6a">
    <w:name w:val="Заголовок оглавления6"/>
    <w:basedOn w:val="1"/>
    <w:next w:val="aa"/>
    <w:uiPriority w:val="39"/>
    <w:unhideWhenUsed/>
    <w:qFormat/>
    <w:rsid w:val="008D2243"/>
    <w:pPr>
      <w:numPr>
        <w:numId w:val="0"/>
      </w:numPr>
      <w:spacing w:before="240" w:line="259" w:lineRule="auto"/>
      <w:ind w:left="1440" w:right="57" w:hanging="360"/>
      <w:outlineLvl w:val="9"/>
    </w:pPr>
    <w:rPr>
      <w:rFonts w:cs="Times New Roman"/>
      <w:b w:val="0"/>
      <w:bCs w:val="0"/>
      <w:lang w:val="en-US"/>
    </w:rPr>
  </w:style>
  <w:style w:type="character" w:customStyle="1" w:styleId="1f4">
    <w:name w:val="Неразрешенное упоминание1"/>
    <w:basedOn w:val="a0"/>
    <w:uiPriority w:val="99"/>
    <w:semiHidden/>
    <w:unhideWhenUsed/>
    <w:rsid w:val="00951602"/>
    <w:rPr>
      <w:color w:val="605E5C"/>
      <w:shd w:val="clear" w:color="auto" w:fill="E1DFDD"/>
    </w:rPr>
  </w:style>
  <w:style w:type="paragraph" w:styleId="afff3">
    <w:name w:val="TOC Heading"/>
    <w:basedOn w:val="1"/>
    <w:next w:val="aa"/>
    <w:uiPriority w:val="39"/>
    <w:unhideWhenUsed/>
    <w:qFormat/>
    <w:rsid w:val="00404F86"/>
    <w:pPr>
      <w:numPr>
        <w:numId w:val="0"/>
      </w:numPr>
      <w:spacing w:before="240" w:line="259" w:lineRule="auto"/>
      <w:ind w:left="360" w:right="57" w:hanging="360"/>
      <w:outlineLvl w:val="9"/>
    </w:pPr>
    <w:rPr>
      <w:rFonts w:cs="Times New Roman"/>
      <w:b w:val="0"/>
      <w:bCs w:val="0"/>
      <w:lang w:val="en-US"/>
    </w:rPr>
  </w:style>
  <w:style w:type="paragraph" w:customStyle="1" w:styleId="TableParagraph">
    <w:name w:val="Table Paragraph"/>
    <w:basedOn w:val="a"/>
    <w:uiPriority w:val="1"/>
    <w:qFormat/>
    <w:rsid w:val="00D64AF1"/>
    <w:pPr>
      <w:widowControl w:val="0"/>
      <w:autoSpaceDE w:val="0"/>
      <w:autoSpaceDN w:val="0"/>
      <w:ind w:left="200"/>
    </w:pPr>
    <w:rPr>
      <w:rFonts w:ascii="Microsoft Sans Serif" w:eastAsia="Microsoft Sans Serif" w:hAnsi="Microsoft Sans Serif" w:cs="Microsoft Sans Serif"/>
    </w:rPr>
  </w:style>
  <w:style w:type="character" w:customStyle="1" w:styleId="afff4">
    <w:name w:val="Осн. текст Знак"/>
    <w:locked/>
    <w:rsid w:val="00B301C8"/>
    <w:rPr>
      <w:rFonts w:eastAsia="Times New Roman"/>
    </w:rPr>
  </w:style>
  <w:style w:type="character" w:customStyle="1" w:styleId="afff5">
    <w:name w:val="Привязка сноски"/>
    <w:rsid w:val="00CD7494"/>
    <w:rPr>
      <w:rFonts w:ascii="Times New Roman" w:hAnsi="Times New Roman" w:cs="Times New Roman"/>
      <w:vertAlign w:val="superscript"/>
    </w:rPr>
  </w:style>
  <w:style w:type="character" w:customStyle="1" w:styleId="afff6">
    <w:name w:val="Символ сноски"/>
    <w:qFormat/>
    <w:rsid w:val="00CD7494"/>
  </w:style>
  <w:style w:type="character" w:customStyle="1" w:styleId="FootnoteCharacters">
    <w:name w:val="Footnote Characters"/>
    <w:qFormat/>
    <w:rsid w:val="00CD7494"/>
    <w:rPr>
      <w:rFonts w:ascii="Times New Roman" w:hAnsi="Times New Roman" w:cs="Times New Roman"/>
      <w:vertAlign w:val="superscript"/>
    </w:rPr>
  </w:style>
  <w:style w:type="paragraph" w:customStyle="1" w:styleId="afff7">
    <w:name w:val="Содержимое врезки"/>
    <w:basedOn w:val="a"/>
    <w:qFormat/>
    <w:rsid w:val="00AE22A8"/>
    <w:pPr>
      <w:suppressAutoHyphens/>
      <w:overflowPunct w:val="0"/>
      <w:spacing w:after="200" w:line="276" w:lineRule="auto"/>
    </w:pPr>
    <w:rPr>
      <w:rFonts w:ascii="Calibri" w:hAnsi="Calibri"/>
      <w:sz w:val="22"/>
    </w:rPr>
  </w:style>
  <w:style w:type="paragraph" w:customStyle="1" w:styleId="ConsPlusNormal">
    <w:name w:val="ConsPlusNormal"/>
    <w:rsid w:val="004E3693"/>
    <w:pPr>
      <w:widowControl w:val="0"/>
      <w:spacing w:after="0" w:line="360" w:lineRule="auto"/>
      <w:ind w:firstLine="720"/>
    </w:pPr>
    <w:rPr>
      <w:rFonts w:ascii="Arial" w:eastAsia="Times New Roman" w:hAnsi="Arial" w:cs="Times New Roman"/>
      <w:color w:val="000000"/>
      <w:sz w:val="20"/>
      <w:szCs w:val="20"/>
      <w:lang w:eastAsia="ru-RU"/>
    </w:rPr>
  </w:style>
  <w:style w:type="paragraph" w:customStyle="1" w:styleId="cl-4e11f124">
    <w:name w:val="cl-4e11f124"/>
    <w:basedOn w:val="a"/>
    <w:rsid w:val="00BB7E94"/>
    <w:pPr>
      <w:jc w:val="center"/>
    </w:pPr>
    <w:rPr>
      <w:rFonts w:eastAsiaTheme="minorEastAsia"/>
      <w:szCs w:val="24"/>
      <w:lang w:eastAsia="ru-RU"/>
    </w:rPr>
  </w:style>
  <w:style w:type="character" w:customStyle="1" w:styleId="cl-4e0e44b61">
    <w:name w:val="cl-4e0e44b61"/>
    <w:basedOn w:val="a0"/>
    <w:rsid w:val="00BB7E94"/>
    <w:rPr>
      <w:rFonts w:ascii="Times New Roman" w:hAnsi="Times New Roman" w:cs="Times New Roman" w:hint="default"/>
      <w:b w:val="0"/>
      <w:bCs w:val="0"/>
      <w:i w:val="0"/>
      <w:iCs w:val="0"/>
      <w:strike w:val="0"/>
      <w:dstrike w:val="0"/>
      <w:sz w:val="24"/>
      <w:szCs w:val="24"/>
      <w:u w:val="none"/>
      <w:effect w:val="none"/>
      <w:shd w:val="clear" w:color="auto" w:fill="auto"/>
    </w:rPr>
  </w:style>
  <w:style w:type="paragraph" w:customStyle="1" w:styleId="afff8">
    <w:name w:val="СФ_Текст"/>
    <w:link w:val="afff9"/>
    <w:qFormat/>
    <w:rsid w:val="00612E59"/>
    <w:pPr>
      <w:spacing w:before="120" w:after="120" w:line="288" w:lineRule="auto"/>
      <w:jc w:val="both"/>
    </w:pPr>
    <w:rPr>
      <w:rFonts w:ascii="Times New Roman" w:eastAsia="Times New Roman" w:hAnsi="Times New Roman" w:cs="Times New Roman"/>
      <w:sz w:val="24"/>
      <w:szCs w:val="24"/>
      <w:lang w:eastAsia="ru-RU"/>
    </w:rPr>
  </w:style>
  <w:style w:type="character" w:customStyle="1" w:styleId="afff9">
    <w:name w:val="СФ_Текст Знак"/>
    <w:basedOn w:val="a0"/>
    <w:link w:val="afff8"/>
    <w:rsid w:val="00612E59"/>
    <w:rPr>
      <w:rFonts w:ascii="Times New Roman" w:eastAsia="Times New Roman" w:hAnsi="Times New Roman" w:cs="Times New Roman"/>
      <w:sz w:val="24"/>
      <w:szCs w:val="24"/>
      <w:lang w:eastAsia="ru-RU"/>
    </w:rPr>
  </w:style>
  <w:style w:type="paragraph" w:customStyle="1" w:styleId="OT">
    <w:name w:val="OT"/>
    <w:basedOn w:val="a"/>
    <w:link w:val="OT0"/>
    <w:qFormat/>
    <w:rsid w:val="00612E59"/>
    <w:pPr>
      <w:widowControl w:val="0"/>
      <w:autoSpaceDE w:val="0"/>
      <w:autoSpaceDN w:val="0"/>
      <w:adjustRightInd w:val="0"/>
      <w:spacing w:after="120"/>
      <w:jc w:val="both"/>
    </w:pPr>
    <w:rPr>
      <w:snapToGrid w:val="0"/>
      <w:sz w:val="22"/>
      <w:szCs w:val="20"/>
      <w:lang w:eastAsia="ru-RU"/>
    </w:rPr>
  </w:style>
  <w:style w:type="character" w:customStyle="1" w:styleId="OT0">
    <w:name w:val="OT Знак"/>
    <w:link w:val="OT"/>
    <w:rsid w:val="00612E59"/>
    <w:rPr>
      <w:rFonts w:ascii="Times New Roman" w:eastAsia="Times New Roman" w:hAnsi="Times New Roman" w:cs="Times New Roman"/>
      <w:snapToGrid w:val="0"/>
      <w:szCs w:val="20"/>
      <w:lang w:eastAsia="ru-RU"/>
    </w:rPr>
  </w:style>
  <w:style w:type="character" w:customStyle="1" w:styleId="2b">
    <w:name w:val="Неразрешенное упоминание2"/>
    <w:basedOn w:val="a0"/>
    <w:uiPriority w:val="99"/>
    <w:semiHidden/>
    <w:unhideWhenUsed/>
    <w:rsid w:val="00BA11AC"/>
    <w:rPr>
      <w:color w:val="605E5C"/>
      <w:shd w:val="clear" w:color="auto" w:fill="E1DFDD"/>
    </w:rPr>
  </w:style>
  <w:style w:type="paragraph" w:customStyle="1" w:styleId="SDText">
    <w:name w:val="SD_Text"/>
    <w:basedOn w:val="a"/>
    <w:link w:val="SDText0"/>
    <w:qFormat/>
    <w:rsid w:val="00D12618"/>
    <w:pPr>
      <w:ind w:firstLine="709"/>
      <w:jc w:val="both"/>
    </w:pPr>
    <w:rPr>
      <w:rFonts w:eastAsiaTheme="majorEastAsia" w:cstheme="majorBidi"/>
      <w:color w:val="000000" w:themeColor="text1"/>
      <w:szCs w:val="28"/>
    </w:rPr>
  </w:style>
  <w:style w:type="character" w:customStyle="1" w:styleId="SDText0">
    <w:name w:val="SD_Text Знак"/>
    <w:basedOn w:val="a0"/>
    <w:link w:val="SDText"/>
    <w:rsid w:val="00D12618"/>
    <w:rPr>
      <w:rFonts w:ascii="Times New Roman" w:eastAsiaTheme="majorEastAsia" w:hAnsi="Times New Roman" w:cstheme="majorBidi"/>
      <w:color w:val="000000" w:themeColor="text1"/>
      <w:sz w:val="24"/>
      <w:szCs w:val="28"/>
    </w:rPr>
  </w:style>
  <w:style w:type="character" w:customStyle="1" w:styleId="jlqj4b">
    <w:name w:val="jlqj4b"/>
    <w:basedOn w:val="a0"/>
    <w:rsid w:val="00820C99"/>
  </w:style>
  <w:style w:type="character" w:customStyle="1" w:styleId="hwtze">
    <w:name w:val="hwtze"/>
    <w:basedOn w:val="a0"/>
    <w:rsid w:val="009D0E59"/>
  </w:style>
  <w:style w:type="character" w:customStyle="1" w:styleId="rynqvb">
    <w:name w:val="rynqvb"/>
    <w:basedOn w:val="a0"/>
    <w:rsid w:val="009D0E59"/>
  </w:style>
  <w:style w:type="character" w:customStyle="1" w:styleId="fontstyle01">
    <w:name w:val="fontstyle01"/>
    <w:basedOn w:val="a0"/>
    <w:rsid w:val="004E096F"/>
    <w:rPr>
      <w:rFonts w:ascii="TimesNewRoman" w:hAnsi="TimesNewRoman" w:hint="default"/>
      <w:b w:val="0"/>
      <w:bCs w:val="0"/>
      <w:i w:val="0"/>
      <w:iCs w:val="0"/>
      <w:color w:val="000000"/>
      <w:sz w:val="26"/>
      <w:szCs w:val="26"/>
    </w:rPr>
  </w:style>
  <w:style w:type="character" w:customStyle="1" w:styleId="fontstyle21">
    <w:name w:val="fontstyle21"/>
    <w:basedOn w:val="a0"/>
    <w:rsid w:val="004E096F"/>
    <w:rPr>
      <w:rFonts w:ascii="Times-Roman" w:hAnsi="Times-Roman" w:hint="default"/>
      <w:b w:val="0"/>
      <w:bCs w:val="0"/>
      <w:i w:val="0"/>
      <w:iCs w:val="0"/>
      <w:color w:val="000000"/>
      <w:sz w:val="26"/>
      <w:szCs w:val="26"/>
    </w:rPr>
  </w:style>
  <w:style w:type="character" w:customStyle="1" w:styleId="hgkelc">
    <w:name w:val="hgkelc"/>
    <w:basedOn w:val="a0"/>
    <w:rsid w:val="00574088"/>
  </w:style>
  <w:style w:type="paragraph" w:styleId="afffa">
    <w:name w:val="table of figures"/>
    <w:basedOn w:val="a"/>
    <w:next w:val="a"/>
    <w:uiPriority w:val="99"/>
    <w:unhideWhenUsed/>
    <w:rsid w:val="00660E04"/>
  </w:style>
  <w:style w:type="character" w:customStyle="1" w:styleId="subabstractlabel">
    <w:name w:val="sub_abstract_label"/>
    <w:basedOn w:val="a0"/>
    <w:rsid w:val="00C602C5"/>
  </w:style>
  <w:style w:type="character" w:customStyle="1" w:styleId="element-citation">
    <w:name w:val="element-citation"/>
    <w:basedOn w:val="a0"/>
    <w:rsid w:val="00C602C5"/>
  </w:style>
  <w:style w:type="character" w:customStyle="1" w:styleId="src">
    <w:name w:val="src"/>
    <w:basedOn w:val="a0"/>
    <w:rsid w:val="00C602C5"/>
  </w:style>
  <w:style w:type="character" w:customStyle="1" w:styleId="ref-journal">
    <w:name w:val="ref-journal"/>
    <w:basedOn w:val="a0"/>
    <w:rsid w:val="00C602C5"/>
  </w:style>
  <w:style w:type="character" w:customStyle="1" w:styleId="ref-vol">
    <w:name w:val="ref-vol"/>
    <w:basedOn w:val="a0"/>
    <w:rsid w:val="00C602C5"/>
  </w:style>
  <w:style w:type="character" w:customStyle="1" w:styleId="1f5">
    <w:name w:val="Замещающий текст1"/>
    <w:semiHidden/>
    <w:rsid w:val="00C602C5"/>
    <w:rPr>
      <w:rFonts w:ascii="Times New Roman" w:hAnsi="Times New Roman" w:cs="Times New Roman" w:hint="default"/>
      <w:color w:val="808080"/>
    </w:rPr>
  </w:style>
  <w:style w:type="character" w:customStyle="1" w:styleId="longtext">
    <w:name w:val="long_text"/>
    <w:basedOn w:val="a0"/>
    <w:uiPriority w:val="99"/>
    <w:rsid w:val="00C602C5"/>
  </w:style>
  <w:style w:type="paragraph" w:styleId="2c">
    <w:name w:val="Body Text 2"/>
    <w:basedOn w:val="a"/>
    <w:link w:val="2d"/>
    <w:unhideWhenUsed/>
    <w:rsid w:val="00C602C5"/>
    <w:pPr>
      <w:spacing w:after="120"/>
      <w:ind w:firstLine="709"/>
    </w:pPr>
    <w:rPr>
      <w:szCs w:val="24"/>
      <w:lang w:eastAsia="ru-RU"/>
    </w:rPr>
  </w:style>
  <w:style w:type="character" w:customStyle="1" w:styleId="2d">
    <w:name w:val="Основной текст 2 Знак"/>
    <w:basedOn w:val="a0"/>
    <w:link w:val="2c"/>
    <w:rsid w:val="00C602C5"/>
    <w:rPr>
      <w:rFonts w:ascii="Times New Roman" w:eastAsia="Times New Roman" w:hAnsi="Times New Roman" w:cs="Times New Roman"/>
      <w:sz w:val="24"/>
      <w:szCs w:val="24"/>
      <w:lang w:eastAsia="ru-RU"/>
    </w:rPr>
  </w:style>
  <w:style w:type="paragraph" w:styleId="2e">
    <w:name w:val="Body Text Indent 2"/>
    <w:basedOn w:val="a"/>
    <w:link w:val="2f"/>
    <w:rsid w:val="00C602C5"/>
    <w:pPr>
      <w:spacing w:after="120" w:line="480" w:lineRule="auto"/>
      <w:ind w:left="283"/>
    </w:pPr>
    <w:rPr>
      <w:szCs w:val="24"/>
      <w:lang w:eastAsia="ru-RU"/>
    </w:rPr>
  </w:style>
  <w:style w:type="character" w:customStyle="1" w:styleId="2f">
    <w:name w:val="Основной текст с отступом 2 Знак"/>
    <w:basedOn w:val="a0"/>
    <w:link w:val="2e"/>
    <w:rsid w:val="00C602C5"/>
    <w:rPr>
      <w:rFonts w:ascii="Times New Roman" w:eastAsia="Times New Roman" w:hAnsi="Times New Roman" w:cs="Times New Roman"/>
      <w:sz w:val="24"/>
      <w:szCs w:val="24"/>
      <w:lang w:eastAsia="ru-RU"/>
    </w:rPr>
  </w:style>
  <w:style w:type="paragraph" w:customStyle="1" w:styleId="2f0">
    <w:name w:val="Îñíîâíîé òåêñò 2"/>
    <w:basedOn w:val="a"/>
    <w:rsid w:val="00C602C5"/>
    <w:rPr>
      <w:rFonts w:cs="Arial Unicode MS"/>
      <w:sz w:val="28"/>
      <w:szCs w:val="28"/>
      <w:lang w:val="en-US" w:eastAsia="ru-RU"/>
    </w:rPr>
  </w:style>
  <w:style w:type="character" w:customStyle="1" w:styleId="st1">
    <w:name w:val="st1"/>
    <w:uiPriority w:val="99"/>
    <w:rsid w:val="00C602C5"/>
    <w:rPr>
      <w:rFonts w:ascii="Times New Roman" w:hAnsi="Times New Roman" w:cs="Times New Roman" w:hint="default"/>
    </w:rPr>
  </w:style>
  <w:style w:type="paragraph" w:styleId="3a">
    <w:name w:val="Body Text 3"/>
    <w:basedOn w:val="a"/>
    <w:link w:val="3b"/>
    <w:rsid w:val="00C602C5"/>
    <w:pPr>
      <w:spacing w:after="120"/>
    </w:pPr>
    <w:rPr>
      <w:sz w:val="16"/>
      <w:szCs w:val="16"/>
      <w:lang w:eastAsia="ru-RU"/>
    </w:rPr>
  </w:style>
  <w:style w:type="character" w:customStyle="1" w:styleId="3b">
    <w:name w:val="Основной текст 3 Знак"/>
    <w:basedOn w:val="a0"/>
    <w:link w:val="3a"/>
    <w:rsid w:val="00C602C5"/>
    <w:rPr>
      <w:rFonts w:ascii="Times New Roman" w:eastAsia="Times New Roman" w:hAnsi="Times New Roman" w:cs="Times New Roman"/>
      <w:sz w:val="16"/>
      <w:szCs w:val="16"/>
      <w:lang w:eastAsia="ru-RU"/>
    </w:rPr>
  </w:style>
  <w:style w:type="paragraph" w:customStyle="1" w:styleId="Pa16">
    <w:name w:val="Pa16"/>
    <w:basedOn w:val="Default"/>
    <w:next w:val="Default"/>
    <w:uiPriority w:val="99"/>
    <w:rsid w:val="00C602C5"/>
    <w:pPr>
      <w:spacing w:line="201" w:lineRule="atLeast"/>
    </w:pPr>
    <w:rPr>
      <w:rFonts w:ascii="TimesNewRomanPS" w:eastAsiaTheme="minorHAnsi" w:hAnsi="TimesNewRomanPS" w:cstheme="minorBidi"/>
      <w:color w:val="auto"/>
      <w:lang w:eastAsia="en-US"/>
    </w:rPr>
  </w:style>
  <w:style w:type="character" w:customStyle="1" w:styleId="NormalItalic">
    <w:name w:val="Normal Italic"/>
    <w:basedOn w:val="a0"/>
    <w:rsid w:val="00C602C5"/>
    <w:rPr>
      <w:b/>
      <w:bCs w:val="0"/>
      <w:i/>
      <w:iCs w:val="0"/>
    </w:rPr>
  </w:style>
  <w:style w:type="paragraph" w:customStyle="1" w:styleId="11">
    <w:name w:val="Отчет ЗАГОЛОВОК1"/>
    <w:basedOn w:val="20"/>
    <w:next w:val="a"/>
    <w:qFormat/>
    <w:rsid w:val="00C602C5"/>
    <w:pPr>
      <w:numPr>
        <w:ilvl w:val="0"/>
        <w:numId w:val="6"/>
      </w:numPr>
      <w:tabs>
        <w:tab w:val="num" w:pos="360"/>
      </w:tabs>
      <w:spacing w:line="360" w:lineRule="auto"/>
      <w:ind w:left="0" w:firstLine="0"/>
      <w:jc w:val="center"/>
      <w:outlineLvl w:val="0"/>
    </w:pPr>
    <w:rPr>
      <w:i/>
      <w:iCs w:val="0"/>
      <w:caps/>
      <w:lang w:val="ru-RU" w:eastAsia="ru-RU"/>
    </w:rPr>
  </w:style>
  <w:style w:type="paragraph" w:customStyle="1" w:styleId="110">
    <w:name w:val="Отчет заголовок 1.1"/>
    <w:basedOn w:val="11"/>
    <w:qFormat/>
    <w:rsid w:val="00C602C5"/>
    <w:pPr>
      <w:numPr>
        <w:ilvl w:val="1"/>
      </w:numPr>
      <w:tabs>
        <w:tab w:val="num" w:pos="360"/>
      </w:tabs>
      <w:spacing w:before="240" w:after="120"/>
      <w:ind w:left="0" w:firstLine="567"/>
      <w:jc w:val="both"/>
      <w:outlineLvl w:val="1"/>
    </w:pPr>
    <w:rPr>
      <w:caps w:val="0"/>
    </w:rPr>
  </w:style>
  <w:style w:type="paragraph" w:customStyle="1" w:styleId="111">
    <w:name w:val="Отчет заголовок 1.1.1"/>
    <w:basedOn w:val="110"/>
    <w:qFormat/>
    <w:rsid w:val="00C602C5"/>
    <w:pPr>
      <w:numPr>
        <w:ilvl w:val="2"/>
      </w:numPr>
      <w:tabs>
        <w:tab w:val="num" w:pos="360"/>
      </w:tabs>
      <w:ind w:left="0" w:firstLine="567"/>
      <w:outlineLvl w:val="2"/>
    </w:pPr>
    <w:rPr>
      <w:i w:val="0"/>
    </w:rPr>
  </w:style>
  <w:style w:type="paragraph" w:customStyle="1" w:styleId="1111">
    <w:name w:val="Отчет заголовок 1.1.1.1."/>
    <w:basedOn w:val="111"/>
    <w:qFormat/>
    <w:rsid w:val="00C602C5"/>
    <w:pPr>
      <w:numPr>
        <w:ilvl w:val="3"/>
      </w:numPr>
      <w:tabs>
        <w:tab w:val="num" w:pos="360"/>
      </w:tabs>
      <w:ind w:left="0" w:firstLine="567"/>
      <w:outlineLvl w:val="3"/>
    </w:pPr>
    <w:rPr>
      <w:b w:val="0"/>
    </w:rPr>
  </w:style>
  <w:style w:type="paragraph" w:customStyle="1" w:styleId="11111">
    <w:name w:val="Отчет заголовок 1.1.1.1.1."/>
    <w:basedOn w:val="1111"/>
    <w:qFormat/>
    <w:rsid w:val="00C602C5"/>
    <w:pPr>
      <w:numPr>
        <w:ilvl w:val="4"/>
      </w:numPr>
      <w:tabs>
        <w:tab w:val="num" w:pos="360"/>
      </w:tabs>
      <w:ind w:left="0" w:firstLine="567"/>
      <w:outlineLvl w:val="4"/>
    </w:pPr>
    <w:rPr>
      <w:u w:val="single"/>
    </w:rPr>
  </w:style>
  <w:style w:type="paragraph" w:customStyle="1" w:styleId="12b">
    <w:name w:val="Обычный12"/>
    <w:rsid w:val="00C602C5"/>
    <w:pPr>
      <w:widowControl w:val="0"/>
      <w:spacing w:after="0" w:line="240" w:lineRule="auto"/>
    </w:pPr>
    <w:rPr>
      <w:rFonts w:ascii="Times New Roman" w:eastAsia="Times New Roman" w:hAnsi="Times New Roman" w:cs="Times New Roman"/>
      <w:sz w:val="20"/>
      <w:szCs w:val="20"/>
      <w:lang w:eastAsia="ru-RU"/>
    </w:rPr>
  </w:style>
  <w:style w:type="character" w:styleId="HTML">
    <w:name w:val="HTML Cite"/>
    <w:basedOn w:val="a0"/>
    <w:uiPriority w:val="99"/>
    <w:semiHidden/>
    <w:unhideWhenUsed/>
    <w:rsid w:val="00C602C5"/>
    <w:rPr>
      <w:i/>
      <w:iCs/>
    </w:rPr>
  </w:style>
  <w:style w:type="paragraph" w:customStyle="1" w:styleId="authors1">
    <w:name w:val="authors1"/>
    <w:basedOn w:val="a"/>
    <w:rsid w:val="00C602C5"/>
    <w:pPr>
      <w:spacing w:before="72" w:line="240" w:lineRule="atLeast"/>
      <w:ind w:left="660"/>
    </w:pPr>
    <w:rPr>
      <w:sz w:val="22"/>
      <w:lang w:eastAsia="ru-RU"/>
    </w:rPr>
  </w:style>
  <w:style w:type="character" w:customStyle="1" w:styleId="ti2">
    <w:name w:val="ti2"/>
    <w:rsid w:val="00C602C5"/>
    <w:rPr>
      <w:sz w:val="22"/>
      <w:szCs w:val="22"/>
    </w:rPr>
  </w:style>
  <w:style w:type="character" w:customStyle="1" w:styleId="ti">
    <w:name w:val="ti"/>
    <w:rsid w:val="00C602C5"/>
  </w:style>
  <w:style w:type="character" w:customStyle="1" w:styleId="li-content">
    <w:name w:val="li-content"/>
    <w:basedOn w:val="a0"/>
    <w:rsid w:val="00C602C5"/>
  </w:style>
  <w:style w:type="character" w:customStyle="1" w:styleId="afffb">
    <w:name w:val="ШАБЛОН Знак"/>
    <w:link w:val="afffc"/>
    <w:uiPriority w:val="99"/>
    <w:locked/>
    <w:rsid w:val="00C602C5"/>
    <w:rPr>
      <w:rFonts w:ascii="Times New Roman" w:hAnsi="Times New Roman" w:cs="Tahoma"/>
      <w:sz w:val="24"/>
      <w:szCs w:val="24"/>
    </w:rPr>
  </w:style>
  <w:style w:type="paragraph" w:customStyle="1" w:styleId="afffc">
    <w:name w:val="ШАБЛОН"/>
    <w:basedOn w:val="a3"/>
    <w:link w:val="afffb"/>
    <w:uiPriority w:val="99"/>
    <w:qFormat/>
    <w:rsid w:val="00C602C5"/>
    <w:pPr>
      <w:widowControl w:val="0"/>
      <w:tabs>
        <w:tab w:val="left" w:pos="709"/>
      </w:tabs>
      <w:autoSpaceDE w:val="0"/>
      <w:autoSpaceDN w:val="0"/>
      <w:adjustRightInd w:val="0"/>
      <w:spacing w:line="360" w:lineRule="auto"/>
    </w:pPr>
    <w:rPr>
      <w:rFonts w:ascii="Times New Roman" w:eastAsiaTheme="minorHAnsi" w:hAnsi="Times New Roman"/>
      <w:sz w:val="24"/>
      <w:szCs w:val="24"/>
    </w:rPr>
  </w:style>
  <w:style w:type="paragraph" w:customStyle="1" w:styleId="opispoleabz">
    <w:name w:val="opis_pole_abz"/>
    <w:basedOn w:val="a"/>
    <w:rsid w:val="00C602C5"/>
    <w:pPr>
      <w:spacing w:before="100" w:beforeAutospacing="1" w:after="100" w:afterAutospacing="1"/>
    </w:pPr>
    <w:rPr>
      <w:szCs w:val="24"/>
      <w:lang w:eastAsia="ru-RU"/>
    </w:rPr>
  </w:style>
  <w:style w:type="character" w:customStyle="1" w:styleId="s1">
    <w:name w:val="s1"/>
    <w:rsid w:val="00C602C5"/>
    <w:rPr>
      <w:rFonts w:ascii="Arial" w:hAnsi="Arial" w:cs="Arial" w:hint="default"/>
    </w:rPr>
  </w:style>
  <w:style w:type="character" w:customStyle="1" w:styleId="1f6">
    <w:name w:val="Упомянуть1"/>
    <w:basedOn w:val="a0"/>
    <w:uiPriority w:val="99"/>
    <w:semiHidden/>
    <w:unhideWhenUsed/>
    <w:rsid w:val="00C602C5"/>
    <w:rPr>
      <w:color w:val="2B579A"/>
      <w:shd w:val="clear" w:color="auto" w:fill="E6E6E6"/>
    </w:rPr>
  </w:style>
  <w:style w:type="table" w:customStyle="1" w:styleId="TableGrid">
    <w:name w:val="TableGrid"/>
    <w:rsid w:val="00C602C5"/>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1">
    <w:name w:val="TableGrid1"/>
    <w:rsid w:val="00C602C5"/>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2">
    <w:name w:val="TableGrid2"/>
    <w:rsid w:val="00C602C5"/>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3">
    <w:name w:val="TableGrid3"/>
    <w:rsid w:val="00C602C5"/>
    <w:pPr>
      <w:spacing w:after="0" w:line="240" w:lineRule="auto"/>
    </w:pPr>
    <w:rPr>
      <w:rFonts w:eastAsia="Times New Roman"/>
      <w:lang w:eastAsia="ru-RU"/>
    </w:rPr>
    <w:tblPr>
      <w:tblCellMar>
        <w:top w:w="0" w:type="dxa"/>
        <w:left w:w="0" w:type="dxa"/>
        <w:bottom w:w="0" w:type="dxa"/>
        <w:right w:w="0" w:type="dxa"/>
      </w:tblCellMar>
    </w:tblPr>
  </w:style>
  <w:style w:type="numbering" w:customStyle="1" w:styleId="1f7">
    <w:name w:val="Нет списка1"/>
    <w:next w:val="a2"/>
    <w:uiPriority w:val="99"/>
    <w:semiHidden/>
    <w:unhideWhenUsed/>
    <w:rsid w:val="00C602C5"/>
  </w:style>
  <w:style w:type="table" w:customStyle="1" w:styleId="TableGrid5">
    <w:name w:val="TableGrid5"/>
    <w:rsid w:val="00C602C5"/>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paragraph" w:customStyle="1" w:styleId="afffd">
    <w:name w:val="Таблица"/>
    <w:basedOn w:val="a"/>
    <w:link w:val="afffe"/>
    <w:qFormat/>
    <w:rsid w:val="00C602C5"/>
    <w:pPr>
      <w:spacing w:before="120" w:line="360" w:lineRule="auto"/>
    </w:pPr>
    <w:rPr>
      <w:rFonts w:eastAsiaTheme="minorHAnsi"/>
      <w:b/>
      <w:szCs w:val="24"/>
    </w:rPr>
  </w:style>
  <w:style w:type="character" w:customStyle="1" w:styleId="afffe">
    <w:name w:val="Таблица Знак"/>
    <w:basedOn w:val="a0"/>
    <w:link w:val="afffd"/>
    <w:rsid w:val="00C602C5"/>
    <w:rPr>
      <w:rFonts w:ascii="Times New Roman" w:hAnsi="Times New Roman" w:cs="Times New Roman"/>
      <w:b/>
      <w:sz w:val="24"/>
      <w:szCs w:val="24"/>
    </w:rPr>
  </w:style>
  <w:style w:type="paragraph" w:styleId="HTML0">
    <w:name w:val="HTML Preformatted"/>
    <w:basedOn w:val="a"/>
    <w:link w:val="HTML1"/>
    <w:uiPriority w:val="99"/>
    <w:unhideWhenUsed/>
    <w:rsid w:val="00C60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1">
    <w:name w:val="Стандартный HTML Знак"/>
    <w:basedOn w:val="a0"/>
    <w:link w:val="HTML0"/>
    <w:uiPriority w:val="99"/>
    <w:rsid w:val="00C602C5"/>
    <w:rPr>
      <w:rFonts w:ascii="Courier New" w:eastAsia="Times New Roman" w:hAnsi="Courier New" w:cs="Courier New"/>
      <w:sz w:val="20"/>
      <w:szCs w:val="20"/>
      <w:lang w:eastAsia="ru-RU"/>
    </w:rPr>
  </w:style>
  <w:style w:type="table" w:customStyle="1" w:styleId="TableGrid51">
    <w:name w:val="TableGrid51"/>
    <w:rsid w:val="00C602C5"/>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paragraph" w:customStyle="1" w:styleId="Style6">
    <w:name w:val="Style6"/>
    <w:basedOn w:val="a"/>
    <w:uiPriority w:val="99"/>
    <w:rsid w:val="00C602C5"/>
    <w:pPr>
      <w:widowControl w:val="0"/>
      <w:autoSpaceDE w:val="0"/>
      <w:autoSpaceDN w:val="0"/>
      <w:adjustRightInd w:val="0"/>
      <w:spacing w:line="240" w:lineRule="exact"/>
      <w:ind w:firstLine="215"/>
    </w:pPr>
    <w:rPr>
      <w:rFonts w:ascii="MS Reference Sans Serif" w:hAnsi="MS Reference Sans Serif"/>
      <w:szCs w:val="24"/>
      <w:lang w:eastAsia="ru-RU"/>
    </w:rPr>
  </w:style>
  <w:style w:type="character" w:customStyle="1" w:styleId="FontStyle49">
    <w:name w:val="Font Style49"/>
    <w:uiPriority w:val="99"/>
    <w:rsid w:val="00C602C5"/>
    <w:rPr>
      <w:rFonts w:ascii="Arial Unicode MS" w:eastAsia="Arial Unicode MS" w:cs="Arial Unicode MS"/>
      <w:sz w:val="14"/>
      <w:szCs w:val="14"/>
    </w:rPr>
  </w:style>
  <w:style w:type="character" w:customStyle="1" w:styleId="FontStyle110">
    <w:name w:val="Font Style110"/>
    <w:uiPriority w:val="99"/>
    <w:rsid w:val="00C602C5"/>
    <w:rPr>
      <w:rFonts w:ascii="Times New Roman" w:hAnsi="Times New Roman"/>
      <w:color w:val="000000"/>
      <w:sz w:val="22"/>
    </w:rPr>
  </w:style>
  <w:style w:type="character" w:customStyle="1" w:styleId="FontStyle114">
    <w:name w:val="Font Style114"/>
    <w:uiPriority w:val="99"/>
    <w:rsid w:val="00C602C5"/>
    <w:rPr>
      <w:rFonts w:ascii="Times New Roman" w:hAnsi="Times New Roman"/>
      <w:b/>
      <w:color w:val="000000"/>
      <w:sz w:val="16"/>
    </w:rPr>
  </w:style>
  <w:style w:type="paragraph" w:customStyle="1" w:styleId="Style8">
    <w:name w:val="Style8"/>
    <w:basedOn w:val="a"/>
    <w:rsid w:val="00C602C5"/>
    <w:pPr>
      <w:widowControl w:val="0"/>
      <w:autoSpaceDE w:val="0"/>
      <w:autoSpaceDN w:val="0"/>
      <w:adjustRightInd w:val="0"/>
    </w:pPr>
    <w:rPr>
      <w:szCs w:val="24"/>
      <w:lang w:eastAsia="ru-RU"/>
    </w:rPr>
  </w:style>
  <w:style w:type="paragraph" w:styleId="2f1">
    <w:name w:val="List 2"/>
    <w:basedOn w:val="a"/>
    <w:rsid w:val="00C602C5"/>
    <w:pPr>
      <w:ind w:left="566" w:hanging="283"/>
    </w:pPr>
    <w:rPr>
      <w:rFonts w:ascii="Calibri" w:eastAsia="Calibri" w:hAnsi="Calibri"/>
      <w:szCs w:val="24"/>
    </w:rPr>
  </w:style>
  <w:style w:type="paragraph" w:customStyle="1" w:styleId="affff">
    <w:name w:val="Таб. осн."/>
    <w:basedOn w:val="a"/>
    <w:rsid w:val="00C602C5"/>
    <w:pPr>
      <w:spacing w:before="60" w:after="60"/>
    </w:pPr>
    <w:rPr>
      <w:rFonts w:ascii="Calibri" w:eastAsia="Calibri" w:hAnsi="Calibri"/>
      <w:szCs w:val="20"/>
    </w:rPr>
  </w:style>
  <w:style w:type="character" w:customStyle="1" w:styleId="FontStyle40">
    <w:name w:val="Font Style40"/>
    <w:uiPriority w:val="99"/>
    <w:rsid w:val="00C602C5"/>
    <w:rPr>
      <w:rFonts w:ascii="Times New Roman" w:hAnsi="Times New Roman" w:cs="Times New Roman"/>
      <w:i/>
      <w:iCs/>
      <w:sz w:val="12"/>
      <w:szCs w:val="12"/>
    </w:rPr>
  </w:style>
  <w:style w:type="character" w:customStyle="1" w:styleId="FontStyle39">
    <w:name w:val="Font Style39"/>
    <w:rsid w:val="00C602C5"/>
    <w:rPr>
      <w:rFonts w:ascii="Times New Roman" w:hAnsi="Times New Roman" w:cs="Times New Roman"/>
      <w:sz w:val="12"/>
      <w:szCs w:val="12"/>
    </w:rPr>
  </w:style>
  <w:style w:type="paragraph" w:customStyle="1" w:styleId="Style19">
    <w:name w:val="Style19"/>
    <w:basedOn w:val="a"/>
    <w:uiPriority w:val="99"/>
    <w:rsid w:val="00C602C5"/>
    <w:pPr>
      <w:widowControl w:val="0"/>
      <w:autoSpaceDE w:val="0"/>
      <w:autoSpaceDN w:val="0"/>
      <w:adjustRightInd w:val="0"/>
      <w:spacing w:line="163" w:lineRule="exact"/>
      <w:ind w:hanging="216"/>
    </w:pPr>
    <w:rPr>
      <w:szCs w:val="24"/>
      <w:lang w:eastAsia="ru-RU"/>
    </w:rPr>
  </w:style>
  <w:style w:type="character" w:customStyle="1" w:styleId="ft">
    <w:name w:val="ft"/>
    <w:basedOn w:val="a0"/>
    <w:rsid w:val="00C602C5"/>
  </w:style>
  <w:style w:type="paragraph" w:customStyle="1" w:styleId="20TableFootnote">
    <w:name w:val="20Table Footnote"/>
    <w:link w:val="20TableFootnote0"/>
    <w:uiPriority w:val="21"/>
    <w:qFormat/>
    <w:rsid w:val="00C602C5"/>
    <w:pPr>
      <w:spacing w:before="60" w:after="60" w:line="240" w:lineRule="auto"/>
    </w:pPr>
    <w:rPr>
      <w:rFonts w:ascii="Times New Roman" w:eastAsia="MS Mincho" w:hAnsi="Times New Roman" w:cs="Times New Roman"/>
      <w:sz w:val="20"/>
      <w:szCs w:val="20"/>
      <w:lang w:val="en-US"/>
    </w:rPr>
  </w:style>
  <w:style w:type="character" w:customStyle="1" w:styleId="jrnl">
    <w:name w:val="jrnl"/>
    <w:basedOn w:val="a0"/>
    <w:rsid w:val="00C602C5"/>
  </w:style>
  <w:style w:type="paragraph" w:customStyle="1" w:styleId="1f8">
    <w:name w:val="Название1"/>
    <w:basedOn w:val="a"/>
    <w:rsid w:val="00C602C5"/>
    <w:pPr>
      <w:spacing w:before="100" w:beforeAutospacing="1" w:after="100" w:afterAutospacing="1"/>
    </w:pPr>
    <w:rPr>
      <w:szCs w:val="24"/>
      <w:lang w:eastAsia="ru-RU"/>
    </w:rPr>
  </w:style>
  <w:style w:type="paragraph" w:customStyle="1" w:styleId="1f9">
    <w:name w:val="Таблица1"/>
    <w:basedOn w:val="af5"/>
    <w:link w:val="1fa"/>
    <w:qFormat/>
    <w:rsid w:val="00C602C5"/>
    <w:pPr>
      <w:keepNext/>
      <w:spacing w:before="120" w:after="120"/>
    </w:pPr>
    <w:rPr>
      <w:rFonts w:eastAsia="Times New Roman"/>
      <w:b w:val="0"/>
      <w:bCs w:val="0"/>
      <w:lang w:eastAsia="ru-RU"/>
    </w:rPr>
  </w:style>
  <w:style w:type="character" w:customStyle="1" w:styleId="1fa">
    <w:name w:val="Таблица1 Знак"/>
    <w:basedOn w:val="af6"/>
    <w:link w:val="1f9"/>
    <w:rsid w:val="00C602C5"/>
    <w:rPr>
      <w:rFonts w:ascii="Times New Roman" w:eastAsia="Times New Roman" w:hAnsi="Times New Roman" w:cs="Times New Roman"/>
      <w:b w:val="0"/>
      <w:bCs w:val="0"/>
      <w:sz w:val="24"/>
      <w:szCs w:val="20"/>
      <w:lang w:eastAsia="ru-RU"/>
    </w:rPr>
  </w:style>
  <w:style w:type="paragraph" w:styleId="3c">
    <w:name w:val="Body Text Indent 3"/>
    <w:basedOn w:val="a"/>
    <w:link w:val="3d"/>
    <w:uiPriority w:val="99"/>
    <w:semiHidden/>
    <w:unhideWhenUsed/>
    <w:rsid w:val="00C602C5"/>
    <w:pPr>
      <w:spacing w:before="120" w:after="120" w:line="360" w:lineRule="auto"/>
      <w:ind w:left="283"/>
    </w:pPr>
    <w:rPr>
      <w:rFonts w:eastAsiaTheme="minorHAnsi"/>
      <w:sz w:val="16"/>
      <w:szCs w:val="16"/>
    </w:rPr>
  </w:style>
  <w:style w:type="character" w:customStyle="1" w:styleId="3d">
    <w:name w:val="Основной текст с отступом 3 Знак"/>
    <w:basedOn w:val="a0"/>
    <w:link w:val="3c"/>
    <w:uiPriority w:val="99"/>
    <w:semiHidden/>
    <w:rsid w:val="00C602C5"/>
    <w:rPr>
      <w:rFonts w:ascii="Times New Roman" w:hAnsi="Times New Roman" w:cs="Times New Roman"/>
      <w:sz w:val="16"/>
      <w:szCs w:val="16"/>
    </w:rPr>
  </w:style>
  <w:style w:type="character" w:customStyle="1" w:styleId="312a">
    <w:name w:val="Основной текст (3)12"/>
    <w:basedOn w:val="a0"/>
    <w:uiPriority w:val="99"/>
    <w:rsid w:val="00C602C5"/>
    <w:rPr>
      <w:rFonts w:ascii="Times New Roman" w:hAnsi="Times New Roman"/>
      <w:i/>
      <w:iCs/>
      <w:sz w:val="20"/>
      <w:szCs w:val="20"/>
      <w:shd w:val="clear" w:color="auto" w:fill="FFFFFF"/>
    </w:rPr>
  </w:style>
  <w:style w:type="paragraph" w:styleId="affff0">
    <w:name w:val="No Spacing"/>
    <w:uiPriority w:val="1"/>
    <w:qFormat/>
    <w:rsid w:val="00C602C5"/>
    <w:pPr>
      <w:spacing w:after="0" w:line="240" w:lineRule="auto"/>
    </w:pPr>
    <w:rPr>
      <w:rFonts w:ascii="Arial" w:eastAsiaTheme="minorEastAsia" w:hAnsi="Arial"/>
      <w:sz w:val="24"/>
      <w:lang w:eastAsia="ru-RU"/>
    </w:rPr>
  </w:style>
  <w:style w:type="character" w:customStyle="1" w:styleId="26pt">
    <w:name w:val="Основной текст (2) + 6 pt"/>
    <w:basedOn w:val="27"/>
    <w:rsid w:val="00C602C5"/>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FFFFFF"/>
      <w:lang w:val="en-US" w:eastAsia="en-US" w:bidi="en-US"/>
    </w:rPr>
  </w:style>
  <w:style w:type="character" w:customStyle="1" w:styleId="abstract--author-name">
    <w:name w:val="abstract--author-name"/>
    <w:basedOn w:val="a0"/>
    <w:rsid w:val="00C602C5"/>
  </w:style>
  <w:style w:type="character" w:customStyle="1" w:styleId="89">
    <w:name w:val="Основной текст (8)_"/>
    <w:basedOn w:val="a0"/>
    <w:link w:val="8a"/>
    <w:rsid w:val="00C602C5"/>
    <w:rPr>
      <w:rFonts w:ascii="Times New Roman" w:eastAsia="Times New Roman" w:hAnsi="Times New Roman" w:cs="Times New Roman"/>
      <w:i/>
      <w:iCs/>
      <w:sz w:val="18"/>
      <w:szCs w:val="18"/>
      <w:shd w:val="clear" w:color="auto" w:fill="FFFFFF"/>
    </w:rPr>
  </w:style>
  <w:style w:type="paragraph" w:customStyle="1" w:styleId="8a">
    <w:name w:val="Основной текст (8)"/>
    <w:basedOn w:val="a"/>
    <w:link w:val="89"/>
    <w:rsid w:val="00C602C5"/>
    <w:pPr>
      <w:widowControl w:val="0"/>
      <w:shd w:val="clear" w:color="auto" w:fill="FFFFFF"/>
      <w:spacing w:line="0" w:lineRule="atLeast"/>
    </w:pPr>
    <w:rPr>
      <w:i/>
      <w:iCs/>
      <w:sz w:val="18"/>
      <w:szCs w:val="18"/>
    </w:rPr>
  </w:style>
  <w:style w:type="character" w:customStyle="1" w:styleId="publication-meta-journal">
    <w:name w:val="publication-meta-journal"/>
    <w:basedOn w:val="a0"/>
    <w:rsid w:val="00C602C5"/>
  </w:style>
  <w:style w:type="character" w:customStyle="1" w:styleId="publication-meta-date">
    <w:name w:val="publication-meta-date"/>
    <w:basedOn w:val="a0"/>
    <w:rsid w:val="00C602C5"/>
  </w:style>
  <w:style w:type="character" w:customStyle="1" w:styleId="absnonlinkmetadata">
    <w:name w:val="abs_nonlink_metadata"/>
    <w:basedOn w:val="a0"/>
    <w:rsid w:val="00C602C5"/>
  </w:style>
  <w:style w:type="character" w:customStyle="1" w:styleId="smallcaps">
    <w:name w:val="smallcaps"/>
    <w:basedOn w:val="a0"/>
    <w:rsid w:val="00C602C5"/>
  </w:style>
  <w:style w:type="character" w:customStyle="1" w:styleId="nlm-given-names">
    <w:name w:val="nlm-given-names"/>
    <w:basedOn w:val="a0"/>
    <w:rsid w:val="00C602C5"/>
  </w:style>
  <w:style w:type="character" w:customStyle="1" w:styleId="nlm-surname">
    <w:name w:val="nlm-surname"/>
    <w:basedOn w:val="a0"/>
    <w:rsid w:val="00C602C5"/>
  </w:style>
  <w:style w:type="character" w:customStyle="1" w:styleId="highwire-cite-metadata-journal">
    <w:name w:val="highwire-cite-metadata-journal"/>
    <w:basedOn w:val="a0"/>
    <w:rsid w:val="00C602C5"/>
  </w:style>
  <w:style w:type="character" w:customStyle="1" w:styleId="highwire-cite-metadata-date">
    <w:name w:val="highwire-cite-metadata-date"/>
    <w:basedOn w:val="a0"/>
    <w:rsid w:val="00C602C5"/>
  </w:style>
  <w:style w:type="character" w:customStyle="1" w:styleId="highwire-cite-metadata-volume">
    <w:name w:val="highwire-cite-metadata-volume"/>
    <w:basedOn w:val="a0"/>
    <w:rsid w:val="00C602C5"/>
  </w:style>
  <w:style w:type="character" w:customStyle="1" w:styleId="highwire-cite-metadata-issue">
    <w:name w:val="highwire-cite-metadata-issue"/>
    <w:basedOn w:val="a0"/>
    <w:rsid w:val="00C602C5"/>
  </w:style>
  <w:style w:type="character" w:customStyle="1" w:styleId="highwire-cite-metadata-pages">
    <w:name w:val="highwire-cite-metadata-pages"/>
    <w:basedOn w:val="a0"/>
    <w:rsid w:val="00C602C5"/>
  </w:style>
  <w:style w:type="character" w:customStyle="1" w:styleId="2Candara">
    <w:name w:val="Основной текст (2) + Candara"/>
    <w:aliases w:val="7 pt,Интервал 1 pt"/>
    <w:basedOn w:val="27"/>
    <w:rsid w:val="00C602C5"/>
    <w:rPr>
      <w:rFonts w:ascii="Candara" w:eastAsia="Candara" w:hAnsi="Candara" w:cs="Candara"/>
      <w:b w:val="0"/>
      <w:bCs w:val="0"/>
      <w:i w:val="0"/>
      <w:iCs w:val="0"/>
      <w:smallCaps w:val="0"/>
      <w:strike w:val="0"/>
      <w:color w:val="000000"/>
      <w:spacing w:val="20"/>
      <w:w w:val="100"/>
      <w:position w:val="0"/>
      <w:sz w:val="14"/>
      <w:szCs w:val="14"/>
      <w:u w:val="none"/>
      <w:shd w:val="clear" w:color="auto" w:fill="FFFFFF"/>
      <w:lang w:val="ru-RU" w:eastAsia="ru-RU" w:bidi="ru-RU"/>
    </w:rPr>
  </w:style>
  <w:style w:type="character" w:customStyle="1" w:styleId="tlid-translation">
    <w:name w:val="tlid-translation"/>
    <w:basedOn w:val="a0"/>
    <w:rsid w:val="00C602C5"/>
  </w:style>
  <w:style w:type="table" w:customStyle="1" w:styleId="TableGrid4">
    <w:name w:val="TableGrid4"/>
    <w:rsid w:val="00C602C5"/>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6">
    <w:name w:val="TableGrid6"/>
    <w:rsid w:val="00C602C5"/>
    <w:pPr>
      <w:spacing w:after="0" w:line="240" w:lineRule="auto"/>
    </w:pPr>
    <w:rPr>
      <w:rFonts w:eastAsia="Times New Roman"/>
      <w:lang w:eastAsia="ru-RU"/>
    </w:rPr>
    <w:tblPr>
      <w:tblCellMar>
        <w:top w:w="0" w:type="dxa"/>
        <w:left w:w="0" w:type="dxa"/>
        <w:bottom w:w="0" w:type="dxa"/>
        <w:right w:w="0" w:type="dxa"/>
      </w:tblCellMar>
    </w:tblPr>
  </w:style>
  <w:style w:type="character" w:customStyle="1" w:styleId="affff1">
    <w:name w:val="Основной текст + Полужирный"/>
    <w:basedOn w:val="a0"/>
    <w:rsid w:val="00C602C5"/>
    <w:rPr>
      <w:rFonts w:ascii="Times New Roman" w:eastAsia="Times New Roman" w:hAnsi="Times New Roman" w:cs="Times New Roman"/>
      <w:b/>
      <w:bCs/>
      <w:color w:val="000000"/>
      <w:spacing w:val="-2"/>
      <w:w w:val="100"/>
      <w:position w:val="0"/>
      <w:shd w:val="clear" w:color="auto" w:fill="FFFFFF"/>
      <w:lang w:val="ru-RU" w:eastAsia="ru-RU" w:bidi="ru-RU"/>
    </w:rPr>
  </w:style>
  <w:style w:type="table" w:customStyle="1" w:styleId="TableGrid7">
    <w:name w:val="TableGrid7"/>
    <w:rsid w:val="00C602C5"/>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8">
    <w:name w:val="TableGrid8"/>
    <w:rsid w:val="00C602C5"/>
    <w:pPr>
      <w:spacing w:after="0" w:line="240" w:lineRule="auto"/>
    </w:pPr>
    <w:rPr>
      <w:rFonts w:eastAsia="Times New Roman"/>
      <w:lang w:eastAsia="ru-RU"/>
    </w:rPr>
    <w:tblPr>
      <w:tblCellMar>
        <w:top w:w="0" w:type="dxa"/>
        <w:left w:w="0" w:type="dxa"/>
        <w:bottom w:w="0" w:type="dxa"/>
        <w:right w:w="0" w:type="dxa"/>
      </w:tblCellMar>
    </w:tblPr>
  </w:style>
  <w:style w:type="character" w:customStyle="1" w:styleId="fontstyle31">
    <w:name w:val="fontstyle31"/>
    <w:basedOn w:val="a0"/>
    <w:rsid w:val="00C602C5"/>
    <w:rPr>
      <w:rFonts w:ascii="TimesNewRomanPS-BoldItalicMT" w:hAnsi="TimesNewRomanPS-BoldItalicMT" w:hint="default"/>
      <w:b/>
      <w:bCs/>
      <w:i/>
      <w:iCs/>
      <w:color w:val="000000"/>
      <w:sz w:val="24"/>
      <w:szCs w:val="24"/>
    </w:rPr>
  </w:style>
  <w:style w:type="character" w:customStyle="1" w:styleId="fontstyle41">
    <w:name w:val="fontstyle41"/>
    <w:basedOn w:val="a0"/>
    <w:rsid w:val="00C602C5"/>
    <w:rPr>
      <w:rFonts w:ascii="TimesNewRomanPS-ItalicMT" w:hAnsi="TimesNewRomanPS-ItalicMT" w:hint="default"/>
      <w:b w:val="0"/>
      <w:bCs w:val="0"/>
      <w:i/>
      <w:iCs/>
      <w:color w:val="000000"/>
      <w:sz w:val="22"/>
      <w:szCs w:val="22"/>
    </w:rPr>
  </w:style>
  <w:style w:type="character" w:customStyle="1" w:styleId="extended-textshort">
    <w:name w:val="extended-text__short"/>
    <w:basedOn w:val="a0"/>
    <w:rsid w:val="00C602C5"/>
  </w:style>
  <w:style w:type="character" w:customStyle="1" w:styleId="fontstyle51">
    <w:name w:val="fontstyle51"/>
    <w:basedOn w:val="a0"/>
    <w:rsid w:val="00C602C5"/>
    <w:rPr>
      <w:rFonts w:ascii="SymbolMT" w:hAnsi="SymbolMT" w:hint="default"/>
      <w:b w:val="0"/>
      <w:bCs w:val="0"/>
      <w:i w:val="0"/>
      <w:iCs w:val="0"/>
      <w:color w:val="000000"/>
      <w:sz w:val="22"/>
      <w:szCs w:val="22"/>
    </w:rPr>
  </w:style>
  <w:style w:type="character" w:customStyle="1" w:styleId="nowrap">
    <w:name w:val="nowrap"/>
    <w:basedOn w:val="a0"/>
    <w:rsid w:val="00C602C5"/>
  </w:style>
  <w:style w:type="character" w:customStyle="1" w:styleId="author0">
    <w:name w:val="author"/>
    <w:basedOn w:val="a0"/>
    <w:rsid w:val="00C602C5"/>
  </w:style>
  <w:style w:type="character" w:customStyle="1" w:styleId="articletitle">
    <w:name w:val="articletitle"/>
    <w:basedOn w:val="a0"/>
    <w:rsid w:val="00C602C5"/>
  </w:style>
  <w:style w:type="character" w:customStyle="1" w:styleId="journaltitle">
    <w:name w:val="journaltitle"/>
    <w:basedOn w:val="a0"/>
    <w:rsid w:val="00C602C5"/>
  </w:style>
  <w:style w:type="character" w:customStyle="1" w:styleId="vol">
    <w:name w:val="vol"/>
    <w:basedOn w:val="a0"/>
    <w:rsid w:val="00C602C5"/>
  </w:style>
  <w:style w:type="character" w:customStyle="1" w:styleId="pubyear">
    <w:name w:val="pubyear"/>
    <w:basedOn w:val="a0"/>
    <w:rsid w:val="00C602C5"/>
  </w:style>
  <w:style w:type="character" w:customStyle="1" w:styleId="pagefirst">
    <w:name w:val="pagefirst"/>
    <w:basedOn w:val="a0"/>
    <w:rsid w:val="00C602C5"/>
  </w:style>
  <w:style w:type="character" w:customStyle="1" w:styleId="pagelast">
    <w:name w:val="pagelast"/>
    <w:basedOn w:val="a0"/>
    <w:rsid w:val="00C602C5"/>
  </w:style>
  <w:style w:type="character" w:customStyle="1" w:styleId="2Corbel">
    <w:name w:val="Основной текст (2) + Corbel"/>
    <w:aliases w:val="9,5 pt,Основной текст (2) + 9"/>
    <w:basedOn w:val="a0"/>
    <w:rsid w:val="00C602C5"/>
    <w:rPr>
      <w:rFonts w:ascii="Corbel" w:eastAsia="Corbel" w:hAnsi="Corbel" w:cs="Corbel" w:hint="default"/>
      <w:b w:val="0"/>
      <w:bCs w:val="0"/>
      <w:i w:val="0"/>
      <w:iCs w:val="0"/>
      <w:smallCaps w:val="0"/>
      <w:strike w:val="0"/>
      <w:dstrike w:val="0"/>
      <w:color w:val="000000"/>
      <w:spacing w:val="0"/>
      <w:w w:val="100"/>
      <w:position w:val="0"/>
      <w:sz w:val="19"/>
      <w:szCs w:val="19"/>
      <w:u w:val="none"/>
      <w:effect w:val="none"/>
      <w:lang w:val="ru-RU" w:eastAsia="ru-RU" w:bidi="ru-RU"/>
    </w:rPr>
  </w:style>
  <w:style w:type="character" w:customStyle="1" w:styleId="2f2">
    <w:name w:val="Основной текст (2) + Полужирный"/>
    <w:basedOn w:val="a0"/>
    <w:rsid w:val="00C602C5"/>
    <w:rPr>
      <w:rFonts w:ascii="Times New Roman" w:eastAsia="Times New Roman" w:hAnsi="Times New Roman" w:cs="Times New Roman" w:hint="default"/>
      <w:b/>
      <w:bCs/>
      <w:i w:val="0"/>
      <w:iCs w:val="0"/>
      <w:smallCaps w:val="0"/>
      <w:strike w:val="0"/>
      <w:dstrike w:val="0"/>
      <w:color w:val="000000"/>
      <w:spacing w:val="0"/>
      <w:w w:val="100"/>
      <w:position w:val="0"/>
      <w:sz w:val="22"/>
      <w:szCs w:val="22"/>
      <w:u w:val="none"/>
      <w:effect w:val="none"/>
      <w:lang w:val="ru-RU" w:eastAsia="ru-RU" w:bidi="ru-RU"/>
    </w:rPr>
  </w:style>
  <w:style w:type="character" w:customStyle="1" w:styleId="affff2">
    <w:name w:val="Подпись к таблице_"/>
    <w:basedOn w:val="a0"/>
    <w:link w:val="affff3"/>
    <w:locked/>
    <w:rsid w:val="00C602C5"/>
    <w:rPr>
      <w:rFonts w:ascii="Times New Roman" w:eastAsia="Times New Roman" w:hAnsi="Times New Roman" w:cs="Times New Roman"/>
      <w:b/>
      <w:bCs/>
      <w:shd w:val="clear" w:color="auto" w:fill="FFFFFF"/>
    </w:rPr>
  </w:style>
  <w:style w:type="paragraph" w:customStyle="1" w:styleId="affff3">
    <w:name w:val="Подпись к таблице"/>
    <w:basedOn w:val="a"/>
    <w:link w:val="affff2"/>
    <w:rsid w:val="00C602C5"/>
    <w:pPr>
      <w:widowControl w:val="0"/>
      <w:shd w:val="clear" w:color="auto" w:fill="FFFFFF"/>
      <w:spacing w:line="254" w:lineRule="exact"/>
      <w:ind w:firstLine="360"/>
    </w:pPr>
    <w:rPr>
      <w:b/>
      <w:bCs/>
      <w:sz w:val="22"/>
    </w:rPr>
  </w:style>
  <w:style w:type="character" w:customStyle="1" w:styleId="210pt">
    <w:name w:val="Основной текст (2) + 10 pt"/>
    <w:basedOn w:val="27"/>
    <w:rsid w:val="00C602C5"/>
    <w:rPr>
      <w:rFonts w:ascii="Times New Roman" w:eastAsia="Times New Roman" w:hAnsi="Times New Roman" w:cs="Times New Roman"/>
      <w:b w:val="0"/>
      <w:bCs w:val="0"/>
      <w:i w:val="0"/>
      <w:iCs w:val="0"/>
      <w:color w:val="000000"/>
      <w:spacing w:val="0"/>
      <w:w w:val="100"/>
      <w:position w:val="0"/>
      <w:sz w:val="20"/>
      <w:szCs w:val="20"/>
      <w:shd w:val="clear" w:color="auto" w:fill="FFFFFF"/>
      <w:lang w:val="ru-RU" w:eastAsia="ru-RU" w:bidi="ru-RU"/>
    </w:rPr>
  </w:style>
  <w:style w:type="character" w:customStyle="1" w:styleId="2ArialNarrow">
    <w:name w:val="Основной текст (2) + Arial Narrow"/>
    <w:aliases w:val="6 pt,Курсив"/>
    <w:basedOn w:val="27"/>
    <w:rsid w:val="00C602C5"/>
    <w:rPr>
      <w:rFonts w:ascii="Arial Narrow" w:eastAsia="Arial Narrow" w:hAnsi="Arial Narrow" w:cs="Arial Narrow"/>
      <w:b w:val="0"/>
      <w:bCs w:val="0"/>
      <w:i/>
      <w:iCs/>
      <w:color w:val="000000"/>
      <w:spacing w:val="0"/>
      <w:w w:val="100"/>
      <w:position w:val="0"/>
      <w:sz w:val="12"/>
      <w:szCs w:val="12"/>
      <w:shd w:val="clear" w:color="auto" w:fill="FFFFFF"/>
      <w:lang w:val="en-US" w:eastAsia="en-US" w:bidi="en-US"/>
    </w:rPr>
  </w:style>
  <w:style w:type="character" w:customStyle="1" w:styleId="3e">
    <w:name w:val="Основной текст (3)_"/>
    <w:basedOn w:val="a0"/>
    <w:link w:val="3f"/>
    <w:locked/>
    <w:rsid w:val="00C602C5"/>
    <w:rPr>
      <w:rFonts w:ascii="Times New Roman" w:eastAsia="Times New Roman" w:hAnsi="Times New Roman" w:cs="Times New Roman"/>
      <w:b/>
      <w:bCs/>
      <w:shd w:val="clear" w:color="auto" w:fill="FFFFFF"/>
    </w:rPr>
  </w:style>
  <w:style w:type="paragraph" w:customStyle="1" w:styleId="3f">
    <w:name w:val="Основной текст (3)"/>
    <w:basedOn w:val="a"/>
    <w:link w:val="3e"/>
    <w:rsid w:val="00C602C5"/>
    <w:pPr>
      <w:widowControl w:val="0"/>
      <w:shd w:val="clear" w:color="auto" w:fill="FFFFFF"/>
      <w:spacing w:before="140" w:after="140" w:line="244" w:lineRule="exact"/>
      <w:ind w:hanging="1040"/>
    </w:pPr>
    <w:rPr>
      <w:b/>
      <w:bCs/>
      <w:sz w:val="22"/>
    </w:rPr>
  </w:style>
  <w:style w:type="character" w:customStyle="1" w:styleId="lrzxr">
    <w:name w:val="lrzxr"/>
    <w:basedOn w:val="a0"/>
    <w:rsid w:val="00C602C5"/>
  </w:style>
  <w:style w:type="table" w:customStyle="1" w:styleId="TableGrid11">
    <w:name w:val="TableGrid11"/>
    <w:rsid w:val="00C602C5"/>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table" w:customStyle="1" w:styleId="TableGrid21">
    <w:name w:val="TableGrid21"/>
    <w:rsid w:val="00C602C5"/>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character" w:customStyle="1" w:styleId="UnresolvedMention1">
    <w:name w:val="Unresolved Mention1"/>
    <w:basedOn w:val="a0"/>
    <w:uiPriority w:val="99"/>
    <w:semiHidden/>
    <w:unhideWhenUsed/>
    <w:rsid w:val="00C602C5"/>
    <w:rPr>
      <w:color w:val="605E5C"/>
      <w:shd w:val="clear" w:color="auto" w:fill="E1DFDD"/>
    </w:rPr>
  </w:style>
  <w:style w:type="character" w:customStyle="1" w:styleId="affff4">
    <w:name w:val="_"/>
    <w:basedOn w:val="a0"/>
    <w:rsid w:val="00C602C5"/>
  </w:style>
  <w:style w:type="character" w:customStyle="1" w:styleId="hitinf">
    <w:name w:val="hit_inf"/>
    <w:basedOn w:val="a0"/>
    <w:rsid w:val="00C602C5"/>
  </w:style>
  <w:style w:type="character" w:customStyle="1" w:styleId="hitsyn">
    <w:name w:val="hit_syn"/>
    <w:basedOn w:val="a0"/>
    <w:rsid w:val="00C602C5"/>
  </w:style>
  <w:style w:type="character" w:customStyle="1" w:styleId="blk">
    <w:name w:val="blk"/>
    <w:rsid w:val="00C602C5"/>
  </w:style>
  <w:style w:type="character" w:customStyle="1" w:styleId="1fb">
    <w:name w:val="Основной текст1"/>
    <w:basedOn w:val="a0"/>
    <w:rsid w:val="00C602C5"/>
    <w:rPr>
      <w:rFonts w:ascii="Times New Roman" w:eastAsia="Times New Roman" w:hAnsi="Times New Roman" w:cs="Times New Roman"/>
      <w:color w:val="000000"/>
      <w:spacing w:val="0"/>
      <w:w w:val="100"/>
      <w:position w:val="0"/>
      <w:u w:val="single"/>
      <w:shd w:val="clear" w:color="auto" w:fill="FFFFFF"/>
      <w:lang w:val="ru-RU" w:eastAsia="ru-RU" w:bidi="ru-RU"/>
    </w:rPr>
  </w:style>
  <w:style w:type="paragraph" w:customStyle="1" w:styleId="ConsNonformat">
    <w:name w:val="ConsNonformat"/>
    <w:rsid w:val="00C602C5"/>
    <w:pPr>
      <w:widowControl w:val="0"/>
      <w:autoSpaceDE w:val="0"/>
      <w:autoSpaceDN w:val="0"/>
      <w:adjustRightInd w:val="0"/>
      <w:spacing w:after="0" w:line="240" w:lineRule="auto"/>
    </w:pPr>
    <w:rPr>
      <w:rFonts w:ascii="Courier New" w:eastAsia="Times New Roman" w:hAnsi="Courier New" w:cs="Courier New"/>
      <w:sz w:val="24"/>
      <w:szCs w:val="24"/>
      <w:lang w:eastAsia="ru-RU"/>
    </w:rPr>
  </w:style>
  <w:style w:type="character" w:customStyle="1" w:styleId="mnn-name-in-link">
    <w:name w:val="mnn-name-in-link"/>
    <w:basedOn w:val="a0"/>
    <w:rsid w:val="00C602C5"/>
  </w:style>
  <w:style w:type="paragraph" w:customStyle="1" w:styleId="opispole">
    <w:name w:val="opis_pole"/>
    <w:basedOn w:val="a"/>
    <w:rsid w:val="00C602C5"/>
    <w:pPr>
      <w:spacing w:before="100" w:beforeAutospacing="1" w:after="100" w:afterAutospacing="1"/>
    </w:pPr>
    <w:rPr>
      <w:szCs w:val="24"/>
      <w:lang w:eastAsia="ru-RU"/>
    </w:rPr>
  </w:style>
  <w:style w:type="paragraph" w:customStyle="1" w:styleId="tablesubscr">
    <w:name w:val="tablesubscr"/>
    <w:basedOn w:val="a"/>
    <w:rsid w:val="00C602C5"/>
    <w:pPr>
      <w:spacing w:before="100" w:beforeAutospacing="1" w:after="100" w:afterAutospacing="1"/>
    </w:pPr>
    <w:rPr>
      <w:szCs w:val="24"/>
      <w:lang w:eastAsia="ru-RU"/>
    </w:rPr>
  </w:style>
  <w:style w:type="character" w:customStyle="1" w:styleId="w">
    <w:name w:val="w"/>
    <w:basedOn w:val="a0"/>
    <w:rsid w:val="00C602C5"/>
  </w:style>
  <w:style w:type="character" w:customStyle="1" w:styleId="med1">
    <w:name w:val="med1"/>
    <w:basedOn w:val="a0"/>
    <w:rsid w:val="00C602C5"/>
  </w:style>
  <w:style w:type="character" w:customStyle="1" w:styleId="hl">
    <w:name w:val="hl"/>
    <w:basedOn w:val="a0"/>
    <w:rsid w:val="00C602C5"/>
  </w:style>
  <w:style w:type="paragraph" w:customStyle="1" w:styleId="body10-10-85">
    <w:name w:val="body10-10-85"/>
    <w:basedOn w:val="a"/>
    <w:rsid w:val="00C602C5"/>
    <w:pPr>
      <w:spacing w:before="100" w:beforeAutospacing="1" w:after="100" w:afterAutospacing="1"/>
    </w:pPr>
    <w:rPr>
      <w:szCs w:val="24"/>
      <w:lang w:eastAsia="ru-RU"/>
    </w:rPr>
  </w:style>
  <w:style w:type="character" w:customStyle="1" w:styleId="markedcontent">
    <w:name w:val="markedcontent"/>
    <w:basedOn w:val="a0"/>
    <w:rsid w:val="00C602C5"/>
  </w:style>
  <w:style w:type="table" w:customStyle="1" w:styleId="TableNormal">
    <w:name w:val="Table Normal"/>
    <w:uiPriority w:val="2"/>
    <w:semiHidden/>
    <w:unhideWhenUsed/>
    <w:qFormat/>
    <w:rsid w:val="00C602C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3f0">
    <w:name w:val="Неразрешенное упоминание3"/>
    <w:basedOn w:val="a0"/>
    <w:uiPriority w:val="99"/>
    <w:semiHidden/>
    <w:unhideWhenUsed/>
    <w:rsid w:val="00C602C5"/>
    <w:rPr>
      <w:color w:val="605E5C"/>
      <w:shd w:val="clear" w:color="auto" w:fill="E1DFDD"/>
    </w:rPr>
  </w:style>
  <w:style w:type="character" w:customStyle="1" w:styleId="3f1">
    <w:name w:val="Текст сноски Знак3"/>
    <w:uiPriority w:val="9"/>
    <w:qFormat/>
    <w:rsid w:val="00C602C5"/>
    <w:rPr>
      <w:rFonts w:ascii="Cambria" w:eastAsia="Times New Roman" w:hAnsi="Cambria" w:cs="Times New Roman"/>
      <w:b/>
      <w:bCs/>
      <w:color w:val="4F81BD"/>
      <w:sz w:val="26"/>
      <w:szCs w:val="26"/>
    </w:rPr>
  </w:style>
  <w:style w:type="paragraph" w:customStyle="1" w:styleId="00Paragraph">
    <w:name w:val="00Paragraph"/>
    <w:link w:val="00ParagraphChar"/>
    <w:qFormat/>
    <w:rsid w:val="00C602C5"/>
    <w:pPr>
      <w:spacing w:before="120" w:after="120" w:line="300" w:lineRule="atLeast"/>
    </w:pPr>
    <w:rPr>
      <w:rFonts w:ascii="Times New Roman" w:eastAsia="MS Mincho" w:hAnsi="Times New Roman" w:cs="Times New Roman"/>
      <w:sz w:val="24"/>
      <w:szCs w:val="24"/>
      <w:lang w:val="en-US"/>
    </w:rPr>
  </w:style>
  <w:style w:type="character" w:customStyle="1" w:styleId="00ParagraphChar">
    <w:name w:val="00Paragraph Char"/>
    <w:link w:val="00Paragraph"/>
    <w:rsid w:val="00C602C5"/>
    <w:rPr>
      <w:rFonts w:ascii="Times New Roman" w:eastAsia="MS Mincho" w:hAnsi="Times New Roman" w:cs="Times New Roman"/>
      <w:sz w:val="24"/>
      <w:szCs w:val="24"/>
      <w:lang w:val="en-US"/>
    </w:rPr>
  </w:style>
  <w:style w:type="paragraph" w:customStyle="1" w:styleId="17TableEntries10pt">
    <w:name w:val="17Table Entries 10 pt"/>
    <w:link w:val="17TableEntries10ptChar"/>
    <w:qFormat/>
    <w:rsid w:val="00C602C5"/>
    <w:pPr>
      <w:keepNext/>
      <w:spacing w:after="0" w:line="240" w:lineRule="auto"/>
      <w:jc w:val="center"/>
    </w:pPr>
    <w:rPr>
      <w:rFonts w:ascii="Times New Roman" w:eastAsia="MS Mincho" w:hAnsi="Times New Roman" w:cs="Times New Roman"/>
      <w:sz w:val="20"/>
      <w:szCs w:val="20"/>
      <w:lang w:val="en-US"/>
    </w:rPr>
  </w:style>
  <w:style w:type="character" w:customStyle="1" w:styleId="17TableEntries10ptChar">
    <w:name w:val="17Table Entries 10 pt Char"/>
    <w:basedOn w:val="a0"/>
    <w:link w:val="17TableEntries10pt"/>
    <w:rsid w:val="00C602C5"/>
    <w:rPr>
      <w:rFonts w:ascii="Times New Roman" w:eastAsia="MS Mincho" w:hAnsi="Times New Roman" w:cs="Times New Roman"/>
      <w:sz w:val="20"/>
      <w:szCs w:val="20"/>
      <w:lang w:val="en-US"/>
    </w:rPr>
  </w:style>
  <w:style w:type="paragraph" w:customStyle="1" w:styleId="15TableRowColHeader">
    <w:name w:val="15Table Row/Col Header"/>
    <w:link w:val="15TableRowColHeaderChar"/>
    <w:uiPriority w:val="99"/>
    <w:qFormat/>
    <w:rsid w:val="00C602C5"/>
    <w:pPr>
      <w:keepNext/>
      <w:spacing w:after="0" w:line="240" w:lineRule="auto"/>
      <w:jc w:val="center"/>
    </w:pPr>
    <w:rPr>
      <w:rFonts w:ascii="Times New Roman" w:eastAsia="MS Mincho" w:hAnsi="Times New Roman" w:cs="Times New Roman"/>
      <w:b/>
      <w:lang w:val="en-US"/>
    </w:rPr>
  </w:style>
  <w:style w:type="character" w:customStyle="1" w:styleId="20TableFootnote0">
    <w:name w:val="20Table Footnote (文字)"/>
    <w:basedOn w:val="a0"/>
    <w:link w:val="20TableFootnote"/>
    <w:uiPriority w:val="21"/>
    <w:rsid w:val="00C602C5"/>
    <w:rPr>
      <w:rFonts w:ascii="Times New Roman" w:eastAsia="MS Mincho" w:hAnsi="Times New Roman" w:cs="Times New Roman"/>
      <w:sz w:val="20"/>
      <w:szCs w:val="20"/>
      <w:lang w:val="en-US"/>
    </w:rPr>
  </w:style>
  <w:style w:type="character" w:customStyle="1" w:styleId="15TableRowColHeaderChar">
    <w:name w:val="15Table Row/Col Header Char"/>
    <w:basedOn w:val="a0"/>
    <w:link w:val="15TableRowColHeader"/>
    <w:uiPriority w:val="99"/>
    <w:locked/>
    <w:rsid w:val="00C602C5"/>
    <w:rPr>
      <w:rFonts w:ascii="Times New Roman" w:eastAsia="MS Mincho" w:hAnsi="Times New Roman" w:cs="Times New Roman"/>
      <w:b/>
      <w:lang w:val="en-US"/>
    </w:rPr>
  </w:style>
  <w:style w:type="character" w:customStyle="1" w:styleId="lsc">
    <w:name w:val="lsc"/>
    <w:basedOn w:val="a0"/>
    <w:rsid w:val="00C602C5"/>
  </w:style>
  <w:style w:type="character" w:customStyle="1" w:styleId="mixed-citation">
    <w:name w:val="mixed-citation"/>
    <w:basedOn w:val="a0"/>
    <w:rsid w:val="00C602C5"/>
  </w:style>
  <w:style w:type="paragraph" w:customStyle="1" w:styleId="nova-legacy-e-listitem">
    <w:name w:val="nova-legacy-e-list__item"/>
    <w:basedOn w:val="a"/>
    <w:rsid w:val="00C602C5"/>
    <w:pPr>
      <w:spacing w:before="100" w:beforeAutospacing="1" w:after="100" w:afterAutospacing="1"/>
    </w:pPr>
    <w:rPr>
      <w:szCs w:val="24"/>
      <w:lang w:eastAsia="ru-RU"/>
    </w:rPr>
  </w:style>
  <w:style w:type="paragraph" w:customStyle="1" w:styleId="13TitleTOC">
    <w:name w:val="13Title (TOC)"/>
    <w:next w:val="00Paragraph"/>
    <w:uiPriority w:val="14"/>
    <w:qFormat/>
    <w:rsid w:val="00C602C5"/>
    <w:pPr>
      <w:spacing w:after="120" w:line="300" w:lineRule="atLeast"/>
      <w:jc w:val="center"/>
    </w:pPr>
    <w:rPr>
      <w:rFonts w:ascii="Times New Roman" w:eastAsia="MS Mincho" w:hAnsi="Times New Roman" w:cs="Times New Roman"/>
      <w:b/>
      <w:sz w:val="24"/>
      <w:szCs w:val="24"/>
      <w:lang w:val="en-US"/>
    </w:rPr>
  </w:style>
  <w:style w:type="paragraph" w:customStyle="1" w:styleId="18TableEntries11pt">
    <w:name w:val="18Table Entries 11 pt"/>
    <w:qFormat/>
    <w:rsid w:val="00C602C5"/>
    <w:pPr>
      <w:keepNext/>
      <w:spacing w:after="0" w:line="240" w:lineRule="auto"/>
      <w:jc w:val="center"/>
    </w:pPr>
    <w:rPr>
      <w:rFonts w:ascii="Times New Roman" w:eastAsia="MS Mincho" w:hAnsi="Times New Roman" w:cs="Times New Roman"/>
      <w:lang w:val="en-US"/>
    </w:rPr>
  </w:style>
  <w:style w:type="character" w:customStyle="1" w:styleId="UnresolvedMention">
    <w:name w:val="Unresolved Mention"/>
    <w:basedOn w:val="a0"/>
    <w:uiPriority w:val="99"/>
    <w:semiHidden/>
    <w:unhideWhenUsed/>
    <w:rsid w:val="00C602C5"/>
    <w:rPr>
      <w:color w:val="605E5C"/>
      <w:shd w:val="clear" w:color="auto" w:fill="E1DFDD"/>
    </w:rPr>
  </w:style>
  <w:style w:type="paragraph" w:customStyle="1" w:styleId="01Heading1">
    <w:name w:val="01Heading 1"/>
    <w:next w:val="00Paragraph"/>
    <w:uiPriority w:val="1"/>
    <w:qFormat/>
    <w:rsid w:val="00C602C5"/>
    <w:pPr>
      <w:keepNext/>
      <w:keepLines/>
      <w:numPr>
        <w:numId w:val="8"/>
      </w:numPr>
      <w:spacing w:before="240" w:after="60" w:line="300" w:lineRule="atLeast"/>
      <w:outlineLvl w:val="0"/>
    </w:pPr>
    <w:rPr>
      <w:rFonts w:ascii="Times New Roman" w:eastAsia="MS Mincho" w:hAnsi="Times New Roman" w:cs="Times New Roman"/>
      <w:b/>
      <w:caps/>
      <w:sz w:val="28"/>
      <w:szCs w:val="28"/>
      <w:lang w:val="en-US"/>
    </w:rPr>
  </w:style>
  <w:style w:type="paragraph" w:customStyle="1" w:styleId="02Heading2">
    <w:name w:val="02Heading 2"/>
    <w:next w:val="00Paragraph"/>
    <w:uiPriority w:val="2"/>
    <w:qFormat/>
    <w:rsid w:val="00C602C5"/>
    <w:pPr>
      <w:keepNext/>
      <w:keepLines/>
      <w:numPr>
        <w:ilvl w:val="1"/>
        <w:numId w:val="8"/>
      </w:numPr>
      <w:spacing w:before="120" w:after="60" w:line="300" w:lineRule="atLeast"/>
      <w:outlineLvl w:val="1"/>
    </w:pPr>
    <w:rPr>
      <w:rFonts w:ascii="Times New Roman" w:eastAsia="MS Mincho" w:hAnsi="Times New Roman" w:cs="Times New Roman"/>
      <w:b/>
      <w:sz w:val="28"/>
      <w:szCs w:val="28"/>
      <w:lang w:val="en-US"/>
    </w:rPr>
  </w:style>
  <w:style w:type="paragraph" w:customStyle="1" w:styleId="03Heading3">
    <w:name w:val="03Heading 3"/>
    <w:next w:val="00Paragraph"/>
    <w:uiPriority w:val="3"/>
    <w:qFormat/>
    <w:rsid w:val="00C602C5"/>
    <w:pPr>
      <w:keepNext/>
      <w:keepLines/>
      <w:numPr>
        <w:ilvl w:val="2"/>
        <w:numId w:val="8"/>
      </w:numPr>
      <w:spacing w:before="120" w:after="60" w:line="300" w:lineRule="atLeast"/>
      <w:outlineLvl w:val="2"/>
    </w:pPr>
    <w:rPr>
      <w:rFonts w:ascii="Times New Roman" w:eastAsia="MS Mincho" w:hAnsi="Times New Roman" w:cs="Times New Roman"/>
      <w:b/>
      <w:sz w:val="24"/>
      <w:szCs w:val="24"/>
      <w:lang w:val="en-US"/>
    </w:rPr>
  </w:style>
  <w:style w:type="paragraph" w:customStyle="1" w:styleId="04Heading4">
    <w:name w:val="04Heading 4"/>
    <w:basedOn w:val="a"/>
    <w:next w:val="00Paragraph"/>
    <w:uiPriority w:val="4"/>
    <w:qFormat/>
    <w:rsid w:val="00C602C5"/>
    <w:pPr>
      <w:keepNext/>
      <w:keepLines/>
      <w:numPr>
        <w:ilvl w:val="3"/>
        <w:numId w:val="8"/>
      </w:numPr>
      <w:spacing w:before="120" w:after="60" w:line="300" w:lineRule="atLeast"/>
      <w:outlineLvl w:val="3"/>
    </w:pPr>
    <w:rPr>
      <w:rFonts w:eastAsia="MS Mincho"/>
      <w:b/>
      <w:szCs w:val="24"/>
      <w:lang w:val="en-US"/>
    </w:rPr>
  </w:style>
  <w:style w:type="paragraph" w:customStyle="1" w:styleId="05Heading5">
    <w:name w:val="05Heading 5"/>
    <w:next w:val="00Paragraph"/>
    <w:uiPriority w:val="5"/>
    <w:qFormat/>
    <w:rsid w:val="00C602C5"/>
    <w:pPr>
      <w:keepNext/>
      <w:keepLines/>
      <w:numPr>
        <w:ilvl w:val="4"/>
        <w:numId w:val="8"/>
      </w:numPr>
      <w:spacing w:before="120" w:after="60" w:line="300" w:lineRule="atLeast"/>
      <w:outlineLvl w:val="4"/>
    </w:pPr>
    <w:rPr>
      <w:rFonts w:ascii="Times New Roman" w:eastAsia="MS Mincho" w:hAnsi="Times New Roman" w:cs="Times New Roman"/>
      <w:b/>
      <w:sz w:val="24"/>
      <w:szCs w:val="24"/>
      <w:lang w:val="en-US"/>
    </w:rPr>
  </w:style>
  <w:style w:type="paragraph" w:customStyle="1" w:styleId="07Heading7">
    <w:name w:val="07Heading 7"/>
    <w:next w:val="00Paragraph"/>
    <w:uiPriority w:val="7"/>
    <w:qFormat/>
    <w:rsid w:val="00C602C5"/>
    <w:pPr>
      <w:keepNext/>
      <w:keepLines/>
      <w:numPr>
        <w:ilvl w:val="6"/>
        <w:numId w:val="8"/>
      </w:numPr>
      <w:spacing w:before="120" w:after="60" w:line="300" w:lineRule="atLeast"/>
      <w:outlineLvl w:val="6"/>
    </w:pPr>
    <w:rPr>
      <w:rFonts w:ascii="Times New Roman" w:eastAsia="MS Mincho" w:hAnsi="Times New Roman" w:cs="Times New Roman"/>
      <w:b/>
      <w:lang w:val="en-US"/>
    </w:rPr>
  </w:style>
  <w:style w:type="paragraph" w:customStyle="1" w:styleId="06Heading6">
    <w:name w:val="06Heading 6"/>
    <w:next w:val="00Paragraph"/>
    <w:uiPriority w:val="6"/>
    <w:qFormat/>
    <w:rsid w:val="00C602C5"/>
    <w:pPr>
      <w:keepNext/>
      <w:keepLines/>
      <w:numPr>
        <w:ilvl w:val="5"/>
        <w:numId w:val="8"/>
      </w:numPr>
      <w:spacing w:before="120" w:after="60" w:line="300" w:lineRule="atLeast"/>
      <w:outlineLvl w:val="5"/>
    </w:pPr>
    <w:rPr>
      <w:rFonts w:ascii="Times New Roman" w:eastAsia="MS Mincho" w:hAnsi="Times New Roman" w:cs="Times New Roman"/>
      <w:b/>
      <w:lang w:val="en-US"/>
    </w:rPr>
  </w:style>
  <w:style w:type="paragraph" w:customStyle="1" w:styleId="10Bullet">
    <w:name w:val="10Bullet"/>
    <w:link w:val="10Bullet0"/>
    <w:uiPriority w:val="11"/>
    <w:qFormat/>
    <w:rsid w:val="00C602C5"/>
    <w:pPr>
      <w:numPr>
        <w:numId w:val="9"/>
      </w:numPr>
      <w:spacing w:after="0" w:line="300" w:lineRule="atLeast"/>
    </w:pPr>
    <w:rPr>
      <w:rFonts w:ascii="Times New Roman" w:eastAsia="MS Mincho" w:hAnsi="Times New Roman" w:cs="Times New Roman"/>
      <w:sz w:val="24"/>
      <w:szCs w:val="24"/>
      <w:lang w:val="en-US"/>
    </w:rPr>
  </w:style>
  <w:style w:type="character" w:customStyle="1" w:styleId="10Bullet0">
    <w:name w:val="10Bullet (文字)"/>
    <w:basedOn w:val="a0"/>
    <w:link w:val="10Bullet"/>
    <w:uiPriority w:val="11"/>
    <w:locked/>
    <w:rsid w:val="00C602C5"/>
    <w:rPr>
      <w:rFonts w:ascii="Times New Roman" w:eastAsia="MS Mincho" w:hAnsi="Times New Roman" w:cs="Times New Roman"/>
      <w:sz w:val="24"/>
      <w:szCs w:val="24"/>
      <w:lang w:val="en-US"/>
    </w:rPr>
  </w:style>
  <w:style w:type="paragraph" w:customStyle="1" w:styleId="14References">
    <w:name w:val="14References"/>
    <w:rsid w:val="00C602C5"/>
    <w:pPr>
      <w:spacing w:after="240" w:line="240" w:lineRule="auto"/>
      <w:ind w:left="567" w:hanging="567"/>
    </w:pPr>
    <w:rPr>
      <w:rFonts w:ascii="Times New Roman" w:eastAsia="MS Mincho" w:hAnsi="Times New Roman" w:cs="Times New Roman"/>
      <w:szCs w:val="20"/>
      <w:lang w:val="en-US"/>
    </w:rPr>
  </w:style>
  <w:style w:type="character" w:customStyle="1" w:styleId="highlight2">
    <w:name w:val="highlight2"/>
    <w:basedOn w:val="a0"/>
    <w:rsid w:val="00C602C5"/>
  </w:style>
  <w:style w:type="character" w:customStyle="1" w:styleId="y2iqfc">
    <w:name w:val="y2iqfc"/>
    <w:basedOn w:val="a0"/>
    <w:rsid w:val="00C602C5"/>
  </w:style>
  <w:style w:type="paragraph" w:customStyle="1" w:styleId="f7">
    <w:name w:val="f7"/>
    <w:basedOn w:val="a"/>
    <w:rsid w:val="00C602C5"/>
    <w:pPr>
      <w:spacing w:before="100" w:beforeAutospacing="1" w:after="100" w:afterAutospacing="1"/>
    </w:pPr>
    <w:rPr>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7904">
      <w:bodyDiv w:val="1"/>
      <w:marLeft w:val="0"/>
      <w:marRight w:val="0"/>
      <w:marTop w:val="0"/>
      <w:marBottom w:val="0"/>
      <w:divBdr>
        <w:top w:val="none" w:sz="0" w:space="0" w:color="auto"/>
        <w:left w:val="none" w:sz="0" w:space="0" w:color="auto"/>
        <w:bottom w:val="none" w:sz="0" w:space="0" w:color="auto"/>
        <w:right w:val="none" w:sz="0" w:space="0" w:color="auto"/>
      </w:divBdr>
    </w:div>
    <w:div w:id="10230835">
      <w:bodyDiv w:val="1"/>
      <w:marLeft w:val="0"/>
      <w:marRight w:val="0"/>
      <w:marTop w:val="0"/>
      <w:marBottom w:val="0"/>
      <w:divBdr>
        <w:top w:val="none" w:sz="0" w:space="0" w:color="auto"/>
        <w:left w:val="none" w:sz="0" w:space="0" w:color="auto"/>
        <w:bottom w:val="none" w:sz="0" w:space="0" w:color="auto"/>
        <w:right w:val="none" w:sz="0" w:space="0" w:color="auto"/>
      </w:divBdr>
    </w:div>
    <w:div w:id="12195514">
      <w:bodyDiv w:val="1"/>
      <w:marLeft w:val="0"/>
      <w:marRight w:val="0"/>
      <w:marTop w:val="0"/>
      <w:marBottom w:val="0"/>
      <w:divBdr>
        <w:top w:val="none" w:sz="0" w:space="0" w:color="auto"/>
        <w:left w:val="none" w:sz="0" w:space="0" w:color="auto"/>
        <w:bottom w:val="none" w:sz="0" w:space="0" w:color="auto"/>
        <w:right w:val="none" w:sz="0" w:space="0" w:color="auto"/>
      </w:divBdr>
    </w:div>
    <w:div w:id="16350190">
      <w:bodyDiv w:val="1"/>
      <w:marLeft w:val="0"/>
      <w:marRight w:val="0"/>
      <w:marTop w:val="0"/>
      <w:marBottom w:val="0"/>
      <w:divBdr>
        <w:top w:val="none" w:sz="0" w:space="0" w:color="auto"/>
        <w:left w:val="none" w:sz="0" w:space="0" w:color="auto"/>
        <w:bottom w:val="none" w:sz="0" w:space="0" w:color="auto"/>
        <w:right w:val="none" w:sz="0" w:space="0" w:color="auto"/>
      </w:divBdr>
    </w:div>
    <w:div w:id="16660217">
      <w:bodyDiv w:val="1"/>
      <w:marLeft w:val="0"/>
      <w:marRight w:val="0"/>
      <w:marTop w:val="0"/>
      <w:marBottom w:val="0"/>
      <w:divBdr>
        <w:top w:val="none" w:sz="0" w:space="0" w:color="auto"/>
        <w:left w:val="none" w:sz="0" w:space="0" w:color="auto"/>
        <w:bottom w:val="none" w:sz="0" w:space="0" w:color="auto"/>
        <w:right w:val="none" w:sz="0" w:space="0" w:color="auto"/>
      </w:divBdr>
    </w:div>
    <w:div w:id="27411958">
      <w:bodyDiv w:val="1"/>
      <w:marLeft w:val="0"/>
      <w:marRight w:val="0"/>
      <w:marTop w:val="0"/>
      <w:marBottom w:val="0"/>
      <w:divBdr>
        <w:top w:val="none" w:sz="0" w:space="0" w:color="auto"/>
        <w:left w:val="none" w:sz="0" w:space="0" w:color="auto"/>
        <w:bottom w:val="none" w:sz="0" w:space="0" w:color="auto"/>
        <w:right w:val="none" w:sz="0" w:space="0" w:color="auto"/>
      </w:divBdr>
    </w:div>
    <w:div w:id="38943727">
      <w:bodyDiv w:val="1"/>
      <w:marLeft w:val="0"/>
      <w:marRight w:val="0"/>
      <w:marTop w:val="0"/>
      <w:marBottom w:val="0"/>
      <w:divBdr>
        <w:top w:val="none" w:sz="0" w:space="0" w:color="auto"/>
        <w:left w:val="none" w:sz="0" w:space="0" w:color="auto"/>
        <w:bottom w:val="none" w:sz="0" w:space="0" w:color="auto"/>
        <w:right w:val="none" w:sz="0" w:space="0" w:color="auto"/>
      </w:divBdr>
    </w:div>
    <w:div w:id="39792037">
      <w:bodyDiv w:val="1"/>
      <w:marLeft w:val="0"/>
      <w:marRight w:val="0"/>
      <w:marTop w:val="0"/>
      <w:marBottom w:val="0"/>
      <w:divBdr>
        <w:top w:val="none" w:sz="0" w:space="0" w:color="auto"/>
        <w:left w:val="none" w:sz="0" w:space="0" w:color="auto"/>
        <w:bottom w:val="none" w:sz="0" w:space="0" w:color="auto"/>
        <w:right w:val="none" w:sz="0" w:space="0" w:color="auto"/>
      </w:divBdr>
    </w:div>
    <w:div w:id="42366447">
      <w:bodyDiv w:val="1"/>
      <w:marLeft w:val="0"/>
      <w:marRight w:val="0"/>
      <w:marTop w:val="0"/>
      <w:marBottom w:val="0"/>
      <w:divBdr>
        <w:top w:val="none" w:sz="0" w:space="0" w:color="auto"/>
        <w:left w:val="none" w:sz="0" w:space="0" w:color="auto"/>
        <w:bottom w:val="none" w:sz="0" w:space="0" w:color="auto"/>
        <w:right w:val="none" w:sz="0" w:space="0" w:color="auto"/>
      </w:divBdr>
    </w:div>
    <w:div w:id="43919014">
      <w:bodyDiv w:val="1"/>
      <w:marLeft w:val="0"/>
      <w:marRight w:val="0"/>
      <w:marTop w:val="0"/>
      <w:marBottom w:val="0"/>
      <w:divBdr>
        <w:top w:val="none" w:sz="0" w:space="0" w:color="auto"/>
        <w:left w:val="none" w:sz="0" w:space="0" w:color="auto"/>
        <w:bottom w:val="none" w:sz="0" w:space="0" w:color="auto"/>
        <w:right w:val="none" w:sz="0" w:space="0" w:color="auto"/>
      </w:divBdr>
    </w:div>
    <w:div w:id="47343803">
      <w:bodyDiv w:val="1"/>
      <w:marLeft w:val="0"/>
      <w:marRight w:val="0"/>
      <w:marTop w:val="0"/>
      <w:marBottom w:val="0"/>
      <w:divBdr>
        <w:top w:val="none" w:sz="0" w:space="0" w:color="auto"/>
        <w:left w:val="none" w:sz="0" w:space="0" w:color="auto"/>
        <w:bottom w:val="none" w:sz="0" w:space="0" w:color="auto"/>
        <w:right w:val="none" w:sz="0" w:space="0" w:color="auto"/>
      </w:divBdr>
    </w:div>
    <w:div w:id="50735139">
      <w:bodyDiv w:val="1"/>
      <w:marLeft w:val="0"/>
      <w:marRight w:val="0"/>
      <w:marTop w:val="0"/>
      <w:marBottom w:val="0"/>
      <w:divBdr>
        <w:top w:val="none" w:sz="0" w:space="0" w:color="auto"/>
        <w:left w:val="none" w:sz="0" w:space="0" w:color="auto"/>
        <w:bottom w:val="none" w:sz="0" w:space="0" w:color="auto"/>
        <w:right w:val="none" w:sz="0" w:space="0" w:color="auto"/>
      </w:divBdr>
    </w:div>
    <w:div w:id="50856895">
      <w:bodyDiv w:val="1"/>
      <w:marLeft w:val="0"/>
      <w:marRight w:val="0"/>
      <w:marTop w:val="0"/>
      <w:marBottom w:val="0"/>
      <w:divBdr>
        <w:top w:val="none" w:sz="0" w:space="0" w:color="auto"/>
        <w:left w:val="none" w:sz="0" w:space="0" w:color="auto"/>
        <w:bottom w:val="none" w:sz="0" w:space="0" w:color="auto"/>
        <w:right w:val="none" w:sz="0" w:space="0" w:color="auto"/>
      </w:divBdr>
    </w:div>
    <w:div w:id="51277405">
      <w:bodyDiv w:val="1"/>
      <w:marLeft w:val="0"/>
      <w:marRight w:val="0"/>
      <w:marTop w:val="0"/>
      <w:marBottom w:val="0"/>
      <w:divBdr>
        <w:top w:val="none" w:sz="0" w:space="0" w:color="auto"/>
        <w:left w:val="none" w:sz="0" w:space="0" w:color="auto"/>
        <w:bottom w:val="none" w:sz="0" w:space="0" w:color="auto"/>
        <w:right w:val="none" w:sz="0" w:space="0" w:color="auto"/>
      </w:divBdr>
    </w:div>
    <w:div w:id="53242165">
      <w:bodyDiv w:val="1"/>
      <w:marLeft w:val="0"/>
      <w:marRight w:val="0"/>
      <w:marTop w:val="0"/>
      <w:marBottom w:val="0"/>
      <w:divBdr>
        <w:top w:val="none" w:sz="0" w:space="0" w:color="auto"/>
        <w:left w:val="none" w:sz="0" w:space="0" w:color="auto"/>
        <w:bottom w:val="none" w:sz="0" w:space="0" w:color="auto"/>
        <w:right w:val="none" w:sz="0" w:space="0" w:color="auto"/>
      </w:divBdr>
    </w:div>
    <w:div w:id="56980053">
      <w:bodyDiv w:val="1"/>
      <w:marLeft w:val="0"/>
      <w:marRight w:val="0"/>
      <w:marTop w:val="0"/>
      <w:marBottom w:val="0"/>
      <w:divBdr>
        <w:top w:val="none" w:sz="0" w:space="0" w:color="auto"/>
        <w:left w:val="none" w:sz="0" w:space="0" w:color="auto"/>
        <w:bottom w:val="none" w:sz="0" w:space="0" w:color="auto"/>
        <w:right w:val="none" w:sz="0" w:space="0" w:color="auto"/>
      </w:divBdr>
    </w:div>
    <w:div w:id="56980752">
      <w:bodyDiv w:val="1"/>
      <w:marLeft w:val="0"/>
      <w:marRight w:val="0"/>
      <w:marTop w:val="0"/>
      <w:marBottom w:val="0"/>
      <w:divBdr>
        <w:top w:val="none" w:sz="0" w:space="0" w:color="auto"/>
        <w:left w:val="none" w:sz="0" w:space="0" w:color="auto"/>
        <w:bottom w:val="none" w:sz="0" w:space="0" w:color="auto"/>
        <w:right w:val="none" w:sz="0" w:space="0" w:color="auto"/>
      </w:divBdr>
    </w:div>
    <w:div w:id="60298092">
      <w:bodyDiv w:val="1"/>
      <w:marLeft w:val="0"/>
      <w:marRight w:val="0"/>
      <w:marTop w:val="0"/>
      <w:marBottom w:val="0"/>
      <w:divBdr>
        <w:top w:val="none" w:sz="0" w:space="0" w:color="auto"/>
        <w:left w:val="none" w:sz="0" w:space="0" w:color="auto"/>
        <w:bottom w:val="none" w:sz="0" w:space="0" w:color="auto"/>
        <w:right w:val="none" w:sz="0" w:space="0" w:color="auto"/>
      </w:divBdr>
    </w:div>
    <w:div w:id="76219595">
      <w:bodyDiv w:val="1"/>
      <w:marLeft w:val="0"/>
      <w:marRight w:val="0"/>
      <w:marTop w:val="0"/>
      <w:marBottom w:val="0"/>
      <w:divBdr>
        <w:top w:val="none" w:sz="0" w:space="0" w:color="auto"/>
        <w:left w:val="none" w:sz="0" w:space="0" w:color="auto"/>
        <w:bottom w:val="none" w:sz="0" w:space="0" w:color="auto"/>
        <w:right w:val="none" w:sz="0" w:space="0" w:color="auto"/>
      </w:divBdr>
    </w:div>
    <w:div w:id="84307498">
      <w:bodyDiv w:val="1"/>
      <w:marLeft w:val="0"/>
      <w:marRight w:val="0"/>
      <w:marTop w:val="0"/>
      <w:marBottom w:val="0"/>
      <w:divBdr>
        <w:top w:val="none" w:sz="0" w:space="0" w:color="auto"/>
        <w:left w:val="none" w:sz="0" w:space="0" w:color="auto"/>
        <w:bottom w:val="none" w:sz="0" w:space="0" w:color="auto"/>
        <w:right w:val="none" w:sz="0" w:space="0" w:color="auto"/>
      </w:divBdr>
    </w:div>
    <w:div w:id="86077501">
      <w:bodyDiv w:val="1"/>
      <w:marLeft w:val="0"/>
      <w:marRight w:val="0"/>
      <w:marTop w:val="0"/>
      <w:marBottom w:val="0"/>
      <w:divBdr>
        <w:top w:val="none" w:sz="0" w:space="0" w:color="auto"/>
        <w:left w:val="none" w:sz="0" w:space="0" w:color="auto"/>
        <w:bottom w:val="none" w:sz="0" w:space="0" w:color="auto"/>
        <w:right w:val="none" w:sz="0" w:space="0" w:color="auto"/>
      </w:divBdr>
    </w:div>
    <w:div w:id="99226211">
      <w:bodyDiv w:val="1"/>
      <w:marLeft w:val="0"/>
      <w:marRight w:val="0"/>
      <w:marTop w:val="0"/>
      <w:marBottom w:val="0"/>
      <w:divBdr>
        <w:top w:val="none" w:sz="0" w:space="0" w:color="auto"/>
        <w:left w:val="none" w:sz="0" w:space="0" w:color="auto"/>
        <w:bottom w:val="none" w:sz="0" w:space="0" w:color="auto"/>
        <w:right w:val="none" w:sz="0" w:space="0" w:color="auto"/>
      </w:divBdr>
    </w:div>
    <w:div w:id="105120497">
      <w:bodyDiv w:val="1"/>
      <w:marLeft w:val="0"/>
      <w:marRight w:val="0"/>
      <w:marTop w:val="0"/>
      <w:marBottom w:val="0"/>
      <w:divBdr>
        <w:top w:val="none" w:sz="0" w:space="0" w:color="auto"/>
        <w:left w:val="none" w:sz="0" w:space="0" w:color="auto"/>
        <w:bottom w:val="none" w:sz="0" w:space="0" w:color="auto"/>
        <w:right w:val="none" w:sz="0" w:space="0" w:color="auto"/>
      </w:divBdr>
    </w:div>
    <w:div w:id="115372886">
      <w:bodyDiv w:val="1"/>
      <w:marLeft w:val="0"/>
      <w:marRight w:val="0"/>
      <w:marTop w:val="0"/>
      <w:marBottom w:val="0"/>
      <w:divBdr>
        <w:top w:val="none" w:sz="0" w:space="0" w:color="auto"/>
        <w:left w:val="none" w:sz="0" w:space="0" w:color="auto"/>
        <w:bottom w:val="none" w:sz="0" w:space="0" w:color="auto"/>
        <w:right w:val="none" w:sz="0" w:space="0" w:color="auto"/>
      </w:divBdr>
    </w:div>
    <w:div w:id="117574173">
      <w:bodyDiv w:val="1"/>
      <w:marLeft w:val="0"/>
      <w:marRight w:val="0"/>
      <w:marTop w:val="0"/>
      <w:marBottom w:val="0"/>
      <w:divBdr>
        <w:top w:val="none" w:sz="0" w:space="0" w:color="auto"/>
        <w:left w:val="none" w:sz="0" w:space="0" w:color="auto"/>
        <w:bottom w:val="none" w:sz="0" w:space="0" w:color="auto"/>
        <w:right w:val="none" w:sz="0" w:space="0" w:color="auto"/>
      </w:divBdr>
    </w:div>
    <w:div w:id="119542851">
      <w:bodyDiv w:val="1"/>
      <w:marLeft w:val="0"/>
      <w:marRight w:val="0"/>
      <w:marTop w:val="0"/>
      <w:marBottom w:val="0"/>
      <w:divBdr>
        <w:top w:val="none" w:sz="0" w:space="0" w:color="auto"/>
        <w:left w:val="none" w:sz="0" w:space="0" w:color="auto"/>
        <w:bottom w:val="none" w:sz="0" w:space="0" w:color="auto"/>
        <w:right w:val="none" w:sz="0" w:space="0" w:color="auto"/>
      </w:divBdr>
    </w:div>
    <w:div w:id="120196129">
      <w:bodyDiv w:val="1"/>
      <w:marLeft w:val="0"/>
      <w:marRight w:val="0"/>
      <w:marTop w:val="0"/>
      <w:marBottom w:val="0"/>
      <w:divBdr>
        <w:top w:val="none" w:sz="0" w:space="0" w:color="auto"/>
        <w:left w:val="none" w:sz="0" w:space="0" w:color="auto"/>
        <w:bottom w:val="none" w:sz="0" w:space="0" w:color="auto"/>
        <w:right w:val="none" w:sz="0" w:space="0" w:color="auto"/>
      </w:divBdr>
    </w:div>
    <w:div w:id="123355608">
      <w:bodyDiv w:val="1"/>
      <w:marLeft w:val="0"/>
      <w:marRight w:val="0"/>
      <w:marTop w:val="0"/>
      <w:marBottom w:val="0"/>
      <w:divBdr>
        <w:top w:val="none" w:sz="0" w:space="0" w:color="auto"/>
        <w:left w:val="none" w:sz="0" w:space="0" w:color="auto"/>
        <w:bottom w:val="none" w:sz="0" w:space="0" w:color="auto"/>
        <w:right w:val="none" w:sz="0" w:space="0" w:color="auto"/>
      </w:divBdr>
    </w:div>
    <w:div w:id="124593076">
      <w:bodyDiv w:val="1"/>
      <w:marLeft w:val="0"/>
      <w:marRight w:val="0"/>
      <w:marTop w:val="0"/>
      <w:marBottom w:val="0"/>
      <w:divBdr>
        <w:top w:val="none" w:sz="0" w:space="0" w:color="auto"/>
        <w:left w:val="none" w:sz="0" w:space="0" w:color="auto"/>
        <w:bottom w:val="none" w:sz="0" w:space="0" w:color="auto"/>
        <w:right w:val="none" w:sz="0" w:space="0" w:color="auto"/>
      </w:divBdr>
    </w:div>
    <w:div w:id="128330961">
      <w:bodyDiv w:val="1"/>
      <w:marLeft w:val="0"/>
      <w:marRight w:val="0"/>
      <w:marTop w:val="0"/>
      <w:marBottom w:val="0"/>
      <w:divBdr>
        <w:top w:val="none" w:sz="0" w:space="0" w:color="auto"/>
        <w:left w:val="none" w:sz="0" w:space="0" w:color="auto"/>
        <w:bottom w:val="none" w:sz="0" w:space="0" w:color="auto"/>
        <w:right w:val="none" w:sz="0" w:space="0" w:color="auto"/>
      </w:divBdr>
    </w:div>
    <w:div w:id="128745223">
      <w:bodyDiv w:val="1"/>
      <w:marLeft w:val="0"/>
      <w:marRight w:val="0"/>
      <w:marTop w:val="0"/>
      <w:marBottom w:val="0"/>
      <w:divBdr>
        <w:top w:val="none" w:sz="0" w:space="0" w:color="auto"/>
        <w:left w:val="none" w:sz="0" w:space="0" w:color="auto"/>
        <w:bottom w:val="none" w:sz="0" w:space="0" w:color="auto"/>
        <w:right w:val="none" w:sz="0" w:space="0" w:color="auto"/>
      </w:divBdr>
    </w:div>
    <w:div w:id="139854167">
      <w:bodyDiv w:val="1"/>
      <w:marLeft w:val="0"/>
      <w:marRight w:val="0"/>
      <w:marTop w:val="0"/>
      <w:marBottom w:val="0"/>
      <w:divBdr>
        <w:top w:val="none" w:sz="0" w:space="0" w:color="auto"/>
        <w:left w:val="none" w:sz="0" w:space="0" w:color="auto"/>
        <w:bottom w:val="none" w:sz="0" w:space="0" w:color="auto"/>
        <w:right w:val="none" w:sz="0" w:space="0" w:color="auto"/>
      </w:divBdr>
    </w:div>
    <w:div w:id="148403936">
      <w:bodyDiv w:val="1"/>
      <w:marLeft w:val="0"/>
      <w:marRight w:val="0"/>
      <w:marTop w:val="0"/>
      <w:marBottom w:val="0"/>
      <w:divBdr>
        <w:top w:val="none" w:sz="0" w:space="0" w:color="auto"/>
        <w:left w:val="none" w:sz="0" w:space="0" w:color="auto"/>
        <w:bottom w:val="none" w:sz="0" w:space="0" w:color="auto"/>
        <w:right w:val="none" w:sz="0" w:space="0" w:color="auto"/>
      </w:divBdr>
    </w:div>
    <w:div w:id="149180450">
      <w:bodyDiv w:val="1"/>
      <w:marLeft w:val="0"/>
      <w:marRight w:val="0"/>
      <w:marTop w:val="0"/>
      <w:marBottom w:val="0"/>
      <w:divBdr>
        <w:top w:val="none" w:sz="0" w:space="0" w:color="auto"/>
        <w:left w:val="none" w:sz="0" w:space="0" w:color="auto"/>
        <w:bottom w:val="none" w:sz="0" w:space="0" w:color="auto"/>
        <w:right w:val="none" w:sz="0" w:space="0" w:color="auto"/>
      </w:divBdr>
    </w:div>
    <w:div w:id="151606393">
      <w:bodyDiv w:val="1"/>
      <w:marLeft w:val="0"/>
      <w:marRight w:val="0"/>
      <w:marTop w:val="0"/>
      <w:marBottom w:val="0"/>
      <w:divBdr>
        <w:top w:val="none" w:sz="0" w:space="0" w:color="auto"/>
        <w:left w:val="none" w:sz="0" w:space="0" w:color="auto"/>
        <w:bottom w:val="none" w:sz="0" w:space="0" w:color="auto"/>
        <w:right w:val="none" w:sz="0" w:space="0" w:color="auto"/>
      </w:divBdr>
    </w:div>
    <w:div w:id="151993794">
      <w:bodyDiv w:val="1"/>
      <w:marLeft w:val="0"/>
      <w:marRight w:val="0"/>
      <w:marTop w:val="0"/>
      <w:marBottom w:val="0"/>
      <w:divBdr>
        <w:top w:val="none" w:sz="0" w:space="0" w:color="auto"/>
        <w:left w:val="none" w:sz="0" w:space="0" w:color="auto"/>
        <w:bottom w:val="none" w:sz="0" w:space="0" w:color="auto"/>
        <w:right w:val="none" w:sz="0" w:space="0" w:color="auto"/>
      </w:divBdr>
    </w:div>
    <w:div w:id="153036253">
      <w:bodyDiv w:val="1"/>
      <w:marLeft w:val="0"/>
      <w:marRight w:val="0"/>
      <w:marTop w:val="0"/>
      <w:marBottom w:val="0"/>
      <w:divBdr>
        <w:top w:val="none" w:sz="0" w:space="0" w:color="auto"/>
        <w:left w:val="none" w:sz="0" w:space="0" w:color="auto"/>
        <w:bottom w:val="none" w:sz="0" w:space="0" w:color="auto"/>
        <w:right w:val="none" w:sz="0" w:space="0" w:color="auto"/>
      </w:divBdr>
    </w:div>
    <w:div w:id="153885968">
      <w:bodyDiv w:val="1"/>
      <w:marLeft w:val="0"/>
      <w:marRight w:val="0"/>
      <w:marTop w:val="0"/>
      <w:marBottom w:val="0"/>
      <w:divBdr>
        <w:top w:val="none" w:sz="0" w:space="0" w:color="auto"/>
        <w:left w:val="none" w:sz="0" w:space="0" w:color="auto"/>
        <w:bottom w:val="none" w:sz="0" w:space="0" w:color="auto"/>
        <w:right w:val="none" w:sz="0" w:space="0" w:color="auto"/>
      </w:divBdr>
    </w:div>
    <w:div w:id="156188387">
      <w:bodyDiv w:val="1"/>
      <w:marLeft w:val="0"/>
      <w:marRight w:val="0"/>
      <w:marTop w:val="0"/>
      <w:marBottom w:val="0"/>
      <w:divBdr>
        <w:top w:val="none" w:sz="0" w:space="0" w:color="auto"/>
        <w:left w:val="none" w:sz="0" w:space="0" w:color="auto"/>
        <w:bottom w:val="none" w:sz="0" w:space="0" w:color="auto"/>
        <w:right w:val="none" w:sz="0" w:space="0" w:color="auto"/>
      </w:divBdr>
    </w:div>
    <w:div w:id="162280473">
      <w:bodyDiv w:val="1"/>
      <w:marLeft w:val="0"/>
      <w:marRight w:val="0"/>
      <w:marTop w:val="0"/>
      <w:marBottom w:val="0"/>
      <w:divBdr>
        <w:top w:val="none" w:sz="0" w:space="0" w:color="auto"/>
        <w:left w:val="none" w:sz="0" w:space="0" w:color="auto"/>
        <w:bottom w:val="none" w:sz="0" w:space="0" w:color="auto"/>
        <w:right w:val="none" w:sz="0" w:space="0" w:color="auto"/>
      </w:divBdr>
    </w:div>
    <w:div w:id="173492830">
      <w:bodyDiv w:val="1"/>
      <w:marLeft w:val="0"/>
      <w:marRight w:val="0"/>
      <w:marTop w:val="0"/>
      <w:marBottom w:val="0"/>
      <w:divBdr>
        <w:top w:val="none" w:sz="0" w:space="0" w:color="auto"/>
        <w:left w:val="none" w:sz="0" w:space="0" w:color="auto"/>
        <w:bottom w:val="none" w:sz="0" w:space="0" w:color="auto"/>
        <w:right w:val="none" w:sz="0" w:space="0" w:color="auto"/>
      </w:divBdr>
    </w:div>
    <w:div w:id="175005157">
      <w:bodyDiv w:val="1"/>
      <w:marLeft w:val="0"/>
      <w:marRight w:val="0"/>
      <w:marTop w:val="0"/>
      <w:marBottom w:val="0"/>
      <w:divBdr>
        <w:top w:val="none" w:sz="0" w:space="0" w:color="auto"/>
        <w:left w:val="none" w:sz="0" w:space="0" w:color="auto"/>
        <w:bottom w:val="none" w:sz="0" w:space="0" w:color="auto"/>
        <w:right w:val="none" w:sz="0" w:space="0" w:color="auto"/>
      </w:divBdr>
    </w:div>
    <w:div w:id="180243425">
      <w:bodyDiv w:val="1"/>
      <w:marLeft w:val="0"/>
      <w:marRight w:val="0"/>
      <w:marTop w:val="0"/>
      <w:marBottom w:val="0"/>
      <w:divBdr>
        <w:top w:val="none" w:sz="0" w:space="0" w:color="auto"/>
        <w:left w:val="none" w:sz="0" w:space="0" w:color="auto"/>
        <w:bottom w:val="none" w:sz="0" w:space="0" w:color="auto"/>
        <w:right w:val="none" w:sz="0" w:space="0" w:color="auto"/>
      </w:divBdr>
    </w:div>
    <w:div w:id="182475707">
      <w:bodyDiv w:val="1"/>
      <w:marLeft w:val="0"/>
      <w:marRight w:val="0"/>
      <w:marTop w:val="0"/>
      <w:marBottom w:val="0"/>
      <w:divBdr>
        <w:top w:val="none" w:sz="0" w:space="0" w:color="auto"/>
        <w:left w:val="none" w:sz="0" w:space="0" w:color="auto"/>
        <w:bottom w:val="none" w:sz="0" w:space="0" w:color="auto"/>
        <w:right w:val="none" w:sz="0" w:space="0" w:color="auto"/>
      </w:divBdr>
    </w:div>
    <w:div w:id="185363114">
      <w:bodyDiv w:val="1"/>
      <w:marLeft w:val="0"/>
      <w:marRight w:val="0"/>
      <w:marTop w:val="0"/>
      <w:marBottom w:val="0"/>
      <w:divBdr>
        <w:top w:val="none" w:sz="0" w:space="0" w:color="auto"/>
        <w:left w:val="none" w:sz="0" w:space="0" w:color="auto"/>
        <w:bottom w:val="none" w:sz="0" w:space="0" w:color="auto"/>
        <w:right w:val="none" w:sz="0" w:space="0" w:color="auto"/>
      </w:divBdr>
    </w:div>
    <w:div w:id="186217532">
      <w:bodyDiv w:val="1"/>
      <w:marLeft w:val="0"/>
      <w:marRight w:val="0"/>
      <w:marTop w:val="0"/>
      <w:marBottom w:val="0"/>
      <w:divBdr>
        <w:top w:val="none" w:sz="0" w:space="0" w:color="auto"/>
        <w:left w:val="none" w:sz="0" w:space="0" w:color="auto"/>
        <w:bottom w:val="none" w:sz="0" w:space="0" w:color="auto"/>
        <w:right w:val="none" w:sz="0" w:space="0" w:color="auto"/>
      </w:divBdr>
    </w:div>
    <w:div w:id="187913416">
      <w:bodyDiv w:val="1"/>
      <w:marLeft w:val="0"/>
      <w:marRight w:val="0"/>
      <w:marTop w:val="0"/>
      <w:marBottom w:val="0"/>
      <w:divBdr>
        <w:top w:val="none" w:sz="0" w:space="0" w:color="auto"/>
        <w:left w:val="none" w:sz="0" w:space="0" w:color="auto"/>
        <w:bottom w:val="none" w:sz="0" w:space="0" w:color="auto"/>
        <w:right w:val="none" w:sz="0" w:space="0" w:color="auto"/>
      </w:divBdr>
    </w:div>
    <w:div w:id="189805776">
      <w:bodyDiv w:val="1"/>
      <w:marLeft w:val="0"/>
      <w:marRight w:val="0"/>
      <w:marTop w:val="0"/>
      <w:marBottom w:val="0"/>
      <w:divBdr>
        <w:top w:val="none" w:sz="0" w:space="0" w:color="auto"/>
        <w:left w:val="none" w:sz="0" w:space="0" w:color="auto"/>
        <w:bottom w:val="none" w:sz="0" w:space="0" w:color="auto"/>
        <w:right w:val="none" w:sz="0" w:space="0" w:color="auto"/>
      </w:divBdr>
    </w:div>
    <w:div w:id="191501648">
      <w:bodyDiv w:val="1"/>
      <w:marLeft w:val="0"/>
      <w:marRight w:val="0"/>
      <w:marTop w:val="0"/>
      <w:marBottom w:val="0"/>
      <w:divBdr>
        <w:top w:val="none" w:sz="0" w:space="0" w:color="auto"/>
        <w:left w:val="none" w:sz="0" w:space="0" w:color="auto"/>
        <w:bottom w:val="none" w:sz="0" w:space="0" w:color="auto"/>
        <w:right w:val="none" w:sz="0" w:space="0" w:color="auto"/>
      </w:divBdr>
    </w:div>
    <w:div w:id="194122154">
      <w:bodyDiv w:val="1"/>
      <w:marLeft w:val="0"/>
      <w:marRight w:val="0"/>
      <w:marTop w:val="0"/>
      <w:marBottom w:val="0"/>
      <w:divBdr>
        <w:top w:val="none" w:sz="0" w:space="0" w:color="auto"/>
        <w:left w:val="none" w:sz="0" w:space="0" w:color="auto"/>
        <w:bottom w:val="none" w:sz="0" w:space="0" w:color="auto"/>
        <w:right w:val="none" w:sz="0" w:space="0" w:color="auto"/>
      </w:divBdr>
    </w:div>
    <w:div w:id="196091700">
      <w:bodyDiv w:val="1"/>
      <w:marLeft w:val="0"/>
      <w:marRight w:val="0"/>
      <w:marTop w:val="0"/>
      <w:marBottom w:val="0"/>
      <w:divBdr>
        <w:top w:val="none" w:sz="0" w:space="0" w:color="auto"/>
        <w:left w:val="none" w:sz="0" w:space="0" w:color="auto"/>
        <w:bottom w:val="none" w:sz="0" w:space="0" w:color="auto"/>
        <w:right w:val="none" w:sz="0" w:space="0" w:color="auto"/>
      </w:divBdr>
    </w:div>
    <w:div w:id="197132978">
      <w:bodyDiv w:val="1"/>
      <w:marLeft w:val="0"/>
      <w:marRight w:val="0"/>
      <w:marTop w:val="0"/>
      <w:marBottom w:val="0"/>
      <w:divBdr>
        <w:top w:val="none" w:sz="0" w:space="0" w:color="auto"/>
        <w:left w:val="none" w:sz="0" w:space="0" w:color="auto"/>
        <w:bottom w:val="none" w:sz="0" w:space="0" w:color="auto"/>
        <w:right w:val="none" w:sz="0" w:space="0" w:color="auto"/>
      </w:divBdr>
    </w:div>
    <w:div w:id="197134267">
      <w:bodyDiv w:val="1"/>
      <w:marLeft w:val="0"/>
      <w:marRight w:val="0"/>
      <w:marTop w:val="0"/>
      <w:marBottom w:val="0"/>
      <w:divBdr>
        <w:top w:val="none" w:sz="0" w:space="0" w:color="auto"/>
        <w:left w:val="none" w:sz="0" w:space="0" w:color="auto"/>
        <w:bottom w:val="none" w:sz="0" w:space="0" w:color="auto"/>
        <w:right w:val="none" w:sz="0" w:space="0" w:color="auto"/>
      </w:divBdr>
    </w:div>
    <w:div w:id="198905982">
      <w:bodyDiv w:val="1"/>
      <w:marLeft w:val="0"/>
      <w:marRight w:val="0"/>
      <w:marTop w:val="0"/>
      <w:marBottom w:val="0"/>
      <w:divBdr>
        <w:top w:val="none" w:sz="0" w:space="0" w:color="auto"/>
        <w:left w:val="none" w:sz="0" w:space="0" w:color="auto"/>
        <w:bottom w:val="none" w:sz="0" w:space="0" w:color="auto"/>
        <w:right w:val="none" w:sz="0" w:space="0" w:color="auto"/>
      </w:divBdr>
    </w:div>
    <w:div w:id="205410717">
      <w:bodyDiv w:val="1"/>
      <w:marLeft w:val="0"/>
      <w:marRight w:val="0"/>
      <w:marTop w:val="0"/>
      <w:marBottom w:val="0"/>
      <w:divBdr>
        <w:top w:val="none" w:sz="0" w:space="0" w:color="auto"/>
        <w:left w:val="none" w:sz="0" w:space="0" w:color="auto"/>
        <w:bottom w:val="none" w:sz="0" w:space="0" w:color="auto"/>
        <w:right w:val="none" w:sz="0" w:space="0" w:color="auto"/>
      </w:divBdr>
    </w:div>
    <w:div w:id="207228023">
      <w:bodyDiv w:val="1"/>
      <w:marLeft w:val="0"/>
      <w:marRight w:val="0"/>
      <w:marTop w:val="0"/>
      <w:marBottom w:val="0"/>
      <w:divBdr>
        <w:top w:val="none" w:sz="0" w:space="0" w:color="auto"/>
        <w:left w:val="none" w:sz="0" w:space="0" w:color="auto"/>
        <w:bottom w:val="none" w:sz="0" w:space="0" w:color="auto"/>
        <w:right w:val="none" w:sz="0" w:space="0" w:color="auto"/>
      </w:divBdr>
    </w:div>
    <w:div w:id="207377409">
      <w:bodyDiv w:val="1"/>
      <w:marLeft w:val="0"/>
      <w:marRight w:val="0"/>
      <w:marTop w:val="0"/>
      <w:marBottom w:val="0"/>
      <w:divBdr>
        <w:top w:val="none" w:sz="0" w:space="0" w:color="auto"/>
        <w:left w:val="none" w:sz="0" w:space="0" w:color="auto"/>
        <w:bottom w:val="none" w:sz="0" w:space="0" w:color="auto"/>
        <w:right w:val="none" w:sz="0" w:space="0" w:color="auto"/>
      </w:divBdr>
    </w:div>
    <w:div w:id="211188266">
      <w:bodyDiv w:val="1"/>
      <w:marLeft w:val="0"/>
      <w:marRight w:val="0"/>
      <w:marTop w:val="0"/>
      <w:marBottom w:val="0"/>
      <w:divBdr>
        <w:top w:val="none" w:sz="0" w:space="0" w:color="auto"/>
        <w:left w:val="none" w:sz="0" w:space="0" w:color="auto"/>
        <w:bottom w:val="none" w:sz="0" w:space="0" w:color="auto"/>
        <w:right w:val="none" w:sz="0" w:space="0" w:color="auto"/>
      </w:divBdr>
    </w:div>
    <w:div w:id="240481653">
      <w:bodyDiv w:val="1"/>
      <w:marLeft w:val="0"/>
      <w:marRight w:val="0"/>
      <w:marTop w:val="0"/>
      <w:marBottom w:val="0"/>
      <w:divBdr>
        <w:top w:val="none" w:sz="0" w:space="0" w:color="auto"/>
        <w:left w:val="none" w:sz="0" w:space="0" w:color="auto"/>
        <w:bottom w:val="none" w:sz="0" w:space="0" w:color="auto"/>
        <w:right w:val="none" w:sz="0" w:space="0" w:color="auto"/>
      </w:divBdr>
    </w:div>
    <w:div w:id="251357032">
      <w:bodyDiv w:val="1"/>
      <w:marLeft w:val="0"/>
      <w:marRight w:val="0"/>
      <w:marTop w:val="0"/>
      <w:marBottom w:val="0"/>
      <w:divBdr>
        <w:top w:val="none" w:sz="0" w:space="0" w:color="auto"/>
        <w:left w:val="none" w:sz="0" w:space="0" w:color="auto"/>
        <w:bottom w:val="none" w:sz="0" w:space="0" w:color="auto"/>
        <w:right w:val="none" w:sz="0" w:space="0" w:color="auto"/>
      </w:divBdr>
    </w:div>
    <w:div w:id="252712619">
      <w:bodyDiv w:val="1"/>
      <w:marLeft w:val="0"/>
      <w:marRight w:val="0"/>
      <w:marTop w:val="0"/>
      <w:marBottom w:val="0"/>
      <w:divBdr>
        <w:top w:val="none" w:sz="0" w:space="0" w:color="auto"/>
        <w:left w:val="none" w:sz="0" w:space="0" w:color="auto"/>
        <w:bottom w:val="none" w:sz="0" w:space="0" w:color="auto"/>
        <w:right w:val="none" w:sz="0" w:space="0" w:color="auto"/>
      </w:divBdr>
    </w:div>
    <w:div w:id="256182777">
      <w:bodyDiv w:val="1"/>
      <w:marLeft w:val="0"/>
      <w:marRight w:val="0"/>
      <w:marTop w:val="0"/>
      <w:marBottom w:val="0"/>
      <w:divBdr>
        <w:top w:val="none" w:sz="0" w:space="0" w:color="auto"/>
        <w:left w:val="none" w:sz="0" w:space="0" w:color="auto"/>
        <w:bottom w:val="none" w:sz="0" w:space="0" w:color="auto"/>
        <w:right w:val="none" w:sz="0" w:space="0" w:color="auto"/>
      </w:divBdr>
    </w:div>
    <w:div w:id="260795079">
      <w:bodyDiv w:val="1"/>
      <w:marLeft w:val="0"/>
      <w:marRight w:val="0"/>
      <w:marTop w:val="0"/>
      <w:marBottom w:val="0"/>
      <w:divBdr>
        <w:top w:val="none" w:sz="0" w:space="0" w:color="auto"/>
        <w:left w:val="none" w:sz="0" w:space="0" w:color="auto"/>
        <w:bottom w:val="none" w:sz="0" w:space="0" w:color="auto"/>
        <w:right w:val="none" w:sz="0" w:space="0" w:color="auto"/>
      </w:divBdr>
    </w:div>
    <w:div w:id="262298137">
      <w:bodyDiv w:val="1"/>
      <w:marLeft w:val="0"/>
      <w:marRight w:val="0"/>
      <w:marTop w:val="0"/>
      <w:marBottom w:val="0"/>
      <w:divBdr>
        <w:top w:val="none" w:sz="0" w:space="0" w:color="auto"/>
        <w:left w:val="none" w:sz="0" w:space="0" w:color="auto"/>
        <w:bottom w:val="none" w:sz="0" w:space="0" w:color="auto"/>
        <w:right w:val="none" w:sz="0" w:space="0" w:color="auto"/>
      </w:divBdr>
    </w:div>
    <w:div w:id="265162473">
      <w:bodyDiv w:val="1"/>
      <w:marLeft w:val="0"/>
      <w:marRight w:val="0"/>
      <w:marTop w:val="0"/>
      <w:marBottom w:val="0"/>
      <w:divBdr>
        <w:top w:val="none" w:sz="0" w:space="0" w:color="auto"/>
        <w:left w:val="none" w:sz="0" w:space="0" w:color="auto"/>
        <w:bottom w:val="none" w:sz="0" w:space="0" w:color="auto"/>
        <w:right w:val="none" w:sz="0" w:space="0" w:color="auto"/>
      </w:divBdr>
    </w:div>
    <w:div w:id="273825865">
      <w:bodyDiv w:val="1"/>
      <w:marLeft w:val="0"/>
      <w:marRight w:val="0"/>
      <w:marTop w:val="0"/>
      <w:marBottom w:val="0"/>
      <w:divBdr>
        <w:top w:val="none" w:sz="0" w:space="0" w:color="auto"/>
        <w:left w:val="none" w:sz="0" w:space="0" w:color="auto"/>
        <w:bottom w:val="none" w:sz="0" w:space="0" w:color="auto"/>
        <w:right w:val="none" w:sz="0" w:space="0" w:color="auto"/>
      </w:divBdr>
    </w:div>
    <w:div w:id="281889235">
      <w:bodyDiv w:val="1"/>
      <w:marLeft w:val="0"/>
      <w:marRight w:val="0"/>
      <w:marTop w:val="0"/>
      <w:marBottom w:val="0"/>
      <w:divBdr>
        <w:top w:val="none" w:sz="0" w:space="0" w:color="auto"/>
        <w:left w:val="none" w:sz="0" w:space="0" w:color="auto"/>
        <w:bottom w:val="none" w:sz="0" w:space="0" w:color="auto"/>
        <w:right w:val="none" w:sz="0" w:space="0" w:color="auto"/>
      </w:divBdr>
    </w:div>
    <w:div w:id="286620582">
      <w:bodyDiv w:val="1"/>
      <w:marLeft w:val="0"/>
      <w:marRight w:val="0"/>
      <w:marTop w:val="0"/>
      <w:marBottom w:val="0"/>
      <w:divBdr>
        <w:top w:val="none" w:sz="0" w:space="0" w:color="auto"/>
        <w:left w:val="none" w:sz="0" w:space="0" w:color="auto"/>
        <w:bottom w:val="none" w:sz="0" w:space="0" w:color="auto"/>
        <w:right w:val="none" w:sz="0" w:space="0" w:color="auto"/>
      </w:divBdr>
    </w:div>
    <w:div w:id="286787892">
      <w:bodyDiv w:val="1"/>
      <w:marLeft w:val="0"/>
      <w:marRight w:val="0"/>
      <w:marTop w:val="0"/>
      <w:marBottom w:val="0"/>
      <w:divBdr>
        <w:top w:val="none" w:sz="0" w:space="0" w:color="auto"/>
        <w:left w:val="none" w:sz="0" w:space="0" w:color="auto"/>
        <w:bottom w:val="none" w:sz="0" w:space="0" w:color="auto"/>
        <w:right w:val="none" w:sz="0" w:space="0" w:color="auto"/>
      </w:divBdr>
    </w:div>
    <w:div w:id="293171873">
      <w:bodyDiv w:val="1"/>
      <w:marLeft w:val="0"/>
      <w:marRight w:val="0"/>
      <w:marTop w:val="0"/>
      <w:marBottom w:val="0"/>
      <w:divBdr>
        <w:top w:val="none" w:sz="0" w:space="0" w:color="auto"/>
        <w:left w:val="none" w:sz="0" w:space="0" w:color="auto"/>
        <w:bottom w:val="none" w:sz="0" w:space="0" w:color="auto"/>
        <w:right w:val="none" w:sz="0" w:space="0" w:color="auto"/>
      </w:divBdr>
    </w:div>
    <w:div w:id="293364788">
      <w:bodyDiv w:val="1"/>
      <w:marLeft w:val="0"/>
      <w:marRight w:val="0"/>
      <w:marTop w:val="0"/>
      <w:marBottom w:val="0"/>
      <w:divBdr>
        <w:top w:val="none" w:sz="0" w:space="0" w:color="auto"/>
        <w:left w:val="none" w:sz="0" w:space="0" w:color="auto"/>
        <w:bottom w:val="none" w:sz="0" w:space="0" w:color="auto"/>
        <w:right w:val="none" w:sz="0" w:space="0" w:color="auto"/>
      </w:divBdr>
    </w:div>
    <w:div w:id="295571435">
      <w:bodyDiv w:val="1"/>
      <w:marLeft w:val="0"/>
      <w:marRight w:val="0"/>
      <w:marTop w:val="0"/>
      <w:marBottom w:val="0"/>
      <w:divBdr>
        <w:top w:val="none" w:sz="0" w:space="0" w:color="auto"/>
        <w:left w:val="none" w:sz="0" w:space="0" w:color="auto"/>
        <w:bottom w:val="none" w:sz="0" w:space="0" w:color="auto"/>
        <w:right w:val="none" w:sz="0" w:space="0" w:color="auto"/>
      </w:divBdr>
    </w:div>
    <w:div w:id="296490366">
      <w:bodyDiv w:val="1"/>
      <w:marLeft w:val="0"/>
      <w:marRight w:val="0"/>
      <w:marTop w:val="0"/>
      <w:marBottom w:val="0"/>
      <w:divBdr>
        <w:top w:val="none" w:sz="0" w:space="0" w:color="auto"/>
        <w:left w:val="none" w:sz="0" w:space="0" w:color="auto"/>
        <w:bottom w:val="none" w:sz="0" w:space="0" w:color="auto"/>
        <w:right w:val="none" w:sz="0" w:space="0" w:color="auto"/>
      </w:divBdr>
    </w:div>
    <w:div w:id="298729947">
      <w:bodyDiv w:val="1"/>
      <w:marLeft w:val="0"/>
      <w:marRight w:val="0"/>
      <w:marTop w:val="0"/>
      <w:marBottom w:val="0"/>
      <w:divBdr>
        <w:top w:val="none" w:sz="0" w:space="0" w:color="auto"/>
        <w:left w:val="none" w:sz="0" w:space="0" w:color="auto"/>
        <w:bottom w:val="none" w:sz="0" w:space="0" w:color="auto"/>
        <w:right w:val="none" w:sz="0" w:space="0" w:color="auto"/>
      </w:divBdr>
    </w:div>
    <w:div w:id="302853435">
      <w:bodyDiv w:val="1"/>
      <w:marLeft w:val="0"/>
      <w:marRight w:val="0"/>
      <w:marTop w:val="0"/>
      <w:marBottom w:val="0"/>
      <w:divBdr>
        <w:top w:val="none" w:sz="0" w:space="0" w:color="auto"/>
        <w:left w:val="none" w:sz="0" w:space="0" w:color="auto"/>
        <w:bottom w:val="none" w:sz="0" w:space="0" w:color="auto"/>
        <w:right w:val="none" w:sz="0" w:space="0" w:color="auto"/>
      </w:divBdr>
    </w:div>
    <w:div w:id="316962025">
      <w:bodyDiv w:val="1"/>
      <w:marLeft w:val="0"/>
      <w:marRight w:val="0"/>
      <w:marTop w:val="0"/>
      <w:marBottom w:val="0"/>
      <w:divBdr>
        <w:top w:val="none" w:sz="0" w:space="0" w:color="auto"/>
        <w:left w:val="none" w:sz="0" w:space="0" w:color="auto"/>
        <w:bottom w:val="none" w:sz="0" w:space="0" w:color="auto"/>
        <w:right w:val="none" w:sz="0" w:space="0" w:color="auto"/>
      </w:divBdr>
    </w:div>
    <w:div w:id="318195858">
      <w:bodyDiv w:val="1"/>
      <w:marLeft w:val="0"/>
      <w:marRight w:val="0"/>
      <w:marTop w:val="0"/>
      <w:marBottom w:val="0"/>
      <w:divBdr>
        <w:top w:val="none" w:sz="0" w:space="0" w:color="auto"/>
        <w:left w:val="none" w:sz="0" w:space="0" w:color="auto"/>
        <w:bottom w:val="none" w:sz="0" w:space="0" w:color="auto"/>
        <w:right w:val="none" w:sz="0" w:space="0" w:color="auto"/>
      </w:divBdr>
    </w:div>
    <w:div w:id="325518571">
      <w:bodyDiv w:val="1"/>
      <w:marLeft w:val="0"/>
      <w:marRight w:val="0"/>
      <w:marTop w:val="0"/>
      <w:marBottom w:val="0"/>
      <w:divBdr>
        <w:top w:val="none" w:sz="0" w:space="0" w:color="auto"/>
        <w:left w:val="none" w:sz="0" w:space="0" w:color="auto"/>
        <w:bottom w:val="none" w:sz="0" w:space="0" w:color="auto"/>
        <w:right w:val="none" w:sz="0" w:space="0" w:color="auto"/>
      </w:divBdr>
    </w:div>
    <w:div w:id="328599046">
      <w:bodyDiv w:val="1"/>
      <w:marLeft w:val="0"/>
      <w:marRight w:val="0"/>
      <w:marTop w:val="0"/>
      <w:marBottom w:val="0"/>
      <w:divBdr>
        <w:top w:val="none" w:sz="0" w:space="0" w:color="auto"/>
        <w:left w:val="none" w:sz="0" w:space="0" w:color="auto"/>
        <w:bottom w:val="none" w:sz="0" w:space="0" w:color="auto"/>
        <w:right w:val="none" w:sz="0" w:space="0" w:color="auto"/>
      </w:divBdr>
    </w:div>
    <w:div w:id="328600447">
      <w:bodyDiv w:val="1"/>
      <w:marLeft w:val="0"/>
      <w:marRight w:val="0"/>
      <w:marTop w:val="0"/>
      <w:marBottom w:val="0"/>
      <w:divBdr>
        <w:top w:val="none" w:sz="0" w:space="0" w:color="auto"/>
        <w:left w:val="none" w:sz="0" w:space="0" w:color="auto"/>
        <w:bottom w:val="none" w:sz="0" w:space="0" w:color="auto"/>
        <w:right w:val="none" w:sz="0" w:space="0" w:color="auto"/>
      </w:divBdr>
    </w:div>
    <w:div w:id="331184273">
      <w:bodyDiv w:val="1"/>
      <w:marLeft w:val="0"/>
      <w:marRight w:val="0"/>
      <w:marTop w:val="0"/>
      <w:marBottom w:val="0"/>
      <w:divBdr>
        <w:top w:val="none" w:sz="0" w:space="0" w:color="auto"/>
        <w:left w:val="none" w:sz="0" w:space="0" w:color="auto"/>
        <w:bottom w:val="none" w:sz="0" w:space="0" w:color="auto"/>
        <w:right w:val="none" w:sz="0" w:space="0" w:color="auto"/>
      </w:divBdr>
    </w:div>
    <w:div w:id="331765818">
      <w:bodyDiv w:val="1"/>
      <w:marLeft w:val="0"/>
      <w:marRight w:val="0"/>
      <w:marTop w:val="0"/>
      <w:marBottom w:val="0"/>
      <w:divBdr>
        <w:top w:val="none" w:sz="0" w:space="0" w:color="auto"/>
        <w:left w:val="none" w:sz="0" w:space="0" w:color="auto"/>
        <w:bottom w:val="none" w:sz="0" w:space="0" w:color="auto"/>
        <w:right w:val="none" w:sz="0" w:space="0" w:color="auto"/>
      </w:divBdr>
    </w:div>
    <w:div w:id="341781883">
      <w:bodyDiv w:val="1"/>
      <w:marLeft w:val="0"/>
      <w:marRight w:val="0"/>
      <w:marTop w:val="0"/>
      <w:marBottom w:val="0"/>
      <w:divBdr>
        <w:top w:val="none" w:sz="0" w:space="0" w:color="auto"/>
        <w:left w:val="none" w:sz="0" w:space="0" w:color="auto"/>
        <w:bottom w:val="none" w:sz="0" w:space="0" w:color="auto"/>
        <w:right w:val="none" w:sz="0" w:space="0" w:color="auto"/>
      </w:divBdr>
    </w:div>
    <w:div w:id="342249950">
      <w:bodyDiv w:val="1"/>
      <w:marLeft w:val="0"/>
      <w:marRight w:val="0"/>
      <w:marTop w:val="0"/>
      <w:marBottom w:val="0"/>
      <w:divBdr>
        <w:top w:val="none" w:sz="0" w:space="0" w:color="auto"/>
        <w:left w:val="none" w:sz="0" w:space="0" w:color="auto"/>
        <w:bottom w:val="none" w:sz="0" w:space="0" w:color="auto"/>
        <w:right w:val="none" w:sz="0" w:space="0" w:color="auto"/>
      </w:divBdr>
    </w:div>
    <w:div w:id="342518947">
      <w:bodyDiv w:val="1"/>
      <w:marLeft w:val="0"/>
      <w:marRight w:val="0"/>
      <w:marTop w:val="0"/>
      <w:marBottom w:val="0"/>
      <w:divBdr>
        <w:top w:val="none" w:sz="0" w:space="0" w:color="auto"/>
        <w:left w:val="none" w:sz="0" w:space="0" w:color="auto"/>
        <w:bottom w:val="none" w:sz="0" w:space="0" w:color="auto"/>
        <w:right w:val="none" w:sz="0" w:space="0" w:color="auto"/>
      </w:divBdr>
    </w:div>
    <w:div w:id="350453308">
      <w:bodyDiv w:val="1"/>
      <w:marLeft w:val="0"/>
      <w:marRight w:val="0"/>
      <w:marTop w:val="0"/>
      <w:marBottom w:val="0"/>
      <w:divBdr>
        <w:top w:val="none" w:sz="0" w:space="0" w:color="auto"/>
        <w:left w:val="none" w:sz="0" w:space="0" w:color="auto"/>
        <w:bottom w:val="none" w:sz="0" w:space="0" w:color="auto"/>
        <w:right w:val="none" w:sz="0" w:space="0" w:color="auto"/>
      </w:divBdr>
    </w:div>
    <w:div w:id="353461160">
      <w:bodyDiv w:val="1"/>
      <w:marLeft w:val="0"/>
      <w:marRight w:val="0"/>
      <w:marTop w:val="0"/>
      <w:marBottom w:val="0"/>
      <w:divBdr>
        <w:top w:val="none" w:sz="0" w:space="0" w:color="auto"/>
        <w:left w:val="none" w:sz="0" w:space="0" w:color="auto"/>
        <w:bottom w:val="none" w:sz="0" w:space="0" w:color="auto"/>
        <w:right w:val="none" w:sz="0" w:space="0" w:color="auto"/>
      </w:divBdr>
    </w:div>
    <w:div w:id="355234230">
      <w:bodyDiv w:val="1"/>
      <w:marLeft w:val="0"/>
      <w:marRight w:val="0"/>
      <w:marTop w:val="0"/>
      <w:marBottom w:val="0"/>
      <w:divBdr>
        <w:top w:val="none" w:sz="0" w:space="0" w:color="auto"/>
        <w:left w:val="none" w:sz="0" w:space="0" w:color="auto"/>
        <w:bottom w:val="none" w:sz="0" w:space="0" w:color="auto"/>
        <w:right w:val="none" w:sz="0" w:space="0" w:color="auto"/>
      </w:divBdr>
    </w:div>
    <w:div w:id="355733519">
      <w:bodyDiv w:val="1"/>
      <w:marLeft w:val="0"/>
      <w:marRight w:val="0"/>
      <w:marTop w:val="0"/>
      <w:marBottom w:val="0"/>
      <w:divBdr>
        <w:top w:val="none" w:sz="0" w:space="0" w:color="auto"/>
        <w:left w:val="none" w:sz="0" w:space="0" w:color="auto"/>
        <w:bottom w:val="none" w:sz="0" w:space="0" w:color="auto"/>
        <w:right w:val="none" w:sz="0" w:space="0" w:color="auto"/>
      </w:divBdr>
    </w:div>
    <w:div w:id="355934496">
      <w:bodyDiv w:val="1"/>
      <w:marLeft w:val="0"/>
      <w:marRight w:val="0"/>
      <w:marTop w:val="0"/>
      <w:marBottom w:val="0"/>
      <w:divBdr>
        <w:top w:val="none" w:sz="0" w:space="0" w:color="auto"/>
        <w:left w:val="none" w:sz="0" w:space="0" w:color="auto"/>
        <w:bottom w:val="none" w:sz="0" w:space="0" w:color="auto"/>
        <w:right w:val="none" w:sz="0" w:space="0" w:color="auto"/>
      </w:divBdr>
    </w:div>
    <w:div w:id="365714811">
      <w:bodyDiv w:val="1"/>
      <w:marLeft w:val="0"/>
      <w:marRight w:val="0"/>
      <w:marTop w:val="0"/>
      <w:marBottom w:val="0"/>
      <w:divBdr>
        <w:top w:val="none" w:sz="0" w:space="0" w:color="auto"/>
        <w:left w:val="none" w:sz="0" w:space="0" w:color="auto"/>
        <w:bottom w:val="none" w:sz="0" w:space="0" w:color="auto"/>
        <w:right w:val="none" w:sz="0" w:space="0" w:color="auto"/>
      </w:divBdr>
    </w:div>
    <w:div w:id="373695814">
      <w:bodyDiv w:val="1"/>
      <w:marLeft w:val="0"/>
      <w:marRight w:val="0"/>
      <w:marTop w:val="0"/>
      <w:marBottom w:val="0"/>
      <w:divBdr>
        <w:top w:val="none" w:sz="0" w:space="0" w:color="auto"/>
        <w:left w:val="none" w:sz="0" w:space="0" w:color="auto"/>
        <w:bottom w:val="none" w:sz="0" w:space="0" w:color="auto"/>
        <w:right w:val="none" w:sz="0" w:space="0" w:color="auto"/>
      </w:divBdr>
    </w:div>
    <w:div w:id="378868261">
      <w:bodyDiv w:val="1"/>
      <w:marLeft w:val="0"/>
      <w:marRight w:val="0"/>
      <w:marTop w:val="0"/>
      <w:marBottom w:val="0"/>
      <w:divBdr>
        <w:top w:val="none" w:sz="0" w:space="0" w:color="auto"/>
        <w:left w:val="none" w:sz="0" w:space="0" w:color="auto"/>
        <w:bottom w:val="none" w:sz="0" w:space="0" w:color="auto"/>
        <w:right w:val="none" w:sz="0" w:space="0" w:color="auto"/>
      </w:divBdr>
    </w:div>
    <w:div w:id="379745283">
      <w:bodyDiv w:val="1"/>
      <w:marLeft w:val="0"/>
      <w:marRight w:val="0"/>
      <w:marTop w:val="0"/>
      <w:marBottom w:val="0"/>
      <w:divBdr>
        <w:top w:val="none" w:sz="0" w:space="0" w:color="auto"/>
        <w:left w:val="none" w:sz="0" w:space="0" w:color="auto"/>
        <w:bottom w:val="none" w:sz="0" w:space="0" w:color="auto"/>
        <w:right w:val="none" w:sz="0" w:space="0" w:color="auto"/>
      </w:divBdr>
    </w:div>
    <w:div w:id="381952205">
      <w:bodyDiv w:val="1"/>
      <w:marLeft w:val="0"/>
      <w:marRight w:val="0"/>
      <w:marTop w:val="0"/>
      <w:marBottom w:val="0"/>
      <w:divBdr>
        <w:top w:val="none" w:sz="0" w:space="0" w:color="auto"/>
        <w:left w:val="none" w:sz="0" w:space="0" w:color="auto"/>
        <w:bottom w:val="none" w:sz="0" w:space="0" w:color="auto"/>
        <w:right w:val="none" w:sz="0" w:space="0" w:color="auto"/>
      </w:divBdr>
    </w:div>
    <w:div w:id="385375806">
      <w:bodyDiv w:val="1"/>
      <w:marLeft w:val="0"/>
      <w:marRight w:val="0"/>
      <w:marTop w:val="0"/>
      <w:marBottom w:val="0"/>
      <w:divBdr>
        <w:top w:val="none" w:sz="0" w:space="0" w:color="auto"/>
        <w:left w:val="none" w:sz="0" w:space="0" w:color="auto"/>
        <w:bottom w:val="none" w:sz="0" w:space="0" w:color="auto"/>
        <w:right w:val="none" w:sz="0" w:space="0" w:color="auto"/>
      </w:divBdr>
    </w:div>
    <w:div w:id="392509234">
      <w:bodyDiv w:val="1"/>
      <w:marLeft w:val="0"/>
      <w:marRight w:val="0"/>
      <w:marTop w:val="0"/>
      <w:marBottom w:val="0"/>
      <w:divBdr>
        <w:top w:val="none" w:sz="0" w:space="0" w:color="auto"/>
        <w:left w:val="none" w:sz="0" w:space="0" w:color="auto"/>
        <w:bottom w:val="none" w:sz="0" w:space="0" w:color="auto"/>
        <w:right w:val="none" w:sz="0" w:space="0" w:color="auto"/>
      </w:divBdr>
    </w:div>
    <w:div w:id="392969533">
      <w:bodyDiv w:val="1"/>
      <w:marLeft w:val="0"/>
      <w:marRight w:val="0"/>
      <w:marTop w:val="0"/>
      <w:marBottom w:val="0"/>
      <w:divBdr>
        <w:top w:val="none" w:sz="0" w:space="0" w:color="auto"/>
        <w:left w:val="none" w:sz="0" w:space="0" w:color="auto"/>
        <w:bottom w:val="none" w:sz="0" w:space="0" w:color="auto"/>
        <w:right w:val="none" w:sz="0" w:space="0" w:color="auto"/>
      </w:divBdr>
    </w:div>
    <w:div w:id="396585864">
      <w:bodyDiv w:val="1"/>
      <w:marLeft w:val="0"/>
      <w:marRight w:val="0"/>
      <w:marTop w:val="0"/>
      <w:marBottom w:val="0"/>
      <w:divBdr>
        <w:top w:val="none" w:sz="0" w:space="0" w:color="auto"/>
        <w:left w:val="none" w:sz="0" w:space="0" w:color="auto"/>
        <w:bottom w:val="none" w:sz="0" w:space="0" w:color="auto"/>
        <w:right w:val="none" w:sz="0" w:space="0" w:color="auto"/>
      </w:divBdr>
    </w:div>
    <w:div w:id="401417531">
      <w:bodyDiv w:val="1"/>
      <w:marLeft w:val="0"/>
      <w:marRight w:val="0"/>
      <w:marTop w:val="0"/>
      <w:marBottom w:val="0"/>
      <w:divBdr>
        <w:top w:val="none" w:sz="0" w:space="0" w:color="auto"/>
        <w:left w:val="none" w:sz="0" w:space="0" w:color="auto"/>
        <w:bottom w:val="none" w:sz="0" w:space="0" w:color="auto"/>
        <w:right w:val="none" w:sz="0" w:space="0" w:color="auto"/>
      </w:divBdr>
    </w:div>
    <w:div w:id="415132073">
      <w:bodyDiv w:val="1"/>
      <w:marLeft w:val="0"/>
      <w:marRight w:val="0"/>
      <w:marTop w:val="0"/>
      <w:marBottom w:val="0"/>
      <w:divBdr>
        <w:top w:val="none" w:sz="0" w:space="0" w:color="auto"/>
        <w:left w:val="none" w:sz="0" w:space="0" w:color="auto"/>
        <w:bottom w:val="none" w:sz="0" w:space="0" w:color="auto"/>
        <w:right w:val="none" w:sz="0" w:space="0" w:color="auto"/>
      </w:divBdr>
    </w:div>
    <w:div w:id="415135999">
      <w:bodyDiv w:val="1"/>
      <w:marLeft w:val="0"/>
      <w:marRight w:val="0"/>
      <w:marTop w:val="0"/>
      <w:marBottom w:val="0"/>
      <w:divBdr>
        <w:top w:val="none" w:sz="0" w:space="0" w:color="auto"/>
        <w:left w:val="none" w:sz="0" w:space="0" w:color="auto"/>
        <w:bottom w:val="none" w:sz="0" w:space="0" w:color="auto"/>
        <w:right w:val="none" w:sz="0" w:space="0" w:color="auto"/>
      </w:divBdr>
    </w:div>
    <w:div w:id="418455124">
      <w:bodyDiv w:val="1"/>
      <w:marLeft w:val="0"/>
      <w:marRight w:val="0"/>
      <w:marTop w:val="0"/>
      <w:marBottom w:val="0"/>
      <w:divBdr>
        <w:top w:val="none" w:sz="0" w:space="0" w:color="auto"/>
        <w:left w:val="none" w:sz="0" w:space="0" w:color="auto"/>
        <w:bottom w:val="none" w:sz="0" w:space="0" w:color="auto"/>
        <w:right w:val="none" w:sz="0" w:space="0" w:color="auto"/>
      </w:divBdr>
    </w:div>
    <w:div w:id="423886989">
      <w:bodyDiv w:val="1"/>
      <w:marLeft w:val="0"/>
      <w:marRight w:val="0"/>
      <w:marTop w:val="0"/>
      <w:marBottom w:val="0"/>
      <w:divBdr>
        <w:top w:val="none" w:sz="0" w:space="0" w:color="auto"/>
        <w:left w:val="none" w:sz="0" w:space="0" w:color="auto"/>
        <w:bottom w:val="none" w:sz="0" w:space="0" w:color="auto"/>
        <w:right w:val="none" w:sz="0" w:space="0" w:color="auto"/>
      </w:divBdr>
    </w:div>
    <w:div w:id="427890998">
      <w:bodyDiv w:val="1"/>
      <w:marLeft w:val="0"/>
      <w:marRight w:val="0"/>
      <w:marTop w:val="0"/>
      <w:marBottom w:val="0"/>
      <w:divBdr>
        <w:top w:val="none" w:sz="0" w:space="0" w:color="auto"/>
        <w:left w:val="none" w:sz="0" w:space="0" w:color="auto"/>
        <w:bottom w:val="none" w:sz="0" w:space="0" w:color="auto"/>
        <w:right w:val="none" w:sz="0" w:space="0" w:color="auto"/>
      </w:divBdr>
    </w:div>
    <w:div w:id="433672516">
      <w:bodyDiv w:val="1"/>
      <w:marLeft w:val="0"/>
      <w:marRight w:val="0"/>
      <w:marTop w:val="0"/>
      <w:marBottom w:val="0"/>
      <w:divBdr>
        <w:top w:val="none" w:sz="0" w:space="0" w:color="auto"/>
        <w:left w:val="none" w:sz="0" w:space="0" w:color="auto"/>
        <w:bottom w:val="none" w:sz="0" w:space="0" w:color="auto"/>
        <w:right w:val="none" w:sz="0" w:space="0" w:color="auto"/>
      </w:divBdr>
    </w:div>
    <w:div w:id="434129509">
      <w:bodyDiv w:val="1"/>
      <w:marLeft w:val="0"/>
      <w:marRight w:val="0"/>
      <w:marTop w:val="0"/>
      <w:marBottom w:val="0"/>
      <w:divBdr>
        <w:top w:val="none" w:sz="0" w:space="0" w:color="auto"/>
        <w:left w:val="none" w:sz="0" w:space="0" w:color="auto"/>
        <w:bottom w:val="none" w:sz="0" w:space="0" w:color="auto"/>
        <w:right w:val="none" w:sz="0" w:space="0" w:color="auto"/>
      </w:divBdr>
    </w:div>
    <w:div w:id="438527552">
      <w:bodyDiv w:val="1"/>
      <w:marLeft w:val="0"/>
      <w:marRight w:val="0"/>
      <w:marTop w:val="0"/>
      <w:marBottom w:val="0"/>
      <w:divBdr>
        <w:top w:val="none" w:sz="0" w:space="0" w:color="auto"/>
        <w:left w:val="none" w:sz="0" w:space="0" w:color="auto"/>
        <w:bottom w:val="none" w:sz="0" w:space="0" w:color="auto"/>
        <w:right w:val="none" w:sz="0" w:space="0" w:color="auto"/>
      </w:divBdr>
    </w:div>
    <w:div w:id="438640875">
      <w:bodyDiv w:val="1"/>
      <w:marLeft w:val="0"/>
      <w:marRight w:val="0"/>
      <w:marTop w:val="0"/>
      <w:marBottom w:val="0"/>
      <w:divBdr>
        <w:top w:val="none" w:sz="0" w:space="0" w:color="auto"/>
        <w:left w:val="none" w:sz="0" w:space="0" w:color="auto"/>
        <w:bottom w:val="none" w:sz="0" w:space="0" w:color="auto"/>
        <w:right w:val="none" w:sz="0" w:space="0" w:color="auto"/>
      </w:divBdr>
    </w:div>
    <w:div w:id="446856575">
      <w:bodyDiv w:val="1"/>
      <w:marLeft w:val="0"/>
      <w:marRight w:val="0"/>
      <w:marTop w:val="0"/>
      <w:marBottom w:val="0"/>
      <w:divBdr>
        <w:top w:val="none" w:sz="0" w:space="0" w:color="auto"/>
        <w:left w:val="none" w:sz="0" w:space="0" w:color="auto"/>
        <w:bottom w:val="none" w:sz="0" w:space="0" w:color="auto"/>
        <w:right w:val="none" w:sz="0" w:space="0" w:color="auto"/>
      </w:divBdr>
    </w:div>
    <w:div w:id="452409104">
      <w:bodyDiv w:val="1"/>
      <w:marLeft w:val="0"/>
      <w:marRight w:val="0"/>
      <w:marTop w:val="0"/>
      <w:marBottom w:val="0"/>
      <w:divBdr>
        <w:top w:val="none" w:sz="0" w:space="0" w:color="auto"/>
        <w:left w:val="none" w:sz="0" w:space="0" w:color="auto"/>
        <w:bottom w:val="none" w:sz="0" w:space="0" w:color="auto"/>
        <w:right w:val="none" w:sz="0" w:space="0" w:color="auto"/>
      </w:divBdr>
    </w:div>
    <w:div w:id="456416230">
      <w:bodyDiv w:val="1"/>
      <w:marLeft w:val="0"/>
      <w:marRight w:val="0"/>
      <w:marTop w:val="0"/>
      <w:marBottom w:val="0"/>
      <w:divBdr>
        <w:top w:val="none" w:sz="0" w:space="0" w:color="auto"/>
        <w:left w:val="none" w:sz="0" w:space="0" w:color="auto"/>
        <w:bottom w:val="none" w:sz="0" w:space="0" w:color="auto"/>
        <w:right w:val="none" w:sz="0" w:space="0" w:color="auto"/>
      </w:divBdr>
    </w:div>
    <w:div w:id="469708789">
      <w:bodyDiv w:val="1"/>
      <w:marLeft w:val="0"/>
      <w:marRight w:val="0"/>
      <w:marTop w:val="0"/>
      <w:marBottom w:val="0"/>
      <w:divBdr>
        <w:top w:val="none" w:sz="0" w:space="0" w:color="auto"/>
        <w:left w:val="none" w:sz="0" w:space="0" w:color="auto"/>
        <w:bottom w:val="none" w:sz="0" w:space="0" w:color="auto"/>
        <w:right w:val="none" w:sz="0" w:space="0" w:color="auto"/>
      </w:divBdr>
    </w:div>
    <w:div w:id="470825815">
      <w:bodyDiv w:val="1"/>
      <w:marLeft w:val="0"/>
      <w:marRight w:val="0"/>
      <w:marTop w:val="0"/>
      <w:marBottom w:val="0"/>
      <w:divBdr>
        <w:top w:val="none" w:sz="0" w:space="0" w:color="auto"/>
        <w:left w:val="none" w:sz="0" w:space="0" w:color="auto"/>
        <w:bottom w:val="none" w:sz="0" w:space="0" w:color="auto"/>
        <w:right w:val="none" w:sz="0" w:space="0" w:color="auto"/>
      </w:divBdr>
    </w:div>
    <w:div w:id="484394665">
      <w:bodyDiv w:val="1"/>
      <w:marLeft w:val="0"/>
      <w:marRight w:val="0"/>
      <w:marTop w:val="0"/>
      <w:marBottom w:val="0"/>
      <w:divBdr>
        <w:top w:val="none" w:sz="0" w:space="0" w:color="auto"/>
        <w:left w:val="none" w:sz="0" w:space="0" w:color="auto"/>
        <w:bottom w:val="none" w:sz="0" w:space="0" w:color="auto"/>
        <w:right w:val="none" w:sz="0" w:space="0" w:color="auto"/>
      </w:divBdr>
    </w:div>
    <w:div w:id="484594294">
      <w:bodyDiv w:val="1"/>
      <w:marLeft w:val="0"/>
      <w:marRight w:val="0"/>
      <w:marTop w:val="0"/>
      <w:marBottom w:val="0"/>
      <w:divBdr>
        <w:top w:val="none" w:sz="0" w:space="0" w:color="auto"/>
        <w:left w:val="none" w:sz="0" w:space="0" w:color="auto"/>
        <w:bottom w:val="none" w:sz="0" w:space="0" w:color="auto"/>
        <w:right w:val="none" w:sz="0" w:space="0" w:color="auto"/>
      </w:divBdr>
    </w:div>
    <w:div w:id="485048532">
      <w:bodyDiv w:val="1"/>
      <w:marLeft w:val="0"/>
      <w:marRight w:val="0"/>
      <w:marTop w:val="0"/>
      <w:marBottom w:val="0"/>
      <w:divBdr>
        <w:top w:val="none" w:sz="0" w:space="0" w:color="auto"/>
        <w:left w:val="none" w:sz="0" w:space="0" w:color="auto"/>
        <w:bottom w:val="none" w:sz="0" w:space="0" w:color="auto"/>
        <w:right w:val="none" w:sz="0" w:space="0" w:color="auto"/>
      </w:divBdr>
    </w:div>
    <w:div w:id="491917568">
      <w:bodyDiv w:val="1"/>
      <w:marLeft w:val="0"/>
      <w:marRight w:val="0"/>
      <w:marTop w:val="0"/>
      <w:marBottom w:val="0"/>
      <w:divBdr>
        <w:top w:val="none" w:sz="0" w:space="0" w:color="auto"/>
        <w:left w:val="none" w:sz="0" w:space="0" w:color="auto"/>
        <w:bottom w:val="none" w:sz="0" w:space="0" w:color="auto"/>
        <w:right w:val="none" w:sz="0" w:space="0" w:color="auto"/>
      </w:divBdr>
    </w:div>
    <w:div w:id="492334295">
      <w:bodyDiv w:val="1"/>
      <w:marLeft w:val="0"/>
      <w:marRight w:val="0"/>
      <w:marTop w:val="0"/>
      <w:marBottom w:val="0"/>
      <w:divBdr>
        <w:top w:val="none" w:sz="0" w:space="0" w:color="auto"/>
        <w:left w:val="none" w:sz="0" w:space="0" w:color="auto"/>
        <w:bottom w:val="none" w:sz="0" w:space="0" w:color="auto"/>
        <w:right w:val="none" w:sz="0" w:space="0" w:color="auto"/>
      </w:divBdr>
    </w:div>
    <w:div w:id="497384746">
      <w:bodyDiv w:val="1"/>
      <w:marLeft w:val="0"/>
      <w:marRight w:val="0"/>
      <w:marTop w:val="0"/>
      <w:marBottom w:val="0"/>
      <w:divBdr>
        <w:top w:val="none" w:sz="0" w:space="0" w:color="auto"/>
        <w:left w:val="none" w:sz="0" w:space="0" w:color="auto"/>
        <w:bottom w:val="none" w:sz="0" w:space="0" w:color="auto"/>
        <w:right w:val="none" w:sz="0" w:space="0" w:color="auto"/>
      </w:divBdr>
    </w:div>
    <w:div w:id="502932714">
      <w:bodyDiv w:val="1"/>
      <w:marLeft w:val="0"/>
      <w:marRight w:val="0"/>
      <w:marTop w:val="0"/>
      <w:marBottom w:val="0"/>
      <w:divBdr>
        <w:top w:val="none" w:sz="0" w:space="0" w:color="auto"/>
        <w:left w:val="none" w:sz="0" w:space="0" w:color="auto"/>
        <w:bottom w:val="none" w:sz="0" w:space="0" w:color="auto"/>
        <w:right w:val="none" w:sz="0" w:space="0" w:color="auto"/>
      </w:divBdr>
    </w:div>
    <w:div w:id="514424368">
      <w:bodyDiv w:val="1"/>
      <w:marLeft w:val="0"/>
      <w:marRight w:val="0"/>
      <w:marTop w:val="0"/>
      <w:marBottom w:val="0"/>
      <w:divBdr>
        <w:top w:val="none" w:sz="0" w:space="0" w:color="auto"/>
        <w:left w:val="none" w:sz="0" w:space="0" w:color="auto"/>
        <w:bottom w:val="none" w:sz="0" w:space="0" w:color="auto"/>
        <w:right w:val="none" w:sz="0" w:space="0" w:color="auto"/>
      </w:divBdr>
    </w:div>
    <w:div w:id="514656418">
      <w:bodyDiv w:val="1"/>
      <w:marLeft w:val="0"/>
      <w:marRight w:val="0"/>
      <w:marTop w:val="0"/>
      <w:marBottom w:val="0"/>
      <w:divBdr>
        <w:top w:val="none" w:sz="0" w:space="0" w:color="auto"/>
        <w:left w:val="none" w:sz="0" w:space="0" w:color="auto"/>
        <w:bottom w:val="none" w:sz="0" w:space="0" w:color="auto"/>
        <w:right w:val="none" w:sz="0" w:space="0" w:color="auto"/>
      </w:divBdr>
    </w:div>
    <w:div w:id="516314991">
      <w:bodyDiv w:val="1"/>
      <w:marLeft w:val="0"/>
      <w:marRight w:val="0"/>
      <w:marTop w:val="0"/>
      <w:marBottom w:val="0"/>
      <w:divBdr>
        <w:top w:val="none" w:sz="0" w:space="0" w:color="auto"/>
        <w:left w:val="none" w:sz="0" w:space="0" w:color="auto"/>
        <w:bottom w:val="none" w:sz="0" w:space="0" w:color="auto"/>
        <w:right w:val="none" w:sz="0" w:space="0" w:color="auto"/>
      </w:divBdr>
    </w:div>
    <w:div w:id="522473389">
      <w:bodyDiv w:val="1"/>
      <w:marLeft w:val="0"/>
      <w:marRight w:val="0"/>
      <w:marTop w:val="0"/>
      <w:marBottom w:val="0"/>
      <w:divBdr>
        <w:top w:val="none" w:sz="0" w:space="0" w:color="auto"/>
        <w:left w:val="none" w:sz="0" w:space="0" w:color="auto"/>
        <w:bottom w:val="none" w:sz="0" w:space="0" w:color="auto"/>
        <w:right w:val="none" w:sz="0" w:space="0" w:color="auto"/>
      </w:divBdr>
    </w:div>
    <w:div w:id="529995082">
      <w:bodyDiv w:val="1"/>
      <w:marLeft w:val="0"/>
      <w:marRight w:val="0"/>
      <w:marTop w:val="0"/>
      <w:marBottom w:val="0"/>
      <w:divBdr>
        <w:top w:val="none" w:sz="0" w:space="0" w:color="auto"/>
        <w:left w:val="none" w:sz="0" w:space="0" w:color="auto"/>
        <w:bottom w:val="none" w:sz="0" w:space="0" w:color="auto"/>
        <w:right w:val="none" w:sz="0" w:space="0" w:color="auto"/>
      </w:divBdr>
    </w:div>
    <w:div w:id="536939230">
      <w:bodyDiv w:val="1"/>
      <w:marLeft w:val="0"/>
      <w:marRight w:val="0"/>
      <w:marTop w:val="0"/>
      <w:marBottom w:val="0"/>
      <w:divBdr>
        <w:top w:val="none" w:sz="0" w:space="0" w:color="auto"/>
        <w:left w:val="none" w:sz="0" w:space="0" w:color="auto"/>
        <w:bottom w:val="none" w:sz="0" w:space="0" w:color="auto"/>
        <w:right w:val="none" w:sz="0" w:space="0" w:color="auto"/>
      </w:divBdr>
    </w:div>
    <w:div w:id="538208761">
      <w:bodyDiv w:val="1"/>
      <w:marLeft w:val="0"/>
      <w:marRight w:val="0"/>
      <w:marTop w:val="0"/>
      <w:marBottom w:val="0"/>
      <w:divBdr>
        <w:top w:val="none" w:sz="0" w:space="0" w:color="auto"/>
        <w:left w:val="none" w:sz="0" w:space="0" w:color="auto"/>
        <w:bottom w:val="none" w:sz="0" w:space="0" w:color="auto"/>
        <w:right w:val="none" w:sz="0" w:space="0" w:color="auto"/>
      </w:divBdr>
    </w:div>
    <w:div w:id="540553378">
      <w:bodyDiv w:val="1"/>
      <w:marLeft w:val="0"/>
      <w:marRight w:val="0"/>
      <w:marTop w:val="0"/>
      <w:marBottom w:val="0"/>
      <w:divBdr>
        <w:top w:val="none" w:sz="0" w:space="0" w:color="auto"/>
        <w:left w:val="none" w:sz="0" w:space="0" w:color="auto"/>
        <w:bottom w:val="none" w:sz="0" w:space="0" w:color="auto"/>
        <w:right w:val="none" w:sz="0" w:space="0" w:color="auto"/>
      </w:divBdr>
      <w:divsChild>
        <w:div w:id="651371887">
          <w:marLeft w:val="0"/>
          <w:marRight w:val="0"/>
          <w:marTop w:val="0"/>
          <w:marBottom w:val="0"/>
          <w:divBdr>
            <w:top w:val="none" w:sz="0" w:space="0" w:color="auto"/>
            <w:left w:val="none" w:sz="0" w:space="0" w:color="auto"/>
            <w:bottom w:val="none" w:sz="0" w:space="0" w:color="auto"/>
            <w:right w:val="none" w:sz="0" w:space="0" w:color="auto"/>
          </w:divBdr>
        </w:div>
      </w:divsChild>
    </w:div>
    <w:div w:id="546526878">
      <w:bodyDiv w:val="1"/>
      <w:marLeft w:val="0"/>
      <w:marRight w:val="0"/>
      <w:marTop w:val="0"/>
      <w:marBottom w:val="0"/>
      <w:divBdr>
        <w:top w:val="none" w:sz="0" w:space="0" w:color="auto"/>
        <w:left w:val="none" w:sz="0" w:space="0" w:color="auto"/>
        <w:bottom w:val="none" w:sz="0" w:space="0" w:color="auto"/>
        <w:right w:val="none" w:sz="0" w:space="0" w:color="auto"/>
      </w:divBdr>
    </w:div>
    <w:div w:id="548147451">
      <w:bodyDiv w:val="1"/>
      <w:marLeft w:val="0"/>
      <w:marRight w:val="0"/>
      <w:marTop w:val="0"/>
      <w:marBottom w:val="0"/>
      <w:divBdr>
        <w:top w:val="none" w:sz="0" w:space="0" w:color="auto"/>
        <w:left w:val="none" w:sz="0" w:space="0" w:color="auto"/>
        <w:bottom w:val="none" w:sz="0" w:space="0" w:color="auto"/>
        <w:right w:val="none" w:sz="0" w:space="0" w:color="auto"/>
      </w:divBdr>
    </w:div>
    <w:div w:id="553391953">
      <w:bodyDiv w:val="1"/>
      <w:marLeft w:val="0"/>
      <w:marRight w:val="0"/>
      <w:marTop w:val="0"/>
      <w:marBottom w:val="0"/>
      <w:divBdr>
        <w:top w:val="none" w:sz="0" w:space="0" w:color="auto"/>
        <w:left w:val="none" w:sz="0" w:space="0" w:color="auto"/>
        <w:bottom w:val="none" w:sz="0" w:space="0" w:color="auto"/>
        <w:right w:val="none" w:sz="0" w:space="0" w:color="auto"/>
      </w:divBdr>
    </w:div>
    <w:div w:id="553666606">
      <w:bodyDiv w:val="1"/>
      <w:marLeft w:val="0"/>
      <w:marRight w:val="0"/>
      <w:marTop w:val="0"/>
      <w:marBottom w:val="0"/>
      <w:divBdr>
        <w:top w:val="none" w:sz="0" w:space="0" w:color="auto"/>
        <w:left w:val="none" w:sz="0" w:space="0" w:color="auto"/>
        <w:bottom w:val="none" w:sz="0" w:space="0" w:color="auto"/>
        <w:right w:val="none" w:sz="0" w:space="0" w:color="auto"/>
      </w:divBdr>
    </w:div>
    <w:div w:id="555556802">
      <w:bodyDiv w:val="1"/>
      <w:marLeft w:val="0"/>
      <w:marRight w:val="0"/>
      <w:marTop w:val="0"/>
      <w:marBottom w:val="0"/>
      <w:divBdr>
        <w:top w:val="none" w:sz="0" w:space="0" w:color="auto"/>
        <w:left w:val="none" w:sz="0" w:space="0" w:color="auto"/>
        <w:bottom w:val="none" w:sz="0" w:space="0" w:color="auto"/>
        <w:right w:val="none" w:sz="0" w:space="0" w:color="auto"/>
      </w:divBdr>
    </w:div>
    <w:div w:id="560823383">
      <w:bodyDiv w:val="1"/>
      <w:marLeft w:val="0"/>
      <w:marRight w:val="0"/>
      <w:marTop w:val="0"/>
      <w:marBottom w:val="0"/>
      <w:divBdr>
        <w:top w:val="none" w:sz="0" w:space="0" w:color="auto"/>
        <w:left w:val="none" w:sz="0" w:space="0" w:color="auto"/>
        <w:bottom w:val="none" w:sz="0" w:space="0" w:color="auto"/>
        <w:right w:val="none" w:sz="0" w:space="0" w:color="auto"/>
      </w:divBdr>
    </w:div>
    <w:div w:id="561797584">
      <w:bodyDiv w:val="1"/>
      <w:marLeft w:val="0"/>
      <w:marRight w:val="0"/>
      <w:marTop w:val="0"/>
      <w:marBottom w:val="0"/>
      <w:divBdr>
        <w:top w:val="none" w:sz="0" w:space="0" w:color="auto"/>
        <w:left w:val="none" w:sz="0" w:space="0" w:color="auto"/>
        <w:bottom w:val="none" w:sz="0" w:space="0" w:color="auto"/>
        <w:right w:val="none" w:sz="0" w:space="0" w:color="auto"/>
      </w:divBdr>
    </w:div>
    <w:div w:id="561840636">
      <w:bodyDiv w:val="1"/>
      <w:marLeft w:val="0"/>
      <w:marRight w:val="0"/>
      <w:marTop w:val="0"/>
      <w:marBottom w:val="0"/>
      <w:divBdr>
        <w:top w:val="none" w:sz="0" w:space="0" w:color="auto"/>
        <w:left w:val="none" w:sz="0" w:space="0" w:color="auto"/>
        <w:bottom w:val="none" w:sz="0" w:space="0" w:color="auto"/>
        <w:right w:val="none" w:sz="0" w:space="0" w:color="auto"/>
      </w:divBdr>
    </w:div>
    <w:div w:id="581718959">
      <w:bodyDiv w:val="1"/>
      <w:marLeft w:val="0"/>
      <w:marRight w:val="0"/>
      <w:marTop w:val="0"/>
      <w:marBottom w:val="0"/>
      <w:divBdr>
        <w:top w:val="none" w:sz="0" w:space="0" w:color="auto"/>
        <w:left w:val="none" w:sz="0" w:space="0" w:color="auto"/>
        <w:bottom w:val="none" w:sz="0" w:space="0" w:color="auto"/>
        <w:right w:val="none" w:sz="0" w:space="0" w:color="auto"/>
      </w:divBdr>
    </w:div>
    <w:div w:id="587931832">
      <w:bodyDiv w:val="1"/>
      <w:marLeft w:val="0"/>
      <w:marRight w:val="0"/>
      <w:marTop w:val="0"/>
      <w:marBottom w:val="0"/>
      <w:divBdr>
        <w:top w:val="none" w:sz="0" w:space="0" w:color="auto"/>
        <w:left w:val="none" w:sz="0" w:space="0" w:color="auto"/>
        <w:bottom w:val="none" w:sz="0" w:space="0" w:color="auto"/>
        <w:right w:val="none" w:sz="0" w:space="0" w:color="auto"/>
      </w:divBdr>
    </w:div>
    <w:div w:id="591856000">
      <w:bodyDiv w:val="1"/>
      <w:marLeft w:val="0"/>
      <w:marRight w:val="0"/>
      <w:marTop w:val="0"/>
      <w:marBottom w:val="0"/>
      <w:divBdr>
        <w:top w:val="none" w:sz="0" w:space="0" w:color="auto"/>
        <w:left w:val="none" w:sz="0" w:space="0" w:color="auto"/>
        <w:bottom w:val="none" w:sz="0" w:space="0" w:color="auto"/>
        <w:right w:val="none" w:sz="0" w:space="0" w:color="auto"/>
      </w:divBdr>
    </w:div>
    <w:div w:id="593517397">
      <w:bodyDiv w:val="1"/>
      <w:marLeft w:val="0"/>
      <w:marRight w:val="0"/>
      <w:marTop w:val="0"/>
      <w:marBottom w:val="0"/>
      <w:divBdr>
        <w:top w:val="none" w:sz="0" w:space="0" w:color="auto"/>
        <w:left w:val="none" w:sz="0" w:space="0" w:color="auto"/>
        <w:bottom w:val="none" w:sz="0" w:space="0" w:color="auto"/>
        <w:right w:val="none" w:sz="0" w:space="0" w:color="auto"/>
      </w:divBdr>
    </w:div>
    <w:div w:id="594440304">
      <w:bodyDiv w:val="1"/>
      <w:marLeft w:val="0"/>
      <w:marRight w:val="0"/>
      <w:marTop w:val="0"/>
      <w:marBottom w:val="0"/>
      <w:divBdr>
        <w:top w:val="none" w:sz="0" w:space="0" w:color="auto"/>
        <w:left w:val="none" w:sz="0" w:space="0" w:color="auto"/>
        <w:bottom w:val="none" w:sz="0" w:space="0" w:color="auto"/>
        <w:right w:val="none" w:sz="0" w:space="0" w:color="auto"/>
      </w:divBdr>
    </w:div>
    <w:div w:id="594822362">
      <w:bodyDiv w:val="1"/>
      <w:marLeft w:val="0"/>
      <w:marRight w:val="0"/>
      <w:marTop w:val="0"/>
      <w:marBottom w:val="0"/>
      <w:divBdr>
        <w:top w:val="none" w:sz="0" w:space="0" w:color="auto"/>
        <w:left w:val="none" w:sz="0" w:space="0" w:color="auto"/>
        <w:bottom w:val="none" w:sz="0" w:space="0" w:color="auto"/>
        <w:right w:val="none" w:sz="0" w:space="0" w:color="auto"/>
      </w:divBdr>
    </w:div>
    <w:div w:id="600795882">
      <w:bodyDiv w:val="1"/>
      <w:marLeft w:val="0"/>
      <w:marRight w:val="0"/>
      <w:marTop w:val="0"/>
      <w:marBottom w:val="0"/>
      <w:divBdr>
        <w:top w:val="none" w:sz="0" w:space="0" w:color="auto"/>
        <w:left w:val="none" w:sz="0" w:space="0" w:color="auto"/>
        <w:bottom w:val="none" w:sz="0" w:space="0" w:color="auto"/>
        <w:right w:val="none" w:sz="0" w:space="0" w:color="auto"/>
      </w:divBdr>
    </w:div>
    <w:div w:id="600845787">
      <w:bodyDiv w:val="1"/>
      <w:marLeft w:val="0"/>
      <w:marRight w:val="0"/>
      <w:marTop w:val="0"/>
      <w:marBottom w:val="0"/>
      <w:divBdr>
        <w:top w:val="none" w:sz="0" w:space="0" w:color="auto"/>
        <w:left w:val="none" w:sz="0" w:space="0" w:color="auto"/>
        <w:bottom w:val="none" w:sz="0" w:space="0" w:color="auto"/>
        <w:right w:val="none" w:sz="0" w:space="0" w:color="auto"/>
      </w:divBdr>
    </w:div>
    <w:div w:id="601109133">
      <w:bodyDiv w:val="1"/>
      <w:marLeft w:val="0"/>
      <w:marRight w:val="0"/>
      <w:marTop w:val="0"/>
      <w:marBottom w:val="0"/>
      <w:divBdr>
        <w:top w:val="none" w:sz="0" w:space="0" w:color="auto"/>
        <w:left w:val="none" w:sz="0" w:space="0" w:color="auto"/>
        <w:bottom w:val="none" w:sz="0" w:space="0" w:color="auto"/>
        <w:right w:val="none" w:sz="0" w:space="0" w:color="auto"/>
      </w:divBdr>
    </w:div>
    <w:div w:id="604579507">
      <w:bodyDiv w:val="1"/>
      <w:marLeft w:val="0"/>
      <w:marRight w:val="0"/>
      <w:marTop w:val="0"/>
      <w:marBottom w:val="0"/>
      <w:divBdr>
        <w:top w:val="none" w:sz="0" w:space="0" w:color="auto"/>
        <w:left w:val="none" w:sz="0" w:space="0" w:color="auto"/>
        <w:bottom w:val="none" w:sz="0" w:space="0" w:color="auto"/>
        <w:right w:val="none" w:sz="0" w:space="0" w:color="auto"/>
      </w:divBdr>
    </w:div>
    <w:div w:id="608314893">
      <w:bodyDiv w:val="1"/>
      <w:marLeft w:val="0"/>
      <w:marRight w:val="0"/>
      <w:marTop w:val="0"/>
      <w:marBottom w:val="0"/>
      <w:divBdr>
        <w:top w:val="none" w:sz="0" w:space="0" w:color="auto"/>
        <w:left w:val="none" w:sz="0" w:space="0" w:color="auto"/>
        <w:bottom w:val="none" w:sz="0" w:space="0" w:color="auto"/>
        <w:right w:val="none" w:sz="0" w:space="0" w:color="auto"/>
      </w:divBdr>
    </w:div>
    <w:div w:id="610666913">
      <w:bodyDiv w:val="1"/>
      <w:marLeft w:val="0"/>
      <w:marRight w:val="0"/>
      <w:marTop w:val="0"/>
      <w:marBottom w:val="0"/>
      <w:divBdr>
        <w:top w:val="none" w:sz="0" w:space="0" w:color="auto"/>
        <w:left w:val="none" w:sz="0" w:space="0" w:color="auto"/>
        <w:bottom w:val="none" w:sz="0" w:space="0" w:color="auto"/>
        <w:right w:val="none" w:sz="0" w:space="0" w:color="auto"/>
      </w:divBdr>
    </w:div>
    <w:div w:id="615067231">
      <w:bodyDiv w:val="1"/>
      <w:marLeft w:val="0"/>
      <w:marRight w:val="0"/>
      <w:marTop w:val="0"/>
      <w:marBottom w:val="0"/>
      <w:divBdr>
        <w:top w:val="none" w:sz="0" w:space="0" w:color="auto"/>
        <w:left w:val="none" w:sz="0" w:space="0" w:color="auto"/>
        <w:bottom w:val="none" w:sz="0" w:space="0" w:color="auto"/>
        <w:right w:val="none" w:sz="0" w:space="0" w:color="auto"/>
      </w:divBdr>
    </w:div>
    <w:div w:id="623122947">
      <w:bodyDiv w:val="1"/>
      <w:marLeft w:val="0"/>
      <w:marRight w:val="0"/>
      <w:marTop w:val="0"/>
      <w:marBottom w:val="0"/>
      <w:divBdr>
        <w:top w:val="none" w:sz="0" w:space="0" w:color="auto"/>
        <w:left w:val="none" w:sz="0" w:space="0" w:color="auto"/>
        <w:bottom w:val="none" w:sz="0" w:space="0" w:color="auto"/>
        <w:right w:val="none" w:sz="0" w:space="0" w:color="auto"/>
      </w:divBdr>
    </w:div>
    <w:div w:id="633025531">
      <w:bodyDiv w:val="1"/>
      <w:marLeft w:val="0"/>
      <w:marRight w:val="0"/>
      <w:marTop w:val="0"/>
      <w:marBottom w:val="0"/>
      <w:divBdr>
        <w:top w:val="none" w:sz="0" w:space="0" w:color="auto"/>
        <w:left w:val="none" w:sz="0" w:space="0" w:color="auto"/>
        <w:bottom w:val="none" w:sz="0" w:space="0" w:color="auto"/>
        <w:right w:val="none" w:sz="0" w:space="0" w:color="auto"/>
      </w:divBdr>
    </w:div>
    <w:div w:id="633490576">
      <w:bodyDiv w:val="1"/>
      <w:marLeft w:val="0"/>
      <w:marRight w:val="0"/>
      <w:marTop w:val="0"/>
      <w:marBottom w:val="0"/>
      <w:divBdr>
        <w:top w:val="none" w:sz="0" w:space="0" w:color="auto"/>
        <w:left w:val="none" w:sz="0" w:space="0" w:color="auto"/>
        <w:bottom w:val="none" w:sz="0" w:space="0" w:color="auto"/>
        <w:right w:val="none" w:sz="0" w:space="0" w:color="auto"/>
      </w:divBdr>
    </w:div>
    <w:div w:id="634608567">
      <w:bodyDiv w:val="1"/>
      <w:marLeft w:val="0"/>
      <w:marRight w:val="0"/>
      <w:marTop w:val="0"/>
      <w:marBottom w:val="0"/>
      <w:divBdr>
        <w:top w:val="none" w:sz="0" w:space="0" w:color="auto"/>
        <w:left w:val="none" w:sz="0" w:space="0" w:color="auto"/>
        <w:bottom w:val="none" w:sz="0" w:space="0" w:color="auto"/>
        <w:right w:val="none" w:sz="0" w:space="0" w:color="auto"/>
      </w:divBdr>
    </w:div>
    <w:div w:id="635139923">
      <w:bodyDiv w:val="1"/>
      <w:marLeft w:val="0"/>
      <w:marRight w:val="0"/>
      <w:marTop w:val="0"/>
      <w:marBottom w:val="0"/>
      <w:divBdr>
        <w:top w:val="none" w:sz="0" w:space="0" w:color="auto"/>
        <w:left w:val="none" w:sz="0" w:space="0" w:color="auto"/>
        <w:bottom w:val="none" w:sz="0" w:space="0" w:color="auto"/>
        <w:right w:val="none" w:sz="0" w:space="0" w:color="auto"/>
      </w:divBdr>
    </w:div>
    <w:div w:id="638876989">
      <w:bodyDiv w:val="1"/>
      <w:marLeft w:val="0"/>
      <w:marRight w:val="0"/>
      <w:marTop w:val="0"/>
      <w:marBottom w:val="0"/>
      <w:divBdr>
        <w:top w:val="none" w:sz="0" w:space="0" w:color="auto"/>
        <w:left w:val="none" w:sz="0" w:space="0" w:color="auto"/>
        <w:bottom w:val="none" w:sz="0" w:space="0" w:color="auto"/>
        <w:right w:val="none" w:sz="0" w:space="0" w:color="auto"/>
      </w:divBdr>
    </w:div>
    <w:div w:id="642005489">
      <w:bodyDiv w:val="1"/>
      <w:marLeft w:val="0"/>
      <w:marRight w:val="0"/>
      <w:marTop w:val="0"/>
      <w:marBottom w:val="0"/>
      <w:divBdr>
        <w:top w:val="none" w:sz="0" w:space="0" w:color="auto"/>
        <w:left w:val="none" w:sz="0" w:space="0" w:color="auto"/>
        <w:bottom w:val="none" w:sz="0" w:space="0" w:color="auto"/>
        <w:right w:val="none" w:sz="0" w:space="0" w:color="auto"/>
      </w:divBdr>
    </w:div>
    <w:div w:id="650721092">
      <w:bodyDiv w:val="1"/>
      <w:marLeft w:val="0"/>
      <w:marRight w:val="0"/>
      <w:marTop w:val="0"/>
      <w:marBottom w:val="0"/>
      <w:divBdr>
        <w:top w:val="none" w:sz="0" w:space="0" w:color="auto"/>
        <w:left w:val="none" w:sz="0" w:space="0" w:color="auto"/>
        <w:bottom w:val="none" w:sz="0" w:space="0" w:color="auto"/>
        <w:right w:val="none" w:sz="0" w:space="0" w:color="auto"/>
      </w:divBdr>
    </w:div>
    <w:div w:id="650866091">
      <w:bodyDiv w:val="1"/>
      <w:marLeft w:val="0"/>
      <w:marRight w:val="0"/>
      <w:marTop w:val="0"/>
      <w:marBottom w:val="0"/>
      <w:divBdr>
        <w:top w:val="none" w:sz="0" w:space="0" w:color="auto"/>
        <w:left w:val="none" w:sz="0" w:space="0" w:color="auto"/>
        <w:bottom w:val="none" w:sz="0" w:space="0" w:color="auto"/>
        <w:right w:val="none" w:sz="0" w:space="0" w:color="auto"/>
      </w:divBdr>
    </w:div>
    <w:div w:id="659040219">
      <w:bodyDiv w:val="1"/>
      <w:marLeft w:val="0"/>
      <w:marRight w:val="0"/>
      <w:marTop w:val="0"/>
      <w:marBottom w:val="0"/>
      <w:divBdr>
        <w:top w:val="none" w:sz="0" w:space="0" w:color="auto"/>
        <w:left w:val="none" w:sz="0" w:space="0" w:color="auto"/>
        <w:bottom w:val="none" w:sz="0" w:space="0" w:color="auto"/>
        <w:right w:val="none" w:sz="0" w:space="0" w:color="auto"/>
      </w:divBdr>
    </w:div>
    <w:div w:id="659119694">
      <w:bodyDiv w:val="1"/>
      <w:marLeft w:val="0"/>
      <w:marRight w:val="0"/>
      <w:marTop w:val="0"/>
      <w:marBottom w:val="0"/>
      <w:divBdr>
        <w:top w:val="none" w:sz="0" w:space="0" w:color="auto"/>
        <w:left w:val="none" w:sz="0" w:space="0" w:color="auto"/>
        <w:bottom w:val="none" w:sz="0" w:space="0" w:color="auto"/>
        <w:right w:val="none" w:sz="0" w:space="0" w:color="auto"/>
      </w:divBdr>
    </w:div>
    <w:div w:id="661354944">
      <w:bodyDiv w:val="1"/>
      <w:marLeft w:val="0"/>
      <w:marRight w:val="0"/>
      <w:marTop w:val="0"/>
      <w:marBottom w:val="0"/>
      <w:divBdr>
        <w:top w:val="none" w:sz="0" w:space="0" w:color="auto"/>
        <w:left w:val="none" w:sz="0" w:space="0" w:color="auto"/>
        <w:bottom w:val="none" w:sz="0" w:space="0" w:color="auto"/>
        <w:right w:val="none" w:sz="0" w:space="0" w:color="auto"/>
      </w:divBdr>
    </w:div>
    <w:div w:id="670445960">
      <w:bodyDiv w:val="1"/>
      <w:marLeft w:val="0"/>
      <w:marRight w:val="0"/>
      <w:marTop w:val="0"/>
      <w:marBottom w:val="0"/>
      <w:divBdr>
        <w:top w:val="none" w:sz="0" w:space="0" w:color="auto"/>
        <w:left w:val="none" w:sz="0" w:space="0" w:color="auto"/>
        <w:bottom w:val="none" w:sz="0" w:space="0" w:color="auto"/>
        <w:right w:val="none" w:sz="0" w:space="0" w:color="auto"/>
      </w:divBdr>
      <w:divsChild>
        <w:div w:id="687221734">
          <w:marLeft w:val="0"/>
          <w:marRight w:val="0"/>
          <w:marTop w:val="0"/>
          <w:marBottom w:val="0"/>
          <w:divBdr>
            <w:top w:val="none" w:sz="0" w:space="0" w:color="auto"/>
            <w:left w:val="none" w:sz="0" w:space="0" w:color="auto"/>
            <w:bottom w:val="none" w:sz="0" w:space="0" w:color="auto"/>
            <w:right w:val="none" w:sz="0" w:space="0" w:color="auto"/>
          </w:divBdr>
        </w:div>
        <w:div w:id="925765854">
          <w:marLeft w:val="0"/>
          <w:marRight w:val="0"/>
          <w:marTop w:val="0"/>
          <w:marBottom w:val="0"/>
          <w:divBdr>
            <w:top w:val="none" w:sz="0" w:space="0" w:color="auto"/>
            <w:left w:val="none" w:sz="0" w:space="0" w:color="auto"/>
            <w:bottom w:val="none" w:sz="0" w:space="0" w:color="auto"/>
            <w:right w:val="none" w:sz="0" w:space="0" w:color="auto"/>
          </w:divBdr>
        </w:div>
      </w:divsChild>
    </w:div>
    <w:div w:id="673072187">
      <w:bodyDiv w:val="1"/>
      <w:marLeft w:val="0"/>
      <w:marRight w:val="0"/>
      <w:marTop w:val="0"/>
      <w:marBottom w:val="0"/>
      <w:divBdr>
        <w:top w:val="none" w:sz="0" w:space="0" w:color="auto"/>
        <w:left w:val="none" w:sz="0" w:space="0" w:color="auto"/>
        <w:bottom w:val="none" w:sz="0" w:space="0" w:color="auto"/>
        <w:right w:val="none" w:sz="0" w:space="0" w:color="auto"/>
      </w:divBdr>
    </w:div>
    <w:div w:id="676226677">
      <w:bodyDiv w:val="1"/>
      <w:marLeft w:val="0"/>
      <w:marRight w:val="0"/>
      <w:marTop w:val="0"/>
      <w:marBottom w:val="0"/>
      <w:divBdr>
        <w:top w:val="none" w:sz="0" w:space="0" w:color="auto"/>
        <w:left w:val="none" w:sz="0" w:space="0" w:color="auto"/>
        <w:bottom w:val="none" w:sz="0" w:space="0" w:color="auto"/>
        <w:right w:val="none" w:sz="0" w:space="0" w:color="auto"/>
      </w:divBdr>
    </w:div>
    <w:div w:id="678774310">
      <w:bodyDiv w:val="1"/>
      <w:marLeft w:val="0"/>
      <w:marRight w:val="0"/>
      <w:marTop w:val="0"/>
      <w:marBottom w:val="0"/>
      <w:divBdr>
        <w:top w:val="none" w:sz="0" w:space="0" w:color="auto"/>
        <w:left w:val="none" w:sz="0" w:space="0" w:color="auto"/>
        <w:bottom w:val="none" w:sz="0" w:space="0" w:color="auto"/>
        <w:right w:val="none" w:sz="0" w:space="0" w:color="auto"/>
      </w:divBdr>
    </w:div>
    <w:div w:id="680858686">
      <w:bodyDiv w:val="1"/>
      <w:marLeft w:val="0"/>
      <w:marRight w:val="0"/>
      <w:marTop w:val="0"/>
      <w:marBottom w:val="0"/>
      <w:divBdr>
        <w:top w:val="none" w:sz="0" w:space="0" w:color="auto"/>
        <w:left w:val="none" w:sz="0" w:space="0" w:color="auto"/>
        <w:bottom w:val="none" w:sz="0" w:space="0" w:color="auto"/>
        <w:right w:val="none" w:sz="0" w:space="0" w:color="auto"/>
      </w:divBdr>
    </w:div>
    <w:div w:id="683435683">
      <w:bodyDiv w:val="1"/>
      <w:marLeft w:val="0"/>
      <w:marRight w:val="0"/>
      <w:marTop w:val="0"/>
      <w:marBottom w:val="0"/>
      <w:divBdr>
        <w:top w:val="none" w:sz="0" w:space="0" w:color="auto"/>
        <w:left w:val="none" w:sz="0" w:space="0" w:color="auto"/>
        <w:bottom w:val="none" w:sz="0" w:space="0" w:color="auto"/>
        <w:right w:val="none" w:sz="0" w:space="0" w:color="auto"/>
      </w:divBdr>
    </w:div>
    <w:div w:id="684406351">
      <w:bodyDiv w:val="1"/>
      <w:marLeft w:val="0"/>
      <w:marRight w:val="0"/>
      <w:marTop w:val="0"/>
      <w:marBottom w:val="0"/>
      <w:divBdr>
        <w:top w:val="none" w:sz="0" w:space="0" w:color="auto"/>
        <w:left w:val="none" w:sz="0" w:space="0" w:color="auto"/>
        <w:bottom w:val="none" w:sz="0" w:space="0" w:color="auto"/>
        <w:right w:val="none" w:sz="0" w:space="0" w:color="auto"/>
      </w:divBdr>
    </w:div>
    <w:div w:id="685789054">
      <w:bodyDiv w:val="1"/>
      <w:marLeft w:val="0"/>
      <w:marRight w:val="0"/>
      <w:marTop w:val="0"/>
      <w:marBottom w:val="0"/>
      <w:divBdr>
        <w:top w:val="none" w:sz="0" w:space="0" w:color="auto"/>
        <w:left w:val="none" w:sz="0" w:space="0" w:color="auto"/>
        <w:bottom w:val="none" w:sz="0" w:space="0" w:color="auto"/>
        <w:right w:val="none" w:sz="0" w:space="0" w:color="auto"/>
      </w:divBdr>
    </w:div>
    <w:div w:id="687827007">
      <w:bodyDiv w:val="1"/>
      <w:marLeft w:val="0"/>
      <w:marRight w:val="0"/>
      <w:marTop w:val="0"/>
      <w:marBottom w:val="0"/>
      <w:divBdr>
        <w:top w:val="none" w:sz="0" w:space="0" w:color="auto"/>
        <w:left w:val="none" w:sz="0" w:space="0" w:color="auto"/>
        <w:bottom w:val="none" w:sz="0" w:space="0" w:color="auto"/>
        <w:right w:val="none" w:sz="0" w:space="0" w:color="auto"/>
      </w:divBdr>
    </w:div>
    <w:div w:id="693505234">
      <w:bodyDiv w:val="1"/>
      <w:marLeft w:val="0"/>
      <w:marRight w:val="0"/>
      <w:marTop w:val="0"/>
      <w:marBottom w:val="0"/>
      <w:divBdr>
        <w:top w:val="none" w:sz="0" w:space="0" w:color="auto"/>
        <w:left w:val="none" w:sz="0" w:space="0" w:color="auto"/>
        <w:bottom w:val="none" w:sz="0" w:space="0" w:color="auto"/>
        <w:right w:val="none" w:sz="0" w:space="0" w:color="auto"/>
      </w:divBdr>
    </w:div>
    <w:div w:id="699625863">
      <w:bodyDiv w:val="1"/>
      <w:marLeft w:val="0"/>
      <w:marRight w:val="0"/>
      <w:marTop w:val="0"/>
      <w:marBottom w:val="0"/>
      <w:divBdr>
        <w:top w:val="none" w:sz="0" w:space="0" w:color="auto"/>
        <w:left w:val="none" w:sz="0" w:space="0" w:color="auto"/>
        <w:bottom w:val="none" w:sz="0" w:space="0" w:color="auto"/>
        <w:right w:val="none" w:sz="0" w:space="0" w:color="auto"/>
      </w:divBdr>
    </w:div>
    <w:div w:id="700016399">
      <w:bodyDiv w:val="1"/>
      <w:marLeft w:val="0"/>
      <w:marRight w:val="0"/>
      <w:marTop w:val="0"/>
      <w:marBottom w:val="0"/>
      <w:divBdr>
        <w:top w:val="none" w:sz="0" w:space="0" w:color="auto"/>
        <w:left w:val="none" w:sz="0" w:space="0" w:color="auto"/>
        <w:bottom w:val="none" w:sz="0" w:space="0" w:color="auto"/>
        <w:right w:val="none" w:sz="0" w:space="0" w:color="auto"/>
      </w:divBdr>
    </w:div>
    <w:div w:id="706443360">
      <w:bodyDiv w:val="1"/>
      <w:marLeft w:val="0"/>
      <w:marRight w:val="0"/>
      <w:marTop w:val="0"/>
      <w:marBottom w:val="0"/>
      <w:divBdr>
        <w:top w:val="none" w:sz="0" w:space="0" w:color="auto"/>
        <w:left w:val="none" w:sz="0" w:space="0" w:color="auto"/>
        <w:bottom w:val="none" w:sz="0" w:space="0" w:color="auto"/>
        <w:right w:val="none" w:sz="0" w:space="0" w:color="auto"/>
      </w:divBdr>
    </w:div>
    <w:div w:id="707487772">
      <w:bodyDiv w:val="1"/>
      <w:marLeft w:val="0"/>
      <w:marRight w:val="0"/>
      <w:marTop w:val="0"/>
      <w:marBottom w:val="0"/>
      <w:divBdr>
        <w:top w:val="none" w:sz="0" w:space="0" w:color="auto"/>
        <w:left w:val="none" w:sz="0" w:space="0" w:color="auto"/>
        <w:bottom w:val="none" w:sz="0" w:space="0" w:color="auto"/>
        <w:right w:val="none" w:sz="0" w:space="0" w:color="auto"/>
      </w:divBdr>
    </w:div>
    <w:div w:id="708995483">
      <w:bodyDiv w:val="1"/>
      <w:marLeft w:val="0"/>
      <w:marRight w:val="0"/>
      <w:marTop w:val="0"/>
      <w:marBottom w:val="0"/>
      <w:divBdr>
        <w:top w:val="none" w:sz="0" w:space="0" w:color="auto"/>
        <w:left w:val="none" w:sz="0" w:space="0" w:color="auto"/>
        <w:bottom w:val="none" w:sz="0" w:space="0" w:color="auto"/>
        <w:right w:val="none" w:sz="0" w:space="0" w:color="auto"/>
      </w:divBdr>
    </w:div>
    <w:div w:id="717899129">
      <w:bodyDiv w:val="1"/>
      <w:marLeft w:val="0"/>
      <w:marRight w:val="0"/>
      <w:marTop w:val="0"/>
      <w:marBottom w:val="0"/>
      <w:divBdr>
        <w:top w:val="none" w:sz="0" w:space="0" w:color="auto"/>
        <w:left w:val="none" w:sz="0" w:space="0" w:color="auto"/>
        <w:bottom w:val="none" w:sz="0" w:space="0" w:color="auto"/>
        <w:right w:val="none" w:sz="0" w:space="0" w:color="auto"/>
      </w:divBdr>
    </w:div>
    <w:div w:id="720330684">
      <w:bodyDiv w:val="1"/>
      <w:marLeft w:val="0"/>
      <w:marRight w:val="0"/>
      <w:marTop w:val="0"/>
      <w:marBottom w:val="0"/>
      <w:divBdr>
        <w:top w:val="none" w:sz="0" w:space="0" w:color="auto"/>
        <w:left w:val="none" w:sz="0" w:space="0" w:color="auto"/>
        <w:bottom w:val="none" w:sz="0" w:space="0" w:color="auto"/>
        <w:right w:val="none" w:sz="0" w:space="0" w:color="auto"/>
      </w:divBdr>
    </w:div>
    <w:div w:id="726807624">
      <w:bodyDiv w:val="1"/>
      <w:marLeft w:val="0"/>
      <w:marRight w:val="0"/>
      <w:marTop w:val="0"/>
      <w:marBottom w:val="0"/>
      <w:divBdr>
        <w:top w:val="none" w:sz="0" w:space="0" w:color="auto"/>
        <w:left w:val="none" w:sz="0" w:space="0" w:color="auto"/>
        <w:bottom w:val="none" w:sz="0" w:space="0" w:color="auto"/>
        <w:right w:val="none" w:sz="0" w:space="0" w:color="auto"/>
      </w:divBdr>
    </w:div>
    <w:div w:id="733043774">
      <w:bodyDiv w:val="1"/>
      <w:marLeft w:val="0"/>
      <w:marRight w:val="0"/>
      <w:marTop w:val="0"/>
      <w:marBottom w:val="0"/>
      <w:divBdr>
        <w:top w:val="none" w:sz="0" w:space="0" w:color="auto"/>
        <w:left w:val="none" w:sz="0" w:space="0" w:color="auto"/>
        <w:bottom w:val="none" w:sz="0" w:space="0" w:color="auto"/>
        <w:right w:val="none" w:sz="0" w:space="0" w:color="auto"/>
      </w:divBdr>
    </w:div>
    <w:div w:id="733044003">
      <w:bodyDiv w:val="1"/>
      <w:marLeft w:val="0"/>
      <w:marRight w:val="0"/>
      <w:marTop w:val="0"/>
      <w:marBottom w:val="0"/>
      <w:divBdr>
        <w:top w:val="none" w:sz="0" w:space="0" w:color="auto"/>
        <w:left w:val="none" w:sz="0" w:space="0" w:color="auto"/>
        <w:bottom w:val="none" w:sz="0" w:space="0" w:color="auto"/>
        <w:right w:val="none" w:sz="0" w:space="0" w:color="auto"/>
      </w:divBdr>
    </w:div>
    <w:div w:id="734082846">
      <w:bodyDiv w:val="1"/>
      <w:marLeft w:val="0"/>
      <w:marRight w:val="0"/>
      <w:marTop w:val="0"/>
      <w:marBottom w:val="0"/>
      <w:divBdr>
        <w:top w:val="none" w:sz="0" w:space="0" w:color="auto"/>
        <w:left w:val="none" w:sz="0" w:space="0" w:color="auto"/>
        <w:bottom w:val="none" w:sz="0" w:space="0" w:color="auto"/>
        <w:right w:val="none" w:sz="0" w:space="0" w:color="auto"/>
      </w:divBdr>
    </w:div>
    <w:div w:id="738595746">
      <w:bodyDiv w:val="1"/>
      <w:marLeft w:val="0"/>
      <w:marRight w:val="0"/>
      <w:marTop w:val="0"/>
      <w:marBottom w:val="0"/>
      <w:divBdr>
        <w:top w:val="none" w:sz="0" w:space="0" w:color="auto"/>
        <w:left w:val="none" w:sz="0" w:space="0" w:color="auto"/>
        <w:bottom w:val="none" w:sz="0" w:space="0" w:color="auto"/>
        <w:right w:val="none" w:sz="0" w:space="0" w:color="auto"/>
      </w:divBdr>
    </w:div>
    <w:div w:id="746346747">
      <w:bodyDiv w:val="1"/>
      <w:marLeft w:val="0"/>
      <w:marRight w:val="0"/>
      <w:marTop w:val="0"/>
      <w:marBottom w:val="0"/>
      <w:divBdr>
        <w:top w:val="none" w:sz="0" w:space="0" w:color="auto"/>
        <w:left w:val="none" w:sz="0" w:space="0" w:color="auto"/>
        <w:bottom w:val="none" w:sz="0" w:space="0" w:color="auto"/>
        <w:right w:val="none" w:sz="0" w:space="0" w:color="auto"/>
      </w:divBdr>
    </w:div>
    <w:div w:id="749081532">
      <w:bodyDiv w:val="1"/>
      <w:marLeft w:val="0"/>
      <w:marRight w:val="0"/>
      <w:marTop w:val="0"/>
      <w:marBottom w:val="0"/>
      <w:divBdr>
        <w:top w:val="none" w:sz="0" w:space="0" w:color="auto"/>
        <w:left w:val="none" w:sz="0" w:space="0" w:color="auto"/>
        <w:bottom w:val="none" w:sz="0" w:space="0" w:color="auto"/>
        <w:right w:val="none" w:sz="0" w:space="0" w:color="auto"/>
      </w:divBdr>
    </w:div>
    <w:div w:id="751657898">
      <w:bodyDiv w:val="1"/>
      <w:marLeft w:val="0"/>
      <w:marRight w:val="0"/>
      <w:marTop w:val="0"/>
      <w:marBottom w:val="0"/>
      <w:divBdr>
        <w:top w:val="none" w:sz="0" w:space="0" w:color="auto"/>
        <w:left w:val="none" w:sz="0" w:space="0" w:color="auto"/>
        <w:bottom w:val="none" w:sz="0" w:space="0" w:color="auto"/>
        <w:right w:val="none" w:sz="0" w:space="0" w:color="auto"/>
      </w:divBdr>
    </w:div>
    <w:div w:id="757562919">
      <w:bodyDiv w:val="1"/>
      <w:marLeft w:val="0"/>
      <w:marRight w:val="0"/>
      <w:marTop w:val="0"/>
      <w:marBottom w:val="0"/>
      <w:divBdr>
        <w:top w:val="none" w:sz="0" w:space="0" w:color="auto"/>
        <w:left w:val="none" w:sz="0" w:space="0" w:color="auto"/>
        <w:bottom w:val="none" w:sz="0" w:space="0" w:color="auto"/>
        <w:right w:val="none" w:sz="0" w:space="0" w:color="auto"/>
      </w:divBdr>
    </w:div>
    <w:div w:id="758911773">
      <w:bodyDiv w:val="1"/>
      <w:marLeft w:val="0"/>
      <w:marRight w:val="0"/>
      <w:marTop w:val="0"/>
      <w:marBottom w:val="0"/>
      <w:divBdr>
        <w:top w:val="none" w:sz="0" w:space="0" w:color="auto"/>
        <w:left w:val="none" w:sz="0" w:space="0" w:color="auto"/>
        <w:bottom w:val="none" w:sz="0" w:space="0" w:color="auto"/>
        <w:right w:val="none" w:sz="0" w:space="0" w:color="auto"/>
      </w:divBdr>
    </w:div>
    <w:div w:id="759720242">
      <w:bodyDiv w:val="1"/>
      <w:marLeft w:val="0"/>
      <w:marRight w:val="0"/>
      <w:marTop w:val="0"/>
      <w:marBottom w:val="0"/>
      <w:divBdr>
        <w:top w:val="none" w:sz="0" w:space="0" w:color="auto"/>
        <w:left w:val="none" w:sz="0" w:space="0" w:color="auto"/>
        <w:bottom w:val="none" w:sz="0" w:space="0" w:color="auto"/>
        <w:right w:val="none" w:sz="0" w:space="0" w:color="auto"/>
      </w:divBdr>
    </w:div>
    <w:div w:id="762535112">
      <w:bodyDiv w:val="1"/>
      <w:marLeft w:val="0"/>
      <w:marRight w:val="0"/>
      <w:marTop w:val="0"/>
      <w:marBottom w:val="0"/>
      <w:divBdr>
        <w:top w:val="none" w:sz="0" w:space="0" w:color="auto"/>
        <w:left w:val="none" w:sz="0" w:space="0" w:color="auto"/>
        <w:bottom w:val="none" w:sz="0" w:space="0" w:color="auto"/>
        <w:right w:val="none" w:sz="0" w:space="0" w:color="auto"/>
      </w:divBdr>
    </w:div>
    <w:div w:id="762646513">
      <w:bodyDiv w:val="1"/>
      <w:marLeft w:val="0"/>
      <w:marRight w:val="0"/>
      <w:marTop w:val="0"/>
      <w:marBottom w:val="0"/>
      <w:divBdr>
        <w:top w:val="none" w:sz="0" w:space="0" w:color="auto"/>
        <w:left w:val="none" w:sz="0" w:space="0" w:color="auto"/>
        <w:bottom w:val="none" w:sz="0" w:space="0" w:color="auto"/>
        <w:right w:val="none" w:sz="0" w:space="0" w:color="auto"/>
      </w:divBdr>
    </w:div>
    <w:div w:id="765689768">
      <w:bodyDiv w:val="1"/>
      <w:marLeft w:val="0"/>
      <w:marRight w:val="0"/>
      <w:marTop w:val="0"/>
      <w:marBottom w:val="0"/>
      <w:divBdr>
        <w:top w:val="none" w:sz="0" w:space="0" w:color="auto"/>
        <w:left w:val="none" w:sz="0" w:space="0" w:color="auto"/>
        <w:bottom w:val="none" w:sz="0" w:space="0" w:color="auto"/>
        <w:right w:val="none" w:sz="0" w:space="0" w:color="auto"/>
      </w:divBdr>
    </w:div>
    <w:div w:id="766317190">
      <w:bodyDiv w:val="1"/>
      <w:marLeft w:val="0"/>
      <w:marRight w:val="0"/>
      <w:marTop w:val="0"/>
      <w:marBottom w:val="0"/>
      <w:divBdr>
        <w:top w:val="none" w:sz="0" w:space="0" w:color="auto"/>
        <w:left w:val="none" w:sz="0" w:space="0" w:color="auto"/>
        <w:bottom w:val="none" w:sz="0" w:space="0" w:color="auto"/>
        <w:right w:val="none" w:sz="0" w:space="0" w:color="auto"/>
      </w:divBdr>
    </w:div>
    <w:div w:id="769937566">
      <w:bodyDiv w:val="1"/>
      <w:marLeft w:val="0"/>
      <w:marRight w:val="0"/>
      <w:marTop w:val="0"/>
      <w:marBottom w:val="0"/>
      <w:divBdr>
        <w:top w:val="none" w:sz="0" w:space="0" w:color="auto"/>
        <w:left w:val="none" w:sz="0" w:space="0" w:color="auto"/>
        <w:bottom w:val="none" w:sz="0" w:space="0" w:color="auto"/>
        <w:right w:val="none" w:sz="0" w:space="0" w:color="auto"/>
      </w:divBdr>
    </w:div>
    <w:div w:id="773748975">
      <w:bodyDiv w:val="1"/>
      <w:marLeft w:val="0"/>
      <w:marRight w:val="0"/>
      <w:marTop w:val="0"/>
      <w:marBottom w:val="0"/>
      <w:divBdr>
        <w:top w:val="none" w:sz="0" w:space="0" w:color="auto"/>
        <w:left w:val="none" w:sz="0" w:space="0" w:color="auto"/>
        <w:bottom w:val="none" w:sz="0" w:space="0" w:color="auto"/>
        <w:right w:val="none" w:sz="0" w:space="0" w:color="auto"/>
      </w:divBdr>
    </w:div>
    <w:div w:id="790975497">
      <w:bodyDiv w:val="1"/>
      <w:marLeft w:val="0"/>
      <w:marRight w:val="0"/>
      <w:marTop w:val="0"/>
      <w:marBottom w:val="0"/>
      <w:divBdr>
        <w:top w:val="none" w:sz="0" w:space="0" w:color="auto"/>
        <w:left w:val="none" w:sz="0" w:space="0" w:color="auto"/>
        <w:bottom w:val="none" w:sz="0" w:space="0" w:color="auto"/>
        <w:right w:val="none" w:sz="0" w:space="0" w:color="auto"/>
      </w:divBdr>
    </w:div>
    <w:div w:id="798500857">
      <w:bodyDiv w:val="1"/>
      <w:marLeft w:val="0"/>
      <w:marRight w:val="0"/>
      <w:marTop w:val="0"/>
      <w:marBottom w:val="0"/>
      <w:divBdr>
        <w:top w:val="none" w:sz="0" w:space="0" w:color="auto"/>
        <w:left w:val="none" w:sz="0" w:space="0" w:color="auto"/>
        <w:bottom w:val="none" w:sz="0" w:space="0" w:color="auto"/>
        <w:right w:val="none" w:sz="0" w:space="0" w:color="auto"/>
      </w:divBdr>
    </w:div>
    <w:div w:id="807016773">
      <w:bodyDiv w:val="1"/>
      <w:marLeft w:val="0"/>
      <w:marRight w:val="0"/>
      <w:marTop w:val="0"/>
      <w:marBottom w:val="0"/>
      <w:divBdr>
        <w:top w:val="none" w:sz="0" w:space="0" w:color="auto"/>
        <w:left w:val="none" w:sz="0" w:space="0" w:color="auto"/>
        <w:bottom w:val="none" w:sz="0" w:space="0" w:color="auto"/>
        <w:right w:val="none" w:sz="0" w:space="0" w:color="auto"/>
      </w:divBdr>
    </w:div>
    <w:div w:id="811945931">
      <w:bodyDiv w:val="1"/>
      <w:marLeft w:val="0"/>
      <w:marRight w:val="0"/>
      <w:marTop w:val="0"/>
      <w:marBottom w:val="0"/>
      <w:divBdr>
        <w:top w:val="none" w:sz="0" w:space="0" w:color="auto"/>
        <w:left w:val="none" w:sz="0" w:space="0" w:color="auto"/>
        <w:bottom w:val="none" w:sz="0" w:space="0" w:color="auto"/>
        <w:right w:val="none" w:sz="0" w:space="0" w:color="auto"/>
      </w:divBdr>
    </w:div>
    <w:div w:id="817890225">
      <w:bodyDiv w:val="1"/>
      <w:marLeft w:val="0"/>
      <w:marRight w:val="0"/>
      <w:marTop w:val="0"/>
      <w:marBottom w:val="0"/>
      <w:divBdr>
        <w:top w:val="none" w:sz="0" w:space="0" w:color="auto"/>
        <w:left w:val="none" w:sz="0" w:space="0" w:color="auto"/>
        <w:bottom w:val="none" w:sz="0" w:space="0" w:color="auto"/>
        <w:right w:val="none" w:sz="0" w:space="0" w:color="auto"/>
      </w:divBdr>
    </w:div>
    <w:div w:id="823623385">
      <w:bodyDiv w:val="1"/>
      <w:marLeft w:val="0"/>
      <w:marRight w:val="0"/>
      <w:marTop w:val="0"/>
      <w:marBottom w:val="0"/>
      <w:divBdr>
        <w:top w:val="none" w:sz="0" w:space="0" w:color="auto"/>
        <w:left w:val="none" w:sz="0" w:space="0" w:color="auto"/>
        <w:bottom w:val="none" w:sz="0" w:space="0" w:color="auto"/>
        <w:right w:val="none" w:sz="0" w:space="0" w:color="auto"/>
      </w:divBdr>
    </w:div>
    <w:div w:id="824904511">
      <w:bodyDiv w:val="1"/>
      <w:marLeft w:val="0"/>
      <w:marRight w:val="0"/>
      <w:marTop w:val="0"/>
      <w:marBottom w:val="0"/>
      <w:divBdr>
        <w:top w:val="none" w:sz="0" w:space="0" w:color="auto"/>
        <w:left w:val="none" w:sz="0" w:space="0" w:color="auto"/>
        <w:bottom w:val="none" w:sz="0" w:space="0" w:color="auto"/>
        <w:right w:val="none" w:sz="0" w:space="0" w:color="auto"/>
      </w:divBdr>
    </w:div>
    <w:div w:id="825777061">
      <w:bodyDiv w:val="1"/>
      <w:marLeft w:val="0"/>
      <w:marRight w:val="0"/>
      <w:marTop w:val="0"/>
      <w:marBottom w:val="0"/>
      <w:divBdr>
        <w:top w:val="none" w:sz="0" w:space="0" w:color="auto"/>
        <w:left w:val="none" w:sz="0" w:space="0" w:color="auto"/>
        <w:bottom w:val="none" w:sz="0" w:space="0" w:color="auto"/>
        <w:right w:val="none" w:sz="0" w:space="0" w:color="auto"/>
      </w:divBdr>
    </w:div>
    <w:div w:id="829716119">
      <w:bodyDiv w:val="1"/>
      <w:marLeft w:val="0"/>
      <w:marRight w:val="0"/>
      <w:marTop w:val="0"/>
      <w:marBottom w:val="0"/>
      <w:divBdr>
        <w:top w:val="none" w:sz="0" w:space="0" w:color="auto"/>
        <w:left w:val="none" w:sz="0" w:space="0" w:color="auto"/>
        <w:bottom w:val="none" w:sz="0" w:space="0" w:color="auto"/>
        <w:right w:val="none" w:sz="0" w:space="0" w:color="auto"/>
      </w:divBdr>
    </w:div>
    <w:div w:id="830872819">
      <w:bodyDiv w:val="1"/>
      <w:marLeft w:val="0"/>
      <w:marRight w:val="0"/>
      <w:marTop w:val="0"/>
      <w:marBottom w:val="0"/>
      <w:divBdr>
        <w:top w:val="none" w:sz="0" w:space="0" w:color="auto"/>
        <w:left w:val="none" w:sz="0" w:space="0" w:color="auto"/>
        <w:bottom w:val="none" w:sz="0" w:space="0" w:color="auto"/>
        <w:right w:val="none" w:sz="0" w:space="0" w:color="auto"/>
      </w:divBdr>
    </w:div>
    <w:div w:id="839195586">
      <w:bodyDiv w:val="1"/>
      <w:marLeft w:val="0"/>
      <w:marRight w:val="0"/>
      <w:marTop w:val="0"/>
      <w:marBottom w:val="0"/>
      <w:divBdr>
        <w:top w:val="none" w:sz="0" w:space="0" w:color="auto"/>
        <w:left w:val="none" w:sz="0" w:space="0" w:color="auto"/>
        <w:bottom w:val="none" w:sz="0" w:space="0" w:color="auto"/>
        <w:right w:val="none" w:sz="0" w:space="0" w:color="auto"/>
      </w:divBdr>
    </w:div>
    <w:div w:id="839277636">
      <w:bodyDiv w:val="1"/>
      <w:marLeft w:val="0"/>
      <w:marRight w:val="0"/>
      <w:marTop w:val="0"/>
      <w:marBottom w:val="0"/>
      <w:divBdr>
        <w:top w:val="none" w:sz="0" w:space="0" w:color="auto"/>
        <w:left w:val="none" w:sz="0" w:space="0" w:color="auto"/>
        <w:bottom w:val="none" w:sz="0" w:space="0" w:color="auto"/>
        <w:right w:val="none" w:sz="0" w:space="0" w:color="auto"/>
      </w:divBdr>
    </w:div>
    <w:div w:id="840315841">
      <w:bodyDiv w:val="1"/>
      <w:marLeft w:val="0"/>
      <w:marRight w:val="0"/>
      <w:marTop w:val="0"/>
      <w:marBottom w:val="0"/>
      <w:divBdr>
        <w:top w:val="none" w:sz="0" w:space="0" w:color="auto"/>
        <w:left w:val="none" w:sz="0" w:space="0" w:color="auto"/>
        <w:bottom w:val="none" w:sz="0" w:space="0" w:color="auto"/>
        <w:right w:val="none" w:sz="0" w:space="0" w:color="auto"/>
      </w:divBdr>
    </w:div>
    <w:div w:id="853570762">
      <w:bodyDiv w:val="1"/>
      <w:marLeft w:val="0"/>
      <w:marRight w:val="0"/>
      <w:marTop w:val="0"/>
      <w:marBottom w:val="0"/>
      <w:divBdr>
        <w:top w:val="none" w:sz="0" w:space="0" w:color="auto"/>
        <w:left w:val="none" w:sz="0" w:space="0" w:color="auto"/>
        <w:bottom w:val="none" w:sz="0" w:space="0" w:color="auto"/>
        <w:right w:val="none" w:sz="0" w:space="0" w:color="auto"/>
      </w:divBdr>
    </w:div>
    <w:div w:id="854460781">
      <w:bodyDiv w:val="1"/>
      <w:marLeft w:val="0"/>
      <w:marRight w:val="0"/>
      <w:marTop w:val="0"/>
      <w:marBottom w:val="0"/>
      <w:divBdr>
        <w:top w:val="none" w:sz="0" w:space="0" w:color="auto"/>
        <w:left w:val="none" w:sz="0" w:space="0" w:color="auto"/>
        <w:bottom w:val="none" w:sz="0" w:space="0" w:color="auto"/>
        <w:right w:val="none" w:sz="0" w:space="0" w:color="auto"/>
      </w:divBdr>
    </w:div>
    <w:div w:id="861673212">
      <w:bodyDiv w:val="1"/>
      <w:marLeft w:val="0"/>
      <w:marRight w:val="0"/>
      <w:marTop w:val="0"/>
      <w:marBottom w:val="0"/>
      <w:divBdr>
        <w:top w:val="none" w:sz="0" w:space="0" w:color="auto"/>
        <w:left w:val="none" w:sz="0" w:space="0" w:color="auto"/>
        <w:bottom w:val="none" w:sz="0" w:space="0" w:color="auto"/>
        <w:right w:val="none" w:sz="0" w:space="0" w:color="auto"/>
      </w:divBdr>
    </w:div>
    <w:div w:id="863059291">
      <w:bodyDiv w:val="1"/>
      <w:marLeft w:val="0"/>
      <w:marRight w:val="0"/>
      <w:marTop w:val="0"/>
      <w:marBottom w:val="0"/>
      <w:divBdr>
        <w:top w:val="none" w:sz="0" w:space="0" w:color="auto"/>
        <w:left w:val="none" w:sz="0" w:space="0" w:color="auto"/>
        <w:bottom w:val="none" w:sz="0" w:space="0" w:color="auto"/>
        <w:right w:val="none" w:sz="0" w:space="0" w:color="auto"/>
      </w:divBdr>
    </w:div>
    <w:div w:id="870264597">
      <w:bodyDiv w:val="1"/>
      <w:marLeft w:val="0"/>
      <w:marRight w:val="0"/>
      <w:marTop w:val="0"/>
      <w:marBottom w:val="0"/>
      <w:divBdr>
        <w:top w:val="none" w:sz="0" w:space="0" w:color="auto"/>
        <w:left w:val="none" w:sz="0" w:space="0" w:color="auto"/>
        <w:bottom w:val="none" w:sz="0" w:space="0" w:color="auto"/>
        <w:right w:val="none" w:sz="0" w:space="0" w:color="auto"/>
      </w:divBdr>
    </w:div>
    <w:div w:id="873157240">
      <w:bodyDiv w:val="1"/>
      <w:marLeft w:val="0"/>
      <w:marRight w:val="0"/>
      <w:marTop w:val="0"/>
      <w:marBottom w:val="0"/>
      <w:divBdr>
        <w:top w:val="none" w:sz="0" w:space="0" w:color="auto"/>
        <w:left w:val="none" w:sz="0" w:space="0" w:color="auto"/>
        <w:bottom w:val="none" w:sz="0" w:space="0" w:color="auto"/>
        <w:right w:val="none" w:sz="0" w:space="0" w:color="auto"/>
      </w:divBdr>
    </w:div>
    <w:div w:id="873275403">
      <w:bodyDiv w:val="1"/>
      <w:marLeft w:val="0"/>
      <w:marRight w:val="0"/>
      <w:marTop w:val="0"/>
      <w:marBottom w:val="0"/>
      <w:divBdr>
        <w:top w:val="none" w:sz="0" w:space="0" w:color="auto"/>
        <w:left w:val="none" w:sz="0" w:space="0" w:color="auto"/>
        <w:bottom w:val="none" w:sz="0" w:space="0" w:color="auto"/>
        <w:right w:val="none" w:sz="0" w:space="0" w:color="auto"/>
      </w:divBdr>
    </w:div>
    <w:div w:id="874931615">
      <w:bodyDiv w:val="1"/>
      <w:marLeft w:val="0"/>
      <w:marRight w:val="0"/>
      <w:marTop w:val="0"/>
      <w:marBottom w:val="0"/>
      <w:divBdr>
        <w:top w:val="none" w:sz="0" w:space="0" w:color="auto"/>
        <w:left w:val="none" w:sz="0" w:space="0" w:color="auto"/>
        <w:bottom w:val="none" w:sz="0" w:space="0" w:color="auto"/>
        <w:right w:val="none" w:sz="0" w:space="0" w:color="auto"/>
      </w:divBdr>
    </w:div>
    <w:div w:id="875310100">
      <w:bodyDiv w:val="1"/>
      <w:marLeft w:val="0"/>
      <w:marRight w:val="0"/>
      <w:marTop w:val="0"/>
      <w:marBottom w:val="0"/>
      <w:divBdr>
        <w:top w:val="none" w:sz="0" w:space="0" w:color="auto"/>
        <w:left w:val="none" w:sz="0" w:space="0" w:color="auto"/>
        <w:bottom w:val="none" w:sz="0" w:space="0" w:color="auto"/>
        <w:right w:val="none" w:sz="0" w:space="0" w:color="auto"/>
      </w:divBdr>
    </w:div>
    <w:div w:id="880558400">
      <w:bodyDiv w:val="1"/>
      <w:marLeft w:val="0"/>
      <w:marRight w:val="0"/>
      <w:marTop w:val="0"/>
      <w:marBottom w:val="0"/>
      <w:divBdr>
        <w:top w:val="none" w:sz="0" w:space="0" w:color="auto"/>
        <w:left w:val="none" w:sz="0" w:space="0" w:color="auto"/>
        <w:bottom w:val="none" w:sz="0" w:space="0" w:color="auto"/>
        <w:right w:val="none" w:sz="0" w:space="0" w:color="auto"/>
      </w:divBdr>
    </w:div>
    <w:div w:id="889997613">
      <w:bodyDiv w:val="1"/>
      <w:marLeft w:val="0"/>
      <w:marRight w:val="0"/>
      <w:marTop w:val="0"/>
      <w:marBottom w:val="0"/>
      <w:divBdr>
        <w:top w:val="none" w:sz="0" w:space="0" w:color="auto"/>
        <w:left w:val="none" w:sz="0" w:space="0" w:color="auto"/>
        <w:bottom w:val="none" w:sz="0" w:space="0" w:color="auto"/>
        <w:right w:val="none" w:sz="0" w:space="0" w:color="auto"/>
      </w:divBdr>
    </w:div>
    <w:div w:id="897398660">
      <w:bodyDiv w:val="1"/>
      <w:marLeft w:val="0"/>
      <w:marRight w:val="0"/>
      <w:marTop w:val="0"/>
      <w:marBottom w:val="0"/>
      <w:divBdr>
        <w:top w:val="none" w:sz="0" w:space="0" w:color="auto"/>
        <w:left w:val="none" w:sz="0" w:space="0" w:color="auto"/>
        <w:bottom w:val="none" w:sz="0" w:space="0" w:color="auto"/>
        <w:right w:val="none" w:sz="0" w:space="0" w:color="auto"/>
      </w:divBdr>
    </w:div>
    <w:div w:id="901866256">
      <w:bodyDiv w:val="1"/>
      <w:marLeft w:val="0"/>
      <w:marRight w:val="0"/>
      <w:marTop w:val="0"/>
      <w:marBottom w:val="0"/>
      <w:divBdr>
        <w:top w:val="none" w:sz="0" w:space="0" w:color="auto"/>
        <w:left w:val="none" w:sz="0" w:space="0" w:color="auto"/>
        <w:bottom w:val="none" w:sz="0" w:space="0" w:color="auto"/>
        <w:right w:val="none" w:sz="0" w:space="0" w:color="auto"/>
      </w:divBdr>
    </w:div>
    <w:div w:id="904993628">
      <w:bodyDiv w:val="1"/>
      <w:marLeft w:val="0"/>
      <w:marRight w:val="0"/>
      <w:marTop w:val="0"/>
      <w:marBottom w:val="0"/>
      <w:divBdr>
        <w:top w:val="none" w:sz="0" w:space="0" w:color="auto"/>
        <w:left w:val="none" w:sz="0" w:space="0" w:color="auto"/>
        <w:bottom w:val="none" w:sz="0" w:space="0" w:color="auto"/>
        <w:right w:val="none" w:sz="0" w:space="0" w:color="auto"/>
      </w:divBdr>
    </w:div>
    <w:div w:id="906644686">
      <w:bodyDiv w:val="1"/>
      <w:marLeft w:val="0"/>
      <w:marRight w:val="0"/>
      <w:marTop w:val="0"/>
      <w:marBottom w:val="0"/>
      <w:divBdr>
        <w:top w:val="none" w:sz="0" w:space="0" w:color="auto"/>
        <w:left w:val="none" w:sz="0" w:space="0" w:color="auto"/>
        <w:bottom w:val="none" w:sz="0" w:space="0" w:color="auto"/>
        <w:right w:val="none" w:sz="0" w:space="0" w:color="auto"/>
      </w:divBdr>
    </w:div>
    <w:div w:id="907499027">
      <w:bodyDiv w:val="1"/>
      <w:marLeft w:val="0"/>
      <w:marRight w:val="0"/>
      <w:marTop w:val="0"/>
      <w:marBottom w:val="0"/>
      <w:divBdr>
        <w:top w:val="none" w:sz="0" w:space="0" w:color="auto"/>
        <w:left w:val="none" w:sz="0" w:space="0" w:color="auto"/>
        <w:bottom w:val="none" w:sz="0" w:space="0" w:color="auto"/>
        <w:right w:val="none" w:sz="0" w:space="0" w:color="auto"/>
      </w:divBdr>
    </w:div>
    <w:div w:id="912082318">
      <w:bodyDiv w:val="1"/>
      <w:marLeft w:val="0"/>
      <w:marRight w:val="0"/>
      <w:marTop w:val="0"/>
      <w:marBottom w:val="0"/>
      <w:divBdr>
        <w:top w:val="none" w:sz="0" w:space="0" w:color="auto"/>
        <w:left w:val="none" w:sz="0" w:space="0" w:color="auto"/>
        <w:bottom w:val="none" w:sz="0" w:space="0" w:color="auto"/>
        <w:right w:val="none" w:sz="0" w:space="0" w:color="auto"/>
      </w:divBdr>
    </w:div>
    <w:div w:id="915432037">
      <w:bodyDiv w:val="1"/>
      <w:marLeft w:val="0"/>
      <w:marRight w:val="0"/>
      <w:marTop w:val="0"/>
      <w:marBottom w:val="0"/>
      <w:divBdr>
        <w:top w:val="none" w:sz="0" w:space="0" w:color="auto"/>
        <w:left w:val="none" w:sz="0" w:space="0" w:color="auto"/>
        <w:bottom w:val="none" w:sz="0" w:space="0" w:color="auto"/>
        <w:right w:val="none" w:sz="0" w:space="0" w:color="auto"/>
      </w:divBdr>
    </w:div>
    <w:div w:id="922420448">
      <w:bodyDiv w:val="1"/>
      <w:marLeft w:val="0"/>
      <w:marRight w:val="0"/>
      <w:marTop w:val="0"/>
      <w:marBottom w:val="0"/>
      <w:divBdr>
        <w:top w:val="none" w:sz="0" w:space="0" w:color="auto"/>
        <w:left w:val="none" w:sz="0" w:space="0" w:color="auto"/>
        <w:bottom w:val="none" w:sz="0" w:space="0" w:color="auto"/>
        <w:right w:val="none" w:sz="0" w:space="0" w:color="auto"/>
      </w:divBdr>
    </w:div>
    <w:div w:id="929434084">
      <w:bodyDiv w:val="1"/>
      <w:marLeft w:val="0"/>
      <w:marRight w:val="0"/>
      <w:marTop w:val="0"/>
      <w:marBottom w:val="0"/>
      <w:divBdr>
        <w:top w:val="none" w:sz="0" w:space="0" w:color="auto"/>
        <w:left w:val="none" w:sz="0" w:space="0" w:color="auto"/>
        <w:bottom w:val="none" w:sz="0" w:space="0" w:color="auto"/>
        <w:right w:val="none" w:sz="0" w:space="0" w:color="auto"/>
      </w:divBdr>
    </w:div>
    <w:div w:id="930629639">
      <w:bodyDiv w:val="1"/>
      <w:marLeft w:val="0"/>
      <w:marRight w:val="0"/>
      <w:marTop w:val="0"/>
      <w:marBottom w:val="0"/>
      <w:divBdr>
        <w:top w:val="none" w:sz="0" w:space="0" w:color="auto"/>
        <w:left w:val="none" w:sz="0" w:space="0" w:color="auto"/>
        <w:bottom w:val="none" w:sz="0" w:space="0" w:color="auto"/>
        <w:right w:val="none" w:sz="0" w:space="0" w:color="auto"/>
      </w:divBdr>
    </w:div>
    <w:div w:id="938682395">
      <w:bodyDiv w:val="1"/>
      <w:marLeft w:val="0"/>
      <w:marRight w:val="0"/>
      <w:marTop w:val="0"/>
      <w:marBottom w:val="0"/>
      <w:divBdr>
        <w:top w:val="none" w:sz="0" w:space="0" w:color="auto"/>
        <w:left w:val="none" w:sz="0" w:space="0" w:color="auto"/>
        <w:bottom w:val="none" w:sz="0" w:space="0" w:color="auto"/>
        <w:right w:val="none" w:sz="0" w:space="0" w:color="auto"/>
      </w:divBdr>
    </w:div>
    <w:div w:id="940182208">
      <w:bodyDiv w:val="1"/>
      <w:marLeft w:val="0"/>
      <w:marRight w:val="0"/>
      <w:marTop w:val="0"/>
      <w:marBottom w:val="0"/>
      <w:divBdr>
        <w:top w:val="none" w:sz="0" w:space="0" w:color="auto"/>
        <w:left w:val="none" w:sz="0" w:space="0" w:color="auto"/>
        <w:bottom w:val="none" w:sz="0" w:space="0" w:color="auto"/>
        <w:right w:val="none" w:sz="0" w:space="0" w:color="auto"/>
      </w:divBdr>
    </w:div>
    <w:div w:id="941257245">
      <w:bodyDiv w:val="1"/>
      <w:marLeft w:val="0"/>
      <w:marRight w:val="0"/>
      <w:marTop w:val="0"/>
      <w:marBottom w:val="0"/>
      <w:divBdr>
        <w:top w:val="none" w:sz="0" w:space="0" w:color="auto"/>
        <w:left w:val="none" w:sz="0" w:space="0" w:color="auto"/>
        <w:bottom w:val="none" w:sz="0" w:space="0" w:color="auto"/>
        <w:right w:val="none" w:sz="0" w:space="0" w:color="auto"/>
      </w:divBdr>
    </w:div>
    <w:div w:id="941573916">
      <w:bodyDiv w:val="1"/>
      <w:marLeft w:val="0"/>
      <w:marRight w:val="0"/>
      <w:marTop w:val="0"/>
      <w:marBottom w:val="0"/>
      <w:divBdr>
        <w:top w:val="none" w:sz="0" w:space="0" w:color="auto"/>
        <w:left w:val="none" w:sz="0" w:space="0" w:color="auto"/>
        <w:bottom w:val="none" w:sz="0" w:space="0" w:color="auto"/>
        <w:right w:val="none" w:sz="0" w:space="0" w:color="auto"/>
      </w:divBdr>
    </w:div>
    <w:div w:id="949627603">
      <w:bodyDiv w:val="1"/>
      <w:marLeft w:val="0"/>
      <w:marRight w:val="0"/>
      <w:marTop w:val="0"/>
      <w:marBottom w:val="0"/>
      <w:divBdr>
        <w:top w:val="none" w:sz="0" w:space="0" w:color="auto"/>
        <w:left w:val="none" w:sz="0" w:space="0" w:color="auto"/>
        <w:bottom w:val="none" w:sz="0" w:space="0" w:color="auto"/>
        <w:right w:val="none" w:sz="0" w:space="0" w:color="auto"/>
      </w:divBdr>
    </w:div>
    <w:div w:id="951549146">
      <w:bodyDiv w:val="1"/>
      <w:marLeft w:val="0"/>
      <w:marRight w:val="0"/>
      <w:marTop w:val="0"/>
      <w:marBottom w:val="0"/>
      <w:divBdr>
        <w:top w:val="none" w:sz="0" w:space="0" w:color="auto"/>
        <w:left w:val="none" w:sz="0" w:space="0" w:color="auto"/>
        <w:bottom w:val="none" w:sz="0" w:space="0" w:color="auto"/>
        <w:right w:val="none" w:sz="0" w:space="0" w:color="auto"/>
      </w:divBdr>
    </w:div>
    <w:div w:id="953680486">
      <w:bodyDiv w:val="1"/>
      <w:marLeft w:val="0"/>
      <w:marRight w:val="0"/>
      <w:marTop w:val="0"/>
      <w:marBottom w:val="0"/>
      <w:divBdr>
        <w:top w:val="none" w:sz="0" w:space="0" w:color="auto"/>
        <w:left w:val="none" w:sz="0" w:space="0" w:color="auto"/>
        <w:bottom w:val="none" w:sz="0" w:space="0" w:color="auto"/>
        <w:right w:val="none" w:sz="0" w:space="0" w:color="auto"/>
      </w:divBdr>
    </w:div>
    <w:div w:id="954675642">
      <w:bodyDiv w:val="1"/>
      <w:marLeft w:val="0"/>
      <w:marRight w:val="0"/>
      <w:marTop w:val="0"/>
      <w:marBottom w:val="0"/>
      <w:divBdr>
        <w:top w:val="none" w:sz="0" w:space="0" w:color="auto"/>
        <w:left w:val="none" w:sz="0" w:space="0" w:color="auto"/>
        <w:bottom w:val="none" w:sz="0" w:space="0" w:color="auto"/>
        <w:right w:val="none" w:sz="0" w:space="0" w:color="auto"/>
      </w:divBdr>
    </w:div>
    <w:div w:id="956760292">
      <w:bodyDiv w:val="1"/>
      <w:marLeft w:val="0"/>
      <w:marRight w:val="0"/>
      <w:marTop w:val="0"/>
      <w:marBottom w:val="0"/>
      <w:divBdr>
        <w:top w:val="none" w:sz="0" w:space="0" w:color="auto"/>
        <w:left w:val="none" w:sz="0" w:space="0" w:color="auto"/>
        <w:bottom w:val="none" w:sz="0" w:space="0" w:color="auto"/>
        <w:right w:val="none" w:sz="0" w:space="0" w:color="auto"/>
      </w:divBdr>
    </w:div>
    <w:div w:id="958756663">
      <w:bodyDiv w:val="1"/>
      <w:marLeft w:val="0"/>
      <w:marRight w:val="0"/>
      <w:marTop w:val="0"/>
      <w:marBottom w:val="0"/>
      <w:divBdr>
        <w:top w:val="none" w:sz="0" w:space="0" w:color="auto"/>
        <w:left w:val="none" w:sz="0" w:space="0" w:color="auto"/>
        <w:bottom w:val="none" w:sz="0" w:space="0" w:color="auto"/>
        <w:right w:val="none" w:sz="0" w:space="0" w:color="auto"/>
      </w:divBdr>
    </w:div>
    <w:div w:id="960889225">
      <w:bodyDiv w:val="1"/>
      <w:marLeft w:val="0"/>
      <w:marRight w:val="0"/>
      <w:marTop w:val="0"/>
      <w:marBottom w:val="0"/>
      <w:divBdr>
        <w:top w:val="none" w:sz="0" w:space="0" w:color="auto"/>
        <w:left w:val="none" w:sz="0" w:space="0" w:color="auto"/>
        <w:bottom w:val="none" w:sz="0" w:space="0" w:color="auto"/>
        <w:right w:val="none" w:sz="0" w:space="0" w:color="auto"/>
      </w:divBdr>
    </w:div>
    <w:div w:id="966279465">
      <w:bodyDiv w:val="1"/>
      <w:marLeft w:val="0"/>
      <w:marRight w:val="0"/>
      <w:marTop w:val="0"/>
      <w:marBottom w:val="0"/>
      <w:divBdr>
        <w:top w:val="none" w:sz="0" w:space="0" w:color="auto"/>
        <w:left w:val="none" w:sz="0" w:space="0" w:color="auto"/>
        <w:bottom w:val="none" w:sz="0" w:space="0" w:color="auto"/>
        <w:right w:val="none" w:sz="0" w:space="0" w:color="auto"/>
      </w:divBdr>
    </w:div>
    <w:div w:id="967664471">
      <w:bodyDiv w:val="1"/>
      <w:marLeft w:val="0"/>
      <w:marRight w:val="0"/>
      <w:marTop w:val="0"/>
      <w:marBottom w:val="0"/>
      <w:divBdr>
        <w:top w:val="none" w:sz="0" w:space="0" w:color="auto"/>
        <w:left w:val="none" w:sz="0" w:space="0" w:color="auto"/>
        <w:bottom w:val="none" w:sz="0" w:space="0" w:color="auto"/>
        <w:right w:val="none" w:sz="0" w:space="0" w:color="auto"/>
      </w:divBdr>
    </w:div>
    <w:div w:id="975374931">
      <w:bodyDiv w:val="1"/>
      <w:marLeft w:val="0"/>
      <w:marRight w:val="0"/>
      <w:marTop w:val="0"/>
      <w:marBottom w:val="0"/>
      <w:divBdr>
        <w:top w:val="none" w:sz="0" w:space="0" w:color="auto"/>
        <w:left w:val="none" w:sz="0" w:space="0" w:color="auto"/>
        <w:bottom w:val="none" w:sz="0" w:space="0" w:color="auto"/>
        <w:right w:val="none" w:sz="0" w:space="0" w:color="auto"/>
      </w:divBdr>
    </w:div>
    <w:div w:id="976884060">
      <w:bodyDiv w:val="1"/>
      <w:marLeft w:val="0"/>
      <w:marRight w:val="0"/>
      <w:marTop w:val="0"/>
      <w:marBottom w:val="0"/>
      <w:divBdr>
        <w:top w:val="none" w:sz="0" w:space="0" w:color="auto"/>
        <w:left w:val="none" w:sz="0" w:space="0" w:color="auto"/>
        <w:bottom w:val="none" w:sz="0" w:space="0" w:color="auto"/>
        <w:right w:val="none" w:sz="0" w:space="0" w:color="auto"/>
      </w:divBdr>
    </w:div>
    <w:div w:id="977101659">
      <w:bodyDiv w:val="1"/>
      <w:marLeft w:val="0"/>
      <w:marRight w:val="0"/>
      <w:marTop w:val="0"/>
      <w:marBottom w:val="0"/>
      <w:divBdr>
        <w:top w:val="none" w:sz="0" w:space="0" w:color="auto"/>
        <w:left w:val="none" w:sz="0" w:space="0" w:color="auto"/>
        <w:bottom w:val="none" w:sz="0" w:space="0" w:color="auto"/>
        <w:right w:val="none" w:sz="0" w:space="0" w:color="auto"/>
      </w:divBdr>
    </w:div>
    <w:div w:id="977536316">
      <w:bodyDiv w:val="1"/>
      <w:marLeft w:val="0"/>
      <w:marRight w:val="0"/>
      <w:marTop w:val="0"/>
      <w:marBottom w:val="0"/>
      <w:divBdr>
        <w:top w:val="none" w:sz="0" w:space="0" w:color="auto"/>
        <w:left w:val="none" w:sz="0" w:space="0" w:color="auto"/>
        <w:bottom w:val="none" w:sz="0" w:space="0" w:color="auto"/>
        <w:right w:val="none" w:sz="0" w:space="0" w:color="auto"/>
      </w:divBdr>
    </w:div>
    <w:div w:id="979573375">
      <w:bodyDiv w:val="1"/>
      <w:marLeft w:val="0"/>
      <w:marRight w:val="0"/>
      <w:marTop w:val="0"/>
      <w:marBottom w:val="0"/>
      <w:divBdr>
        <w:top w:val="none" w:sz="0" w:space="0" w:color="auto"/>
        <w:left w:val="none" w:sz="0" w:space="0" w:color="auto"/>
        <w:bottom w:val="none" w:sz="0" w:space="0" w:color="auto"/>
        <w:right w:val="none" w:sz="0" w:space="0" w:color="auto"/>
      </w:divBdr>
    </w:div>
    <w:div w:id="980695726">
      <w:bodyDiv w:val="1"/>
      <w:marLeft w:val="0"/>
      <w:marRight w:val="0"/>
      <w:marTop w:val="0"/>
      <w:marBottom w:val="0"/>
      <w:divBdr>
        <w:top w:val="none" w:sz="0" w:space="0" w:color="auto"/>
        <w:left w:val="none" w:sz="0" w:space="0" w:color="auto"/>
        <w:bottom w:val="none" w:sz="0" w:space="0" w:color="auto"/>
        <w:right w:val="none" w:sz="0" w:space="0" w:color="auto"/>
      </w:divBdr>
    </w:div>
    <w:div w:id="981932424">
      <w:bodyDiv w:val="1"/>
      <w:marLeft w:val="0"/>
      <w:marRight w:val="0"/>
      <w:marTop w:val="0"/>
      <w:marBottom w:val="0"/>
      <w:divBdr>
        <w:top w:val="none" w:sz="0" w:space="0" w:color="auto"/>
        <w:left w:val="none" w:sz="0" w:space="0" w:color="auto"/>
        <w:bottom w:val="none" w:sz="0" w:space="0" w:color="auto"/>
        <w:right w:val="none" w:sz="0" w:space="0" w:color="auto"/>
      </w:divBdr>
    </w:div>
    <w:div w:id="982856370">
      <w:bodyDiv w:val="1"/>
      <w:marLeft w:val="0"/>
      <w:marRight w:val="0"/>
      <w:marTop w:val="0"/>
      <w:marBottom w:val="0"/>
      <w:divBdr>
        <w:top w:val="none" w:sz="0" w:space="0" w:color="auto"/>
        <w:left w:val="none" w:sz="0" w:space="0" w:color="auto"/>
        <w:bottom w:val="none" w:sz="0" w:space="0" w:color="auto"/>
        <w:right w:val="none" w:sz="0" w:space="0" w:color="auto"/>
      </w:divBdr>
    </w:div>
    <w:div w:id="989868400">
      <w:bodyDiv w:val="1"/>
      <w:marLeft w:val="0"/>
      <w:marRight w:val="0"/>
      <w:marTop w:val="0"/>
      <w:marBottom w:val="0"/>
      <w:divBdr>
        <w:top w:val="none" w:sz="0" w:space="0" w:color="auto"/>
        <w:left w:val="none" w:sz="0" w:space="0" w:color="auto"/>
        <w:bottom w:val="none" w:sz="0" w:space="0" w:color="auto"/>
        <w:right w:val="none" w:sz="0" w:space="0" w:color="auto"/>
      </w:divBdr>
    </w:div>
    <w:div w:id="995494584">
      <w:bodyDiv w:val="1"/>
      <w:marLeft w:val="0"/>
      <w:marRight w:val="0"/>
      <w:marTop w:val="0"/>
      <w:marBottom w:val="0"/>
      <w:divBdr>
        <w:top w:val="none" w:sz="0" w:space="0" w:color="auto"/>
        <w:left w:val="none" w:sz="0" w:space="0" w:color="auto"/>
        <w:bottom w:val="none" w:sz="0" w:space="0" w:color="auto"/>
        <w:right w:val="none" w:sz="0" w:space="0" w:color="auto"/>
      </w:divBdr>
    </w:div>
    <w:div w:id="996953082">
      <w:bodyDiv w:val="1"/>
      <w:marLeft w:val="0"/>
      <w:marRight w:val="0"/>
      <w:marTop w:val="0"/>
      <w:marBottom w:val="0"/>
      <w:divBdr>
        <w:top w:val="none" w:sz="0" w:space="0" w:color="auto"/>
        <w:left w:val="none" w:sz="0" w:space="0" w:color="auto"/>
        <w:bottom w:val="none" w:sz="0" w:space="0" w:color="auto"/>
        <w:right w:val="none" w:sz="0" w:space="0" w:color="auto"/>
      </w:divBdr>
    </w:div>
    <w:div w:id="998848065">
      <w:bodyDiv w:val="1"/>
      <w:marLeft w:val="0"/>
      <w:marRight w:val="0"/>
      <w:marTop w:val="0"/>
      <w:marBottom w:val="0"/>
      <w:divBdr>
        <w:top w:val="none" w:sz="0" w:space="0" w:color="auto"/>
        <w:left w:val="none" w:sz="0" w:space="0" w:color="auto"/>
        <w:bottom w:val="none" w:sz="0" w:space="0" w:color="auto"/>
        <w:right w:val="none" w:sz="0" w:space="0" w:color="auto"/>
      </w:divBdr>
    </w:div>
    <w:div w:id="1001351625">
      <w:bodyDiv w:val="1"/>
      <w:marLeft w:val="0"/>
      <w:marRight w:val="0"/>
      <w:marTop w:val="0"/>
      <w:marBottom w:val="0"/>
      <w:divBdr>
        <w:top w:val="none" w:sz="0" w:space="0" w:color="auto"/>
        <w:left w:val="none" w:sz="0" w:space="0" w:color="auto"/>
        <w:bottom w:val="none" w:sz="0" w:space="0" w:color="auto"/>
        <w:right w:val="none" w:sz="0" w:space="0" w:color="auto"/>
      </w:divBdr>
    </w:div>
    <w:div w:id="1004555814">
      <w:bodyDiv w:val="1"/>
      <w:marLeft w:val="0"/>
      <w:marRight w:val="0"/>
      <w:marTop w:val="0"/>
      <w:marBottom w:val="0"/>
      <w:divBdr>
        <w:top w:val="none" w:sz="0" w:space="0" w:color="auto"/>
        <w:left w:val="none" w:sz="0" w:space="0" w:color="auto"/>
        <w:bottom w:val="none" w:sz="0" w:space="0" w:color="auto"/>
        <w:right w:val="none" w:sz="0" w:space="0" w:color="auto"/>
      </w:divBdr>
    </w:div>
    <w:div w:id="1019627927">
      <w:bodyDiv w:val="1"/>
      <w:marLeft w:val="0"/>
      <w:marRight w:val="0"/>
      <w:marTop w:val="0"/>
      <w:marBottom w:val="0"/>
      <w:divBdr>
        <w:top w:val="none" w:sz="0" w:space="0" w:color="auto"/>
        <w:left w:val="none" w:sz="0" w:space="0" w:color="auto"/>
        <w:bottom w:val="none" w:sz="0" w:space="0" w:color="auto"/>
        <w:right w:val="none" w:sz="0" w:space="0" w:color="auto"/>
      </w:divBdr>
    </w:div>
    <w:div w:id="1020741685">
      <w:bodyDiv w:val="1"/>
      <w:marLeft w:val="0"/>
      <w:marRight w:val="0"/>
      <w:marTop w:val="0"/>
      <w:marBottom w:val="0"/>
      <w:divBdr>
        <w:top w:val="none" w:sz="0" w:space="0" w:color="auto"/>
        <w:left w:val="none" w:sz="0" w:space="0" w:color="auto"/>
        <w:bottom w:val="none" w:sz="0" w:space="0" w:color="auto"/>
        <w:right w:val="none" w:sz="0" w:space="0" w:color="auto"/>
      </w:divBdr>
    </w:div>
    <w:div w:id="1024598369">
      <w:bodyDiv w:val="1"/>
      <w:marLeft w:val="0"/>
      <w:marRight w:val="0"/>
      <w:marTop w:val="0"/>
      <w:marBottom w:val="0"/>
      <w:divBdr>
        <w:top w:val="none" w:sz="0" w:space="0" w:color="auto"/>
        <w:left w:val="none" w:sz="0" w:space="0" w:color="auto"/>
        <w:bottom w:val="none" w:sz="0" w:space="0" w:color="auto"/>
        <w:right w:val="none" w:sz="0" w:space="0" w:color="auto"/>
      </w:divBdr>
    </w:div>
    <w:div w:id="1026449535">
      <w:bodyDiv w:val="1"/>
      <w:marLeft w:val="0"/>
      <w:marRight w:val="0"/>
      <w:marTop w:val="0"/>
      <w:marBottom w:val="0"/>
      <w:divBdr>
        <w:top w:val="none" w:sz="0" w:space="0" w:color="auto"/>
        <w:left w:val="none" w:sz="0" w:space="0" w:color="auto"/>
        <w:bottom w:val="none" w:sz="0" w:space="0" w:color="auto"/>
        <w:right w:val="none" w:sz="0" w:space="0" w:color="auto"/>
      </w:divBdr>
    </w:div>
    <w:div w:id="1026519896">
      <w:bodyDiv w:val="1"/>
      <w:marLeft w:val="0"/>
      <w:marRight w:val="0"/>
      <w:marTop w:val="0"/>
      <w:marBottom w:val="0"/>
      <w:divBdr>
        <w:top w:val="none" w:sz="0" w:space="0" w:color="auto"/>
        <w:left w:val="none" w:sz="0" w:space="0" w:color="auto"/>
        <w:bottom w:val="none" w:sz="0" w:space="0" w:color="auto"/>
        <w:right w:val="none" w:sz="0" w:space="0" w:color="auto"/>
      </w:divBdr>
    </w:div>
    <w:div w:id="1028221252">
      <w:bodyDiv w:val="1"/>
      <w:marLeft w:val="0"/>
      <w:marRight w:val="0"/>
      <w:marTop w:val="0"/>
      <w:marBottom w:val="0"/>
      <w:divBdr>
        <w:top w:val="none" w:sz="0" w:space="0" w:color="auto"/>
        <w:left w:val="none" w:sz="0" w:space="0" w:color="auto"/>
        <w:bottom w:val="none" w:sz="0" w:space="0" w:color="auto"/>
        <w:right w:val="none" w:sz="0" w:space="0" w:color="auto"/>
      </w:divBdr>
    </w:div>
    <w:div w:id="1038817758">
      <w:bodyDiv w:val="1"/>
      <w:marLeft w:val="0"/>
      <w:marRight w:val="0"/>
      <w:marTop w:val="0"/>
      <w:marBottom w:val="0"/>
      <w:divBdr>
        <w:top w:val="none" w:sz="0" w:space="0" w:color="auto"/>
        <w:left w:val="none" w:sz="0" w:space="0" w:color="auto"/>
        <w:bottom w:val="none" w:sz="0" w:space="0" w:color="auto"/>
        <w:right w:val="none" w:sz="0" w:space="0" w:color="auto"/>
      </w:divBdr>
    </w:div>
    <w:div w:id="1039663690">
      <w:bodyDiv w:val="1"/>
      <w:marLeft w:val="0"/>
      <w:marRight w:val="0"/>
      <w:marTop w:val="0"/>
      <w:marBottom w:val="0"/>
      <w:divBdr>
        <w:top w:val="none" w:sz="0" w:space="0" w:color="auto"/>
        <w:left w:val="none" w:sz="0" w:space="0" w:color="auto"/>
        <w:bottom w:val="none" w:sz="0" w:space="0" w:color="auto"/>
        <w:right w:val="none" w:sz="0" w:space="0" w:color="auto"/>
      </w:divBdr>
    </w:div>
    <w:div w:id="1041200426">
      <w:bodyDiv w:val="1"/>
      <w:marLeft w:val="0"/>
      <w:marRight w:val="0"/>
      <w:marTop w:val="0"/>
      <w:marBottom w:val="0"/>
      <w:divBdr>
        <w:top w:val="none" w:sz="0" w:space="0" w:color="auto"/>
        <w:left w:val="none" w:sz="0" w:space="0" w:color="auto"/>
        <w:bottom w:val="none" w:sz="0" w:space="0" w:color="auto"/>
        <w:right w:val="none" w:sz="0" w:space="0" w:color="auto"/>
      </w:divBdr>
    </w:div>
    <w:div w:id="1042285296">
      <w:bodyDiv w:val="1"/>
      <w:marLeft w:val="0"/>
      <w:marRight w:val="0"/>
      <w:marTop w:val="0"/>
      <w:marBottom w:val="0"/>
      <w:divBdr>
        <w:top w:val="none" w:sz="0" w:space="0" w:color="auto"/>
        <w:left w:val="none" w:sz="0" w:space="0" w:color="auto"/>
        <w:bottom w:val="none" w:sz="0" w:space="0" w:color="auto"/>
        <w:right w:val="none" w:sz="0" w:space="0" w:color="auto"/>
      </w:divBdr>
    </w:div>
    <w:div w:id="1045986824">
      <w:bodyDiv w:val="1"/>
      <w:marLeft w:val="0"/>
      <w:marRight w:val="0"/>
      <w:marTop w:val="0"/>
      <w:marBottom w:val="0"/>
      <w:divBdr>
        <w:top w:val="none" w:sz="0" w:space="0" w:color="auto"/>
        <w:left w:val="none" w:sz="0" w:space="0" w:color="auto"/>
        <w:bottom w:val="none" w:sz="0" w:space="0" w:color="auto"/>
        <w:right w:val="none" w:sz="0" w:space="0" w:color="auto"/>
      </w:divBdr>
    </w:div>
    <w:div w:id="1047220950">
      <w:bodyDiv w:val="1"/>
      <w:marLeft w:val="0"/>
      <w:marRight w:val="0"/>
      <w:marTop w:val="0"/>
      <w:marBottom w:val="0"/>
      <w:divBdr>
        <w:top w:val="none" w:sz="0" w:space="0" w:color="auto"/>
        <w:left w:val="none" w:sz="0" w:space="0" w:color="auto"/>
        <w:bottom w:val="none" w:sz="0" w:space="0" w:color="auto"/>
        <w:right w:val="none" w:sz="0" w:space="0" w:color="auto"/>
      </w:divBdr>
    </w:div>
    <w:div w:id="1048148358">
      <w:bodyDiv w:val="1"/>
      <w:marLeft w:val="0"/>
      <w:marRight w:val="0"/>
      <w:marTop w:val="0"/>
      <w:marBottom w:val="0"/>
      <w:divBdr>
        <w:top w:val="none" w:sz="0" w:space="0" w:color="auto"/>
        <w:left w:val="none" w:sz="0" w:space="0" w:color="auto"/>
        <w:bottom w:val="none" w:sz="0" w:space="0" w:color="auto"/>
        <w:right w:val="none" w:sz="0" w:space="0" w:color="auto"/>
      </w:divBdr>
    </w:div>
    <w:div w:id="1051343185">
      <w:bodyDiv w:val="1"/>
      <w:marLeft w:val="0"/>
      <w:marRight w:val="0"/>
      <w:marTop w:val="0"/>
      <w:marBottom w:val="0"/>
      <w:divBdr>
        <w:top w:val="none" w:sz="0" w:space="0" w:color="auto"/>
        <w:left w:val="none" w:sz="0" w:space="0" w:color="auto"/>
        <w:bottom w:val="none" w:sz="0" w:space="0" w:color="auto"/>
        <w:right w:val="none" w:sz="0" w:space="0" w:color="auto"/>
      </w:divBdr>
    </w:div>
    <w:div w:id="1058087602">
      <w:bodyDiv w:val="1"/>
      <w:marLeft w:val="0"/>
      <w:marRight w:val="0"/>
      <w:marTop w:val="0"/>
      <w:marBottom w:val="0"/>
      <w:divBdr>
        <w:top w:val="none" w:sz="0" w:space="0" w:color="auto"/>
        <w:left w:val="none" w:sz="0" w:space="0" w:color="auto"/>
        <w:bottom w:val="none" w:sz="0" w:space="0" w:color="auto"/>
        <w:right w:val="none" w:sz="0" w:space="0" w:color="auto"/>
      </w:divBdr>
    </w:div>
    <w:div w:id="1059668235">
      <w:bodyDiv w:val="1"/>
      <w:marLeft w:val="0"/>
      <w:marRight w:val="0"/>
      <w:marTop w:val="0"/>
      <w:marBottom w:val="0"/>
      <w:divBdr>
        <w:top w:val="none" w:sz="0" w:space="0" w:color="auto"/>
        <w:left w:val="none" w:sz="0" w:space="0" w:color="auto"/>
        <w:bottom w:val="none" w:sz="0" w:space="0" w:color="auto"/>
        <w:right w:val="none" w:sz="0" w:space="0" w:color="auto"/>
      </w:divBdr>
    </w:div>
    <w:div w:id="1062871945">
      <w:bodyDiv w:val="1"/>
      <w:marLeft w:val="0"/>
      <w:marRight w:val="0"/>
      <w:marTop w:val="0"/>
      <w:marBottom w:val="0"/>
      <w:divBdr>
        <w:top w:val="none" w:sz="0" w:space="0" w:color="auto"/>
        <w:left w:val="none" w:sz="0" w:space="0" w:color="auto"/>
        <w:bottom w:val="none" w:sz="0" w:space="0" w:color="auto"/>
        <w:right w:val="none" w:sz="0" w:space="0" w:color="auto"/>
      </w:divBdr>
    </w:div>
    <w:div w:id="1074358662">
      <w:bodyDiv w:val="1"/>
      <w:marLeft w:val="0"/>
      <w:marRight w:val="0"/>
      <w:marTop w:val="0"/>
      <w:marBottom w:val="0"/>
      <w:divBdr>
        <w:top w:val="none" w:sz="0" w:space="0" w:color="auto"/>
        <w:left w:val="none" w:sz="0" w:space="0" w:color="auto"/>
        <w:bottom w:val="none" w:sz="0" w:space="0" w:color="auto"/>
        <w:right w:val="none" w:sz="0" w:space="0" w:color="auto"/>
      </w:divBdr>
    </w:div>
    <w:div w:id="1077366168">
      <w:bodyDiv w:val="1"/>
      <w:marLeft w:val="0"/>
      <w:marRight w:val="0"/>
      <w:marTop w:val="0"/>
      <w:marBottom w:val="0"/>
      <w:divBdr>
        <w:top w:val="none" w:sz="0" w:space="0" w:color="auto"/>
        <w:left w:val="none" w:sz="0" w:space="0" w:color="auto"/>
        <w:bottom w:val="none" w:sz="0" w:space="0" w:color="auto"/>
        <w:right w:val="none" w:sz="0" w:space="0" w:color="auto"/>
      </w:divBdr>
    </w:div>
    <w:div w:id="1082870940">
      <w:bodyDiv w:val="1"/>
      <w:marLeft w:val="0"/>
      <w:marRight w:val="0"/>
      <w:marTop w:val="0"/>
      <w:marBottom w:val="0"/>
      <w:divBdr>
        <w:top w:val="none" w:sz="0" w:space="0" w:color="auto"/>
        <w:left w:val="none" w:sz="0" w:space="0" w:color="auto"/>
        <w:bottom w:val="none" w:sz="0" w:space="0" w:color="auto"/>
        <w:right w:val="none" w:sz="0" w:space="0" w:color="auto"/>
      </w:divBdr>
    </w:div>
    <w:div w:id="1087384608">
      <w:bodyDiv w:val="1"/>
      <w:marLeft w:val="0"/>
      <w:marRight w:val="0"/>
      <w:marTop w:val="0"/>
      <w:marBottom w:val="0"/>
      <w:divBdr>
        <w:top w:val="none" w:sz="0" w:space="0" w:color="auto"/>
        <w:left w:val="none" w:sz="0" w:space="0" w:color="auto"/>
        <w:bottom w:val="none" w:sz="0" w:space="0" w:color="auto"/>
        <w:right w:val="none" w:sz="0" w:space="0" w:color="auto"/>
      </w:divBdr>
    </w:div>
    <w:div w:id="1090154940">
      <w:bodyDiv w:val="1"/>
      <w:marLeft w:val="0"/>
      <w:marRight w:val="0"/>
      <w:marTop w:val="0"/>
      <w:marBottom w:val="0"/>
      <w:divBdr>
        <w:top w:val="none" w:sz="0" w:space="0" w:color="auto"/>
        <w:left w:val="none" w:sz="0" w:space="0" w:color="auto"/>
        <w:bottom w:val="none" w:sz="0" w:space="0" w:color="auto"/>
        <w:right w:val="none" w:sz="0" w:space="0" w:color="auto"/>
      </w:divBdr>
    </w:div>
    <w:div w:id="1095244276">
      <w:bodyDiv w:val="1"/>
      <w:marLeft w:val="0"/>
      <w:marRight w:val="0"/>
      <w:marTop w:val="0"/>
      <w:marBottom w:val="0"/>
      <w:divBdr>
        <w:top w:val="none" w:sz="0" w:space="0" w:color="auto"/>
        <w:left w:val="none" w:sz="0" w:space="0" w:color="auto"/>
        <w:bottom w:val="none" w:sz="0" w:space="0" w:color="auto"/>
        <w:right w:val="none" w:sz="0" w:space="0" w:color="auto"/>
      </w:divBdr>
    </w:div>
    <w:div w:id="1095594880">
      <w:bodyDiv w:val="1"/>
      <w:marLeft w:val="0"/>
      <w:marRight w:val="0"/>
      <w:marTop w:val="0"/>
      <w:marBottom w:val="0"/>
      <w:divBdr>
        <w:top w:val="none" w:sz="0" w:space="0" w:color="auto"/>
        <w:left w:val="none" w:sz="0" w:space="0" w:color="auto"/>
        <w:bottom w:val="none" w:sz="0" w:space="0" w:color="auto"/>
        <w:right w:val="none" w:sz="0" w:space="0" w:color="auto"/>
      </w:divBdr>
    </w:div>
    <w:div w:id="1097291842">
      <w:bodyDiv w:val="1"/>
      <w:marLeft w:val="0"/>
      <w:marRight w:val="0"/>
      <w:marTop w:val="0"/>
      <w:marBottom w:val="0"/>
      <w:divBdr>
        <w:top w:val="none" w:sz="0" w:space="0" w:color="auto"/>
        <w:left w:val="none" w:sz="0" w:space="0" w:color="auto"/>
        <w:bottom w:val="none" w:sz="0" w:space="0" w:color="auto"/>
        <w:right w:val="none" w:sz="0" w:space="0" w:color="auto"/>
      </w:divBdr>
    </w:div>
    <w:div w:id="1100222956">
      <w:bodyDiv w:val="1"/>
      <w:marLeft w:val="0"/>
      <w:marRight w:val="0"/>
      <w:marTop w:val="0"/>
      <w:marBottom w:val="0"/>
      <w:divBdr>
        <w:top w:val="none" w:sz="0" w:space="0" w:color="auto"/>
        <w:left w:val="none" w:sz="0" w:space="0" w:color="auto"/>
        <w:bottom w:val="none" w:sz="0" w:space="0" w:color="auto"/>
        <w:right w:val="none" w:sz="0" w:space="0" w:color="auto"/>
      </w:divBdr>
    </w:div>
    <w:div w:id="1100296452">
      <w:bodyDiv w:val="1"/>
      <w:marLeft w:val="0"/>
      <w:marRight w:val="0"/>
      <w:marTop w:val="0"/>
      <w:marBottom w:val="0"/>
      <w:divBdr>
        <w:top w:val="none" w:sz="0" w:space="0" w:color="auto"/>
        <w:left w:val="none" w:sz="0" w:space="0" w:color="auto"/>
        <w:bottom w:val="none" w:sz="0" w:space="0" w:color="auto"/>
        <w:right w:val="none" w:sz="0" w:space="0" w:color="auto"/>
      </w:divBdr>
    </w:div>
    <w:div w:id="1103840129">
      <w:bodyDiv w:val="1"/>
      <w:marLeft w:val="0"/>
      <w:marRight w:val="0"/>
      <w:marTop w:val="0"/>
      <w:marBottom w:val="0"/>
      <w:divBdr>
        <w:top w:val="none" w:sz="0" w:space="0" w:color="auto"/>
        <w:left w:val="none" w:sz="0" w:space="0" w:color="auto"/>
        <w:bottom w:val="none" w:sz="0" w:space="0" w:color="auto"/>
        <w:right w:val="none" w:sz="0" w:space="0" w:color="auto"/>
      </w:divBdr>
    </w:div>
    <w:div w:id="1116413091">
      <w:bodyDiv w:val="1"/>
      <w:marLeft w:val="0"/>
      <w:marRight w:val="0"/>
      <w:marTop w:val="0"/>
      <w:marBottom w:val="0"/>
      <w:divBdr>
        <w:top w:val="none" w:sz="0" w:space="0" w:color="auto"/>
        <w:left w:val="none" w:sz="0" w:space="0" w:color="auto"/>
        <w:bottom w:val="none" w:sz="0" w:space="0" w:color="auto"/>
        <w:right w:val="none" w:sz="0" w:space="0" w:color="auto"/>
      </w:divBdr>
    </w:div>
    <w:div w:id="1117335420">
      <w:bodyDiv w:val="1"/>
      <w:marLeft w:val="0"/>
      <w:marRight w:val="0"/>
      <w:marTop w:val="0"/>
      <w:marBottom w:val="0"/>
      <w:divBdr>
        <w:top w:val="none" w:sz="0" w:space="0" w:color="auto"/>
        <w:left w:val="none" w:sz="0" w:space="0" w:color="auto"/>
        <w:bottom w:val="none" w:sz="0" w:space="0" w:color="auto"/>
        <w:right w:val="none" w:sz="0" w:space="0" w:color="auto"/>
      </w:divBdr>
    </w:div>
    <w:div w:id="1123304798">
      <w:bodyDiv w:val="1"/>
      <w:marLeft w:val="0"/>
      <w:marRight w:val="0"/>
      <w:marTop w:val="0"/>
      <w:marBottom w:val="0"/>
      <w:divBdr>
        <w:top w:val="none" w:sz="0" w:space="0" w:color="auto"/>
        <w:left w:val="none" w:sz="0" w:space="0" w:color="auto"/>
        <w:bottom w:val="none" w:sz="0" w:space="0" w:color="auto"/>
        <w:right w:val="none" w:sz="0" w:space="0" w:color="auto"/>
      </w:divBdr>
    </w:div>
    <w:div w:id="1123772944">
      <w:bodyDiv w:val="1"/>
      <w:marLeft w:val="0"/>
      <w:marRight w:val="0"/>
      <w:marTop w:val="0"/>
      <w:marBottom w:val="0"/>
      <w:divBdr>
        <w:top w:val="none" w:sz="0" w:space="0" w:color="auto"/>
        <w:left w:val="none" w:sz="0" w:space="0" w:color="auto"/>
        <w:bottom w:val="none" w:sz="0" w:space="0" w:color="auto"/>
        <w:right w:val="none" w:sz="0" w:space="0" w:color="auto"/>
      </w:divBdr>
    </w:div>
    <w:div w:id="1124811523">
      <w:bodyDiv w:val="1"/>
      <w:marLeft w:val="0"/>
      <w:marRight w:val="0"/>
      <w:marTop w:val="0"/>
      <w:marBottom w:val="0"/>
      <w:divBdr>
        <w:top w:val="none" w:sz="0" w:space="0" w:color="auto"/>
        <w:left w:val="none" w:sz="0" w:space="0" w:color="auto"/>
        <w:bottom w:val="none" w:sz="0" w:space="0" w:color="auto"/>
        <w:right w:val="none" w:sz="0" w:space="0" w:color="auto"/>
      </w:divBdr>
    </w:div>
    <w:div w:id="1147894531">
      <w:bodyDiv w:val="1"/>
      <w:marLeft w:val="0"/>
      <w:marRight w:val="0"/>
      <w:marTop w:val="0"/>
      <w:marBottom w:val="0"/>
      <w:divBdr>
        <w:top w:val="none" w:sz="0" w:space="0" w:color="auto"/>
        <w:left w:val="none" w:sz="0" w:space="0" w:color="auto"/>
        <w:bottom w:val="none" w:sz="0" w:space="0" w:color="auto"/>
        <w:right w:val="none" w:sz="0" w:space="0" w:color="auto"/>
      </w:divBdr>
    </w:div>
    <w:div w:id="1151754489">
      <w:bodyDiv w:val="1"/>
      <w:marLeft w:val="0"/>
      <w:marRight w:val="0"/>
      <w:marTop w:val="0"/>
      <w:marBottom w:val="0"/>
      <w:divBdr>
        <w:top w:val="none" w:sz="0" w:space="0" w:color="auto"/>
        <w:left w:val="none" w:sz="0" w:space="0" w:color="auto"/>
        <w:bottom w:val="none" w:sz="0" w:space="0" w:color="auto"/>
        <w:right w:val="none" w:sz="0" w:space="0" w:color="auto"/>
      </w:divBdr>
    </w:div>
    <w:div w:id="1164054410">
      <w:bodyDiv w:val="1"/>
      <w:marLeft w:val="0"/>
      <w:marRight w:val="0"/>
      <w:marTop w:val="0"/>
      <w:marBottom w:val="0"/>
      <w:divBdr>
        <w:top w:val="none" w:sz="0" w:space="0" w:color="auto"/>
        <w:left w:val="none" w:sz="0" w:space="0" w:color="auto"/>
        <w:bottom w:val="none" w:sz="0" w:space="0" w:color="auto"/>
        <w:right w:val="none" w:sz="0" w:space="0" w:color="auto"/>
      </w:divBdr>
    </w:div>
    <w:div w:id="1164129002">
      <w:bodyDiv w:val="1"/>
      <w:marLeft w:val="0"/>
      <w:marRight w:val="0"/>
      <w:marTop w:val="0"/>
      <w:marBottom w:val="0"/>
      <w:divBdr>
        <w:top w:val="none" w:sz="0" w:space="0" w:color="auto"/>
        <w:left w:val="none" w:sz="0" w:space="0" w:color="auto"/>
        <w:bottom w:val="none" w:sz="0" w:space="0" w:color="auto"/>
        <w:right w:val="none" w:sz="0" w:space="0" w:color="auto"/>
      </w:divBdr>
    </w:div>
    <w:div w:id="1164247437">
      <w:bodyDiv w:val="1"/>
      <w:marLeft w:val="0"/>
      <w:marRight w:val="0"/>
      <w:marTop w:val="0"/>
      <w:marBottom w:val="0"/>
      <w:divBdr>
        <w:top w:val="none" w:sz="0" w:space="0" w:color="auto"/>
        <w:left w:val="none" w:sz="0" w:space="0" w:color="auto"/>
        <w:bottom w:val="none" w:sz="0" w:space="0" w:color="auto"/>
        <w:right w:val="none" w:sz="0" w:space="0" w:color="auto"/>
      </w:divBdr>
    </w:div>
    <w:div w:id="1165823921">
      <w:bodyDiv w:val="1"/>
      <w:marLeft w:val="0"/>
      <w:marRight w:val="0"/>
      <w:marTop w:val="0"/>
      <w:marBottom w:val="0"/>
      <w:divBdr>
        <w:top w:val="none" w:sz="0" w:space="0" w:color="auto"/>
        <w:left w:val="none" w:sz="0" w:space="0" w:color="auto"/>
        <w:bottom w:val="none" w:sz="0" w:space="0" w:color="auto"/>
        <w:right w:val="none" w:sz="0" w:space="0" w:color="auto"/>
      </w:divBdr>
    </w:div>
    <w:div w:id="1167398284">
      <w:bodyDiv w:val="1"/>
      <w:marLeft w:val="0"/>
      <w:marRight w:val="0"/>
      <w:marTop w:val="0"/>
      <w:marBottom w:val="0"/>
      <w:divBdr>
        <w:top w:val="none" w:sz="0" w:space="0" w:color="auto"/>
        <w:left w:val="none" w:sz="0" w:space="0" w:color="auto"/>
        <w:bottom w:val="none" w:sz="0" w:space="0" w:color="auto"/>
        <w:right w:val="none" w:sz="0" w:space="0" w:color="auto"/>
      </w:divBdr>
    </w:div>
    <w:div w:id="1168446508">
      <w:bodyDiv w:val="1"/>
      <w:marLeft w:val="0"/>
      <w:marRight w:val="0"/>
      <w:marTop w:val="0"/>
      <w:marBottom w:val="0"/>
      <w:divBdr>
        <w:top w:val="none" w:sz="0" w:space="0" w:color="auto"/>
        <w:left w:val="none" w:sz="0" w:space="0" w:color="auto"/>
        <w:bottom w:val="none" w:sz="0" w:space="0" w:color="auto"/>
        <w:right w:val="none" w:sz="0" w:space="0" w:color="auto"/>
      </w:divBdr>
    </w:div>
    <w:div w:id="1168715748">
      <w:bodyDiv w:val="1"/>
      <w:marLeft w:val="0"/>
      <w:marRight w:val="0"/>
      <w:marTop w:val="0"/>
      <w:marBottom w:val="0"/>
      <w:divBdr>
        <w:top w:val="none" w:sz="0" w:space="0" w:color="auto"/>
        <w:left w:val="none" w:sz="0" w:space="0" w:color="auto"/>
        <w:bottom w:val="none" w:sz="0" w:space="0" w:color="auto"/>
        <w:right w:val="none" w:sz="0" w:space="0" w:color="auto"/>
      </w:divBdr>
    </w:div>
    <w:div w:id="1169558623">
      <w:bodyDiv w:val="1"/>
      <w:marLeft w:val="0"/>
      <w:marRight w:val="0"/>
      <w:marTop w:val="0"/>
      <w:marBottom w:val="0"/>
      <w:divBdr>
        <w:top w:val="none" w:sz="0" w:space="0" w:color="auto"/>
        <w:left w:val="none" w:sz="0" w:space="0" w:color="auto"/>
        <w:bottom w:val="none" w:sz="0" w:space="0" w:color="auto"/>
        <w:right w:val="none" w:sz="0" w:space="0" w:color="auto"/>
      </w:divBdr>
    </w:div>
    <w:div w:id="1173639761">
      <w:bodyDiv w:val="1"/>
      <w:marLeft w:val="0"/>
      <w:marRight w:val="0"/>
      <w:marTop w:val="0"/>
      <w:marBottom w:val="0"/>
      <w:divBdr>
        <w:top w:val="none" w:sz="0" w:space="0" w:color="auto"/>
        <w:left w:val="none" w:sz="0" w:space="0" w:color="auto"/>
        <w:bottom w:val="none" w:sz="0" w:space="0" w:color="auto"/>
        <w:right w:val="none" w:sz="0" w:space="0" w:color="auto"/>
      </w:divBdr>
    </w:div>
    <w:div w:id="1175339264">
      <w:bodyDiv w:val="1"/>
      <w:marLeft w:val="0"/>
      <w:marRight w:val="0"/>
      <w:marTop w:val="0"/>
      <w:marBottom w:val="0"/>
      <w:divBdr>
        <w:top w:val="none" w:sz="0" w:space="0" w:color="auto"/>
        <w:left w:val="none" w:sz="0" w:space="0" w:color="auto"/>
        <w:bottom w:val="none" w:sz="0" w:space="0" w:color="auto"/>
        <w:right w:val="none" w:sz="0" w:space="0" w:color="auto"/>
      </w:divBdr>
    </w:div>
    <w:div w:id="1178733470">
      <w:bodyDiv w:val="1"/>
      <w:marLeft w:val="0"/>
      <w:marRight w:val="0"/>
      <w:marTop w:val="0"/>
      <w:marBottom w:val="0"/>
      <w:divBdr>
        <w:top w:val="none" w:sz="0" w:space="0" w:color="auto"/>
        <w:left w:val="none" w:sz="0" w:space="0" w:color="auto"/>
        <w:bottom w:val="none" w:sz="0" w:space="0" w:color="auto"/>
        <w:right w:val="none" w:sz="0" w:space="0" w:color="auto"/>
      </w:divBdr>
    </w:div>
    <w:div w:id="1188299164">
      <w:bodyDiv w:val="1"/>
      <w:marLeft w:val="0"/>
      <w:marRight w:val="0"/>
      <w:marTop w:val="0"/>
      <w:marBottom w:val="0"/>
      <w:divBdr>
        <w:top w:val="none" w:sz="0" w:space="0" w:color="auto"/>
        <w:left w:val="none" w:sz="0" w:space="0" w:color="auto"/>
        <w:bottom w:val="none" w:sz="0" w:space="0" w:color="auto"/>
        <w:right w:val="none" w:sz="0" w:space="0" w:color="auto"/>
      </w:divBdr>
    </w:div>
    <w:div w:id="1190338949">
      <w:bodyDiv w:val="1"/>
      <w:marLeft w:val="0"/>
      <w:marRight w:val="0"/>
      <w:marTop w:val="0"/>
      <w:marBottom w:val="0"/>
      <w:divBdr>
        <w:top w:val="none" w:sz="0" w:space="0" w:color="auto"/>
        <w:left w:val="none" w:sz="0" w:space="0" w:color="auto"/>
        <w:bottom w:val="none" w:sz="0" w:space="0" w:color="auto"/>
        <w:right w:val="none" w:sz="0" w:space="0" w:color="auto"/>
      </w:divBdr>
    </w:div>
    <w:div w:id="1192181102">
      <w:bodyDiv w:val="1"/>
      <w:marLeft w:val="0"/>
      <w:marRight w:val="0"/>
      <w:marTop w:val="0"/>
      <w:marBottom w:val="0"/>
      <w:divBdr>
        <w:top w:val="none" w:sz="0" w:space="0" w:color="auto"/>
        <w:left w:val="none" w:sz="0" w:space="0" w:color="auto"/>
        <w:bottom w:val="none" w:sz="0" w:space="0" w:color="auto"/>
        <w:right w:val="none" w:sz="0" w:space="0" w:color="auto"/>
      </w:divBdr>
    </w:div>
    <w:div w:id="1193105075">
      <w:bodyDiv w:val="1"/>
      <w:marLeft w:val="0"/>
      <w:marRight w:val="0"/>
      <w:marTop w:val="0"/>
      <w:marBottom w:val="0"/>
      <w:divBdr>
        <w:top w:val="none" w:sz="0" w:space="0" w:color="auto"/>
        <w:left w:val="none" w:sz="0" w:space="0" w:color="auto"/>
        <w:bottom w:val="none" w:sz="0" w:space="0" w:color="auto"/>
        <w:right w:val="none" w:sz="0" w:space="0" w:color="auto"/>
      </w:divBdr>
    </w:div>
    <w:div w:id="1196192263">
      <w:bodyDiv w:val="1"/>
      <w:marLeft w:val="0"/>
      <w:marRight w:val="0"/>
      <w:marTop w:val="0"/>
      <w:marBottom w:val="0"/>
      <w:divBdr>
        <w:top w:val="none" w:sz="0" w:space="0" w:color="auto"/>
        <w:left w:val="none" w:sz="0" w:space="0" w:color="auto"/>
        <w:bottom w:val="none" w:sz="0" w:space="0" w:color="auto"/>
        <w:right w:val="none" w:sz="0" w:space="0" w:color="auto"/>
      </w:divBdr>
    </w:div>
    <w:div w:id="1210612918">
      <w:bodyDiv w:val="1"/>
      <w:marLeft w:val="0"/>
      <w:marRight w:val="0"/>
      <w:marTop w:val="0"/>
      <w:marBottom w:val="0"/>
      <w:divBdr>
        <w:top w:val="none" w:sz="0" w:space="0" w:color="auto"/>
        <w:left w:val="none" w:sz="0" w:space="0" w:color="auto"/>
        <w:bottom w:val="none" w:sz="0" w:space="0" w:color="auto"/>
        <w:right w:val="none" w:sz="0" w:space="0" w:color="auto"/>
      </w:divBdr>
    </w:div>
    <w:div w:id="1212182958">
      <w:bodyDiv w:val="1"/>
      <w:marLeft w:val="0"/>
      <w:marRight w:val="0"/>
      <w:marTop w:val="0"/>
      <w:marBottom w:val="0"/>
      <w:divBdr>
        <w:top w:val="none" w:sz="0" w:space="0" w:color="auto"/>
        <w:left w:val="none" w:sz="0" w:space="0" w:color="auto"/>
        <w:bottom w:val="none" w:sz="0" w:space="0" w:color="auto"/>
        <w:right w:val="none" w:sz="0" w:space="0" w:color="auto"/>
      </w:divBdr>
    </w:div>
    <w:div w:id="1212620190">
      <w:bodyDiv w:val="1"/>
      <w:marLeft w:val="0"/>
      <w:marRight w:val="0"/>
      <w:marTop w:val="0"/>
      <w:marBottom w:val="0"/>
      <w:divBdr>
        <w:top w:val="none" w:sz="0" w:space="0" w:color="auto"/>
        <w:left w:val="none" w:sz="0" w:space="0" w:color="auto"/>
        <w:bottom w:val="none" w:sz="0" w:space="0" w:color="auto"/>
        <w:right w:val="none" w:sz="0" w:space="0" w:color="auto"/>
      </w:divBdr>
    </w:div>
    <w:div w:id="1215004597">
      <w:bodyDiv w:val="1"/>
      <w:marLeft w:val="0"/>
      <w:marRight w:val="0"/>
      <w:marTop w:val="0"/>
      <w:marBottom w:val="0"/>
      <w:divBdr>
        <w:top w:val="none" w:sz="0" w:space="0" w:color="auto"/>
        <w:left w:val="none" w:sz="0" w:space="0" w:color="auto"/>
        <w:bottom w:val="none" w:sz="0" w:space="0" w:color="auto"/>
        <w:right w:val="none" w:sz="0" w:space="0" w:color="auto"/>
      </w:divBdr>
    </w:div>
    <w:div w:id="1215850395">
      <w:bodyDiv w:val="1"/>
      <w:marLeft w:val="0"/>
      <w:marRight w:val="0"/>
      <w:marTop w:val="0"/>
      <w:marBottom w:val="0"/>
      <w:divBdr>
        <w:top w:val="none" w:sz="0" w:space="0" w:color="auto"/>
        <w:left w:val="none" w:sz="0" w:space="0" w:color="auto"/>
        <w:bottom w:val="none" w:sz="0" w:space="0" w:color="auto"/>
        <w:right w:val="none" w:sz="0" w:space="0" w:color="auto"/>
      </w:divBdr>
    </w:div>
    <w:div w:id="1217938349">
      <w:bodyDiv w:val="1"/>
      <w:marLeft w:val="0"/>
      <w:marRight w:val="0"/>
      <w:marTop w:val="0"/>
      <w:marBottom w:val="0"/>
      <w:divBdr>
        <w:top w:val="none" w:sz="0" w:space="0" w:color="auto"/>
        <w:left w:val="none" w:sz="0" w:space="0" w:color="auto"/>
        <w:bottom w:val="none" w:sz="0" w:space="0" w:color="auto"/>
        <w:right w:val="none" w:sz="0" w:space="0" w:color="auto"/>
      </w:divBdr>
    </w:div>
    <w:div w:id="1224491729">
      <w:bodyDiv w:val="1"/>
      <w:marLeft w:val="0"/>
      <w:marRight w:val="0"/>
      <w:marTop w:val="0"/>
      <w:marBottom w:val="0"/>
      <w:divBdr>
        <w:top w:val="none" w:sz="0" w:space="0" w:color="auto"/>
        <w:left w:val="none" w:sz="0" w:space="0" w:color="auto"/>
        <w:bottom w:val="none" w:sz="0" w:space="0" w:color="auto"/>
        <w:right w:val="none" w:sz="0" w:space="0" w:color="auto"/>
      </w:divBdr>
    </w:div>
    <w:div w:id="1224607966">
      <w:bodyDiv w:val="1"/>
      <w:marLeft w:val="0"/>
      <w:marRight w:val="0"/>
      <w:marTop w:val="0"/>
      <w:marBottom w:val="0"/>
      <w:divBdr>
        <w:top w:val="none" w:sz="0" w:space="0" w:color="auto"/>
        <w:left w:val="none" w:sz="0" w:space="0" w:color="auto"/>
        <w:bottom w:val="none" w:sz="0" w:space="0" w:color="auto"/>
        <w:right w:val="none" w:sz="0" w:space="0" w:color="auto"/>
      </w:divBdr>
    </w:div>
    <w:div w:id="1227258091">
      <w:bodyDiv w:val="1"/>
      <w:marLeft w:val="0"/>
      <w:marRight w:val="0"/>
      <w:marTop w:val="0"/>
      <w:marBottom w:val="0"/>
      <w:divBdr>
        <w:top w:val="none" w:sz="0" w:space="0" w:color="auto"/>
        <w:left w:val="none" w:sz="0" w:space="0" w:color="auto"/>
        <w:bottom w:val="none" w:sz="0" w:space="0" w:color="auto"/>
        <w:right w:val="none" w:sz="0" w:space="0" w:color="auto"/>
      </w:divBdr>
    </w:div>
    <w:div w:id="1232737536">
      <w:bodyDiv w:val="1"/>
      <w:marLeft w:val="0"/>
      <w:marRight w:val="0"/>
      <w:marTop w:val="0"/>
      <w:marBottom w:val="0"/>
      <w:divBdr>
        <w:top w:val="none" w:sz="0" w:space="0" w:color="auto"/>
        <w:left w:val="none" w:sz="0" w:space="0" w:color="auto"/>
        <w:bottom w:val="none" w:sz="0" w:space="0" w:color="auto"/>
        <w:right w:val="none" w:sz="0" w:space="0" w:color="auto"/>
      </w:divBdr>
    </w:div>
    <w:div w:id="1237593537">
      <w:bodyDiv w:val="1"/>
      <w:marLeft w:val="0"/>
      <w:marRight w:val="0"/>
      <w:marTop w:val="0"/>
      <w:marBottom w:val="0"/>
      <w:divBdr>
        <w:top w:val="none" w:sz="0" w:space="0" w:color="auto"/>
        <w:left w:val="none" w:sz="0" w:space="0" w:color="auto"/>
        <w:bottom w:val="none" w:sz="0" w:space="0" w:color="auto"/>
        <w:right w:val="none" w:sz="0" w:space="0" w:color="auto"/>
      </w:divBdr>
    </w:div>
    <w:div w:id="1251040150">
      <w:bodyDiv w:val="1"/>
      <w:marLeft w:val="0"/>
      <w:marRight w:val="0"/>
      <w:marTop w:val="0"/>
      <w:marBottom w:val="0"/>
      <w:divBdr>
        <w:top w:val="none" w:sz="0" w:space="0" w:color="auto"/>
        <w:left w:val="none" w:sz="0" w:space="0" w:color="auto"/>
        <w:bottom w:val="none" w:sz="0" w:space="0" w:color="auto"/>
        <w:right w:val="none" w:sz="0" w:space="0" w:color="auto"/>
      </w:divBdr>
    </w:div>
    <w:div w:id="1252085823">
      <w:bodyDiv w:val="1"/>
      <w:marLeft w:val="0"/>
      <w:marRight w:val="0"/>
      <w:marTop w:val="0"/>
      <w:marBottom w:val="0"/>
      <w:divBdr>
        <w:top w:val="none" w:sz="0" w:space="0" w:color="auto"/>
        <w:left w:val="none" w:sz="0" w:space="0" w:color="auto"/>
        <w:bottom w:val="none" w:sz="0" w:space="0" w:color="auto"/>
        <w:right w:val="none" w:sz="0" w:space="0" w:color="auto"/>
      </w:divBdr>
    </w:div>
    <w:div w:id="1256550991">
      <w:bodyDiv w:val="1"/>
      <w:marLeft w:val="0"/>
      <w:marRight w:val="0"/>
      <w:marTop w:val="0"/>
      <w:marBottom w:val="0"/>
      <w:divBdr>
        <w:top w:val="none" w:sz="0" w:space="0" w:color="auto"/>
        <w:left w:val="none" w:sz="0" w:space="0" w:color="auto"/>
        <w:bottom w:val="none" w:sz="0" w:space="0" w:color="auto"/>
        <w:right w:val="none" w:sz="0" w:space="0" w:color="auto"/>
      </w:divBdr>
    </w:div>
    <w:div w:id="1270118562">
      <w:bodyDiv w:val="1"/>
      <w:marLeft w:val="0"/>
      <w:marRight w:val="0"/>
      <w:marTop w:val="0"/>
      <w:marBottom w:val="0"/>
      <w:divBdr>
        <w:top w:val="none" w:sz="0" w:space="0" w:color="auto"/>
        <w:left w:val="none" w:sz="0" w:space="0" w:color="auto"/>
        <w:bottom w:val="none" w:sz="0" w:space="0" w:color="auto"/>
        <w:right w:val="none" w:sz="0" w:space="0" w:color="auto"/>
      </w:divBdr>
    </w:div>
    <w:div w:id="1274558535">
      <w:bodyDiv w:val="1"/>
      <w:marLeft w:val="0"/>
      <w:marRight w:val="0"/>
      <w:marTop w:val="0"/>
      <w:marBottom w:val="0"/>
      <w:divBdr>
        <w:top w:val="none" w:sz="0" w:space="0" w:color="auto"/>
        <w:left w:val="none" w:sz="0" w:space="0" w:color="auto"/>
        <w:bottom w:val="none" w:sz="0" w:space="0" w:color="auto"/>
        <w:right w:val="none" w:sz="0" w:space="0" w:color="auto"/>
      </w:divBdr>
    </w:div>
    <w:div w:id="1275941898">
      <w:bodyDiv w:val="1"/>
      <w:marLeft w:val="0"/>
      <w:marRight w:val="0"/>
      <w:marTop w:val="0"/>
      <w:marBottom w:val="0"/>
      <w:divBdr>
        <w:top w:val="none" w:sz="0" w:space="0" w:color="auto"/>
        <w:left w:val="none" w:sz="0" w:space="0" w:color="auto"/>
        <w:bottom w:val="none" w:sz="0" w:space="0" w:color="auto"/>
        <w:right w:val="none" w:sz="0" w:space="0" w:color="auto"/>
      </w:divBdr>
    </w:div>
    <w:div w:id="1286962141">
      <w:bodyDiv w:val="1"/>
      <w:marLeft w:val="0"/>
      <w:marRight w:val="0"/>
      <w:marTop w:val="0"/>
      <w:marBottom w:val="0"/>
      <w:divBdr>
        <w:top w:val="none" w:sz="0" w:space="0" w:color="auto"/>
        <w:left w:val="none" w:sz="0" w:space="0" w:color="auto"/>
        <w:bottom w:val="none" w:sz="0" w:space="0" w:color="auto"/>
        <w:right w:val="none" w:sz="0" w:space="0" w:color="auto"/>
      </w:divBdr>
    </w:div>
    <w:div w:id="1289972477">
      <w:bodyDiv w:val="1"/>
      <w:marLeft w:val="0"/>
      <w:marRight w:val="0"/>
      <w:marTop w:val="0"/>
      <w:marBottom w:val="0"/>
      <w:divBdr>
        <w:top w:val="none" w:sz="0" w:space="0" w:color="auto"/>
        <w:left w:val="none" w:sz="0" w:space="0" w:color="auto"/>
        <w:bottom w:val="none" w:sz="0" w:space="0" w:color="auto"/>
        <w:right w:val="none" w:sz="0" w:space="0" w:color="auto"/>
      </w:divBdr>
    </w:div>
    <w:div w:id="1299918440">
      <w:bodyDiv w:val="1"/>
      <w:marLeft w:val="0"/>
      <w:marRight w:val="0"/>
      <w:marTop w:val="0"/>
      <w:marBottom w:val="0"/>
      <w:divBdr>
        <w:top w:val="none" w:sz="0" w:space="0" w:color="auto"/>
        <w:left w:val="none" w:sz="0" w:space="0" w:color="auto"/>
        <w:bottom w:val="none" w:sz="0" w:space="0" w:color="auto"/>
        <w:right w:val="none" w:sz="0" w:space="0" w:color="auto"/>
      </w:divBdr>
    </w:div>
    <w:div w:id="1301035973">
      <w:bodyDiv w:val="1"/>
      <w:marLeft w:val="0"/>
      <w:marRight w:val="0"/>
      <w:marTop w:val="0"/>
      <w:marBottom w:val="0"/>
      <w:divBdr>
        <w:top w:val="none" w:sz="0" w:space="0" w:color="auto"/>
        <w:left w:val="none" w:sz="0" w:space="0" w:color="auto"/>
        <w:bottom w:val="none" w:sz="0" w:space="0" w:color="auto"/>
        <w:right w:val="none" w:sz="0" w:space="0" w:color="auto"/>
      </w:divBdr>
    </w:div>
    <w:div w:id="1308973039">
      <w:bodyDiv w:val="1"/>
      <w:marLeft w:val="0"/>
      <w:marRight w:val="0"/>
      <w:marTop w:val="0"/>
      <w:marBottom w:val="0"/>
      <w:divBdr>
        <w:top w:val="none" w:sz="0" w:space="0" w:color="auto"/>
        <w:left w:val="none" w:sz="0" w:space="0" w:color="auto"/>
        <w:bottom w:val="none" w:sz="0" w:space="0" w:color="auto"/>
        <w:right w:val="none" w:sz="0" w:space="0" w:color="auto"/>
      </w:divBdr>
    </w:div>
    <w:div w:id="1312635619">
      <w:bodyDiv w:val="1"/>
      <w:marLeft w:val="0"/>
      <w:marRight w:val="0"/>
      <w:marTop w:val="0"/>
      <w:marBottom w:val="0"/>
      <w:divBdr>
        <w:top w:val="none" w:sz="0" w:space="0" w:color="auto"/>
        <w:left w:val="none" w:sz="0" w:space="0" w:color="auto"/>
        <w:bottom w:val="none" w:sz="0" w:space="0" w:color="auto"/>
        <w:right w:val="none" w:sz="0" w:space="0" w:color="auto"/>
      </w:divBdr>
    </w:div>
    <w:div w:id="1323654660">
      <w:bodyDiv w:val="1"/>
      <w:marLeft w:val="0"/>
      <w:marRight w:val="0"/>
      <w:marTop w:val="0"/>
      <w:marBottom w:val="0"/>
      <w:divBdr>
        <w:top w:val="none" w:sz="0" w:space="0" w:color="auto"/>
        <w:left w:val="none" w:sz="0" w:space="0" w:color="auto"/>
        <w:bottom w:val="none" w:sz="0" w:space="0" w:color="auto"/>
        <w:right w:val="none" w:sz="0" w:space="0" w:color="auto"/>
      </w:divBdr>
    </w:div>
    <w:div w:id="1326586084">
      <w:bodyDiv w:val="1"/>
      <w:marLeft w:val="0"/>
      <w:marRight w:val="0"/>
      <w:marTop w:val="0"/>
      <w:marBottom w:val="0"/>
      <w:divBdr>
        <w:top w:val="none" w:sz="0" w:space="0" w:color="auto"/>
        <w:left w:val="none" w:sz="0" w:space="0" w:color="auto"/>
        <w:bottom w:val="none" w:sz="0" w:space="0" w:color="auto"/>
        <w:right w:val="none" w:sz="0" w:space="0" w:color="auto"/>
      </w:divBdr>
    </w:div>
    <w:div w:id="1328367467">
      <w:bodyDiv w:val="1"/>
      <w:marLeft w:val="0"/>
      <w:marRight w:val="0"/>
      <w:marTop w:val="0"/>
      <w:marBottom w:val="0"/>
      <w:divBdr>
        <w:top w:val="none" w:sz="0" w:space="0" w:color="auto"/>
        <w:left w:val="none" w:sz="0" w:space="0" w:color="auto"/>
        <w:bottom w:val="none" w:sz="0" w:space="0" w:color="auto"/>
        <w:right w:val="none" w:sz="0" w:space="0" w:color="auto"/>
      </w:divBdr>
    </w:div>
    <w:div w:id="1332179483">
      <w:bodyDiv w:val="1"/>
      <w:marLeft w:val="0"/>
      <w:marRight w:val="0"/>
      <w:marTop w:val="0"/>
      <w:marBottom w:val="0"/>
      <w:divBdr>
        <w:top w:val="none" w:sz="0" w:space="0" w:color="auto"/>
        <w:left w:val="none" w:sz="0" w:space="0" w:color="auto"/>
        <w:bottom w:val="none" w:sz="0" w:space="0" w:color="auto"/>
        <w:right w:val="none" w:sz="0" w:space="0" w:color="auto"/>
      </w:divBdr>
    </w:div>
    <w:div w:id="1332444105">
      <w:bodyDiv w:val="1"/>
      <w:marLeft w:val="0"/>
      <w:marRight w:val="0"/>
      <w:marTop w:val="0"/>
      <w:marBottom w:val="0"/>
      <w:divBdr>
        <w:top w:val="none" w:sz="0" w:space="0" w:color="auto"/>
        <w:left w:val="none" w:sz="0" w:space="0" w:color="auto"/>
        <w:bottom w:val="none" w:sz="0" w:space="0" w:color="auto"/>
        <w:right w:val="none" w:sz="0" w:space="0" w:color="auto"/>
      </w:divBdr>
    </w:div>
    <w:div w:id="1344475065">
      <w:bodyDiv w:val="1"/>
      <w:marLeft w:val="0"/>
      <w:marRight w:val="0"/>
      <w:marTop w:val="0"/>
      <w:marBottom w:val="0"/>
      <w:divBdr>
        <w:top w:val="none" w:sz="0" w:space="0" w:color="auto"/>
        <w:left w:val="none" w:sz="0" w:space="0" w:color="auto"/>
        <w:bottom w:val="none" w:sz="0" w:space="0" w:color="auto"/>
        <w:right w:val="none" w:sz="0" w:space="0" w:color="auto"/>
      </w:divBdr>
    </w:div>
    <w:div w:id="1346980879">
      <w:bodyDiv w:val="1"/>
      <w:marLeft w:val="0"/>
      <w:marRight w:val="0"/>
      <w:marTop w:val="0"/>
      <w:marBottom w:val="0"/>
      <w:divBdr>
        <w:top w:val="none" w:sz="0" w:space="0" w:color="auto"/>
        <w:left w:val="none" w:sz="0" w:space="0" w:color="auto"/>
        <w:bottom w:val="none" w:sz="0" w:space="0" w:color="auto"/>
        <w:right w:val="none" w:sz="0" w:space="0" w:color="auto"/>
      </w:divBdr>
    </w:div>
    <w:div w:id="1348021135">
      <w:bodyDiv w:val="1"/>
      <w:marLeft w:val="0"/>
      <w:marRight w:val="0"/>
      <w:marTop w:val="0"/>
      <w:marBottom w:val="0"/>
      <w:divBdr>
        <w:top w:val="none" w:sz="0" w:space="0" w:color="auto"/>
        <w:left w:val="none" w:sz="0" w:space="0" w:color="auto"/>
        <w:bottom w:val="none" w:sz="0" w:space="0" w:color="auto"/>
        <w:right w:val="none" w:sz="0" w:space="0" w:color="auto"/>
      </w:divBdr>
    </w:div>
    <w:div w:id="1348292846">
      <w:bodyDiv w:val="1"/>
      <w:marLeft w:val="0"/>
      <w:marRight w:val="0"/>
      <w:marTop w:val="0"/>
      <w:marBottom w:val="0"/>
      <w:divBdr>
        <w:top w:val="none" w:sz="0" w:space="0" w:color="auto"/>
        <w:left w:val="none" w:sz="0" w:space="0" w:color="auto"/>
        <w:bottom w:val="none" w:sz="0" w:space="0" w:color="auto"/>
        <w:right w:val="none" w:sz="0" w:space="0" w:color="auto"/>
      </w:divBdr>
    </w:div>
    <w:div w:id="1349334989">
      <w:bodyDiv w:val="1"/>
      <w:marLeft w:val="0"/>
      <w:marRight w:val="0"/>
      <w:marTop w:val="0"/>
      <w:marBottom w:val="0"/>
      <w:divBdr>
        <w:top w:val="none" w:sz="0" w:space="0" w:color="auto"/>
        <w:left w:val="none" w:sz="0" w:space="0" w:color="auto"/>
        <w:bottom w:val="none" w:sz="0" w:space="0" w:color="auto"/>
        <w:right w:val="none" w:sz="0" w:space="0" w:color="auto"/>
      </w:divBdr>
    </w:div>
    <w:div w:id="1350990013">
      <w:bodyDiv w:val="1"/>
      <w:marLeft w:val="0"/>
      <w:marRight w:val="0"/>
      <w:marTop w:val="0"/>
      <w:marBottom w:val="0"/>
      <w:divBdr>
        <w:top w:val="none" w:sz="0" w:space="0" w:color="auto"/>
        <w:left w:val="none" w:sz="0" w:space="0" w:color="auto"/>
        <w:bottom w:val="none" w:sz="0" w:space="0" w:color="auto"/>
        <w:right w:val="none" w:sz="0" w:space="0" w:color="auto"/>
      </w:divBdr>
    </w:div>
    <w:div w:id="1351489532">
      <w:bodyDiv w:val="1"/>
      <w:marLeft w:val="0"/>
      <w:marRight w:val="0"/>
      <w:marTop w:val="0"/>
      <w:marBottom w:val="0"/>
      <w:divBdr>
        <w:top w:val="none" w:sz="0" w:space="0" w:color="auto"/>
        <w:left w:val="none" w:sz="0" w:space="0" w:color="auto"/>
        <w:bottom w:val="none" w:sz="0" w:space="0" w:color="auto"/>
        <w:right w:val="none" w:sz="0" w:space="0" w:color="auto"/>
      </w:divBdr>
    </w:div>
    <w:div w:id="1351491555">
      <w:bodyDiv w:val="1"/>
      <w:marLeft w:val="0"/>
      <w:marRight w:val="0"/>
      <w:marTop w:val="0"/>
      <w:marBottom w:val="0"/>
      <w:divBdr>
        <w:top w:val="none" w:sz="0" w:space="0" w:color="auto"/>
        <w:left w:val="none" w:sz="0" w:space="0" w:color="auto"/>
        <w:bottom w:val="none" w:sz="0" w:space="0" w:color="auto"/>
        <w:right w:val="none" w:sz="0" w:space="0" w:color="auto"/>
      </w:divBdr>
    </w:div>
    <w:div w:id="1353413577">
      <w:bodyDiv w:val="1"/>
      <w:marLeft w:val="0"/>
      <w:marRight w:val="0"/>
      <w:marTop w:val="0"/>
      <w:marBottom w:val="0"/>
      <w:divBdr>
        <w:top w:val="none" w:sz="0" w:space="0" w:color="auto"/>
        <w:left w:val="none" w:sz="0" w:space="0" w:color="auto"/>
        <w:bottom w:val="none" w:sz="0" w:space="0" w:color="auto"/>
        <w:right w:val="none" w:sz="0" w:space="0" w:color="auto"/>
      </w:divBdr>
    </w:div>
    <w:div w:id="1354838665">
      <w:bodyDiv w:val="1"/>
      <w:marLeft w:val="0"/>
      <w:marRight w:val="0"/>
      <w:marTop w:val="0"/>
      <w:marBottom w:val="0"/>
      <w:divBdr>
        <w:top w:val="none" w:sz="0" w:space="0" w:color="auto"/>
        <w:left w:val="none" w:sz="0" w:space="0" w:color="auto"/>
        <w:bottom w:val="none" w:sz="0" w:space="0" w:color="auto"/>
        <w:right w:val="none" w:sz="0" w:space="0" w:color="auto"/>
      </w:divBdr>
    </w:div>
    <w:div w:id="1363432778">
      <w:bodyDiv w:val="1"/>
      <w:marLeft w:val="0"/>
      <w:marRight w:val="0"/>
      <w:marTop w:val="0"/>
      <w:marBottom w:val="0"/>
      <w:divBdr>
        <w:top w:val="none" w:sz="0" w:space="0" w:color="auto"/>
        <w:left w:val="none" w:sz="0" w:space="0" w:color="auto"/>
        <w:bottom w:val="none" w:sz="0" w:space="0" w:color="auto"/>
        <w:right w:val="none" w:sz="0" w:space="0" w:color="auto"/>
      </w:divBdr>
    </w:div>
    <w:div w:id="1364675992">
      <w:bodyDiv w:val="1"/>
      <w:marLeft w:val="0"/>
      <w:marRight w:val="0"/>
      <w:marTop w:val="0"/>
      <w:marBottom w:val="0"/>
      <w:divBdr>
        <w:top w:val="none" w:sz="0" w:space="0" w:color="auto"/>
        <w:left w:val="none" w:sz="0" w:space="0" w:color="auto"/>
        <w:bottom w:val="none" w:sz="0" w:space="0" w:color="auto"/>
        <w:right w:val="none" w:sz="0" w:space="0" w:color="auto"/>
      </w:divBdr>
    </w:div>
    <w:div w:id="1365330996">
      <w:bodyDiv w:val="1"/>
      <w:marLeft w:val="0"/>
      <w:marRight w:val="0"/>
      <w:marTop w:val="0"/>
      <w:marBottom w:val="0"/>
      <w:divBdr>
        <w:top w:val="none" w:sz="0" w:space="0" w:color="auto"/>
        <w:left w:val="none" w:sz="0" w:space="0" w:color="auto"/>
        <w:bottom w:val="none" w:sz="0" w:space="0" w:color="auto"/>
        <w:right w:val="none" w:sz="0" w:space="0" w:color="auto"/>
      </w:divBdr>
    </w:div>
    <w:div w:id="1366563173">
      <w:bodyDiv w:val="1"/>
      <w:marLeft w:val="0"/>
      <w:marRight w:val="0"/>
      <w:marTop w:val="0"/>
      <w:marBottom w:val="0"/>
      <w:divBdr>
        <w:top w:val="none" w:sz="0" w:space="0" w:color="auto"/>
        <w:left w:val="none" w:sz="0" w:space="0" w:color="auto"/>
        <w:bottom w:val="none" w:sz="0" w:space="0" w:color="auto"/>
        <w:right w:val="none" w:sz="0" w:space="0" w:color="auto"/>
      </w:divBdr>
    </w:div>
    <w:div w:id="1372920760">
      <w:bodyDiv w:val="1"/>
      <w:marLeft w:val="0"/>
      <w:marRight w:val="0"/>
      <w:marTop w:val="0"/>
      <w:marBottom w:val="0"/>
      <w:divBdr>
        <w:top w:val="none" w:sz="0" w:space="0" w:color="auto"/>
        <w:left w:val="none" w:sz="0" w:space="0" w:color="auto"/>
        <w:bottom w:val="none" w:sz="0" w:space="0" w:color="auto"/>
        <w:right w:val="none" w:sz="0" w:space="0" w:color="auto"/>
      </w:divBdr>
    </w:div>
    <w:div w:id="1374697616">
      <w:bodyDiv w:val="1"/>
      <w:marLeft w:val="0"/>
      <w:marRight w:val="0"/>
      <w:marTop w:val="0"/>
      <w:marBottom w:val="0"/>
      <w:divBdr>
        <w:top w:val="none" w:sz="0" w:space="0" w:color="auto"/>
        <w:left w:val="none" w:sz="0" w:space="0" w:color="auto"/>
        <w:bottom w:val="none" w:sz="0" w:space="0" w:color="auto"/>
        <w:right w:val="none" w:sz="0" w:space="0" w:color="auto"/>
      </w:divBdr>
    </w:div>
    <w:div w:id="1376583881">
      <w:bodyDiv w:val="1"/>
      <w:marLeft w:val="0"/>
      <w:marRight w:val="0"/>
      <w:marTop w:val="0"/>
      <w:marBottom w:val="0"/>
      <w:divBdr>
        <w:top w:val="none" w:sz="0" w:space="0" w:color="auto"/>
        <w:left w:val="none" w:sz="0" w:space="0" w:color="auto"/>
        <w:bottom w:val="none" w:sz="0" w:space="0" w:color="auto"/>
        <w:right w:val="none" w:sz="0" w:space="0" w:color="auto"/>
      </w:divBdr>
    </w:div>
    <w:div w:id="1384330210">
      <w:bodyDiv w:val="1"/>
      <w:marLeft w:val="0"/>
      <w:marRight w:val="0"/>
      <w:marTop w:val="0"/>
      <w:marBottom w:val="0"/>
      <w:divBdr>
        <w:top w:val="none" w:sz="0" w:space="0" w:color="auto"/>
        <w:left w:val="none" w:sz="0" w:space="0" w:color="auto"/>
        <w:bottom w:val="none" w:sz="0" w:space="0" w:color="auto"/>
        <w:right w:val="none" w:sz="0" w:space="0" w:color="auto"/>
      </w:divBdr>
    </w:div>
    <w:div w:id="1385718480">
      <w:bodyDiv w:val="1"/>
      <w:marLeft w:val="0"/>
      <w:marRight w:val="0"/>
      <w:marTop w:val="0"/>
      <w:marBottom w:val="0"/>
      <w:divBdr>
        <w:top w:val="none" w:sz="0" w:space="0" w:color="auto"/>
        <w:left w:val="none" w:sz="0" w:space="0" w:color="auto"/>
        <w:bottom w:val="none" w:sz="0" w:space="0" w:color="auto"/>
        <w:right w:val="none" w:sz="0" w:space="0" w:color="auto"/>
      </w:divBdr>
    </w:div>
    <w:div w:id="1386637063">
      <w:bodyDiv w:val="1"/>
      <w:marLeft w:val="0"/>
      <w:marRight w:val="0"/>
      <w:marTop w:val="0"/>
      <w:marBottom w:val="0"/>
      <w:divBdr>
        <w:top w:val="none" w:sz="0" w:space="0" w:color="auto"/>
        <w:left w:val="none" w:sz="0" w:space="0" w:color="auto"/>
        <w:bottom w:val="none" w:sz="0" w:space="0" w:color="auto"/>
        <w:right w:val="none" w:sz="0" w:space="0" w:color="auto"/>
      </w:divBdr>
    </w:div>
    <w:div w:id="1389301311">
      <w:bodyDiv w:val="1"/>
      <w:marLeft w:val="0"/>
      <w:marRight w:val="0"/>
      <w:marTop w:val="0"/>
      <w:marBottom w:val="0"/>
      <w:divBdr>
        <w:top w:val="none" w:sz="0" w:space="0" w:color="auto"/>
        <w:left w:val="none" w:sz="0" w:space="0" w:color="auto"/>
        <w:bottom w:val="none" w:sz="0" w:space="0" w:color="auto"/>
        <w:right w:val="none" w:sz="0" w:space="0" w:color="auto"/>
      </w:divBdr>
    </w:div>
    <w:div w:id="1396394093">
      <w:bodyDiv w:val="1"/>
      <w:marLeft w:val="0"/>
      <w:marRight w:val="0"/>
      <w:marTop w:val="0"/>
      <w:marBottom w:val="0"/>
      <w:divBdr>
        <w:top w:val="none" w:sz="0" w:space="0" w:color="auto"/>
        <w:left w:val="none" w:sz="0" w:space="0" w:color="auto"/>
        <w:bottom w:val="none" w:sz="0" w:space="0" w:color="auto"/>
        <w:right w:val="none" w:sz="0" w:space="0" w:color="auto"/>
      </w:divBdr>
    </w:div>
    <w:div w:id="1413504162">
      <w:bodyDiv w:val="1"/>
      <w:marLeft w:val="0"/>
      <w:marRight w:val="0"/>
      <w:marTop w:val="0"/>
      <w:marBottom w:val="0"/>
      <w:divBdr>
        <w:top w:val="none" w:sz="0" w:space="0" w:color="auto"/>
        <w:left w:val="none" w:sz="0" w:space="0" w:color="auto"/>
        <w:bottom w:val="none" w:sz="0" w:space="0" w:color="auto"/>
        <w:right w:val="none" w:sz="0" w:space="0" w:color="auto"/>
      </w:divBdr>
    </w:div>
    <w:div w:id="1413703643">
      <w:bodyDiv w:val="1"/>
      <w:marLeft w:val="0"/>
      <w:marRight w:val="0"/>
      <w:marTop w:val="0"/>
      <w:marBottom w:val="0"/>
      <w:divBdr>
        <w:top w:val="none" w:sz="0" w:space="0" w:color="auto"/>
        <w:left w:val="none" w:sz="0" w:space="0" w:color="auto"/>
        <w:bottom w:val="none" w:sz="0" w:space="0" w:color="auto"/>
        <w:right w:val="none" w:sz="0" w:space="0" w:color="auto"/>
      </w:divBdr>
    </w:div>
    <w:div w:id="1414858955">
      <w:bodyDiv w:val="1"/>
      <w:marLeft w:val="0"/>
      <w:marRight w:val="0"/>
      <w:marTop w:val="0"/>
      <w:marBottom w:val="0"/>
      <w:divBdr>
        <w:top w:val="none" w:sz="0" w:space="0" w:color="auto"/>
        <w:left w:val="none" w:sz="0" w:space="0" w:color="auto"/>
        <w:bottom w:val="none" w:sz="0" w:space="0" w:color="auto"/>
        <w:right w:val="none" w:sz="0" w:space="0" w:color="auto"/>
      </w:divBdr>
    </w:div>
    <w:div w:id="1420055043">
      <w:bodyDiv w:val="1"/>
      <w:marLeft w:val="0"/>
      <w:marRight w:val="0"/>
      <w:marTop w:val="0"/>
      <w:marBottom w:val="0"/>
      <w:divBdr>
        <w:top w:val="none" w:sz="0" w:space="0" w:color="auto"/>
        <w:left w:val="none" w:sz="0" w:space="0" w:color="auto"/>
        <w:bottom w:val="none" w:sz="0" w:space="0" w:color="auto"/>
        <w:right w:val="none" w:sz="0" w:space="0" w:color="auto"/>
      </w:divBdr>
    </w:div>
    <w:div w:id="1424109794">
      <w:bodyDiv w:val="1"/>
      <w:marLeft w:val="0"/>
      <w:marRight w:val="0"/>
      <w:marTop w:val="0"/>
      <w:marBottom w:val="0"/>
      <w:divBdr>
        <w:top w:val="none" w:sz="0" w:space="0" w:color="auto"/>
        <w:left w:val="none" w:sz="0" w:space="0" w:color="auto"/>
        <w:bottom w:val="none" w:sz="0" w:space="0" w:color="auto"/>
        <w:right w:val="none" w:sz="0" w:space="0" w:color="auto"/>
      </w:divBdr>
    </w:div>
    <w:div w:id="1434205459">
      <w:bodyDiv w:val="1"/>
      <w:marLeft w:val="0"/>
      <w:marRight w:val="0"/>
      <w:marTop w:val="0"/>
      <w:marBottom w:val="0"/>
      <w:divBdr>
        <w:top w:val="none" w:sz="0" w:space="0" w:color="auto"/>
        <w:left w:val="none" w:sz="0" w:space="0" w:color="auto"/>
        <w:bottom w:val="none" w:sz="0" w:space="0" w:color="auto"/>
        <w:right w:val="none" w:sz="0" w:space="0" w:color="auto"/>
      </w:divBdr>
    </w:div>
    <w:div w:id="1434398570">
      <w:bodyDiv w:val="1"/>
      <w:marLeft w:val="0"/>
      <w:marRight w:val="0"/>
      <w:marTop w:val="0"/>
      <w:marBottom w:val="0"/>
      <w:divBdr>
        <w:top w:val="none" w:sz="0" w:space="0" w:color="auto"/>
        <w:left w:val="none" w:sz="0" w:space="0" w:color="auto"/>
        <w:bottom w:val="none" w:sz="0" w:space="0" w:color="auto"/>
        <w:right w:val="none" w:sz="0" w:space="0" w:color="auto"/>
      </w:divBdr>
    </w:div>
    <w:div w:id="1437944099">
      <w:bodyDiv w:val="1"/>
      <w:marLeft w:val="0"/>
      <w:marRight w:val="0"/>
      <w:marTop w:val="0"/>
      <w:marBottom w:val="0"/>
      <w:divBdr>
        <w:top w:val="none" w:sz="0" w:space="0" w:color="auto"/>
        <w:left w:val="none" w:sz="0" w:space="0" w:color="auto"/>
        <w:bottom w:val="none" w:sz="0" w:space="0" w:color="auto"/>
        <w:right w:val="none" w:sz="0" w:space="0" w:color="auto"/>
      </w:divBdr>
    </w:div>
    <w:div w:id="1440836835">
      <w:bodyDiv w:val="1"/>
      <w:marLeft w:val="0"/>
      <w:marRight w:val="0"/>
      <w:marTop w:val="0"/>
      <w:marBottom w:val="0"/>
      <w:divBdr>
        <w:top w:val="none" w:sz="0" w:space="0" w:color="auto"/>
        <w:left w:val="none" w:sz="0" w:space="0" w:color="auto"/>
        <w:bottom w:val="none" w:sz="0" w:space="0" w:color="auto"/>
        <w:right w:val="none" w:sz="0" w:space="0" w:color="auto"/>
      </w:divBdr>
    </w:div>
    <w:div w:id="1441486249">
      <w:bodyDiv w:val="1"/>
      <w:marLeft w:val="0"/>
      <w:marRight w:val="0"/>
      <w:marTop w:val="0"/>
      <w:marBottom w:val="0"/>
      <w:divBdr>
        <w:top w:val="none" w:sz="0" w:space="0" w:color="auto"/>
        <w:left w:val="none" w:sz="0" w:space="0" w:color="auto"/>
        <w:bottom w:val="none" w:sz="0" w:space="0" w:color="auto"/>
        <w:right w:val="none" w:sz="0" w:space="0" w:color="auto"/>
      </w:divBdr>
    </w:div>
    <w:div w:id="1445730043">
      <w:bodyDiv w:val="1"/>
      <w:marLeft w:val="0"/>
      <w:marRight w:val="0"/>
      <w:marTop w:val="0"/>
      <w:marBottom w:val="0"/>
      <w:divBdr>
        <w:top w:val="none" w:sz="0" w:space="0" w:color="auto"/>
        <w:left w:val="none" w:sz="0" w:space="0" w:color="auto"/>
        <w:bottom w:val="none" w:sz="0" w:space="0" w:color="auto"/>
        <w:right w:val="none" w:sz="0" w:space="0" w:color="auto"/>
      </w:divBdr>
    </w:div>
    <w:div w:id="1447768970">
      <w:bodyDiv w:val="1"/>
      <w:marLeft w:val="0"/>
      <w:marRight w:val="0"/>
      <w:marTop w:val="0"/>
      <w:marBottom w:val="0"/>
      <w:divBdr>
        <w:top w:val="none" w:sz="0" w:space="0" w:color="auto"/>
        <w:left w:val="none" w:sz="0" w:space="0" w:color="auto"/>
        <w:bottom w:val="none" w:sz="0" w:space="0" w:color="auto"/>
        <w:right w:val="none" w:sz="0" w:space="0" w:color="auto"/>
      </w:divBdr>
    </w:div>
    <w:div w:id="1456410876">
      <w:bodyDiv w:val="1"/>
      <w:marLeft w:val="0"/>
      <w:marRight w:val="0"/>
      <w:marTop w:val="0"/>
      <w:marBottom w:val="0"/>
      <w:divBdr>
        <w:top w:val="none" w:sz="0" w:space="0" w:color="auto"/>
        <w:left w:val="none" w:sz="0" w:space="0" w:color="auto"/>
        <w:bottom w:val="none" w:sz="0" w:space="0" w:color="auto"/>
        <w:right w:val="none" w:sz="0" w:space="0" w:color="auto"/>
      </w:divBdr>
    </w:div>
    <w:div w:id="1457867016">
      <w:bodyDiv w:val="1"/>
      <w:marLeft w:val="0"/>
      <w:marRight w:val="0"/>
      <w:marTop w:val="0"/>
      <w:marBottom w:val="0"/>
      <w:divBdr>
        <w:top w:val="none" w:sz="0" w:space="0" w:color="auto"/>
        <w:left w:val="none" w:sz="0" w:space="0" w:color="auto"/>
        <w:bottom w:val="none" w:sz="0" w:space="0" w:color="auto"/>
        <w:right w:val="none" w:sz="0" w:space="0" w:color="auto"/>
      </w:divBdr>
    </w:div>
    <w:div w:id="1457941706">
      <w:bodyDiv w:val="1"/>
      <w:marLeft w:val="0"/>
      <w:marRight w:val="0"/>
      <w:marTop w:val="0"/>
      <w:marBottom w:val="0"/>
      <w:divBdr>
        <w:top w:val="none" w:sz="0" w:space="0" w:color="auto"/>
        <w:left w:val="none" w:sz="0" w:space="0" w:color="auto"/>
        <w:bottom w:val="none" w:sz="0" w:space="0" w:color="auto"/>
        <w:right w:val="none" w:sz="0" w:space="0" w:color="auto"/>
      </w:divBdr>
    </w:div>
    <w:div w:id="1459373065">
      <w:bodyDiv w:val="1"/>
      <w:marLeft w:val="0"/>
      <w:marRight w:val="0"/>
      <w:marTop w:val="0"/>
      <w:marBottom w:val="0"/>
      <w:divBdr>
        <w:top w:val="none" w:sz="0" w:space="0" w:color="auto"/>
        <w:left w:val="none" w:sz="0" w:space="0" w:color="auto"/>
        <w:bottom w:val="none" w:sz="0" w:space="0" w:color="auto"/>
        <w:right w:val="none" w:sz="0" w:space="0" w:color="auto"/>
      </w:divBdr>
    </w:div>
    <w:div w:id="1463230243">
      <w:bodyDiv w:val="1"/>
      <w:marLeft w:val="0"/>
      <w:marRight w:val="0"/>
      <w:marTop w:val="0"/>
      <w:marBottom w:val="0"/>
      <w:divBdr>
        <w:top w:val="none" w:sz="0" w:space="0" w:color="auto"/>
        <w:left w:val="none" w:sz="0" w:space="0" w:color="auto"/>
        <w:bottom w:val="none" w:sz="0" w:space="0" w:color="auto"/>
        <w:right w:val="none" w:sz="0" w:space="0" w:color="auto"/>
      </w:divBdr>
    </w:div>
    <w:div w:id="1470169508">
      <w:bodyDiv w:val="1"/>
      <w:marLeft w:val="0"/>
      <w:marRight w:val="0"/>
      <w:marTop w:val="0"/>
      <w:marBottom w:val="0"/>
      <w:divBdr>
        <w:top w:val="none" w:sz="0" w:space="0" w:color="auto"/>
        <w:left w:val="none" w:sz="0" w:space="0" w:color="auto"/>
        <w:bottom w:val="none" w:sz="0" w:space="0" w:color="auto"/>
        <w:right w:val="none" w:sz="0" w:space="0" w:color="auto"/>
      </w:divBdr>
    </w:div>
    <w:div w:id="1470396766">
      <w:bodyDiv w:val="1"/>
      <w:marLeft w:val="0"/>
      <w:marRight w:val="0"/>
      <w:marTop w:val="0"/>
      <w:marBottom w:val="0"/>
      <w:divBdr>
        <w:top w:val="none" w:sz="0" w:space="0" w:color="auto"/>
        <w:left w:val="none" w:sz="0" w:space="0" w:color="auto"/>
        <w:bottom w:val="none" w:sz="0" w:space="0" w:color="auto"/>
        <w:right w:val="none" w:sz="0" w:space="0" w:color="auto"/>
      </w:divBdr>
    </w:div>
    <w:div w:id="1472869283">
      <w:bodyDiv w:val="1"/>
      <w:marLeft w:val="0"/>
      <w:marRight w:val="0"/>
      <w:marTop w:val="0"/>
      <w:marBottom w:val="0"/>
      <w:divBdr>
        <w:top w:val="none" w:sz="0" w:space="0" w:color="auto"/>
        <w:left w:val="none" w:sz="0" w:space="0" w:color="auto"/>
        <w:bottom w:val="none" w:sz="0" w:space="0" w:color="auto"/>
        <w:right w:val="none" w:sz="0" w:space="0" w:color="auto"/>
      </w:divBdr>
    </w:div>
    <w:div w:id="1473713435">
      <w:bodyDiv w:val="1"/>
      <w:marLeft w:val="0"/>
      <w:marRight w:val="0"/>
      <w:marTop w:val="0"/>
      <w:marBottom w:val="0"/>
      <w:divBdr>
        <w:top w:val="none" w:sz="0" w:space="0" w:color="auto"/>
        <w:left w:val="none" w:sz="0" w:space="0" w:color="auto"/>
        <w:bottom w:val="none" w:sz="0" w:space="0" w:color="auto"/>
        <w:right w:val="none" w:sz="0" w:space="0" w:color="auto"/>
      </w:divBdr>
    </w:div>
    <w:div w:id="1479803578">
      <w:bodyDiv w:val="1"/>
      <w:marLeft w:val="0"/>
      <w:marRight w:val="0"/>
      <w:marTop w:val="0"/>
      <w:marBottom w:val="0"/>
      <w:divBdr>
        <w:top w:val="none" w:sz="0" w:space="0" w:color="auto"/>
        <w:left w:val="none" w:sz="0" w:space="0" w:color="auto"/>
        <w:bottom w:val="none" w:sz="0" w:space="0" w:color="auto"/>
        <w:right w:val="none" w:sz="0" w:space="0" w:color="auto"/>
      </w:divBdr>
    </w:div>
    <w:div w:id="1482430153">
      <w:bodyDiv w:val="1"/>
      <w:marLeft w:val="0"/>
      <w:marRight w:val="0"/>
      <w:marTop w:val="0"/>
      <w:marBottom w:val="0"/>
      <w:divBdr>
        <w:top w:val="none" w:sz="0" w:space="0" w:color="auto"/>
        <w:left w:val="none" w:sz="0" w:space="0" w:color="auto"/>
        <w:bottom w:val="none" w:sz="0" w:space="0" w:color="auto"/>
        <w:right w:val="none" w:sz="0" w:space="0" w:color="auto"/>
      </w:divBdr>
    </w:div>
    <w:div w:id="1490900331">
      <w:bodyDiv w:val="1"/>
      <w:marLeft w:val="0"/>
      <w:marRight w:val="0"/>
      <w:marTop w:val="0"/>
      <w:marBottom w:val="0"/>
      <w:divBdr>
        <w:top w:val="none" w:sz="0" w:space="0" w:color="auto"/>
        <w:left w:val="none" w:sz="0" w:space="0" w:color="auto"/>
        <w:bottom w:val="none" w:sz="0" w:space="0" w:color="auto"/>
        <w:right w:val="none" w:sz="0" w:space="0" w:color="auto"/>
      </w:divBdr>
    </w:div>
    <w:div w:id="1496989505">
      <w:bodyDiv w:val="1"/>
      <w:marLeft w:val="0"/>
      <w:marRight w:val="0"/>
      <w:marTop w:val="0"/>
      <w:marBottom w:val="0"/>
      <w:divBdr>
        <w:top w:val="none" w:sz="0" w:space="0" w:color="auto"/>
        <w:left w:val="none" w:sz="0" w:space="0" w:color="auto"/>
        <w:bottom w:val="none" w:sz="0" w:space="0" w:color="auto"/>
        <w:right w:val="none" w:sz="0" w:space="0" w:color="auto"/>
      </w:divBdr>
    </w:div>
    <w:div w:id="1497377537">
      <w:bodyDiv w:val="1"/>
      <w:marLeft w:val="0"/>
      <w:marRight w:val="0"/>
      <w:marTop w:val="0"/>
      <w:marBottom w:val="0"/>
      <w:divBdr>
        <w:top w:val="none" w:sz="0" w:space="0" w:color="auto"/>
        <w:left w:val="none" w:sz="0" w:space="0" w:color="auto"/>
        <w:bottom w:val="none" w:sz="0" w:space="0" w:color="auto"/>
        <w:right w:val="none" w:sz="0" w:space="0" w:color="auto"/>
      </w:divBdr>
    </w:div>
    <w:div w:id="1498423732">
      <w:bodyDiv w:val="1"/>
      <w:marLeft w:val="0"/>
      <w:marRight w:val="0"/>
      <w:marTop w:val="0"/>
      <w:marBottom w:val="0"/>
      <w:divBdr>
        <w:top w:val="none" w:sz="0" w:space="0" w:color="auto"/>
        <w:left w:val="none" w:sz="0" w:space="0" w:color="auto"/>
        <w:bottom w:val="none" w:sz="0" w:space="0" w:color="auto"/>
        <w:right w:val="none" w:sz="0" w:space="0" w:color="auto"/>
      </w:divBdr>
    </w:div>
    <w:div w:id="1504123591">
      <w:bodyDiv w:val="1"/>
      <w:marLeft w:val="0"/>
      <w:marRight w:val="0"/>
      <w:marTop w:val="0"/>
      <w:marBottom w:val="0"/>
      <w:divBdr>
        <w:top w:val="none" w:sz="0" w:space="0" w:color="auto"/>
        <w:left w:val="none" w:sz="0" w:space="0" w:color="auto"/>
        <w:bottom w:val="none" w:sz="0" w:space="0" w:color="auto"/>
        <w:right w:val="none" w:sz="0" w:space="0" w:color="auto"/>
      </w:divBdr>
    </w:div>
    <w:div w:id="1507548736">
      <w:bodyDiv w:val="1"/>
      <w:marLeft w:val="0"/>
      <w:marRight w:val="0"/>
      <w:marTop w:val="0"/>
      <w:marBottom w:val="0"/>
      <w:divBdr>
        <w:top w:val="none" w:sz="0" w:space="0" w:color="auto"/>
        <w:left w:val="none" w:sz="0" w:space="0" w:color="auto"/>
        <w:bottom w:val="none" w:sz="0" w:space="0" w:color="auto"/>
        <w:right w:val="none" w:sz="0" w:space="0" w:color="auto"/>
      </w:divBdr>
    </w:div>
    <w:div w:id="1508011320">
      <w:bodyDiv w:val="1"/>
      <w:marLeft w:val="0"/>
      <w:marRight w:val="0"/>
      <w:marTop w:val="0"/>
      <w:marBottom w:val="0"/>
      <w:divBdr>
        <w:top w:val="none" w:sz="0" w:space="0" w:color="auto"/>
        <w:left w:val="none" w:sz="0" w:space="0" w:color="auto"/>
        <w:bottom w:val="none" w:sz="0" w:space="0" w:color="auto"/>
        <w:right w:val="none" w:sz="0" w:space="0" w:color="auto"/>
      </w:divBdr>
    </w:div>
    <w:div w:id="1509753377">
      <w:bodyDiv w:val="1"/>
      <w:marLeft w:val="0"/>
      <w:marRight w:val="0"/>
      <w:marTop w:val="0"/>
      <w:marBottom w:val="0"/>
      <w:divBdr>
        <w:top w:val="none" w:sz="0" w:space="0" w:color="auto"/>
        <w:left w:val="none" w:sz="0" w:space="0" w:color="auto"/>
        <w:bottom w:val="none" w:sz="0" w:space="0" w:color="auto"/>
        <w:right w:val="none" w:sz="0" w:space="0" w:color="auto"/>
      </w:divBdr>
    </w:div>
    <w:div w:id="1517840612">
      <w:bodyDiv w:val="1"/>
      <w:marLeft w:val="0"/>
      <w:marRight w:val="0"/>
      <w:marTop w:val="0"/>
      <w:marBottom w:val="0"/>
      <w:divBdr>
        <w:top w:val="none" w:sz="0" w:space="0" w:color="auto"/>
        <w:left w:val="none" w:sz="0" w:space="0" w:color="auto"/>
        <w:bottom w:val="none" w:sz="0" w:space="0" w:color="auto"/>
        <w:right w:val="none" w:sz="0" w:space="0" w:color="auto"/>
      </w:divBdr>
    </w:div>
    <w:div w:id="1519661221">
      <w:bodyDiv w:val="1"/>
      <w:marLeft w:val="0"/>
      <w:marRight w:val="0"/>
      <w:marTop w:val="0"/>
      <w:marBottom w:val="0"/>
      <w:divBdr>
        <w:top w:val="none" w:sz="0" w:space="0" w:color="auto"/>
        <w:left w:val="none" w:sz="0" w:space="0" w:color="auto"/>
        <w:bottom w:val="none" w:sz="0" w:space="0" w:color="auto"/>
        <w:right w:val="none" w:sz="0" w:space="0" w:color="auto"/>
      </w:divBdr>
    </w:div>
    <w:div w:id="1525748622">
      <w:bodyDiv w:val="1"/>
      <w:marLeft w:val="0"/>
      <w:marRight w:val="0"/>
      <w:marTop w:val="0"/>
      <w:marBottom w:val="0"/>
      <w:divBdr>
        <w:top w:val="none" w:sz="0" w:space="0" w:color="auto"/>
        <w:left w:val="none" w:sz="0" w:space="0" w:color="auto"/>
        <w:bottom w:val="none" w:sz="0" w:space="0" w:color="auto"/>
        <w:right w:val="none" w:sz="0" w:space="0" w:color="auto"/>
      </w:divBdr>
    </w:div>
    <w:div w:id="1528370897">
      <w:bodyDiv w:val="1"/>
      <w:marLeft w:val="0"/>
      <w:marRight w:val="0"/>
      <w:marTop w:val="0"/>
      <w:marBottom w:val="0"/>
      <w:divBdr>
        <w:top w:val="none" w:sz="0" w:space="0" w:color="auto"/>
        <w:left w:val="none" w:sz="0" w:space="0" w:color="auto"/>
        <w:bottom w:val="none" w:sz="0" w:space="0" w:color="auto"/>
        <w:right w:val="none" w:sz="0" w:space="0" w:color="auto"/>
      </w:divBdr>
    </w:div>
    <w:div w:id="1530407686">
      <w:bodyDiv w:val="1"/>
      <w:marLeft w:val="0"/>
      <w:marRight w:val="0"/>
      <w:marTop w:val="0"/>
      <w:marBottom w:val="0"/>
      <w:divBdr>
        <w:top w:val="none" w:sz="0" w:space="0" w:color="auto"/>
        <w:left w:val="none" w:sz="0" w:space="0" w:color="auto"/>
        <w:bottom w:val="none" w:sz="0" w:space="0" w:color="auto"/>
        <w:right w:val="none" w:sz="0" w:space="0" w:color="auto"/>
      </w:divBdr>
    </w:div>
    <w:div w:id="1532064116">
      <w:bodyDiv w:val="1"/>
      <w:marLeft w:val="0"/>
      <w:marRight w:val="0"/>
      <w:marTop w:val="0"/>
      <w:marBottom w:val="0"/>
      <w:divBdr>
        <w:top w:val="none" w:sz="0" w:space="0" w:color="auto"/>
        <w:left w:val="none" w:sz="0" w:space="0" w:color="auto"/>
        <w:bottom w:val="none" w:sz="0" w:space="0" w:color="auto"/>
        <w:right w:val="none" w:sz="0" w:space="0" w:color="auto"/>
      </w:divBdr>
    </w:div>
    <w:div w:id="1540169548">
      <w:bodyDiv w:val="1"/>
      <w:marLeft w:val="0"/>
      <w:marRight w:val="0"/>
      <w:marTop w:val="0"/>
      <w:marBottom w:val="0"/>
      <w:divBdr>
        <w:top w:val="none" w:sz="0" w:space="0" w:color="auto"/>
        <w:left w:val="none" w:sz="0" w:space="0" w:color="auto"/>
        <w:bottom w:val="none" w:sz="0" w:space="0" w:color="auto"/>
        <w:right w:val="none" w:sz="0" w:space="0" w:color="auto"/>
      </w:divBdr>
    </w:div>
    <w:div w:id="1543983484">
      <w:bodyDiv w:val="1"/>
      <w:marLeft w:val="0"/>
      <w:marRight w:val="0"/>
      <w:marTop w:val="0"/>
      <w:marBottom w:val="0"/>
      <w:divBdr>
        <w:top w:val="none" w:sz="0" w:space="0" w:color="auto"/>
        <w:left w:val="none" w:sz="0" w:space="0" w:color="auto"/>
        <w:bottom w:val="none" w:sz="0" w:space="0" w:color="auto"/>
        <w:right w:val="none" w:sz="0" w:space="0" w:color="auto"/>
      </w:divBdr>
    </w:div>
    <w:div w:id="1557551716">
      <w:bodyDiv w:val="1"/>
      <w:marLeft w:val="0"/>
      <w:marRight w:val="0"/>
      <w:marTop w:val="0"/>
      <w:marBottom w:val="0"/>
      <w:divBdr>
        <w:top w:val="none" w:sz="0" w:space="0" w:color="auto"/>
        <w:left w:val="none" w:sz="0" w:space="0" w:color="auto"/>
        <w:bottom w:val="none" w:sz="0" w:space="0" w:color="auto"/>
        <w:right w:val="none" w:sz="0" w:space="0" w:color="auto"/>
      </w:divBdr>
    </w:div>
    <w:div w:id="1558663349">
      <w:bodyDiv w:val="1"/>
      <w:marLeft w:val="0"/>
      <w:marRight w:val="0"/>
      <w:marTop w:val="0"/>
      <w:marBottom w:val="0"/>
      <w:divBdr>
        <w:top w:val="none" w:sz="0" w:space="0" w:color="auto"/>
        <w:left w:val="none" w:sz="0" w:space="0" w:color="auto"/>
        <w:bottom w:val="none" w:sz="0" w:space="0" w:color="auto"/>
        <w:right w:val="none" w:sz="0" w:space="0" w:color="auto"/>
      </w:divBdr>
    </w:div>
    <w:div w:id="1558734759">
      <w:bodyDiv w:val="1"/>
      <w:marLeft w:val="0"/>
      <w:marRight w:val="0"/>
      <w:marTop w:val="0"/>
      <w:marBottom w:val="0"/>
      <w:divBdr>
        <w:top w:val="none" w:sz="0" w:space="0" w:color="auto"/>
        <w:left w:val="none" w:sz="0" w:space="0" w:color="auto"/>
        <w:bottom w:val="none" w:sz="0" w:space="0" w:color="auto"/>
        <w:right w:val="none" w:sz="0" w:space="0" w:color="auto"/>
      </w:divBdr>
    </w:div>
    <w:div w:id="1563174618">
      <w:bodyDiv w:val="1"/>
      <w:marLeft w:val="0"/>
      <w:marRight w:val="0"/>
      <w:marTop w:val="0"/>
      <w:marBottom w:val="0"/>
      <w:divBdr>
        <w:top w:val="none" w:sz="0" w:space="0" w:color="auto"/>
        <w:left w:val="none" w:sz="0" w:space="0" w:color="auto"/>
        <w:bottom w:val="none" w:sz="0" w:space="0" w:color="auto"/>
        <w:right w:val="none" w:sz="0" w:space="0" w:color="auto"/>
      </w:divBdr>
    </w:div>
    <w:div w:id="1563952721">
      <w:bodyDiv w:val="1"/>
      <w:marLeft w:val="0"/>
      <w:marRight w:val="0"/>
      <w:marTop w:val="0"/>
      <w:marBottom w:val="0"/>
      <w:divBdr>
        <w:top w:val="none" w:sz="0" w:space="0" w:color="auto"/>
        <w:left w:val="none" w:sz="0" w:space="0" w:color="auto"/>
        <w:bottom w:val="none" w:sz="0" w:space="0" w:color="auto"/>
        <w:right w:val="none" w:sz="0" w:space="0" w:color="auto"/>
      </w:divBdr>
    </w:div>
    <w:div w:id="1568102299">
      <w:bodyDiv w:val="1"/>
      <w:marLeft w:val="0"/>
      <w:marRight w:val="0"/>
      <w:marTop w:val="0"/>
      <w:marBottom w:val="0"/>
      <w:divBdr>
        <w:top w:val="none" w:sz="0" w:space="0" w:color="auto"/>
        <w:left w:val="none" w:sz="0" w:space="0" w:color="auto"/>
        <w:bottom w:val="none" w:sz="0" w:space="0" w:color="auto"/>
        <w:right w:val="none" w:sz="0" w:space="0" w:color="auto"/>
      </w:divBdr>
    </w:div>
    <w:div w:id="1568418454">
      <w:bodyDiv w:val="1"/>
      <w:marLeft w:val="0"/>
      <w:marRight w:val="0"/>
      <w:marTop w:val="0"/>
      <w:marBottom w:val="0"/>
      <w:divBdr>
        <w:top w:val="none" w:sz="0" w:space="0" w:color="auto"/>
        <w:left w:val="none" w:sz="0" w:space="0" w:color="auto"/>
        <w:bottom w:val="none" w:sz="0" w:space="0" w:color="auto"/>
        <w:right w:val="none" w:sz="0" w:space="0" w:color="auto"/>
      </w:divBdr>
    </w:div>
    <w:div w:id="1575703738">
      <w:bodyDiv w:val="1"/>
      <w:marLeft w:val="0"/>
      <w:marRight w:val="0"/>
      <w:marTop w:val="0"/>
      <w:marBottom w:val="0"/>
      <w:divBdr>
        <w:top w:val="none" w:sz="0" w:space="0" w:color="auto"/>
        <w:left w:val="none" w:sz="0" w:space="0" w:color="auto"/>
        <w:bottom w:val="none" w:sz="0" w:space="0" w:color="auto"/>
        <w:right w:val="none" w:sz="0" w:space="0" w:color="auto"/>
      </w:divBdr>
    </w:div>
    <w:div w:id="1582178263">
      <w:bodyDiv w:val="1"/>
      <w:marLeft w:val="0"/>
      <w:marRight w:val="0"/>
      <w:marTop w:val="0"/>
      <w:marBottom w:val="0"/>
      <w:divBdr>
        <w:top w:val="none" w:sz="0" w:space="0" w:color="auto"/>
        <w:left w:val="none" w:sz="0" w:space="0" w:color="auto"/>
        <w:bottom w:val="none" w:sz="0" w:space="0" w:color="auto"/>
        <w:right w:val="none" w:sz="0" w:space="0" w:color="auto"/>
      </w:divBdr>
    </w:div>
    <w:div w:id="1583488869">
      <w:bodyDiv w:val="1"/>
      <w:marLeft w:val="0"/>
      <w:marRight w:val="0"/>
      <w:marTop w:val="0"/>
      <w:marBottom w:val="0"/>
      <w:divBdr>
        <w:top w:val="none" w:sz="0" w:space="0" w:color="auto"/>
        <w:left w:val="none" w:sz="0" w:space="0" w:color="auto"/>
        <w:bottom w:val="none" w:sz="0" w:space="0" w:color="auto"/>
        <w:right w:val="none" w:sz="0" w:space="0" w:color="auto"/>
      </w:divBdr>
    </w:div>
    <w:div w:id="1587112197">
      <w:bodyDiv w:val="1"/>
      <w:marLeft w:val="0"/>
      <w:marRight w:val="0"/>
      <w:marTop w:val="0"/>
      <w:marBottom w:val="0"/>
      <w:divBdr>
        <w:top w:val="none" w:sz="0" w:space="0" w:color="auto"/>
        <w:left w:val="none" w:sz="0" w:space="0" w:color="auto"/>
        <w:bottom w:val="none" w:sz="0" w:space="0" w:color="auto"/>
        <w:right w:val="none" w:sz="0" w:space="0" w:color="auto"/>
      </w:divBdr>
    </w:div>
    <w:div w:id="1587879003">
      <w:bodyDiv w:val="1"/>
      <w:marLeft w:val="0"/>
      <w:marRight w:val="0"/>
      <w:marTop w:val="0"/>
      <w:marBottom w:val="0"/>
      <w:divBdr>
        <w:top w:val="none" w:sz="0" w:space="0" w:color="auto"/>
        <w:left w:val="none" w:sz="0" w:space="0" w:color="auto"/>
        <w:bottom w:val="none" w:sz="0" w:space="0" w:color="auto"/>
        <w:right w:val="none" w:sz="0" w:space="0" w:color="auto"/>
      </w:divBdr>
    </w:div>
    <w:div w:id="1590384628">
      <w:bodyDiv w:val="1"/>
      <w:marLeft w:val="0"/>
      <w:marRight w:val="0"/>
      <w:marTop w:val="0"/>
      <w:marBottom w:val="0"/>
      <w:divBdr>
        <w:top w:val="none" w:sz="0" w:space="0" w:color="auto"/>
        <w:left w:val="none" w:sz="0" w:space="0" w:color="auto"/>
        <w:bottom w:val="none" w:sz="0" w:space="0" w:color="auto"/>
        <w:right w:val="none" w:sz="0" w:space="0" w:color="auto"/>
      </w:divBdr>
    </w:div>
    <w:div w:id="1592425248">
      <w:bodyDiv w:val="1"/>
      <w:marLeft w:val="0"/>
      <w:marRight w:val="0"/>
      <w:marTop w:val="0"/>
      <w:marBottom w:val="0"/>
      <w:divBdr>
        <w:top w:val="none" w:sz="0" w:space="0" w:color="auto"/>
        <w:left w:val="none" w:sz="0" w:space="0" w:color="auto"/>
        <w:bottom w:val="none" w:sz="0" w:space="0" w:color="auto"/>
        <w:right w:val="none" w:sz="0" w:space="0" w:color="auto"/>
      </w:divBdr>
    </w:div>
    <w:div w:id="1600865801">
      <w:bodyDiv w:val="1"/>
      <w:marLeft w:val="0"/>
      <w:marRight w:val="0"/>
      <w:marTop w:val="0"/>
      <w:marBottom w:val="0"/>
      <w:divBdr>
        <w:top w:val="none" w:sz="0" w:space="0" w:color="auto"/>
        <w:left w:val="none" w:sz="0" w:space="0" w:color="auto"/>
        <w:bottom w:val="none" w:sz="0" w:space="0" w:color="auto"/>
        <w:right w:val="none" w:sz="0" w:space="0" w:color="auto"/>
      </w:divBdr>
    </w:div>
    <w:div w:id="1604872497">
      <w:bodyDiv w:val="1"/>
      <w:marLeft w:val="0"/>
      <w:marRight w:val="0"/>
      <w:marTop w:val="0"/>
      <w:marBottom w:val="0"/>
      <w:divBdr>
        <w:top w:val="none" w:sz="0" w:space="0" w:color="auto"/>
        <w:left w:val="none" w:sz="0" w:space="0" w:color="auto"/>
        <w:bottom w:val="none" w:sz="0" w:space="0" w:color="auto"/>
        <w:right w:val="none" w:sz="0" w:space="0" w:color="auto"/>
      </w:divBdr>
    </w:div>
    <w:div w:id="1607804680">
      <w:bodyDiv w:val="1"/>
      <w:marLeft w:val="0"/>
      <w:marRight w:val="0"/>
      <w:marTop w:val="0"/>
      <w:marBottom w:val="0"/>
      <w:divBdr>
        <w:top w:val="none" w:sz="0" w:space="0" w:color="auto"/>
        <w:left w:val="none" w:sz="0" w:space="0" w:color="auto"/>
        <w:bottom w:val="none" w:sz="0" w:space="0" w:color="auto"/>
        <w:right w:val="none" w:sz="0" w:space="0" w:color="auto"/>
      </w:divBdr>
    </w:div>
    <w:div w:id="1613433745">
      <w:bodyDiv w:val="1"/>
      <w:marLeft w:val="0"/>
      <w:marRight w:val="0"/>
      <w:marTop w:val="0"/>
      <w:marBottom w:val="0"/>
      <w:divBdr>
        <w:top w:val="none" w:sz="0" w:space="0" w:color="auto"/>
        <w:left w:val="none" w:sz="0" w:space="0" w:color="auto"/>
        <w:bottom w:val="none" w:sz="0" w:space="0" w:color="auto"/>
        <w:right w:val="none" w:sz="0" w:space="0" w:color="auto"/>
      </w:divBdr>
    </w:div>
    <w:div w:id="1613971009">
      <w:bodyDiv w:val="1"/>
      <w:marLeft w:val="0"/>
      <w:marRight w:val="0"/>
      <w:marTop w:val="0"/>
      <w:marBottom w:val="0"/>
      <w:divBdr>
        <w:top w:val="none" w:sz="0" w:space="0" w:color="auto"/>
        <w:left w:val="none" w:sz="0" w:space="0" w:color="auto"/>
        <w:bottom w:val="none" w:sz="0" w:space="0" w:color="auto"/>
        <w:right w:val="none" w:sz="0" w:space="0" w:color="auto"/>
      </w:divBdr>
    </w:div>
    <w:div w:id="1614510402">
      <w:bodyDiv w:val="1"/>
      <w:marLeft w:val="0"/>
      <w:marRight w:val="0"/>
      <w:marTop w:val="0"/>
      <w:marBottom w:val="0"/>
      <w:divBdr>
        <w:top w:val="none" w:sz="0" w:space="0" w:color="auto"/>
        <w:left w:val="none" w:sz="0" w:space="0" w:color="auto"/>
        <w:bottom w:val="none" w:sz="0" w:space="0" w:color="auto"/>
        <w:right w:val="none" w:sz="0" w:space="0" w:color="auto"/>
      </w:divBdr>
    </w:div>
    <w:div w:id="1618025650">
      <w:bodyDiv w:val="1"/>
      <w:marLeft w:val="0"/>
      <w:marRight w:val="0"/>
      <w:marTop w:val="0"/>
      <w:marBottom w:val="0"/>
      <w:divBdr>
        <w:top w:val="none" w:sz="0" w:space="0" w:color="auto"/>
        <w:left w:val="none" w:sz="0" w:space="0" w:color="auto"/>
        <w:bottom w:val="none" w:sz="0" w:space="0" w:color="auto"/>
        <w:right w:val="none" w:sz="0" w:space="0" w:color="auto"/>
      </w:divBdr>
    </w:div>
    <w:div w:id="1620457300">
      <w:bodyDiv w:val="1"/>
      <w:marLeft w:val="0"/>
      <w:marRight w:val="0"/>
      <w:marTop w:val="0"/>
      <w:marBottom w:val="0"/>
      <w:divBdr>
        <w:top w:val="none" w:sz="0" w:space="0" w:color="auto"/>
        <w:left w:val="none" w:sz="0" w:space="0" w:color="auto"/>
        <w:bottom w:val="none" w:sz="0" w:space="0" w:color="auto"/>
        <w:right w:val="none" w:sz="0" w:space="0" w:color="auto"/>
      </w:divBdr>
    </w:div>
    <w:div w:id="1621230611">
      <w:bodyDiv w:val="1"/>
      <w:marLeft w:val="0"/>
      <w:marRight w:val="0"/>
      <w:marTop w:val="0"/>
      <w:marBottom w:val="0"/>
      <w:divBdr>
        <w:top w:val="none" w:sz="0" w:space="0" w:color="auto"/>
        <w:left w:val="none" w:sz="0" w:space="0" w:color="auto"/>
        <w:bottom w:val="none" w:sz="0" w:space="0" w:color="auto"/>
        <w:right w:val="none" w:sz="0" w:space="0" w:color="auto"/>
      </w:divBdr>
    </w:div>
    <w:div w:id="1622033801">
      <w:bodyDiv w:val="1"/>
      <w:marLeft w:val="0"/>
      <w:marRight w:val="0"/>
      <w:marTop w:val="0"/>
      <w:marBottom w:val="0"/>
      <w:divBdr>
        <w:top w:val="none" w:sz="0" w:space="0" w:color="auto"/>
        <w:left w:val="none" w:sz="0" w:space="0" w:color="auto"/>
        <w:bottom w:val="none" w:sz="0" w:space="0" w:color="auto"/>
        <w:right w:val="none" w:sz="0" w:space="0" w:color="auto"/>
      </w:divBdr>
    </w:div>
    <w:div w:id="1623031139">
      <w:bodyDiv w:val="1"/>
      <w:marLeft w:val="0"/>
      <w:marRight w:val="0"/>
      <w:marTop w:val="0"/>
      <w:marBottom w:val="0"/>
      <w:divBdr>
        <w:top w:val="none" w:sz="0" w:space="0" w:color="auto"/>
        <w:left w:val="none" w:sz="0" w:space="0" w:color="auto"/>
        <w:bottom w:val="none" w:sz="0" w:space="0" w:color="auto"/>
        <w:right w:val="none" w:sz="0" w:space="0" w:color="auto"/>
      </w:divBdr>
    </w:div>
    <w:div w:id="1630431887">
      <w:bodyDiv w:val="1"/>
      <w:marLeft w:val="0"/>
      <w:marRight w:val="0"/>
      <w:marTop w:val="0"/>
      <w:marBottom w:val="0"/>
      <w:divBdr>
        <w:top w:val="none" w:sz="0" w:space="0" w:color="auto"/>
        <w:left w:val="none" w:sz="0" w:space="0" w:color="auto"/>
        <w:bottom w:val="none" w:sz="0" w:space="0" w:color="auto"/>
        <w:right w:val="none" w:sz="0" w:space="0" w:color="auto"/>
      </w:divBdr>
    </w:div>
    <w:div w:id="1633288737">
      <w:bodyDiv w:val="1"/>
      <w:marLeft w:val="0"/>
      <w:marRight w:val="0"/>
      <w:marTop w:val="0"/>
      <w:marBottom w:val="0"/>
      <w:divBdr>
        <w:top w:val="none" w:sz="0" w:space="0" w:color="auto"/>
        <w:left w:val="none" w:sz="0" w:space="0" w:color="auto"/>
        <w:bottom w:val="none" w:sz="0" w:space="0" w:color="auto"/>
        <w:right w:val="none" w:sz="0" w:space="0" w:color="auto"/>
      </w:divBdr>
    </w:div>
    <w:div w:id="1633445066">
      <w:bodyDiv w:val="1"/>
      <w:marLeft w:val="0"/>
      <w:marRight w:val="0"/>
      <w:marTop w:val="0"/>
      <w:marBottom w:val="0"/>
      <w:divBdr>
        <w:top w:val="none" w:sz="0" w:space="0" w:color="auto"/>
        <w:left w:val="none" w:sz="0" w:space="0" w:color="auto"/>
        <w:bottom w:val="none" w:sz="0" w:space="0" w:color="auto"/>
        <w:right w:val="none" w:sz="0" w:space="0" w:color="auto"/>
      </w:divBdr>
    </w:div>
    <w:div w:id="1635210634">
      <w:bodyDiv w:val="1"/>
      <w:marLeft w:val="0"/>
      <w:marRight w:val="0"/>
      <w:marTop w:val="0"/>
      <w:marBottom w:val="0"/>
      <w:divBdr>
        <w:top w:val="none" w:sz="0" w:space="0" w:color="auto"/>
        <w:left w:val="none" w:sz="0" w:space="0" w:color="auto"/>
        <w:bottom w:val="none" w:sz="0" w:space="0" w:color="auto"/>
        <w:right w:val="none" w:sz="0" w:space="0" w:color="auto"/>
      </w:divBdr>
    </w:div>
    <w:div w:id="1643344683">
      <w:bodyDiv w:val="1"/>
      <w:marLeft w:val="0"/>
      <w:marRight w:val="0"/>
      <w:marTop w:val="0"/>
      <w:marBottom w:val="0"/>
      <w:divBdr>
        <w:top w:val="none" w:sz="0" w:space="0" w:color="auto"/>
        <w:left w:val="none" w:sz="0" w:space="0" w:color="auto"/>
        <w:bottom w:val="none" w:sz="0" w:space="0" w:color="auto"/>
        <w:right w:val="none" w:sz="0" w:space="0" w:color="auto"/>
      </w:divBdr>
    </w:div>
    <w:div w:id="1644197597">
      <w:bodyDiv w:val="1"/>
      <w:marLeft w:val="0"/>
      <w:marRight w:val="0"/>
      <w:marTop w:val="0"/>
      <w:marBottom w:val="0"/>
      <w:divBdr>
        <w:top w:val="none" w:sz="0" w:space="0" w:color="auto"/>
        <w:left w:val="none" w:sz="0" w:space="0" w:color="auto"/>
        <w:bottom w:val="none" w:sz="0" w:space="0" w:color="auto"/>
        <w:right w:val="none" w:sz="0" w:space="0" w:color="auto"/>
      </w:divBdr>
    </w:div>
    <w:div w:id="1653362898">
      <w:bodyDiv w:val="1"/>
      <w:marLeft w:val="0"/>
      <w:marRight w:val="0"/>
      <w:marTop w:val="0"/>
      <w:marBottom w:val="0"/>
      <w:divBdr>
        <w:top w:val="none" w:sz="0" w:space="0" w:color="auto"/>
        <w:left w:val="none" w:sz="0" w:space="0" w:color="auto"/>
        <w:bottom w:val="none" w:sz="0" w:space="0" w:color="auto"/>
        <w:right w:val="none" w:sz="0" w:space="0" w:color="auto"/>
      </w:divBdr>
    </w:div>
    <w:div w:id="1653636506">
      <w:bodyDiv w:val="1"/>
      <w:marLeft w:val="0"/>
      <w:marRight w:val="0"/>
      <w:marTop w:val="0"/>
      <w:marBottom w:val="0"/>
      <w:divBdr>
        <w:top w:val="none" w:sz="0" w:space="0" w:color="auto"/>
        <w:left w:val="none" w:sz="0" w:space="0" w:color="auto"/>
        <w:bottom w:val="none" w:sz="0" w:space="0" w:color="auto"/>
        <w:right w:val="none" w:sz="0" w:space="0" w:color="auto"/>
      </w:divBdr>
    </w:div>
    <w:div w:id="1664815042">
      <w:bodyDiv w:val="1"/>
      <w:marLeft w:val="0"/>
      <w:marRight w:val="0"/>
      <w:marTop w:val="0"/>
      <w:marBottom w:val="0"/>
      <w:divBdr>
        <w:top w:val="none" w:sz="0" w:space="0" w:color="auto"/>
        <w:left w:val="none" w:sz="0" w:space="0" w:color="auto"/>
        <w:bottom w:val="none" w:sz="0" w:space="0" w:color="auto"/>
        <w:right w:val="none" w:sz="0" w:space="0" w:color="auto"/>
      </w:divBdr>
    </w:div>
    <w:div w:id="1667247425">
      <w:bodyDiv w:val="1"/>
      <w:marLeft w:val="0"/>
      <w:marRight w:val="0"/>
      <w:marTop w:val="0"/>
      <w:marBottom w:val="0"/>
      <w:divBdr>
        <w:top w:val="none" w:sz="0" w:space="0" w:color="auto"/>
        <w:left w:val="none" w:sz="0" w:space="0" w:color="auto"/>
        <w:bottom w:val="none" w:sz="0" w:space="0" w:color="auto"/>
        <w:right w:val="none" w:sz="0" w:space="0" w:color="auto"/>
      </w:divBdr>
    </w:div>
    <w:div w:id="1676034624">
      <w:bodyDiv w:val="1"/>
      <w:marLeft w:val="0"/>
      <w:marRight w:val="0"/>
      <w:marTop w:val="0"/>
      <w:marBottom w:val="0"/>
      <w:divBdr>
        <w:top w:val="none" w:sz="0" w:space="0" w:color="auto"/>
        <w:left w:val="none" w:sz="0" w:space="0" w:color="auto"/>
        <w:bottom w:val="none" w:sz="0" w:space="0" w:color="auto"/>
        <w:right w:val="none" w:sz="0" w:space="0" w:color="auto"/>
      </w:divBdr>
    </w:div>
    <w:div w:id="1676611987">
      <w:bodyDiv w:val="1"/>
      <w:marLeft w:val="0"/>
      <w:marRight w:val="0"/>
      <w:marTop w:val="0"/>
      <w:marBottom w:val="0"/>
      <w:divBdr>
        <w:top w:val="none" w:sz="0" w:space="0" w:color="auto"/>
        <w:left w:val="none" w:sz="0" w:space="0" w:color="auto"/>
        <w:bottom w:val="none" w:sz="0" w:space="0" w:color="auto"/>
        <w:right w:val="none" w:sz="0" w:space="0" w:color="auto"/>
      </w:divBdr>
    </w:div>
    <w:div w:id="1677876754">
      <w:bodyDiv w:val="1"/>
      <w:marLeft w:val="0"/>
      <w:marRight w:val="0"/>
      <w:marTop w:val="0"/>
      <w:marBottom w:val="0"/>
      <w:divBdr>
        <w:top w:val="none" w:sz="0" w:space="0" w:color="auto"/>
        <w:left w:val="none" w:sz="0" w:space="0" w:color="auto"/>
        <w:bottom w:val="none" w:sz="0" w:space="0" w:color="auto"/>
        <w:right w:val="none" w:sz="0" w:space="0" w:color="auto"/>
      </w:divBdr>
    </w:div>
    <w:div w:id="1689137585">
      <w:bodyDiv w:val="1"/>
      <w:marLeft w:val="0"/>
      <w:marRight w:val="0"/>
      <w:marTop w:val="0"/>
      <w:marBottom w:val="0"/>
      <w:divBdr>
        <w:top w:val="none" w:sz="0" w:space="0" w:color="auto"/>
        <w:left w:val="none" w:sz="0" w:space="0" w:color="auto"/>
        <w:bottom w:val="none" w:sz="0" w:space="0" w:color="auto"/>
        <w:right w:val="none" w:sz="0" w:space="0" w:color="auto"/>
      </w:divBdr>
    </w:div>
    <w:div w:id="1700473142">
      <w:bodyDiv w:val="1"/>
      <w:marLeft w:val="0"/>
      <w:marRight w:val="0"/>
      <w:marTop w:val="0"/>
      <w:marBottom w:val="0"/>
      <w:divBdr>
        <w:top w:val="none" w:sz="0" w:space="0" w:color="auto"/>
        <w:left w:val="none" w:sz="0" w:space="0" w:color="auto"/>
        <w:bottom w:val="none" w:sz="0" w:space="0" w:color="auto"/>
        <w:right w:val="none" w:sz="0" w:space="0" w:color="auto"/>
      </w:divBdr>
    </w:div>
    <w:div w:id="1701929272">
      <w:bodyDiv w:val="1"/>
      <w:marLeft w:val="0"/>
      <w:marRight w:val="0"/>
      <w:marTop w:val="0"/>
      <w:marBottom w:val="0"/>
      <w:divBdr>
        <w:top w:val="none" w:sz="0" w:space="0" w:color="auto"/>
        <w:left w:val="none" w:sz="0" w:space="0" w:color="auto"/>
        <w:bottom w:val="none" w:sz="0" w:space="0" w:color="auto"/>
        <w:right w:val="none" w:sz="0" w:space="0" w:color="auto"/>
      </w:divBdr>
    </w:div>
    <w:div w:id="1703285523">
      <w:bodyDiv w:val="1"/>
      <w:marLeft w:val="0"/>
      <w:marRight w:val="0"/>
      <w:marTop w:val="0"/>
      <w:marBottom w:val="0"/>
      <w:divBdr>
        <w:top w:val="none" w:sz="0" w:space="0" w:color="auto"/>
        <w:left w:val="none" w:sz="0" w:space="0" w:color="auto"/>
        <w:bottom w:val="none" w:sz="0" w:space="0" w:color="auto"/>
        <w:right w:val="none" w:sz="0" w:space="0" w:color="auto"/>
      </w:divBdr>
    </w:div>
    <w:div w:id="1705708221">
      <w:bodyDiv w:val="1"/>
      <w:marLeft w:val="0"/>
      <w:marRight w:val="0"/>
      <w:marTop w:val="0"/>
      <w:marBottom w:val="0"/>
      <w:divBdr>
        <w:top w:val="none" w:sz="0" w:space="0" w:color="auto"/>
        <w:left w:val="none" w:sz="0" w:space="0" w:color="auto"/>
        <w:bottom w:val="none" w:sz="0" w:space="0" w:color="auto"/>
        <w:right w:val="none" w:sz="0" w:space="0" w:color="auto"/>
      </w:divBdr>
    </w:div>
    <w:div w:id="1712877274">
      <w:bodyDiv w:val="1"/>
      <w:marLeft w:val="0"/>
      <w:marRight w:val="0"/>
      <w:marTop w:val="0"/>
      <w:marBottom w:val="0"/>
      <w:divBdr>
        <w:top w:val="none" w:sz="0" w:space="0" w:color="auto"/>
        <w:left w:val="none" w:sz="0" w:space="0" w:color="auto"/>
        <w:bottom w:val="none" w:sz="0" w:space="0" w:color="auto"/>
        <w:right w:val="none" w:sz="0" w:space="0" w:color="auto"/>
      </w:divBdr>
    </w:div>
    <w:div w:id="1717464830">
      <w:bodyDiv w:val="1"/>
      <w:marLeft w:val="0"/>
      <w:marRight w:val="0"/>
      <w:marTop w:val="0"/>
      <w:marBottom w:val="0"/>
      <w:divBdr>
        <w:top w:val="none" w:sz="0" w:space="0" w:color="auto"/>
        <w:left w:val="none" w:sz="0" w:space="0" w:color="auto"/>
        <w:bottom w:val="none" w:sz="0" w:space="0" w:color="auto"/>
        <w:right w:val="none" w:sz="0" w:space="0" w:color="auto"/>
      </w:divBdr>
    </w:div>
    <w:div w:id="1725761020">
      <w:bodyDiv w:val="1"/>
      <w:marLeft w:val="0"/>
      <w:marRight w:val="0"/>
      <w:marTop w:val="0"/>
      <w:marBottom w:val="0"/>
      <w:divBdr>
        <w:top w:val="none" w:sz="0" w:space="0" w:color="auto"/>
        <w:left w:val="none" w:sz="0" w:space="0" w:color="auto"/>
        <w:bottom w:val="none" w:sz="0" w:space="0" w:color="auto"/>
        <w:right w:val="none" w:sz="0" w:space="0" w:color="auto"/>
      </w:divBdr>
    </w:div>
    <w:div w:id="1731686051">
      <w:bodyDiv w:val="1"/>
      <w:marLeft w:val="0"/>
      <w:marRight w:val="0"/>
      <w:marTop w:val="0"/>
      <w:marBottom w:val="0"/>
      <w:divBdr>
        <w:top w:val="none" w:sz="0" w:space="0" w:color="auto"/>
        <w:left w:val="none" w:sz="0" w:space="0" w:color="auto"/>
        <w:bottom w:val="none" w:sz="0" w:space="0" w:color="auto"/>
        <w:right w:val="none" w:sz="0" w:space="0" w:color="auto"/>
      </w:divBdr>
    </w:div>
    <w:div w:id="1732729166">
      <w:bodyDiv w:val="1"/>
      <w:marLeft w:val="0"/>
      <w:marRight w:val="0"/>
      <w:marTop w:val="0"/>
      <w:marBottom w:val="0"/>
      <w:divBdr>
        <w:top w:val="none" w:sz="0" w:space="0" w:color="auto"/>
        <w:left w:val="none" w:sz="0" w:space="0" w:color="auto"/>
        <w:bottom w:val="none" w:sz="0" w:space="0" w:color="auto"/>
        <w:right w:val="none" w:sz="0" w:space="0" w:color="auto"/>
      </w:divBdr>
    </w:div>
    <w:div w:id="1735466784">
      <w:bodyDiv w:val="1"/>
      <w:marLeft w:val="0"/>
      <w:marRight w:val="0"/>
      <w:marTop w:val="0"/>
      <w:marBottom w:val="0"/>
      <w:divBdr>
        <w:top w:val="none" w:sz="0" w:space="0" w:color="auto"/>
        <w:left w:val="none" w:sz="0" w:space="0" w:color="auto"/>
        <w:bottom w:val="none" w:sz="0" w:space="0" w:color="auto"/>
        <w:right w:val="none" w:sz="0" w:space="0" w:color="auto"/>
      </w:divBdr>
    </w:div>
    <w:div w:id="1736128743">
      <w:bodyDiv w:val="1"/>
      <w:marLeft w:val="0"/>
      <w:marRight w:val="0"/>
      <w:marTop w:val="0"/>
      <w:marBottom w:val="0"/>
      <w:divBdr>
        <w:top w:val="none" w:sz="0" w:space="0" w:color="auto"/>
        <w:left w:val="none" w:sz="0" w:space="0" w:color="auto"/>
        <w:bottom w:val="none" w:sz="0" w:space="0" w:color="auto"/>
        <w:right w:val="none" w:sz="0" w:space="0" w:color="auto"/>
      </w:divBdr>
    </w:div>
    <w:div w:id="1736664976">
      <w:bodyDiv w:val="1"/>
      <w:marLeft w:val="0"/>
      <w:marRight w:val="0"/>
      <w:marTop w:val="0"/>
      <w:marBottom w:val="0"/>
      <w:divBdr>
        <w:top w:val="none" w:sz="0" w:space="0" w:color="auto"/>
        <w:left w:val="none" w:sz="0" w:space="0" w:color="auto"/>
        <w:bottom w:val="none" w:sz="0" w:space="0" w:color="auto"/>
        <w:right w:val="none" w:sz="0" w:space="0" w:color="auto"/>
      </w:divBdr>
    </w:div>
    <w:div w:id="1737774071">
      <w:bodyDiv w:val="1"/>
      <w:marLeft w:val="0"/>
      <w:marRight w:val="0"/>
      <w:marTop w:val="0"/>
      <w:marBottom w:val="0"/>
      <w:divBdr>
        <w:top w:val="none" w:sz="0" w:space="0" w:color="auto"/>
        <w:left w:val="none" w:sz="0" w:space="0" w:color="auto"/>
        <w:bottom w:val="none" w:sz="0" w:space="0" w:color="auto"/>
        <w:right w:val="none" w:sz="0" w:space="0" w:color="auto"/>
      </w:divBdr>
    </w:div>
    <w:div w:id="1739278793">
      <w:bodyDiv w:val="1"/>
      <w:marLeft w:val="0"/>
      <w:marRight w:val="0"/>
      <w:marTop w:val="0"/>
      <w:marBottom w:val="0"/>
      <w:divBdr>
        <w:top w:val="none" w:sz="0" w:space="0" w:color="auto"/>
        <w:left w:val="none" w:sz="0" w:space="0" w:color="auto"/>
        <w:bottom w:val="none" w:sz="0" w:space="0" w:color="auto"/>
        <w:right w:val="none" w:sz="0" w:space="0" w:color="auto"/>
      </w:divBdr>
    </w:div>
    <w:div w:id="1739403578">
      <w:bodyDiv w:val="1"/>
      <w:marLeft w:val="0"/>
      <w:marRight w:val="0"/>
      <w:marTop w:val="0"/>
      <w:marBottom w:val="0"/>
      <w:divBdr>
        <w:top w:val="none" w:sz="0" w:space="0" w:color="auto"/>
        <w:left w:val="none" w:sz="0" w:space="0" w:color="auto"/>
        <w:bottom w:val="none" w:sz="0" w:space="0" w:color="auto"/>
        <w:right w:val="none" w:sz="0" w:space="0" w:color="auto"/>
      </w:divBdr>
    </w:div>
    <w:div w:id="1747412188">
      <w:bodyDiv w:val="1"/>
      <w:marLeft w:val="0"/>
      <w:marRight w:val="0"/>
      <w:marTop w:val="0"/>
      <w:marBottom w:val="0"/>
      <w:divBdr>
        <w:top w:val="none" w:sz="0" w:space="0" w:color="auto"/>
        <w:left w:val="none" w:sz="0" w:space="0" w:color="auto"/>
        <w:bottom w:val="none" w:sz="0" w:space="0" w:color="auto"/>
        <w:right w:val="none" w:sz="0" w:space="0" w:color="auto"/>
      </w:divBdr>
    </w:div>
    <w:div w:id="1748500961">
      <w:bodyDiv w:val="1"/>
      <w:marLeft w:val="0"/>
      <w:marRight w:val="0"/>
      <w:marTop w:val="0"/>
      <w:marBottom w:val="0"/>
      <w:divBdr>
        <w:top w:val="none" w:sz="0" w:space="0" w:color="auto"/>
        <w:left w:val="none" w:sz="0" w:space="0" w:color="auto"/>
        <w:bottom w:val="none" w:sz="0" w:space="0" w:color="auto"/>
        <w:right w:val="none" w:sz="0" w:space="0" w:color="auto"/>
      </w:divBdr>
    </w:div>
    <w:div w:id="1750736123">
      <w:bodyDiv w:val="1"/>
      <w:marLeft w:val="0"/>
      <w:marRight w:val="0"/>
      <w:marTop w:val="0"/>
      <w:marBottom w:val="0"/>
      <w:divBdr>
        <w:top w:val="none" w:sz="0" w:space="0" w:color="auto"/>
        <w:left w:val="none" w:sz="0" w:space="0" w:color="auto"/>
        <w:bottom w:val="none" w:sz="0" w:space="0" w:color="auto"/>
        <w:right w:val="none" w:sz="0" w:space="0" w:color="auto"/>
      </w:divBdr>
    </w:div>
    <w:div w:id="1750925725">
      <w:bodyDiv w:val="1"/>
      <w:marLeft w:val="0"/>
      <w:marRight w:val="0"/>
      <w:marTop w:val="0"/>
      <w:marBottom w:val="0"/>
      <w:divBdr>
        <w:top w:val="none" w:sz="0" w:space="0" w:color="auto"/>
        <w:left w:val="none" w:sz="0" w:space="0" w:color="auto"/>
        <w:bottom w:val="none" w:sz="0" w:space="0" w:color="auto"/>
        <w:right w:val="none" w:sz="0" w:space="0" w:color="auto"/>
      </w:divBdr>
    </w:div>
    <w:div w:id="1753621821">
      <w:bodyDiv w:val="1"/>
      <w:marLeft w:val="0"/>
      <w:marRight w:val="0"/>
      <w:marTop w:val="0"/>
      <w:marBottom w:val="0"/>
      <w:divBdr>
        <w:top w:val="none" w:sz="0" w:space="0" w:color="auto"/>
        <w:left w:val="none" w:sz="0" w:space="0" w:color="auto"/>
        <w:bottom w:val="none" w:sz="0" w:space="0" w:color="auto"/>
        <w:right w:val="none" w:sz="0" w:space="0" w:color="auto"/>
      </w:divBdr>
    </w:div>
    <w:div w:id="1759520415">
      <w:bodyDiv w:val="1"/>
      <w:marLeft w:val="0"/>
      <w:marRight w:val="0"/>
      <w:marTop w:val="0"/>
      <w:marBottom w:val="0"/>
      <w:divBdr>
        <w:top w:val="none" w:sz="0" w:space="0" w:color="auto"/>
        <w:left w:val="none" w:sz="0" w:space="0" w:color="auto"/>
        <w:bottom w:val="none" w:sz="0" w:space="0" w:color="auto"/>
        <w:right w:val="none" w:sz="0" w:space="0" w:color="auto"/>
      </w:divBdr>
    </w:div>
    <w:div w:id="1768845379">
      <w:bodyDiv w:val="1"/>
      <w:marLeft w:val="0"/>
      <w:marRight w:val="0"/>
      <w:marTop w:val="0"/>
      <w:marBottom w:val="0"/>
      <w:divBdr>
        <w:top w:val="none" w:sz="0" w:space="0" w:color="auto"/>
        <w:left w:val="none" w:sz="0" w:space="0" w:color="auto"/>
        <w:bottom w:val="none" w:sz="0" w:space="0" w:color="auto"/>
        <w:right w:val="none" w:sz="0" w:space="0" w:color="auto"/>
      </w:divBdr>
    </w:div>
    <w:div w:id="1770270484">
      <w:bodyDiv w:val="1"/>
      <w:marLeft w:val="0"/>
      <w:marRight w:val="0"/>
      <w:marTop w:val="0"/>
      <w:marBottom w:val="0"/>
      <w:divBdr>
        <w:top w:val="none" w:sz="0" w:space="0" w:color="auto"/>
        <w:left w:val="none" w:sz="0" w:space="0" w:color="auto"/>
        <w:bottom w:val="none" w:sz="0" w:space="0" w:color="auto"/>
        <w:right w:val="none" w:sz="0" w:space="0" w:color="auto"/>
      </w:divBdr>
    </w:div>
    <w:div w:id="1771928648">
      <w:bodyDiv w:val="1"/>
      <w:marLeft w:val="0"/>
      <w:marRight w:val="0"/>
      <w:marTop w:val="0"/>
      <w:marBottom w:val="0"/>
      <w:divBdr>
        <w:top w:val="none" w:sz="0" w:space="0" w:color="auto"/>
        <w:left w:val="none" w:sz="0" w:space="0" w:color="auto"/>
        <w:bottom w:val="none" w:sz="0" w:space="0" w:color="auto"/>
        <w:right w:val="none" w:sz="0" w:space="0" w:color="auto"/>
      </w:divBdr>
    </w:div>
    <w:div w:id="1780175441">
      <w:bodyDiv w:val="1"/>
      <w:marLeft w:val="0"/>
      <w:marRight w:val="0"/>
      <w:marTop w:val="0"/>
      <w:marBottom w:val="0"/>
      <w:divBdr>
        <w:top w:val="none" w:sz="0" w:space="0" w:color="auto"/>
        <w:left w:val="none" w:sz="0" w:space="0" w:color="auto"/>
        <w:bottom w:val="none" w:sz="0" w:space="0" w:color="auto"/>
        <w:right w:val="none" w:sz="0" w:space="0" w:color="auto"/>
      </w:divBdr>
    </w:div>
    <w:div w:id="1781219282">
      <w:bodyDiv w:val="1"/>
      <w:marLeft w:val="0"/>
      <w:marRight w:val="0"/>
      <w:marTop w:val="0"/>
      <w:marBottom w:val="0"/>
      <w:divBdr>
        <w:top w:val="none" w:sz="0" w:space="0" w:color="auto"/>
        <w:left w:val="none" w:sz="0" w:space="0" w:color="auto"/>
        <w:bottom w:val="none" w:sz="0" w:space="0" w:color="auto"/>
        <w:right w:val="none" w:sz="0" w:space="0" w:color="auto"/>
      </w:divBdr>
    </w:div>
    <w:div w:id="1785880269">
      <w:bodyDiv w:val="1"/>
      <w:marLeft w:val="0"/>
      <w:marRight w:val="0"/>
      <w:marTop w:val="0"/>
      <w:marBottom w:val="0"/>
      <w:divBdr>
        <w:top w:val="none" w:sz="0" w:space="0" w:color="auto"/>
        <w:left w:val="none" w:sz="0" w:space="0" w:color="auto"/>
        <w:bottom w:val="none" w:sz="0" w:space="0" w:color="auto"/>
        <w:right w:val="none" w:sz="0" w:space="0" w:color="auto"/>
      </w:divBdr>
    </w:div>
    <w:div w:id="1794857708">
      <w:bodyDiv w:val="1"/>
      <w:marLeft w:val="0"/>
      <w:marRight w:val="0"/>
      <w:marTop w:val="0"/>
      <w:marBottom w:val="0"/>
      <w:divBdr>
        <w:top w:val="none" w:sz="0" w:space="0" w:color="auto"/>
        <w:left w:val="none" w:sz="0" w:space="0" w:color="auto"/>
        <w:bottom w:val="none" w:sz="0" w:space="0" w:color="auto"/>
        <w:right w:val="none" w:sz="0" w:space="0" w:color="auto"/>
      </w:divBdr>
    </w:div>
    <w:div w:id="1795440137">
      <w:bodyDiv w:val="1"/>
      <w:marLeft w:val="0"/>
      <w:marRight w:val="0"/>
      <w:marTop w:val="0"/>
      <w:marBottom w:val="0"/>
      <w:divBdr>
        <w:top w:val="none" w:sz="0" w:space="0" w:color="auto"/>
        <w:left w:val="none" w:sz="0" w:space="0" w:color="auto"/>
        <w:bottom w:val="none" w:sz="0" w:space="0" w:color="auto"/>
        <w:right w:val="none" w:sz="0" w:space="0" w:color="auto"/>
      </w:divBdr>
    </w:div>
    <w:div w:id="1798795638">
      <w:bodyDiv w:val="1"/>
      <w:marLeft w:val="0"/>
      <w:marRight w:val="0"/>
      <w:marTop w:val="0"/>
      <w:marBottom w:val="0"/>
      <w:divBdr>
        <w:top w:val="none" w:sz="0" w:space="0" w:color="auto"/>
        <w:left w:val="none" w:sz="0" w:space="0" w:color="auto"/>
        <w:bottom w:val="none" w:sz="0" w:space="0" w:color="auto"/>
        <w:right w:val="none" w:sz="0" w:space="0" w:color="auto"/>
      </w:divBdr>
    </w:div>
    <w:div w:id="1801728838">
      <w:bodyDiv w:val="1"/>
      <w:marLeft w:val="0"/>
      <w:marRight w:val="0"/>
      <w:marTop w:val="0"/>
      <w:marBottom w:val="0"/>
      <w:divBdr>
        <w:top w:val="none" w:sz="0" w:space="0" w:color="auto"/>
        <w:left w:val="none" w:sz="0" w:space="0" w:color="auto"/>
        <w:bottom w:val="none" w:sz="0" w:space="0" w:color="auto"/>
        <w:right w:val="none" w:sz="0" w:space="0" w:color="auto"/>
      </w:divBdr>
    </w:div>
    <w:div w:id="1805853460">
      <w:bodyDiv w:val="1"/>
      <w:marLeft w:val="0"/>
      <w:marRight w:val="0"/>
      <w:marTop w:val="0"/>
      <w:marBottom w:val="0"/>
      <w:divBdr>
        <w:top w:val="none" w:sz="0" w:space="0" w:color="auto"/>
        <w:left w:val="none" w:sz="0" w:space="0" w:color="auto"/>
        <w:bottom w:val="none" w:sz="0" w:space="0" w:color="auto"/>
        <w:right w:val="none" w:sz="0" w:space="0" w:color="auto"/>
      </w:divBdr>
    </w:div>
    <w:div w:id="1808013499">
      <w:bodyDiv w:val="1"/>
      <w:marLeft w:val="0"/>
      <w:marRight w:val="0"/>
      <w:marTop w:val="0"/>
      <w:marBottom w:val="0"/>
      <w:divBdr>
        <w:top w:val="none" w:sz="0" w:space="0" w:color="auto"/>
        <w:left w:val="none" w:sz="0" w:space="0" w:color="auto"/>
        <w:bottom w:val="none" w:sz="0" w:space="0" w:color="auto"/>
        <w:right w:val="none" w:sz="0" w:space="0" w:color="auto"/>
      </w:divBdr>
    </w:div>
    <w:div w:id="1815560139">
      <w:bodyDiv w:val="1"/>
      <w:marLeft w:val="0"/>
      <w:marRight w:val="0"/>
      <w:marTop w:val="0"/>
      <w:marBottom w:val="0"/>
      <w:divBdr>
        <w:top w:val="none" w:sz="0" w:space="0" w:color="auto"/>
        <w:left w:val="none" w:sz="0" w:space="0" w:color="auto"/>
        <w:bottom w:val="none" w:sz="0" w:space="0" w:color="auto"/>
        <w:right w:val="none" w:sz="0" w:space="0" w:color="auto"/>
      </w:divBdr>
    </w:div>
    <w:div w:id="1823500524">
      <w:bodyDiv w:val="1"/>
      <w:marLeft w:val="0"/>
      <w:marRight w:val="0"/>
      <w:marTop w:val="0"/>
      <w:marBottom w:val="0"/>
      <w:divBdr>
        <w:top w:val="none" w:sz="0" w:space="0" w:color="auto"/>
        <w:left w:val="none" w:sz="0" w:space="0" w:color="auto"/>
        <w:bottom w:val="none" w:sz="0" w:space="0" w:color="auto"/>
        <w:right w:val="none" w:sz="0" w:space="0" w:color="auto"/>
      </w:divBdr>
    </w:div>
    <w:div w:id="1829320314">
      <w:bodyDiv w:val="1"/>
      <w:marLeft w:val="0"/>
      <w:marRight w:val="0"/>
      <w:marTop w:val="0"/>
      <w:marBottom w:val="0"/>
      <w:divBdr>
        <w:top w:val="none" w:sz="0" w:space="0" w:color="auto"/>
        <w:left w:val="none" w:sz="0" w:space="0" w:color="auto"/>
        <w:bottom w:val="none" w:sz="0" w:space="0" w:color="auto"/>
        <w:right w:val="none" w:sz="0" w:space="0" w:color="auto"/>
      </w:divBdr>
    </w:div>
    <w:div w:id="1842306634">
      <w:bodyDiv w:val="1"/>
      <w:marLeft w:val="0"/>
      <w:marRight w:val="0"/>
      <w:marTop w:val="0"/>
      <w:marBottom w:val="0"/>
      <w:divBdr>
        <w:top w:val="none" w:sz="0" w:space="0" w:color="auto"/>
        <w:left w:val="none" w:sz="0" w:space="0" w:color="auto"/>
        <w:bottom w:val="none" w:sz="0" w:space="0" w:color="auto"/>
        <w:right w:val="none" w:sz="0" w:space="0" w:color="auto"/>
      </w:divBdr>
    </w:div>
    <w:div w:id="1849253245">
      <w:bodyDiv w:val="1"/>
      <w:marLeft w:val="0"/>
      <w:marRight w:val="0"/>
      <w:marTop w:val="0"/>
      <w:marBottom w:val="0"/>
      <w:divBdr>
        <w:top w:val="none" w:sz="0" w:space="0" w:color="auto"/>
        <w:left w:val="none" w:sz="0" w:space="0" w:color="auto"/>
        <w:bottom w:val="none" w:sz="0" w:space="0" w:color="auto"/>
        <w:right w:val="none" w:sz="0" w:space="0" w:color="auto"/>
      </w:divBdr>
    </w:div>
    <w:div w:id="1850364994">
      <w:bodyDiv w:val="1"/>
      <w:marLeft w:val="0"/>
      <w:marRight w:val="0"/>
      <w:marTop w:val="0"/>
      <w:marBottom w:val="0"/>
      <w:divBdr>
        <w:top w:val="none" w:sz="0" w:space="0" w:color="auto"/>
        <w:left w:val="none" w:sz="0" w:space="0" w:color="auto"/>
        <w:bottom w:val="none" w:sz="0" w:space="0" w:color="auto"/>
        <w:right w:val="none" w:sz="0" w:space="0" w:color="auto"/>
      </w:divBdr>
    </w:div>
    <w:div w:id="1863662207">
      <w:bodyDiv w:val="1"/>
      <w:marLeft w:val="0"/>
      <w:marRight w:val="0"/>
      <w:marTop w:val="0"/>
      <w:marBottom w:val="0"/>
      <w:divBdr>
        <w:top w:val="none" w:sz="0" w:space="0" w:color="auto"/>
        <w:left w:val="none" w:sz="0" w:space="0" w:color="auto"/>
        <w:bottom w:val="none" w:sz="0" w:space="0" w:color="auto"/>
        <w:right w:val="none" w:sz="0" w:space="0" w:color="auto"/>
      </w:divBdr>
    </w:div>
    <w:div w:id="1865626877">
      <w:bodyDiv w:val="1"/>
      <w:marLeft w:val="0"/>
      <w:marRight w:val="0"/>
      <w:marTop w:val="0"/>
      <w:marBottom w:val="0"/>
      <w:divBdr>
        <w:top w:val="none" w:sz="0" w:space="0" w:color="auto"/>
        <w:left w:val="none" w:sz="0" w:space="0" w:color="auto"/>
        <w:bottom w:val="none" w:sz="0" w:space="0" w:color="auto"/>
        <w:right w:val="none" w:sz="0" w:space="0" w:color="auto"/>
      </w:divBdr>
    </w:div>
    <w:div w:id="1868323708">
      <w:bodyDiv w:val="1"/>
      <w:marLeft w:val="0"/>
      <w:marRight w:val="0"/>
      <w:marTop w:val="0"/>
      <w:marBottom w:val="0"/>
      <w:divBdr>
        <w:top w:val="none" w:sz="0" w:space="0" w:color="auto"/>
        <w:left w:val="none" w:sz="0" w:space="0" w:color="auto"/>
        <w:bottom w:val="none" w:sz="0" w:space="0" w:color="auto"/>
        <w:right w:val="none" w:sz="0" w:space="0" w:color="auto"/>
      </w:divBdr>
    </w:div>
    <w:div w:id="1871458159">
      <w:bodyDiv w:val="1"/>
      <w:marLeft w:val="0"/>
      <w:marRight w:val="0"/>
      <w:marTop w:val="0"/>
      <w:marBottom w:val="0"/>
      <w:divBdr>
        <w:top w:val="none" w:sz="0" w:space="0" w:color="auto"/>
        <w:left w:val="none" w:sz="0" w:space="0" w:color="auto"/>
        <w:bottom w:val="none" w:sz="0" w:space="0" w:color="auto"/>
        <w:right w:val="none" w:sz="0" w:space="0" w:color="auto"/>
      </w:divBdr>
    </w:div>
    <w:div w:id="1874229407">
      <w:bodyDiv w:val="1"/>
      <w:marLeft w:val="0"/>
      <w:marRight w:val="0"/>
      <w:marTop w:val="0"/>
      <w:marBottom w:val="0"/>
      <w:divBdr>
        <w:top w:val="none" w:sz="0" w:space="0" w:color="auto"/>
        <w:left w:val="none" w:sz="0" w:space="0" w:color="auto"/>
        <w:bottom w:val="none" w:sz="0" w:space="0" w:color="auto"/>
        <w:right w:val="none" w:sz="0" w:space="0" w:color="auto"/>
      </w:divBdr>
    </w:div>
    <w:div w:id="1876235743">
      <w:bodyDiv w:val="1"/>
      <w:marLeft w:val="0"/>
      <w:marRight w:val="0"/>
      <w:marTop w:val="0"/>
      <w:marBottom w:val="0"/>
      <w:divBdr>
        <w:top w:val="none" w:sz="0" w:space="0" w:color="auto"/>
        <w:left w:val="none" w:sz="0" w:space="0" w:color="auto"/>
        <w:bottom w:val="none" w:sz="0" w:space="0" w:color="auto"/>
        <w:right w:val="none" w:sz="0" w:space="0" w:color="auto"/>
      </w:divBdr>
    </w:div>
    <w:div w:id="1877044089">
      <w:bodyDiv w:val="1"/>
      <w:marLeft w:val="0"/>
      <w:marRight w:val="0"/>
      <w:marTop w:val="0"/>
      <w:marBottom w:val="0"/>
      <w:divBdr>
        <w:top w:val="none" w:sz="0" w:space="0" w:color="auto"/>
        <w:left w:val="none" w:sz="0" w:space="0" w:color="auto"/>
        <w:bottom w:val="none" w:sz="0" w:space="0" w:color="auto"/>
        <w:right w:val="none" w:sz="0" w:space="0" w:color="auto"/>
      </w:divBdr>
    </w:div>
    <w:div w:id="1878539608">
      <w:bodyDiv w:val="1"/>
      <w:marLeft w:val="0"/>
      <w:marRight w:val="0"/>
      <w:marTop w:val="0"/>
      <w:marBottom w:val="0"/>
      <w:divBdr>
        <w:top w:val="none" w:sz="0" w:space="0" w:color="auto"/>
        <w:left w:val="none" w:sz="0" w:space="0" w:color="auto"/>
        <w:bottom w:val="none" w:sz="0" w:space="0" w:color="auto"/>
        <w:right w:val="none" w:sz="0" w:space="0" w:color="auto"/>
      </w:divBdr>
    </w:div>
    <w:div w:id="1882866105">
      <w:bodyDiv w:val="1"/>
      <w:marLeft w:val="0"/>
      <w:marRight w:val="0"/>
      <w:marTop w:val="0"/>
      <w:marBottom w:val="0"/>
      <w:divBdr>
        <w:top w:val="none" w:sz="0" w:space="0" w:color="auto"/>
        <w:left w:val="none" w:sz="0" w:space="0" w:color="auto"/>
        <w:bottom w:val="none" w:sz="0" w:space="0" w:color="auto"/>
        <w:right w:val="none" w:sz="0" w:space="0" w:color="auto"/>
      </w:divBdr>
    </w:div>
    <w:div w:id="1895921128">
      <w:bodyDiv w:val="1"/>
      <w:marLeft w:val="0"/>
      <w:marRight w:val="0"/>
      <w:marTop w:val="0"/>
      <w:marBottom w:val="0"/>
      <w:divBdr>
        <w:top w:val="none" w:sz="0" w:space="0" w:color="auto"/>
        <w:left w:val="none" w:sz="0" w:space="0" w:color="auto"/>
        <w:bottom w:val="none" w:sz="0" w:space="0" w:color="auto"/>
        <w:right w:val="none" w:sz="0" w:space="0" w:color="auto"/>
      </w:divBdr>
    </w:div>
    <w:div w:id="1896887890">
      <w:bodyDiv w:val="1"/>
      <w:marLeft w:val="0"/>
      <w:marRight w:val="0"/>
      <w:marTop w:val="0"/>
      <w:marBottom w:val="0"/>
      <w:divBdr>
        <w:top w:val="none" w:sz="0" w:space="0" w:color="auto"/>
        <w:left w:val="none" w:sz="0" w:space="0" w:color="auto"/>
        <w:bottom w:val="none" w:sz="0" w:space="0" w:color="auto"/>
        <w:right w:val="none" w:sz="0" w:space="0" w:color="auto"/>
      </w:divBdr>
    </w:div>
    <w:div w:id="1897470045">
      <w:bodyDiv w:val="1"/>
      <w:marLeft w:val="0"/>
      <w:marRight w:val="0"/>
      <w:marTop w:val="0"/>
      <w:marBottom w:val="0"/>
      <w:divBdr>
        <w:top w:val="none" w:sz="0" w:space="0" w:color="auto"/>
        <w:left w:val="none" w:sz="0" w:space="0" w:color="auto"/>
        <w:bottom w:val="none" w:sz="0" w:space="0" w:color="auto"/>
        <w:right w:val="none" w:sz="0" w:space="0" w:color="auto"/>
      </w:divBdr>
    </w:div>
    <w:div w:id="1897932298">
      <w:bodyDiv w:val="1"/>
      <w:marLeft w:val="0"/>
      <w:marRight w:val="0"/>
      <w:marTop w:val="0"/>
      <w:marBottom w:val="0"/>
      <w:divBdr>
        <w:top w:val="none" w:sz="0" w:space="0" w:color="auto"/>
        <w:left w:val="none" w:sz="0" w:space="0" w:color="auto"/>
        <w:bottom w:val="none" w:sz="0" w:space="0" w:color="auto"/>
        <w:right w:val="none" w:sz="0" w:space="0" w:color="auto"/>
      </w:divBdr>
    </w:div>
    <w:div w:id="1912612757">
      <w:bodyDiv w:val="1"/>
      <w:marLeft w:val="0"/>
      <w:marRight w:val="0"/>
      <w:marTop w:val="0"/>
      <w:marBottom w:val="0"/>
      <w:divBdr>
        <w:top w:val="none" w:sz="0" w:space="0" w:color="auto"/>
        <w:left w:val="none" w:sz="0" w:space="0" w:color="auto"/>
        <w:bottom w:val="none" w:sz="0" w:space="0" w:color="auto"/>
        <w:right w:val="none" w:sz="0" w:space="0" w:color="auto"/>
      </w:divBdr>
    </w:div>
    <w:div w:id="1915046799">
      <w:bodyDiv w:val="1"/>
      <w:marLeft w:val="0"/>
      <w:marRight w:val="0"/>
      <w:marTop w:val="0"/>
      <w:marBottom w:val="0"/>
      <w:divBdr>
        <w:top w:val="none" w:sz="0" w:space="0" w:color="auto"/>
        <w:left w:val="none" w:sz="0" w:space="0" w:color="auto"/>
        <w:bottom w:val="none" w:sz="0" w:space="0" w:color="auto"/>
        <w:right w:val="none" w:sz="0" w:space="0" w:color="auto"/>
      </w:divBdr>
    </w:div>
    <w:div w:id="1915620604">
      <w:bodyDiv w:val="1"/>
      <w:marLeft w:val="0"/>
      <w:marRight w:val="0"/>
      <w:marTop w:val="0"/>
      <w:marBottom w:val="0"/>
      <w:divBdr>
        <w:top w:val="none" w:sz="0" w:space="0" w:color="auto"/>
        <w:left w:val="none" w:sz="0" w:space="0" w:color="auto"/>
        <w:bottom w:val="none" w:sz="0" w:space="0" w:color="auto"/>
        <w:right w:val="none" w:sz="0" w:space="0" w:color="auto"/>
      </w:divBdr>
    </w:div>
    <w:div w:id="1915700492">
      <w:bodyDiv w:val="1"/>
      <w:marLeft w:val="0"/>
      <w:marRight w:val="0"/>
      <w:marTop w:val="0"/>
      <w:marBottom w:val="0"/>
      <w:divBdr>
        <w:top w:val="none" w:sz="0" w:space="0" w:color="auto"/>
        <w:left w:val="none" w:sz="0" w:space="0" w:color="auto"/>
        <w:bottom w:val="none" w:sz="0" w:space="0" w:color="auto"/>
        <w:right w:val="none" w:sz="0" w:space="0" w:color="auto"/>
      </w:divBdr>
    </w:div>
    <w:div w:id="1916813896">
      <w:bodyDiv w:val="1"/>
      <w:marLeft w:val="0"/>
      <w:marRight w:val="0"/>
      <w:marTop w:val="0"/>
      <w:marBottom w:val="0"/>
      <w:divBdr>
        <w:top w:val="none" w:sz="0" w:space="0" w:color="auto"/>
        <w:left w:val="none" w:sz="0" w:space="0" w:color="auto"/>
        <w:bottom w:val="none" w:sz="0" w:space="0" w:color="auto"/>
        <w:right w:val="none" w:sz="0" w:space="0" w:color="auto"/>
      </w:divBdr>
    </w:div>
    <w:div w:id="1920288334">
      <w:bodyDiv w:val="1"/>
      <w:marLeft w:val="0"/>
      <w:marRight w:val="0"/>
      <w:marTop w:val="0"/>
      <w:marBottom w:val="0"/>
      <w:divBdr>
        <w:top w:val="none" w:sz="0" w:space="0" w:color="auto"/>
        <w:left w:val="none" w:sz="0" w:space="0" w:color="auto"/>
        <w:bottom w:val="none" w:sz="0" w:space="0" w:color="auto"/>
        <w:right w:val="none" w:sz="0" w:space="0" w:color="auto"/>
      </w:divBdr>
    </w:div>
    <w:div w:id="1920363385">
      <w:bodyDiv w:val="1"/>
      <w:marLeft w:val="0"/>
      <w:marRight w:val="0"/>
      <w:marTop w:val="0"/>
      <w:marBottom w:val="0"/>
      <w:divBdr>
        <w:top w:val="none" w:sz="0" w:space="0" w:color="auto"/>
        <w:left w:val="none" w:sz="0" w:space="0" w:color="auto"/>
        <w:bottom w:val="none" w:sz="0" w:space="0" w:color="auto"/>
        <w:right w:val="none" w:sz="0" w:space="0" w:color="auto"/>
      </w:divBdr>
    </w:div>
    <w:div w:id="1921865821">
      <w:bodyDiv w:val="1"/>
      <w:marLeft w:val="0"/>
      <w:marRight w:val="0"/>
      <w:marTop w:val="0"/>
      <w:marBottom w:val="0"/>
      <w:divBdr>
        <w:top w:val="none" w:sz="0" w:space="0" w:color="auto"/>
        <w:left w:val="none" w:sz="0" w:space="0" w:color="auto"/>
        <w:bottom w:val="none" w:sz="0" w:space="0" w:color="auto"/>
        <w:right w:val="none" w:sz="0" w:space="0" w:color="auto"/>
      </w:divBdr>
    </w:div>
    <w:div w:id="1930849040">
      <w:bodyDiv w:val="1"/>
      <w:marLeft w:val="0"/>
      <w:marRight w:val="0"/>
      <w:marTop w:val="0"/>
      <w:marBottom w:val="0"/>
      <w:divBdr>
        <w:top w:val="none" w:sz="0" w:space="0" w:color="auto"/>
        <w:left w:val="none" w:sz="0" w:space="0" w:color="auto"/>
        <w:bottom w:val="none" w:sz="0" w:space="0" w:color="auto"/>
        <w:right w:val="none" w:sz="0" w:space="0" w:color="auto"/>
      </w:divBdr>
    </w:div>
    <w:div w:id="1934973057">
      <w:bodyDiv w:val="1"/>
      <w:marLeft w:val="0"/>
      <w:marRight w:val="0"/>
      <w:marTop w:val="0"/>
      <w:marBottom w:val="0"/>
      <w:divBdr>
        <w:top w:val="none" w:sz="0" w:space="0" w:color="auto"/>
        <w:left w:val="none" w:sz="0" w:space="0" w:color="auto"/>
        <w:bottom w:val="none" w:sz="0" w:space="0" w:color="auto"/>
        <w:right w:val="none" w:sz="0" w:space="0" w:color="auto"/>
      </w:divBdr>
    </w:div>
    <w:div w:id="1935899281">
      <w:bodyDiv w:val="1"/>
      <w:marLeft w:val="0"/>
      <w:marRight w:val="0"/>
      <w:marTop w:val="0"/>
      <w:marBottom w:val="0"/>
      <w:divBdr>
        <w:top w:val="none" w:sz="0" w:space="0" w:color="auto"/>
        <w:left w:val="none" w:sz="0" w:space="0" w:color="auto"/>
        <w:bottom w:val="none" w:sz="0" w:space="0" w:color="auto"/>
        <w:right w:val="none" w:sz="0" w:space="0" w:color="auto"/>
      </w:divBdr>
    </w:div>
    <w:div w:id="1940258964">
      <w:bodyDiv w:val="1"/>
      <w:marLeft w:val="0"/>
      <w:marRight w:val="0"/>
      <w:marTop w:val="0"/>
      <w:marBottom w:val="0"/>
      <w:divBdr>
        <w:top w:val="none" w:sz="0" w:space="0" w:color="auto"/>
        <w:left w:val="none" w:sz="0" w:space="0" w:color="auto"/>
        <w:bottom w:val="none" w:sz="0" w:space="0" w:color="auto"/>
        <w:right w:val="none" w:sz="0" w:space="0" w:color="auto"/>
      </w:divBdr>
    </w:div>
    <w:div w:id="1941907997">
      <w:bodyDiv w:val="1"/>
      <w:marLeft w:val="0"/>
      <w:marRight w:val="0"/>
      <w:marTop w:val="0"/>
      <w:marBottom w:val="0"/>
      <w:divBdr>
        <w:top w:val="none" w:sz="0" w:space="0" w:color="auto"/>
        <w:left w:val="none" w:sz="0" w:space="0" w:color="auto"/>
        <w:bottom w:val="none" w:sz="0" w:space="0" w:color="auto"/>
        <w:right w:val="none" w:sz="0" w:space="0" w:color="auto"/>
      </w:divBdr>
    </w:div>
    <w:div w:id="1942646291">
      <w:bodyDiv w:val="1"/>
      <w:marLeft w:val="0"/>
      <w:marRight w:val="0"/>
      <w:marTop w:val="0"/>
      <w:marBottom w:val="0"/>
      <w:divBdr>
        <w:top w:val="none" w:sz="0" w:space="0" w:color="auto"/>
        <w:left w:val="none" w:sz="0" w:space="0" w:color="auto"/>
        <w:bottom w:val="none" w:sz="0" w:space="0" w:color="auto"/>
        <w:right w:val="none" w:sz="0" w:space="0" w:color="auto"/>
      </w:divBdr>
    </w:div>
    <w:div w:id="1954358498">
      <w:bodyDiv w:val="1"/>
      <w:marLeft w:val="0"/>
      <w:marRight w:val="0"/>
      <w:marTop w:val="0"/>
      <w:marBottom w:val="0"/>
      <w:divBdr>
        <w:top w:val="none" w:sz="0" w:space="0" w:color="auto"/>
        <w:left w:val="none" w:sz="0" w:space="0" w:color="auto"/>
        <w:bottom w:val="none" w:sz="0" w:space="0" w:color="auto"/>
        <w:right w:val="none" w:sz="0" w:space="0" w:color="auto"/>
      </w:divBdr>
    </w:div>
    <w:div w:id="1964190217">
      <w:bodyDiv w:val="1"/>
      <w:marLeft w:val="0"/>
      <w:marRight w:val="0"/>
      <w:marTop w:val="0"/>
      <w:marBottom w:val="0"/>
      <w:divBdr>
        <w:top w:val="none" w:sz="0" w:space="0" w:color="auto"/>
        <w:left w:val="none" w:sz="0" w:space="0" w:color="auto"/>
        <w:bottom w:val="none" w:sz="0" w:space="0" w:color="auto"/>
        <w:right w:val="none" w:sz="0" w:space="0" w:color="auto"/>
      </w:divBdr>
    </w:div>
    <w:div w:id="1973173789">
      <w:bodyDiv w:val="1"/>
      <w:marLeft w:val="0"/>
      <w:marRight w:val="0"/>
      <w:marTop w:val="0"/>
      <w:marBottom w:val="0"/>
      <w:divBdr>
        <w:top w:val="none" w:sz="0" w:space="0" w:color="auto"/>
        <w:left w:val="none" w:sz="0" w:space="0" w:color="auto"/>
        <w:bottom w:val="none" w:sz="0" w:space="0" w:color="auto"/>
        <w:right w:val="none" w:sz="0" w:space="0" w:color="auto"/>
      </w:divBdr>
    </w:div>
    <w:div w:id="1975257402">
      <w:bodyDiv w:val="1"/>
      <w:marLeft w:val="0"/>
      <w:marRight w:val="0"/>
      <w:marTop w:val="0"/>
      <w:marBottom w:val="0"/>
      <w:divBdr>
        <w:top w:val="none" w:sz="0" w:space="0" w:color="auto"/>
        <w:left w:val="none" w:sz="0" w:space="0" w:color="auto"/>
        <w:bottom w:val="none" w:sz="0" w:space="0" w:color="auto"/>
        <w:right w:val="none" w:sz="0" w:space="0" w:color="auto"/>
      </w:divBdr>
    </w:div>
    <w:div w:id="1975937977">
      <w:bodyDiv w:val="1"/>
      <w:marLeft w:val="0"/>
      <w:marRight w:val="0"/>
      <w:marTop w:val="0"/>
      <w:marBottom w:val="0"/>
      <w:divBdr>
        <w:top w:val="none" w:sz="0" w:space="0" w:color="auto"/>
        <w:left w:val="none" w:sz="0" w:space="0" w:color="auto"/>
        <w:bottom w:val="none" w:sz="0" w:space="0" w:color="auto"/>
        <w:right w:val="none" w:sz="0" w:space="0" w:color="auto"/>
      </w:divBdr>
    </w:div>
    <w:div w:id="1981037888">
      <w:bodyDiv w:val="1"/>
      <w:marLeft w:val="0"/>
      <w:marRight w:val="0"/>
      <w:marTop w:val="0"/>
      <w:marBottom w:val="0"/>
      <w:divBdr>
        <w:top w:val="none" w:sz="0" w:space="0" w:color="auto"/>
        <w:left w:val="none" w:sz="0" w:space="0" w:color="auto"/>
        <w:bottom w:val="none" w:sz="0" w:space="0" w:color="auto"/>
        <w:right w:val="none" w:sz="0" w:space="0" w:color="auto"/>
      </w:divBdr>
    </w:div>
    <w:div w:id="1999310748">
      <w:bodyDiv w:val="1"/>
      <w:marLeft w:val="0"/>
      <w:marRight w:val="0"/>
      <w:marTop w:val="0"/>
      <w:marBottom w:val="0"/>
      <w:divBdr>
        <w:top w:val="none" w:sz="0" w:space="0" w:color="auto"/>
        <w:left w:val="none" w:sz="0" w:space="0" w:color="auto"/>
        <w:bottom w:val="none" w:sz="0" w:space="0" w:color="auto"/>
        <w:right w:val="none" w:sz="0" w:space="0" w:color="auto"/>
      </w:divBdr>
    </w:div>
    <w:div w:id="2003242457">
      <w:bodyDiv w:val="1"/>
      <w:marLeft w:val="0"/>
      <w:marRight w:val="0"/>
      <w:marTop w:val="0"/>
      <w:marBottom w:val="0"/>
      <w:divBdr>
        <w:top w:val="none" w:sz="0" w:space="0" w:color="auto"/>
        <w:left w:val="none" w:sz="0" w:space="0" w:color="auto"/>
        <w:bottom w:val="none" w:sz="0" w:space="0" w:color="auto"/>
        <w:right w:val="none" w:sz="0" w:space="0" w:color="auto"/>
      </w:divBdr>
    </w:div>
    <w:div w:id="2003964551">
      <w:bodyDiv w:val="1"/>
      <w:marLeft w:val="0"/>
      <w:marRight w:val="0"/>
      <w:marTop w:val="0"/>
      <w:marBottom w:val="0"/>
      <w:divBdr>
        <w:top w:val="none" w:sz="0" w:space="0" w:color="auto"/>
        <w:left w:val="none" w:sz="0" w:space="0" w:color="auto"/>
        <w:bottom w:val="none" w:sz="0" w:space="0" w:color="auto"/>
        <w:right w:val="none" w:sz="0" w:space="0" w:color="auto"/>
      </w:divBdr>
    </w:div>
    <w:div w:id="2008092877">
      <w:bodyDiv w:val="1"/>
      <w:marLeft w:val="0"/>
      <w:marRight w:val="0"/>
      <w:marTop w:val="0"/>
      <w:marBottom w:val="0"/>
      <w:divBdr>
        <w:top w:val="none" w:sz="0" w:space="0" w:color="auto"/>
        <w:left w:val="none" w:sz="0" w:space="0" w:color="auto"/>
        <w:bottom w:val="none" w:sz="0" w:space="0" w:color="auto"/>
        <w:right w:val="none" w:sz="0" w:space="0" w:color="auto"/>
      </w:divBdr>
    </w:div>
    <w:div w:id="2009748542">
      <w:bodyDiv w:val="1"/>
      <w:marLeft w:val="0"/>
      <w:marRight w:val="0"/>
      <w:marTop w:val="0"/>
      <w:marBottom w:val="0"/>
      <w:divBdr>
        <w:top w:val="none" w:sz="0" w:space="0" w:color="auto"/>
        <w:left w:val="none" w:sz="0" w:space="0" w:color="auto"/>
        <w:bottom w:val="none" w:sz="0" w:space="0" w:color="auto"/>
        <w:right w:val="none" w:sz="0" w:space="0" w:color="auto"/>
      </w:divBdr>
    </w:div>
    <w:div w:id="2012180592">
      <w:bodyDiv w:val="1"/>
      <w:marLeft w:val="0"/>
      <w:marRight w:val="0"/>
      <w:marTop w:val="0"/>
      <w:marBottom w:val="0"/>
      <w:divBdr>
        <w:top w:val="none" w:sz="0" w:space="0" w:color="auto"/>
        <w:left w:val="none" w:sz="0" w:space="0" w:color="auto"/>
        <w:bottom w:val="none" w:sz="0" w:space="0" w:color="auto"/>
        <w:right w:val="none" w:sz="0" w:space="0" w:color="auto"/>
      </w:divBdr>
    </w:div>
    <w:div w:id="2016836839">
      <w:bodyDiv w:val="1"/>
      <w:marLeft w:val="0"/>
      <w:marRight w:val="0"/>
      <w:marTop w:val="0"/>
      <w:marBottom w:val="0"/>
      <w:divBdr>
        <w:top w:val="none" w:sz="0" w:space="0" w:color="auto"/>
        <w:left w:val="none" w:sz="0" w:space="0" w:color="auto"/>
        <w:bottom w:val="none" w:sz="0" w:space="0" w:color="auto"/>
        <w:right w:val="none" w:sz="0" w:space="0" w:color="auto"/>
      </w:divBdr>
    </w:div>
    <w:div w:id="2024820358">
      <w:bodyDiv w:val="1"/>
      <w:marLeft w:val="0"/>
      <w:marRight w:val="0"/>
      <w:marTop w:val="0"/>
      <w:marBottom w:val="0"/>
      <w:divBdr>
        <w:top w:val="none" w:sz="0" w:space="0" w:color="auto"/>
        <w:left w:val="none" w:sz="0" w:space="0" w:color="auto"/>
        <w:bottom w:val="none" w:sz="0" w:space="0" w:color="auto"/>
        <w:right w:val="none" w:sz="0" w:space="0" w:color="auto"/>
      </w:divBdr>
    </w:div>
    <w:div w:id="2033845899">
      <w:bodyDiv w:val="1"/>
      <w:marLeft w:val="0"/>
      <w:marRight w:val="0"/>
      <w:marTop w:val="0"/>
      <w:marBottom w:val="0"/>
      <w:divBdr>
        <w:top w:val="none" w:sz="0" w:space="0" w:color="auto"/>
        <w:left w:val="none" w:sz="0" w:space="0" w:color="auto"/>
        <w:bottom w:val="none" w:sz="0" w:space="0" w:color="auto"/>
        <w:right w:val="none" w:sz="0" w:space="0" w:color="auto"/>
      </w:divBdr>
    </w:div>
    <w:div w:id="2041515919">
      <w:bodyDiv w:val="1"/>
      <w:marLeft w:val="0"/>
      <w:marRight w:val="0"/>
      <w:marTop w:val="0"/>
      <w:marBottom w:val="0"/>
      <w:divBdr>
        <w:top w:val="none" w:sz="0" w:space="0" w:color="auto"/>
        <w:left w:val="none" w:sz="0" w:space="0" w:color="auto"/>
        <w:bottom w:val="none" w:sz="0" w:space="0" w:color="auto"/>
        <w:right w:val="none" w:sz="0" w:space="0" w:color="auto"/>
      </w:divBdr>
    </w:div>
    <w:div w:id="2042585099">
      <w:bodyDiv w:val="1"/>
      <w:marLeft w:val="0"/>
      <w:marRight w:val="0"/>
      <w:marTop w:val="0"/>
      <w:marBottom w:val="0"/>
      <w:divBdr>
        <w:top w:val="none" w:sz="0" w:space="0" w:color="auto"/>
        <w:left w:val="none" w:sz="0" w:space="0" w:color="auto"/>
        <w:bottom w:val="none" w:sz="0" w:space="0" w:color="auto"/>
        <w:right w:val="none" w:sz="0" w:space="0" w:color="auto"/>
      </w:divBdr>
    </w:div>
    <w:div w:id="2053261924">
      <w:bodyDiv w:val="1"/>
      <w:marLeft w:val="0"/>
      <w:marRight w:val="0"/>
      <w:marTop w:val="0"/>
      <w:marBottom w:val="0"/>
      <w:divBdr>
        <w:top w:val="none" w:sz="0" w:space="0" w:color="auto"/>
        <w:left w:val="none" w:sz="0" w:space="0" w:color="auto"/>
        <w:bottom w:val="none" w:sz="0" w:space="0" w:color="auto"/>
        <w:right w:val="none" w:sz="0" w:space="0" w:color="auto"/>
      </w:divBdr>
    </w:div>
    <w:div w:id="2057855498">
      <w:bodyDiv w:val="1"/>
      <w:marLeft w:val="0"/>
      <w:marRight w:val="0"/>
      <w:marTop w:val="0"/>
      <w:marBottom w:val="0"/>
      <w:divBdr>
        <w:top w:val="none" w:sz="0" w:space="0" w:color="auto"/>
        <w:left w:val="none" w:sz="0" w:space="0" w:color="auto"/>
        <w:bottom w:val="none" w:sz="0" w:space="0" w:color="auto"/>
        <w:right w:val="none" w:sz="0" w:space="0" w:color="auto"/>
      </w:divBdr>
    </w:div>
    <w:div w:id="2058504008">
      <w:bodyDiv w:val="1"/>
      <w:marLeft w:val="0"/>
      <w:marRight w:val="0"/>
      <w:marTop w:val="0"/>
      <w:marBottom w:val="0"/>
      <w:divBdr>
        <w:top w:val="none" w:sz="0" w:space="0" w:color="auto"/>
        <w:left w:val="none" w:sz="0" w:space="0" w:color="auto"/>
        <w:bottom w:val="none" w:sz="0" w:space="0" w:color="auto"/>
        <w:right w:val="none" w:sz="0" w:space="0" w:color="auto"/>
      </w:divBdr>
    </w:div>
    <w:div w:id="2059475257">
      <w:bodyDiv w:val="1"/>
      <w:marLeft w:val="0"/>
      <w:marRight w:val="0"/>
      <w:marTop w:val="0"/>
      <w:marBottom w:val="0"/>
      <w:divBdr>
        <w:top w:val="none" w:sz="0" w:space="0" w:color="auto"/>
        <w:left w:val="none" w:sz="0" w:space="0" w:color="auto"/>
        <w:bottom w:val="none" w:sz="0" w:space="0" w:color="auto"/>
        <w:right w:val="none" w:sz="0" w:space="0" w:color="auto"/>
      </w:divBdr>
    </w:div>
    <w:div w:id="2068189373">
      <w:bodyDiv w:val="1"/>
      <w:marLeft w:val="0"/>
      <w:marRight w:val="0"/>
      <w:marTop w:val="0"/>
      <w:marBottom w:val="0"/>
      <w:divBdr>
        <w:top w:val="none" w:sz="0" w:space="0" w:color="auto"/>
        <w:left w:val="none" w:sz="0" w:space="0" w:color="auto"/>
        <w:bottom w:val="none" w:sz="0" w:space="0" w:color="auto"/>
        <w:right w:val="none" w:sz="0" w:space="0" w:color="auto"/>
      </w:divBdr>
    </w:div>
    <w:div w:id="2069915232">
      <w:bodyDiv w:val="1"/>
      <w:marLeft w:val="0"/>
      <w:marRight w:val="0"/>
      <w:marTop w:val="0"/>
      <w:marBottom w:val="0"/>
      <w:divBdr>
        <w:top w:val="none" w:sz="0" w:space="0" w:color="auto"/>
        <w:left w:val="none" w:sz="0" w:space="0" w:color="auto"/>
        <w:bottom w:val="none" w:sz="0" w:space="0" w:color="auto"/>
        <w:right w:val="none" w:sz="0" w:space="0" w:color="auto"/>
      </w:divBdr>
    </w:div>
    <w:div w:id="2079402332">
      <w:bodyDiv w:val="1"/>
      <w:marLeft w:val="0"/>
      <w:marRight w:val="0"/>
      <w:marTop w:val="0"/>
      <w:marBottom w:val="0"/>
      <w:divBdr>
        <w:top w:val="none" w:sz="0" w:space="0" w:color="auto"/>
        <w:left w:val="none" w:sz="0" w:space="0" w:color="auto"/>
        <w:bottom w:val="none" w:sz="0" w:space="0" w:color="auto"/>
        <w:right w:val="none" w:sz="0" w:space="0" w:color="auto"/>
      </w:divBdr>
    </w:div>
    <w:div w:id="2085253852">
      <w:bodyDiv w:val="1"/>
      <w:marLeft w:val="0"/>
      <w:marRight w:val="0"/>
      <w:marTop w:val="0"/>
      <w:marBottom w:val="0"/>
      <w:divBdr>
        <w:top w:val="none" w:sz="0" w:space="0" w:color="auto"/>
        <w:left w:val="none" w:sz="0" w:space="0" w:color="auto"/>
        <w:bottom w:val="none" w:sz="0" w:space="0" w:color="auto"/>
        <w:right w:val="none" w:sz="0" w:space="0" w:color="auto"/>
      </w:divBdr>
    </w:div>
    <w:div w:id="2086563120">
      <w:bodyDiv w:val="1"/>
      <w:marLeft w:val="0"/>
      <w:marRight w:val="0"/>
      <w:marTop w:val="0"/>
      <w:marBottom w:val="0"/>
      <w:divBdr>
        <w:top w:val="none" w:sz="0" w:space="0" w:color="auto"/>
        <w:left w:val="none" w:sz="0" w:space="0" w:color="auto"/>
        <w:bottom w:val="none" w:sz="0" w:space="0" w:color="auto"/>
        <w:right w:val="none" w:sz="0" w:space="0" w:color="auto"/>
      </w:divBdr>
    </w:div>
    <w:div w:id="2086679433">
      <w:bodyDiv w:val="1"/>
      <w:marLeft w:val="0"/>
      <w:marRight w:val="0"/>
      <w:marTop w:val="0"/>
      <w:marBottom w:val="0"/>
      <w:divBdr>
        <w:top w:val="none" w:sz="0" w:space="0" w:color="auto"/>
        <w:left w:val="none" w:sz="0" w:space="0" w:color="auto"/>
        <w:bottom w:val="none" w:sz="0" w:space="0" w:color="auto"/>
        <w:right w:val="none" w:sz="0" w:space="0" w:color="auto"/>
      </w:divBdr>
    </w:div>
    <w:div w:id="2087025409">
      <w:bodyDiv w:val="1"/>
      <w:marLeft w:val="0"/>
      <w:marRight w:val="0"/>
      <w:marTop w:val="0"/>
      <w:marBottom w:val="0"/>
      <w:divBdr>
        <w:top w:val="none" w:sz="0" w:space="0" w:color="auto"/>
        <w:left w:val="none" w:sz="0" w:space="0" w:color="auto"/>
        <w:bottom w:val="none" w:sz="0" w:space="0" w:color="auto"/>
        <w:right w:val="none" w:sz="0" w:space="0" w:color="auto"/>
      </w:divBdr>
    </w:div>
    <w:div w:id="2090078005">
      <w:bodyDiv w:val="1"/>
      <w:marLeft w:val="0"/>
      <w:marRight w:val="0"/>
      <w:marTop w:val="0"/>
      <w:marBottom w:val="0"/>
      <w:divBdr>
        <w:top w:val="none" w:sz="0" w:space="0" w:color="auto"/>
        <w:left w:val="none" w:sz="0" w:space="0" w:color="auto"/>
        <w:bottom w:val="none" w:sz="0" w:space="0" w:color="auto"/>
        <w:right w:val="none" w:sz="0" w:space="0" w:color="auto"/>
      </w:divBdr>
    </w:div>
    <w:div w:id="2095200513">
      <w:bodyDiv w:val="1"/>
      <w:marLeft w:val="0"/>
      <w:marRight w:val="0"/>
      <w:marTop w:val="0"/>
      <w:marBottom w:val="0"/>
      <w:divBdr>
        <w:top w:val="none" w:sz="0" w:space="0" w:color="auto"/>
        <w:left w:val="none" w:sz="0" w:space="0" w:color="auto"/>
        <w:bottom w:val="none" w:sz="0" w:space="0" w:color="auto"/>
        <w:right w:val="none" w:sz="0" w:space="0" w:color="auto"/>
      </w:divBdr>
    </w:div>
    <w:div w:id="2116098318">
      <w:bodyDiv w:val="1"/>
      <w:marLeft w:val="0"/>
      <w:marRight w:val="0"/>
      <w:marTop w:val="0"/>
      <w:marBottom w:val="0"/>
      <w:divBdr>
        <w:top w:val="none" w:sz="0" w:space="0" w:color="auto"/>
        <w:left w:val="none" w:sz="0" w:space="0" w:color="auto"/>
        <w:bottom w:val="none" w:sz="0" w:space="0" w:color="auto"/>
        <w:right w:val="none" w:sz="0" w:space="0" w:color="auto"/>
      </w:divBdr>
    </w:div>
    <w:div w:id="2118213312">
      <w:bodyDiv w:val="1"/>
      <w:marLeft w:val="0"/>
      <w:marRight w:val="0"/>
      <w:marTop w:val="0"/>
      <w:marBottom w:val="0"/>
      <w:divBdr>
        <w:top w:val="none" w:sz="0" w:space="0" w:color="auto"/>
        <w:left w:val="none" w:sz="0" w:space="0" w:color="auto"/>
        <w:bottom w:val="none" w:sz="0" w:space="0" w:color="auto"/>
        <w:right w:val="none" w:sz="0" w:space="0" w:color="auto"/>
      </w:divBdr>
    </w:div>
    <w:div w:id="2123527201">
      <w:bodyDiv w:val="1"/>
      <w:marLeft w:val="0"/>
      <w:marRight w:val="0"/>
      <w:marTop w:val="0"/>
      <w:marBottom w:val="0"/>
      <w:divBdr>
        <w:top w:val="none" w:sz="0" w:space="0" w:color="auto"/>
        <w:left w:val="none" w:sz="0" w:space="0" w:color="auto"/>
        <w:bottom w:val="none" w:sz="0" w:space="0" w:color="auto"/>
        <w:right w:val="none" w:sz="0" w:space="0" w:color="auto"/>
      </w:divBdr>
    </w:div>
    <w:div w:id="2129664877">
      <w:bodyDiv w:val="1"/>
      <w:marLeft w:val="0"/>
      <w:marRight w:val="0"/>
      <w:marTop w:val="0"/>
      <w:marBottom w:val="0"/>
      <w:divBdr>
        <w:top w:val="none" w:sz="0" w:space="0" w:color="auto"/>
        <w:left w:val="none" w:sz="0" w:space="0" w:color="auto"/>
        <w:bottom w:val="none" w:sz="0" w:space="0" w:color="auto"/>
        <w:right w:val="none" w:sz="0" w:space="0" w:color="auto"/>
      </w:divBdr>
    </w:div>
    <w:div w:id="2134012081">
      <w:bodyDiv w:val="1"/>
      <w:marLeft w:val="0"/>
      <w:marRight w:val="0"/>
      <w:marTop w:val="0"/>
      <w:marBottom w:val="0"/>
      <w:divBdr>
        <w:top w:val="none" w:sz="0" w:space="0" w:color="auto"/>
        <w:left w:val="none" w:sz="0" w:space="0" w:color="auto"/>
        <w:bottom w:val="none" w:sz="0" w:space="0" w:color="auto"/>
        <w:right w:val="none" w:sz="0" w:space="0" w:color="auto"/>
      </w:divBdr>
    </w:div>
    <w:div w:id="2135518828">
      <w:bodyDiv w:val="1"/>
      <w:marLeft w:val="0"/>
      <w:marRight w:val="0"/>
      <w:marTop w:val="0"/>
      <w:marBottom w:val="0"/>
      <w:divBdr>
        <w:top w:val="none" w:sz="0" w:space="0" w:color="auto"/>
        <w:left w:val="none" w:sz="0" w:space="0" w:color="auto"/>
        <w:bottom w:val="none" w:sz="0" w:space="0" w:color="auto"/>
        <w:right w:val="none" w:sz="0" w:space="0" w:color="auto"/>
      </w:divBdr>
    </w:div>
    <w:div w:id="2135974264">
      <w:bodyDiv w:val="1"/>
      <w:marLeft w:val="0"/>
      <w:marRight w:val="0"/>
      <w:marTop w:val="0"/>
      <w:marBottom w:val="0"/>
      <w:divBdr>
        <w:top w:val="none" w:sz="0" w:space="0" w:color="auto"/>
        <w:left w:val="none" w:sz="0" w:space="0" w:color="auto"/>
        <w:bottom w:val="none" w:sz="0" w:space="0" w:color="auto"/>
        <w:right w:val="none" w:sz="0" w:space="0" w:color="auto"/>
      </w:divBdr>
    </w:div>
    <w:div w:id="2142110382">
      <w:bodyDiv w:val="1"/>
      <w:marLeft w:val="0"/>
      <w:marRight w:val="0"/>
      <w:marTop w:val="0"/>
      <w:marBottom w:val="0"/>
      <w:divBdr>
        <w:top w:val="none" w:sz="0" w:space="0" w:color="auto"/>
        <w:left w:val="none" w:sz="0" w:space="0" w:color="auto"/>
        <w:bottom w:val="none" w:sz="0" w:space="0" w:color="auto"/>
        <w:right w:val="none" w:sz="0" w:space="0" w:color="auto"/>
      </w:divBdr>
    </w:div>
    <w:div w:id="2144763582">
      <w:bodyDiv w:val="1"/>
      <w:marLeft w:val="0"/>
      <w:marRight w:val="0"/>
      <w:marTop w:val="0"/>
      <w:marBottom w:val="0"/>
      <w:divBdr>
        <w:top w:val="none" w:sz="0" w:space="0" w:color="auto"/>
        <w:left w:val="none" w:sz="0" w:space="0" w:color="auto"/>
        <w:bottom w:val="none" w:sz="0" w:space="0" w:color="auto"/>
        <w:right w:val="none" w:sz="0" w:space="0" w:color="auto"/>
      </w:divBdr>
    </w:div>
    <w:div w:id="2146894640">
      <w:bodyDiv w:val="1"/>
      <w:marLeft w:val="0"/>
      <w:marRight w:val="0"/>
      <w:marTop w:val="0"/>
      <w:marBottom w:val="0"/>
      <w:divBdr>
        <w:top w:val="none" w:sz="0" w:space="0" w:color="auto"/>
        <w:left w:val="none" w:sz="0" w:space="0" w:color="auto"/>
        <w:bottom w:val="none" w:sz="0" w:space="0" w:color="auto"/>
        <w:right w:val="none" w:sz="0" w:space="0" w:color="auto"/>
      </w:divBdr>
    </w:div>
    <w:div w:id="214704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1.jpeg"/><Relationship Id="rId39" Type="http://schemas.openxmlformats.org/officeDocument/2006/relationships/hyperlink" Target="https://www.accessdata.fda.gov/drugsatfda_docs/nda/2017/210259Orig1s000MultidisciplineR.pdf" TargetMode="External"/><Relationship Id="rId21" Type="http://schemas.openxmlformats.org/officeDocument/2006/relationships/image" Target="file:///\\gamma\..\..\..\AppData\Local\Temp\FineReader12.00\media\image5.jpeg" TargetMode="External"/><Relationship Id="rId34" Type="http://schemas.openxmlformats.org/officeDocument/2006/relationships/image" Target="media/image15.jpeg"/><Relationship Id="rId42" Type="http://schemas.openxmlformats.org/officeDocument/2006/relationships/image" Target="media/image18.png"/><Relationship Id="rId47" Type="http://schemas.openxmlformats.org/officeDocument/2006/relationships/image" Target="file:///\\gamma\..\..\..\AppData\Local\Temp\FineReader12.00\media\image18.jpeg" TargetMode="External"/><Relationship Id="rId50" Type="http://schemas.openxmlformats.org/officeDocument/2006/relationships/image" Target="media/image22.jpeg"/><Relationship Id="rId55" Type="http://schemas.openxmlformats.org/officeDocument/2006/relationships/image" Target="file:///\\gamma\..\..\..\AppData\Local\Temp\FineReader12.00\media\image21.jpeg" TargetMode="External"/><Relationship Id="rId63" Type="http://schemas.openxmlformats.org/officeDocument/2006/relationships/image" Target="media/image30.jpeg"/><Relationship Id="rId68" Type="http://schemas.openxmlformats.org/officeDocument/2006/relationships/image" Target="media/image32.jpe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file:///\\gamma\..\..\..\AppData\Local\Temp\FineReader12.00\media\image26.jpeg" TargetMode="Externa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file:///\\gamma\..\..\..\AppData\Local\Temp\FineReader12.00\media\image9.jpeg" TargetMode="External"/><Relationship Id="rId11" Type="http://schemas.openxmlformats.org/officeDocument/2006/relationships/comments" Target="comments.xml"/><Relationship Id="rId24" Type="http://schemas.openxmlformats.org/officeDocument/2006/relationships/image" Target="media/image10.jpeg"/><Relationship Id="rId32" Type="http://schemas.openxmlformats.org/officeDocument/2006/relationships/image" Target="media/image14.jpeg"/><Relationship Id="rId37" Type="http://schemas.openxmlformats.org/officeDocument/2006/relationships/image" Target="file:///\\gamma\..\..\..\AppData\Local\Temp\FineReader12.00\media\image13.png" TargetMode="External"/><Relationship Id="rId40" Type="http://schemas.openxmlformats.org/officeDocument/2006/relationships/image" Target="media/image17.jpeg"/><Relationship Id="rId45" Type="http://schemas.openxmlformats.org/officeDocument/2006/relationships/image" Target="file:///\\gamma\..\..\..\AppData\Local\Temp\FineReader12.00\media\image17.jpeg" TargetMode="External"/><Relationship Id="rId53" Type="http://schemas.openxmlformats.org/officeDocument/2006/relationships/image" Target="file:///\\gamma\..\..\..\AppData\Local\Temp\FineReader12.00\media\image20.jpeg" TargetMode="External"/><Relationship Id="rId58" Type="http://schemas.openxmlformats.org/officeDocument/2006/relationships/image" Target="media/image26.jpeg"/><Relationship Id="rId66" Type="http://schemas.openxmlformats.org/officeDocument/2006/relationships/image" Target="media/image31.jpeg"/><Relationship Id="rId74" Type="http://schemas.openxmlformats.org/officeDocument/2006/relationships/hyperlink" Target="https://www.ema.europa.eu/en/documents/assessment-report/calquence-epar-public-assessment-report_en.pdf"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8.jpeg"/><Relationship Id="rId10" Type="http://schemas.openxmlformats.org/officeDocument/2006/relationships/header" Target="header2.xml"/><Relationship Id="rId19" Type="http://schemas.openxmlformats.org/officeDocument/2006/relationships/image" Target="file:///\\gamma\..\..\..\AppData\Local\Temp\FineReader12.00\media\image4.jpeg" TargetMode="External"/><Relationship Id="rId31" Type="http://schemas.openxmlformats.org/officeDocument/2006/relationships/image" Target="file:///\\gamma\..\..\..\AppData\Local\Temp\FineReader12.00\media\image10.jpeg" TargetMode="External"/><Relationship Id="rId44" Type="http://schemas.openxmlformats.org/officeDocument/2006/relationships/image" Target="media/image19.jpeg"/><Relationship Id="rId52" Type="http://schemas.openxmlformats.org/officeDocument/2006/relationships/image" Target="media/image23.jpeg"/><Relationship Id="rId60" Type="http://schemas.openxmlformats.org/officeDocument/2006/relationships/image" Target="media/image27.jpeg"/><Relationship Id="rId65" Type="http://schemas.openxmlformats.org/officeDocument/2006/relationships/hyperlink" Target="https://pubmed.ncbi.nlm.nih.gov/34310172/" TargetMode="External"/><Relationship Id="rId73" Type="http://schemas.openxmlformats.org/officeDocument/2006/relationships/hyperlink" Target="https://www.ema.europa.eu/en/documents/assessment-report/calquence-epar-public-assessment-report_en.pdf" TargetMode="External"/><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file:///\\gamma\..\..\..\AppData\Local\Temp\FineReader12.00\media\image8.jpeg" TargetMode="External"/><Relationship Id="rId30" Type="http://schemas.openxmlformats.org/officeDocument/2006/relationships/image" Target="media/image13.jpeg"/><Relationship Id="rId35" Type="http://schemas.openxmlformats.org/officeDocument/2006/relationships/image" Target="file:///\\gamma\..\..\..\AppData\Local\Temp\FineReader12.00\media\image12.jpeg" TargetMode="External"/><Relationship Id="rId43" Type="http://schemas.openxmlformats.org/officeDocument/2006/relationships/image" Target="file:///C:\Users\virgi\AppData\Local\Temp\FineReader12.00\media\image13.png" TargetMode="External"/><Relationship Id="rId48" Type="http://schemas.openxmlformats.org/officeDocument/2006/relationships/image" Target="media/image21.jpeg"/><Relationship Id="rId56" Type="http://schemas.openxmlformats.org/officeDocument/2006/relationships/image" Target="media/image25.jpeg"/><Relationship Id="rId64" Type="http://schemas.openxmlformats.org/officeDocument/2006/relationships/hyperlink" Target="https://www.astrazeneca.com/content/astraz/media-centre/press-releases/2021/calquence-head-to-head-results-versus-ibrutinib.html" TargetMode="External"/><Relationship Id="rId69" Type="http://schemas.openxmlformats.org/officeDocument/2006/relationships/image" Target="file:///\\gamma\..\..\..\AppData\Local\Temp\FineReader12.00\media\image25.jpeg" TargetMode="Externa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file:///\\gamma\..\..\..\AppData\Local\Temp\FineReader12.00\media\image15.jpeg" TargetMode="External"/><Relationship Id="rId72" Type="http://schemas.openxmlformats.org/officeDocument/2006/relationships/hyperlink" Target="https://www.ema.europa.eu/en/documents/product-information/calquence-epar-product-information_en.pdf"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file:///\\gamma\..\..\..\AppData\Local\Temp\FineReader12.00\media\image3.jpeg" TargetMode="External"/><Relationship Id="rId25" Type="http://schemas.openxmlformats.org/officeDocument/2006/relationships/image" Target="file:///\\gamma\..\..\..\AppData\Local\Temp\FineReader12.00\media\image7.jpeg" TargetMode="External"/><Relationship Id="rId33" Type="http://schemas.openxmlformats.org/officeDocument/2006/relationships/image" Target="file:///\\gamma\..\..\..\AppData\Local\Temp\FineReader12.00\media\image11.jpeg" TargetMode="External"/><Relationship Id="rId38" Type="http://schemas.openxmlformats.org/officeDocument/2006/relationships/hyperlink" Target="https://www.ema.europa.eu/en/documents/assessment-report/calquence-epar-public-assessment-report_en.pdf" TargetMode="External"/><Relationship Id="rId46" Type="http://schemas.openxmlformats.org/officeDocument/2006/relationships/image" Target="media/image20.jpeg"/><Relationship Id="rId59" Type="http://schemas.openxmlformats.org/officeDocument/2006/relationships/image" Target="file:///\\gamma\..\..\..\AppData\Local\Temp\FineReader12.00\media\image23.jpeg" TargetMode="External"/><Relationship Id="rId67" Type="http://schemas.openxmlformats.org/officeDocument/2006/relationships/image" Target="file:///\\gamma\..\..\..\AppData\Local\Temp\FineReader12.00\media\image24.jpeg" TargetMode="External"/><Relationship Id="rId20" Type="http://schemas.openxmlformats.org/officeDocument/2006/relationships/image" Target="media/image8.jpeg"/><Relationship Id="rId41" Type="http://schemas.openxmlformats.org/officeDocument/2006/relationships/image" Target="file:///\\gamma\..\..\..\AppData\Local\Temp\FineReader12.00\media\image14.jpeg" TargetMode="External"/><Relationship Id="rId54" Type="http://schemas.openxmlformats.org/officeDocument/2006/relationships/image" Target="media/image24.jpeg"/><Relationship Id="rId62" Type="http://schemas.openxmlformats.org/officeDocument/2006/relationships/image" Target="media/image29.jpeg"/><Relationship Id="rId70" Type="http://schemas.openxmlformats.org/officeDocument/2006/relationships/image" Target="media/image33.jpeg"/><Relationship Id="rId75" Type="http://schemas.openxmlformats.org/officeDocument/2006/relationships/hyperlink" Target="https://astrazeneca.ru/content/dam/az-ru/PDFs/2023/%D0%9A%D0%B0%D0%BB%D0%BA%D0%B2%D0%B5%D0%BD%D1%81_%D0%9E%D0%A5%D0%9B%D0%9F_24.07.2023.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file:///\\gamma\..\..\..\AppData\Local\Temp\FineReader12.00\media\image6.png" TargetMode="External"/><Relationship Id="rId28" Type="http://schemas.openxmlformats.org/officeDocument/2006/relationships/image" Target="media/image12.jpeg"/><Relationship Id="rId36" Type="http://schemas.openxmlformats.org/officeDocument/2006/relationships/image" Target="media/image16.png"/><Relationship Id="rId49" Type="http://schemas.openxmlformats.org/officeDocument/2006/relationships/image" Target="file:///\\gamma\..\..\..\AppData\Local\Temp\FineReader12.00\media\image19.jpeg" TargetMode="External"/><Relationship Id="rId57" Type="http://schemas.openxmlformats.org/officeDocument/2006/relationships/image" Target="file:///\\gamma\..\..\..\AppData\Local\Temp\FineReader12.00\media\image22.jpe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6EB8A4-DB9C-484C-AC1A-A7B9D8741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117</Pages>
  <Words>59098</Words>
  <Characters>336865</Characters>
  <Application>Microsoft Office Word</Application>
  <DocSecurity>0</DocSecurity>
  <Lines>2807</Lines>
  <Paragraphs>790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395173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Никольская Мария Викторовна</dc:creator>
  <cp:keywords/>
  <dc:description/>
  <cp:lastModifiedBy>Khasanova, Nailya</cp:lastModifiedBy>
  <cp:revision>2</cp:revision>
  <cp:lastPrinted>2018-10-15T07:23:00Z</cp:lastPrinted>
  <dcterms:created xsi:type="dcterms:W3CDTF">2024-02-26T21:50:00Z</dcterms:created>
  <dcterms:modified xsi:type="dcterms:W3CDTF">2024-10-17T04:27:00Z</dcterms:modified>
</cp:coreProperties>
</file>